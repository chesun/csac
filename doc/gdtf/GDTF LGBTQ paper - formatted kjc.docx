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D64" w14:textId="5D217FB4" w:rsidR="00BD041A" w:rsidRPr="003803B1" w:rsidRDefault="00B978AA" w:rsidP="006A4E85">
      <w:pPr>
        <w:pStyle w:val="Title"/>
        <w:jc w:val="center"/>
        <w:rPr>
          <w:rFonts w:ascii="Calibri" w:hAnsi="Calibri" w:cs="Calibri"/>
          <w:b/>
          <w:bCs/>
          <w:sz w:val="24"/>
          <w:szCs w:val="24"/>
        </w:rPr>
      </w:pPr>
      <w:r w:rsidRPr="00B978AA">
        <w:rPr>
          <w:rFonts w:ascii="Calibri" w:hAnsi="Calibri" w:cs="Calibri"/>
          <w:b/>
          <w:bCs/>
          <w:sz w:val="24"/>
          <w:szCs w:val="24"/>
        </w:rPr>
        <w:t>Navigating the T</w:t>
      </w:r>
      <w:r w:rsidR="00602BF5" w:rsidRPr="00B978AA">
        <w:rPr>
          <w:rFonts w:ascii="Calibri" w:hAnsi="Calibri" w:cs="Calibri"/>
          <w:b/>
          <w:bCs/>
          <w:sz w:val="24"/>
          <w:szCs w:val="24"/>
        </w:rPr>
        <w:t xml:space="preserve">ransition to College: </w:t>
      </w:r>
      <w:commentRangeStart w:id="0"/>
      <w:r w:rsidRPr="00B978AA">
        <w:rPr>
          <w:rFonts w:ascii="Calibri" w:hAnsi="Calibri" w:cs="Calibri"/>
          <w:b/>
          <w:bCs/>
          <w:sz w:val="24"/>
          <w:szCs w:val="24"/>
        </w:rPr>
        <w:t xml:space="preserve">LGBTQ+ </w:t>
      </w:r>
      <w:commentRangeEnd w:id="0"/>
      <w:r w:rsidR="00384B22" w:rsidRPr="00B978AA">
        <w:rPr>
          <w:rStyle w:val="CommentReference"/>
          <w:rFonts w:ascii="Calibri" w:hAnsi="Calibri" w:cs="Calibri"/>
          <w:b/>
          <w:bCs/>
          <w:sz w:val="24"/>
          <w:szCs w:val="24"/>
        </w:rPr>
        <w:commentReference w:id="0"/>
      </w:r>
      <w:r w:rsidRPr="00B978AA">
        <w:rPr>
          <w:rFonts w:ascii="Calibri" w:hAnsi="Calibri" w:cs="Calibri"/>
          <w:b/>
          <w:bCs/>
          <w:sz w:val="24"/>
          <w:szCs w:val="24"/>
        </w:rPr>
        <w:t xml:space="preserve">Students’ </w:t>
      </w:r>
      <w:r w:rsidR="00602BF5" w:rsidRPr="00B978AA">
        <w:rPr>
          <w:rFonts w:ascii="Calibri" w:hAnsi="Calibri" w:cs="Calibri"/>
          <w:b/>
          <w:bCs/>
          <w:sz w:val="24"/>
          <w:szCs w:val="24"/>
        </w:rPr>
        <w:t xml:space="preserve">High School Experiences and </w:t>
      </w:r>
      <w:r>
        <w:rPr>
          <w:rFonts w:ascii="Calibri" w:hAnsi="Calibri" w:cs="Calibri"/>
          <w:b/>
          <w:bCs/>
          <w:sz w:val="24"/>
          <w:szCs w:val="24"/>
        </w:rPr>
        <w:t>Academic</w:t>
      </w:r>
      <w:r w:rsidR="00602BF5" w:rsidRPr="00B978AA">
        <w:rPr>
          <w:rFonts w:ascii="Calibri" w:hAnsi="Calibri" w:cs="Calibri"/>
          <w:b/>
          <w:bCs/>
          <w:sz w:val="24"/>
          <w:szCs w:val="24"/>
        </w:rPr>
        <w:t xml:space="preserve"> Plans</w:t>
      </w:r>
    </w:p>
    <w:p w14:paraId="7439AD65" w14:textId="77777777" w:rsidR="00BD041A" w:rsidRPr="003803B1" w:rsidRDefault="00BD041A">
      <w:pPr>
        <w:jc w:val="center"/>
        <w:rPr>
          <w:rFonts w:ascii="Calibri" w:hAnsi="Calibri" w:cs="Calibri"/>
          <w:b/>
          <w:bCs/>
        </w:rPr>
      </w:pPr>
    </w:p>
    <w:p w14:paraId="2518AF03" w14:textId="03E27BB3" w:rsidR="004B10E6" w:rsidRDefault="003803B1" w:rsidP="003803B1">
      <w:pPr>
        <w:jc w:val="center"/>
        <w:rPr>
          <w:rFonts w:ascii="Calibri" w:hAnsi="Calibri" w:cs="Calibri"/>
        </w:rPr>
      </w:pPr>
      <w:bookmarkStart w:id="1" w:name="_avl6ylu06or1" w:colFirst="0" w:colLast="0"/>
      <w:bookmarkEnd w:id="1"/>
      <w:r w:rsidRPr="0071788A">
        <w:rPr>
          <w:rFonts w:ascii="Calibri" w:hAnsi="Calibri" w:cs="Calibri"/>
          <w:i/>
          <w:iCs/>
        </w:rPr>
        <w:t>Authors</w:t>
      </w:r>
      <w:r>
        <w:rPr>
          <w:rFonts w:ascii="Calibri" w:hAnsi="Calibri" w:cs="Calibri"/>
        </w:rPr>
        <w:t>: Christina Sun, Alexandria Hurtt, and Michal Kurlaender</w:t>
      </w:r>
    </w:p>
    <w:p w14:paraId="15BE25E0" w14:textId="77777777" w:rsidR="003803B1" w:rsidRPr="003803B1" w:rsidRDefault="003803B1" w:rsidP="003803B1">
      <w:pPr>
        <w:rPr>
          <w:rFonts w:ascii="Calibri" w:hAnsi="Calibri" w:cs="Calibri"/>
        </w:rPr>
      </w:pPr>
    </w:p>
    <w:p w14:paraId="4D3020B3" w14:textId="61634F09" w:rsidR="004B10E6" w:rsidRPr="003803B1" w:rsidRDefault="00602BF5" w:rsidP="0071788A">
      <w:pPr>
        <w:spacing w:after="240"/>
        <w:jc w:val="center"/>
        <w:rPr>
          <w:rFonts w:ascii="Calibri" w:hAnsi="Calibri" w:cs="Calibri"/>
          <w:b/>
          <w:bCs/>
        </w:rPr>
      </w:pPr>
      <w:r w:rsidRPr="003803B1">
        <w:rPr>
          <w:rFonts w:ascii="Calibri" w:hAnsi="Calibri" w:cs="Calibri"/>
          <w:b/>
          <w:bCs/>
        </w:rPr>
        <w:t>Abstract</w:t>
      </w:r>
    </w:p>
    <w:p w14:paraId="7439AD68" w14:textId="13512E21" w:rsidR="00BD041A" w:rsidRDefault="00602BF5" w:rsidP="003803B1">
      <w:pPr>
        <w:spacing w:after="240" w:line="276" w:lineRule="auto"/>
        <w:ind w:firstLine="720"/>
        <w:rPr>
          <w:rFonts w:ascii="Calibri" w:hAnsi="Calibri" w:cs="Calibri"/>
        </w:rPr>
      </w:pPr>
      <w:commentRangeStart w:id="2"/>
      <w:r w:rsidRPr="003803B1">
        <w:rPr>
          <w:rFonts w:ascii="Calibri" w:hAnsi="Calibri" w:cs="Calibri"/>
          <w:color w:val="000000"/>
        </w:rPr>
        <w:t xml:space="preserve">Limited research considers the diversity </w:t>
      </w:r>
      <w:commentRangeStart w:id="3"/>
      <w:r w:rsidRPr="003803B1">
        <w:rPr>
          <w:rFonts w:ascii="Calibri" w:hAnsi="Calibri" w:cs="Calibri"/>
          <w:color w:val="000000"/>
        </w:rPr>
        <w:t>across</w:t>
      </w:r>
      <w:commentRangeEnd w:id="3"/>
      <w:r w:rsidR="002155FA" w:rsidRPr="003803B1">
        <w:rPr>
          <w:rStyle w:val="CommentReference"/>
          <w:rFonts w:ascii="Calibri" w:hAnsi="Calibri" w:cs="Calibri"/>
          <w:color w:val="000000"/>
          <w:sz w:val="24"/>
          <w:szCs w:val="24"/>
        </w:rPr>
        <w:commentReference w:id="3"/>
      </w:r>
      <w:r w:rsidRPr="003803B1">
        <w:rPr>
          <w:rFonts w:ascii="Calibri" w:hAnsi="Calibri" w:cs="Calibri"/>
          <w:color w:val="000000"/>
        </w:rPr>
        <w:t xml:space="preserve"> gender identity and sexual orientation during the transition from high school to college. Drawing</w:t>
      </w:r>
      <w:r w:rsidRPr="003803B1">
        <w:rPr>
          <w:rFonts w:ascii="Calibri" w:hAnsi="Calibri" w:cs="Calibri"/>
          <w:b/>
          <w:bCs/>
          <w:color w:val="000000"/>
        </w:rPr>
        <w:t xml:space="preserve"> </w:t>
      </w:r>
      <w:r w:rsidRPr="003803B1">
        <w:rPr>
          <w:rFonts w:ascii="Calibri" w:hAnsi="Calibri" w:cs="Calibri"/>
          <w:color w:val="000000"/>
        </w:rPr>
        <w:t>on the results of a large-scale survey (</w:t>
      </w:r>
      <w:r w:rsidRPr="003803B1">
        <w:rPr>
          <w:rFonts w:ascii="Calibri" w:hAnsi="Calibri" w:cs="Calibri"/>
          <w:i/>
          <w:iCs/>
          <w:color w:val="000000"/>
        </w:rPr>
        <w:t>n</w:t>
      </w:r>
      <w:r w:rsidRPr="003803B1">
        <w:rPr>
          <w:rFonts w:ascii="Calibri" w:hAnsi="Calibri" w:cs="Calibri"/>
          <w:color w:val="000000"/>
        </w:rPr>
        <w:t xml:space="preserve"> = 9,230), of California high school sen</w:t>
      </w:r>
      <w:r w:rsidRPr="003803B1">
        <w:rPr>
          <w:rFonts w:ascii="Calibri" w:hAnsi="Calibri" w:cs="Calibri"/>
        </w:rPr>
        <w:t xml:space="preserve">iors, </w:t>
      </w:r>
      <w:r w:rsidRPr="003803B1">
        <w:rPr>
          <w:rFonts w:ascii="Calibri" w:hAnsi="Calibri" w:cs="Calibri"/>
          <w:color w:val="000000"/>
        </w:rPr>
        <w:t xml:space="preserve">we examine LGBTQ+ </w:t>
      </w:r>
      <w:r w:rsidRPr="003803B1">
        <w:rPr>
          <w:rFonts w:ascii="Calibri" w:hAnsi="Calibri" w:cs="Calibri"/>
        </w:rPr>
        <w:t>students’ high school experiences and college expectations</w:t>
      </w:r>
      <w:r w:rsidRPr="003803B1">
        <w:rPr>
          <w:rFonts w:ascii="Calibri" w:hAnsi="Calibri" w:cs="Calibri"/>
          <w:color w:val="000000"/>
        </w:rPr>
        <w:t xml:space="preserve">, </w:t>
      </w:r>
      <w:r w:rsidRPr="003803B1">
        <w:rPr>
          <w:rFonts w:ascii="Calibri" w:hAnsi="Calibri" w:cs="Calibri"/>
        </w:rPr>
        <w:t>including</w:t>
      </w:r>
      <w:r w:rsidRPr="003803B1">
        <w:rPr>
          <w:rFonts w:ascii="Calibri" w:hAnsi="Calibri" w:cs="Calibri"/>
          <w:color w:val="000000"/>
        </w:rPr>
        <w:t xml:space="preserve"> </w:t>
      </w:r>
      <w:ins w:id="4" w:author="Kerith Conron" w:date="2026-03-06T08:02:00Z" w16du:dateUtc="2026-03-06T13:02:00Z">
        <w:r w:rsidR="002155FA">
          <w:rPr>
            <w:rFonts w:ascii="Calibri" w:hAnsi="Calibri" w:cs="Calibri"/>
            <w:color w:val="000000"/>
          </w:rPr>
          <w:t xml:space="preserve">their </w:t>
        </w:r>
      </w:ins>
      <w:del w:id="5" w:author="Kerith Conron" w:date="2026-03-06T08:02:00Z" w16du:dateUtc="2026-03-06T13:02:00Z">
        <w:r w:rsidRPr="003803B1" w:rsidDel="002155FA">
          <w:rPr>
            <w:rFonts w:ascii="Calibri" w:hAnsi="Calibri" w:cs="Calibri"/>
            <w:color w:val="000000"/>
          </w:rPr>
          <w:delText xml:space="preserve">perceived </w:delText>
        </w:r>
      </w:del>
      <w:r w:rsidRPr="003803B1">
        <w:rPr>
          <w:rFonts w:ascii="Calibri" w:hAnsi="Calibri" w:cs="Calibri"/>
          <w:color w:val="000000"/>
        </w:rPr>
        <w:t>concerns</w:t>
      </w:r>
      <w:ins w:id="6" w:author="Kerith Conron" w:date="2026-03-06T08:07:00Z" w16du:dateUtc="2026-03-06T13:07:00Z">
        <w:r w:rsidR="006D380F">
          <w:rPr>
            <w:rFonts w:ascii="Calibri" w:hAnsi="Calibri" w:cs="Calibri"/>
            <w:color w:val="000000"/>
          </w:rPr>
          <w:t xml:space="preserve"> about college</w:t>
        </w:r>
      </w:ins>
      <w:del w:id="7" w:author="Kerith Conron" w:date="2026-03-06T08:07:00Z" w16du:dateUtc="2026-03-06T13:07:00Z">
        <w:r w:rsidRPr="003803B1" w:rsidDel="001309D9">
          <w:rPr>
            <w:rFonts w:ascii="Calibri" w:hAnsi="Calibri" w:cs="Calibri"/>
          </w:rPr>
          <w:delText>,</w:delText>
        </w:r>
      </w:del>
      <w:r w:rsidRPr="003803B1">
        <w:rPr>
          <w:rFonts w:ascii="Calibri" w:hAnsi="Calibri" w:cs="Calibri"/>
        </w:rPr>
        <w:t xml:space="preserve"> </w:t>
      </w:r>
      <w:ins w:id="8" w:author="Kerith Conron" w:date="2026-03-06T08:02:00Z" w16du:dateUtc="2026-03-06T13:02:00Z">
        <w:r w:rsidR="002155FA">
          <w:rPr>
            <w:rFonts w:ascii="Calibri" w:hAnsi="Calibri" w:cs="Calibri"/>
          </w:rPr>
          <w:t xml:space="preserve">prior to </w:t>
        </w:r>
      </w:ins>
      <w:del w:id="9" w:author="Kerith Conron" w:date="2026-03-06T08:02:00Z" w16du:dateUtc="2026-03-06T13:02:00Z">
        <w:r w:rsidRPr="003803B1" w:rsidDel="002155FA">
          <w:rPr>
            <w:rFonts w:ascii="Calibri" w:hAnsi="Calibri" w:cs="Calibri"/>
            <w:color w:val="000000"/>
          </w:rPr>
          <w:delText xml:space="preserve">ahead of </w:delText>
        </w:r>
      </w:del>
      <w:del w:id="10" w:author="Kerith Conron" w:date="2026-03-06T08:07:00Z" w16du:dateUtc="2026-03-06T13:07:00Z">
        <w:r w:rsidRPr="003803B1" w:rsidDel="001309D9">
          <w:rPr>
            <w:rFonts w:ascii="Calibri" w:hAnsi="Calibri" w:cs="Calibri"/>
            <w:color w:val="000000"/>
          </w:rPr>
          <w:delText>college</w:delText>
        </w:r>
      </w:del>
      <w:r w:rsidRPr="003803B1">
        <w:rPr>
          <w:rFonts w:ascii="Calibri" w:hAnsi="Calibri" w:cs="Calibri"/>
          <w:color w:val="000000"/>
        </w:rPr>
        <w:t xml:space="preserve"> matriculation. </w:t>
      </w:r>
      <w:commentRangeStart w:id="11"/>
      <w:commentRangeStart w:id="12"/>
      <w:r w:rsidRPr="003803B1">
        <w:rPr>
          <w:rFonts w:ascii="Calibri" w:hAnsi="Calibri" w:cs="Calibri"/>
          <w:color w:val="000000"/>
        </w:rPr>
        <w:t xml:space="preserve">Findings reveal there is a statistically significant difference between the high school experiences of cisgender students and </w:t>
      </w:r>
      <w:r w:rsidRPr="003803B1">
        <w:rPr>
          <w:rFonts w:ascii="Calibri" w:hAnsi="Calibri" w:cs="Calibri"/>
        </w:rPr>
        <w:t>transgender</w:t>
      </w:r>
      <w:r w:rsidRPr="003803B1">
        <w:rPr>
          <w:rFonts w:ascii="Calibri" w:hAnsi="Calibri" w:cs="Calibri"/>
          <w:color w:val="000000"/>
        </w:rPr>
        <w:t xml:space="preserve"> and gender expansi</w:t>
      </w:r>
      <w:r w:rsidRPr="003803B1">
        <w:rPr>
          <w:rFonts w:ascii="Calibri" w:hAnsi="Calibri" w:cs="Calibri"/>
        </w:rPr>
        <w:t xml:space="preserve">ve </w:t>
      </w:r>
      <w:r w:rsidRPr="003803B1">
        <w:rPr>
          <w:rFonts w:ascii="Calibri" w:hAnsi="Calibri" w:cs="Calibri"/>
          <w:color w:val="000000"/>
        </w:rPr>
        <w:t>students, who</w:t>
      </w:r>
      <w:ins w:id="13" w:author="Kerith Conron" w:date="2026-03-06T08:04:00Z" w16du:dateUtc="2026-03-06T13:04:00Z">
        <w:r w:rsidR="00B61F67">
          <w:rPr>
            <w:rFonts w:ascii="Calibri" w:hAnsi="Calibri" w:cs="Calibri"/>
            <w:color w:val="000000"/>
          </w:rPr>
          <w:t>, on average,</w:t>
        </w:r>
      </w:ins>
      <w:r w:rsidRPr="003803B1">
        <w:rPr>
          <w:rFonts w:ascii="Calibri" w:hAnsi="Calibri" w:cs="Calibri"/>
          <w:color w:val="000000"/>
        </w:rPr>
        <w:t xml:space="preserve"> report less positive experiences overall and substantially higher rates of identity-based bullying.</w:t>
      </w:r>
      <w:commentRangeEnd w:id="11"/>
      <w:r w:rsidR="001D7C72" w:rsidRPr="003803B1">
        <w:rPr>
          <w:rStyle w:val="CommentReference"/>
          <w:rFonts w:ascii="Calibri" w:hAnsi="Calibri" w:cs="Calibri"/>
          <w:color w:val="000000"/>
          <w:sz w:val="24"/>
          <w:szCs w:val="24"/>
        </w:rPr>
        <w:commentReference w:id="11"/>
      </w:r>
      <w:commentRangeEnd w:id="12"/>
      <w:r w:rsidR="00A15A40" w:rsidRPr="003803B1">
        <w:rPr>
          <w:rStyle w:val="CommentReference"/>
          <w:rFonts w:ascii="Calibri" w:hAnsi="Calibri" w:cs="Calibri"/>
          <w:color w:val="000000"/>
          <w:sz w:val="24"/>
          <w:szCs w:val="24"/>
        </w:rPr>
        <w:commentReference w:id="12"/>
      </w:r>
      <w:r w:rsidRPr="003803B1">
        <w:rPr>
          <w:rFonts w:ascii="Calibri" w:hAnsi="Calibri" w:cs="Calibri"/>
          <w:color w:val="000000"/>
        </w:rPr>
        <w:t xml:space="preserve"> </w:t>
      </w:r>
      <w:del w:id="14" w:author="Kerith Conron" w:date="2026-03-06T08:12:00Z" w16du:dateUtc="2026-03-06T13:12:00Z">
        <w:r w:rsidRPr="003803B1" w:rsidDel="007237DF">
          <w:rPr>
            <w:rFonts w:ascii="Calibri" w:hAnsi="Calibri" w:cs="Calibri"/>
            <w:color w:val="000000"/>
          </w:rPr>
          <w:delText xml:space="preserve">Additionally, results from a </w:delText>
        </w:r>
      </w:del>
      <w:del w:id="15" w:author="Kerith Conron" w:date="2026-03-06T11:47:00Z" w16du:dateUtc="2026-03-06T16:47:00Z">
        <w:r w:rsidRPr="003803B1" w:rsidDel="009A52C2">
          <w:rPr>
            <w:rFonts w:ascii="Calibri" w:hAnsi="Calibri" w:cs="Calibri"/>
            <w:color w:val="000000"/>
          </w:rPr>
          <w:delText>principal component analysis</w:delText>
        </w:r>
      </w:del>
      <w:del w:id="16" w:author="Kerith Conron" w:date="2026-03-06T08:12:00Z" w16du:dateUtc="2026-03-06T13:12:00Z">
        <w:r w:rsidRPr="003803B1" w:rsidDel="00A52813">
          <w:rPr>
            <w:rFonts w:ascii="Calibri" w:hAnsi="Calibri" w:cs="Calibri"/>
            <w:color w:val="000000"/>
          </w:rPr>
          <w:delText xml:space="preserve"> indicate concerns about college can be divided into three </w:delText>
        </w:r>
      </w:del>
      <w:del w:id="17" w:author="Kerith Conron" w:date="2026-03-06T08:05:00Z" w16du:dateUtc="2026-03-06T13:05:00Z">
        <w:r w:rsidRPr="003803B1" w:rsidDel="008603AB">
          <w:rPr>
            <w:rFonts w:ascii="Calibri" w:hAnsi="Calibri" w:cs="Calibri"/>
            <w:color w:val="000000"/>
          </w:rPr>
          <w:delText>constructs</w:delText>
        </w:r>
      </w:del>
      <w:del w:id="18" w:author="Kerith Conron" w:date="2026-03-06T08:12:00Z" w16du:dateUtc="2026-03-06T13:12:00Z">
        <w:r w:rsidRPr="003803B1" w:rsidDel="00A52813">
          <w:rPr>
            <w:rFonts w:ascii="Calibri" w:hAnsi="Calibri" w:cs="Calibri"/>
            <w:color w:val="000000"/>
          </w:rPr>
          <w:delText xml:space="preserve">: </w:delText>
        </w:r>
      </w:del>
      <w:del w:id="19" w:author="Kerith Conron" w:date="2026-03-06T11:47:00Z" w16du:dateUtc="2026-03-06T16:47:00Z">
        <w:r w:rsidRPr="003803B1" w:rsidDel="009A52C2">
          <w:rPr>
            <w:rFonts w:ascii="Calibri" w:hAnsi="Calibri" w:cs="Calibri"/>
            <w:color w:val="000000"/>
          </w:rPr>
          <w:delText xml:space="preserve">general worries, worries about discrimination, and worries about financial burdens. </w:delText>
        </w:r>
      </w:del>
      <w:r w:rsidRPr="003803B1">
        <w:rPr>
          <w:rFonts w:ascii="Calibri" w:hAnsi="Calibri" w:cs="Calibri"/>
          <w:color w:val="000000"/>
        </w:rPr>
        <w:t xml:space="preserve">While </w:t>
      </w:r>
      <w:r w:rsidRPr="003803B1">
        <w:rPr>
          <w:rFonts w:ascii="Calibri" w:hAnsi="Calibri" w:cs="Calibri"/>
        </w:rPr>
        <w:t>transgender and gender expansive</w:t>
      </w:r>
      <w:r w:rsidRPr="003803B1">
        <w:rPr>
          <w:rFonts w:ascii="Calibri" w:hAnsi="Calibri" w:cs="Calibri"/>
          <w:color w:val="000000"/>
        </w:rPr>
        <w:t xml:space="preserve"> students maintained higher levels of worry about discrimination</w:t>
      </w:r>
      <w:ins w:id="20" w:author="Kerith Conron" w:date="2026-03-06T11:48:00Z" w16du:dateUtc="2026-03-06T16:48:00Z">
        <w:r w:rsidR="002B7988">
          <w:rPr>
            <w:rFonts w:ascii="Calibri" w:hAnsi="Calibri" w:cs="Calibri"/>
            <w:color w:val="000000"/>
          </w:rPr>
          <w:t xml:space="preserve"> compared to cisgender students</w:t>
        </w:r>
      </w:ins>
      <w:del w:id="21" w:author="Kerith Conron" w:date="2026-03-06T11:48:00Z" w16du:dateUtc="2026-03-06T16:48:00Z">
        <w:r w:rsidRPr="003803B1" w:rsidDel="002B7988">
          <w:rPr>
            <w:rFonts w:ascii="Calibri" w:hAnsi="Calibri" w:cs="Calibri"/>
            <w:color w:val="000000"/>
          </w:rPr>
          <w:delText xml:space="preserve"> overall</w:delText>
        </w:r>
      </w:del>
      <w:r w:rsidRPr="003803B1">
        <w:rPr>
          <w:rFonts w:ascii="Calibri" w:hAnsi="Calibri" w:cs="Calibri"/>
          <w:color w:val="000000"/>
        </w:rPr>
        <w:t xml:space="preserve">, </w:t>
      </w:r>
      <w:ins w:id="22" w:author="Kerith Conron" w:date="2026-03-06T11:48:00Z" w16du:dateUtc="2026-03-06T16:48:00Z">
        <w:r w:rsidR="009C3566">
          <w:rPr>
            <w:rFonts w:ascii="Calibri" w:hAnsi="Calibri" w:cs="Calibri"/>
            <w:color w:val="000000"/>
          </w:rPr>
          <w:t xml:space="preserve">binary </w:t>
        </w:r>
      </w:ins>
      <w:r w:rsidRPr="003803B1">
        <w:rPr>
          <w:rFonts w:ascii="Calibri" w:hAnsi="Calibri" w:cs="Calibri"/>
          <w:color w:val="000000"/>
        </w:rPr>
        <w:t xml:space="preserve">transgender students </w:t>
      </w:r>
      <w:r w:rsidRPr="003803B1">
        <w:rPr>
          <w:rFonts w:ascii="Calibri" w:hAnsi="Calibri" w:cs="Calibri"/>
        </w:rPr>
        <w:t>were</w:t>
      </w:r>
      <w:r w:rsidRPr="003803B1">
        <w:rPr>
          <w:rFonts w:ascii="Calibri" w:hAnsi="Calibri" w:cs="Calibri"/>
          <w:color w:val="000000"/>
        </w:rPr>
        <w:t xml:space="preserve"> more likely to report concerns about discrimination compared to </w:t>
      </w:r>
      <w:ins w:id="23" w:author="Kerith Conron" w:date="2026-03-06T11:48:00Z" w16du:dateUtc="2026-03-06T16:48:00Z">
        <w:r w:rsidR="009C3566">
          <w:rPr>
            <w:rFonts w:ascii="Calibri" w:hAnsi="Calibri" w:cs="Calibri"/>
            <w:color w:val="000000"/>
          </w:rPr>
          <w:t>nonbinary an</w:t>
        </w:r>
      </w:ins>
      <w:ins w:id="24" w:author="Kerith Conron" w:date="2026-03-06T11:49:00Z" w16du:dateUtc="2026-03-06T16:49:00Z">
        <w:r w:rsidR="009C3566">
          <w:rPr>
            <w:rFonts w:ascii="Calibri" w:hAnsi="Calibri" w:cs="Calibri"/>
            <w:color w:val="000000"/>
          </w:rPr>
          <w:t>d other gender minority students</w:t>
        </w:r>
      </w:ins>
      <w:del w:id="25" w:author="Kerith Conron" w:date="2026-03-06T11:49:00Z" w16du:dateUtc="2026-03-06T16:49:00Z">
        <w:r w:rsidRPr="003803B1" w:rsidDel="009C3566">
          <w:rPr>
            <w:rFonts w:ascii="Calibri" w:hAnsi="Calibri" w:cs="Calibri"/>
            <w:color w:val="000000"/>
          </w:rPr>
          <w:delText>other gender identities</w:delText>
        </w:r>
      </w:del>
      <w:r w:rsidRPr="003803B1">
        <w:rPr>
          <w:rFonts w:ascii="Calibri" w:hAnsi="Calibri" w:cs="Calibri"/>
          <w:color w:val="000000"/>
        </w:rPr>
        <w:t xml:space="preserve">. </w:t>
      </w:r>
      <w:del w:id="26" w:author="Kerith Conron" w:date="2026-03-06T08:06:00Z" w16du:dateUtc="2026-03-06T13:06:00Z">
        <w:r w:rsidRPr="003803B1" w:rsidDel="008603AB">
          <w:rPr>
            <w:rFonts w:ascii="Calibri" w:hAnsi="Calibri" w:cs="Calibri"/>
            <w:color w:val="000000"/>
          </w:rPr>
          <w:delText xml:space="preserve">Moreover, </w:delText>
        </w:r>
      </w:del>
      <w:ins w:id="27" w:author="Kerith Conron" w:date="2026-03-06T08:06:00Z" w16du:dateUtc="2026-03-06T13:06:00Z">
        <w:r w:rsidR="008603AB">
          <w:rPr>
            <w:rFonts w:ascii="Calibri" w:hAnsi="Calibri" w:cs="Calibri"/>
            <w:color w:val="000000"/>
          </w:rPr>
          <w:t>D</w:t>
        </w:r>
      </w:ins>
      <w:del w:id="28" w:author="Kerith Conron" w:date="2026-03-06T08:06:00Z" w16du:dateUtc="2026-03-06T13:06:00Z">
        <w:r w:rsidRPr="003803B1" w:rsidDel="008603AB">
          <w:rPr>
            <w:rFonts w:ascii="Calibri" w:hAnsi="Calibri" w:cs="Calibri"/>
          </w:rPr>
          <w:delText>d</w:delText>
        </w:r>
      </w:del>
      <w:r w:rsidRPr="003803B1">
        <w:rPr>
          <w:rFonts w:ascii="Calibri" w:hAnsi="Calibri" w:cs="Calibri"/>
        </w:rPr>
        <w:t>espite heightened concerns about discrimination, transgender and gender expansive</w:t>
      </w:r>
      <w:r w:rsidRPr="003803B1">
        <w:rPr>
          <w:rFonts w:ascii="Calibri" w:hAnsi="Calibri" w:cs="Calibri"/>
          <w:color w:val="000000"/>
        </w:rPr>
        <w:t xml:space="preserve"> students </w:t>
      </w:r>
      <w:del w:id="29" w:author="Kerith Conron" w:date="2026-03-06T08:10:00Z" w16du:dateUtc="2026-03-06T13:10:00Z">
        <w:r w:rsidRPr="003803B1" w:rsidDel="00807711">
          <w:rPr>
            <w:rFonts w:ascii="Calibri" w:hAnsi="Calibri" w:cs="Calibri"/>
            <w:color w:val="000000"/>
          </w:rPr>
          <w:delText xml:space="preserve">still </w:delText>
        </w:r>
      </w:del>
      <w:r w:rsidRPr="003803B1">
        <w:rPr>
          <w:rFonts w:ascii="Calibri" w:hAnsi="Calibri" w:cs="Calibri"/>
          <w:color w:val="000000"/>
        </w:rPr>
        <w:t>planned to enroll in college</w:t>
      </w:r>
      <w:del w:id="30" w:author="Kerith Conron" w:date="2026-03-06T11:46:00Z" w16du:dateUtc="2026-03-06T16:46:00Z">
        <w:r w:rsidRPr="003803B1" w:rsidDel="0081361A">
          <w:rPr>
            <w:rFonts w:ascii="Calibri" w:hAnsi="Calibri" w:cs="Calibri"/>
            <w:color w:val="000000"/>
          </w:rPr>
          <w:delText xml:space="preserve"> </w:delText>
        </w:r>
        <w:r w:rsidRPr="003803B1" w:rsidDel="0081361A">
          <w:rPr>
            <w:rFonts w:ascii="Calibri" w:hAnsi="Calibri" w:cs="Calibri"/>
          </w:rPr>
          <w:delText>at increased rates compared to their peers</w:delText>
        </w:r>
      </w:del>
      <w:r w:rsidRPr="003803B1">
        <w:rPr>
          <w:rFonts w:ascii="Calibri" w:hAnsi="Calibri" w:cs="Calibri"/>
        </w:rPr>
        <w:t>.</w:t>
      </w:r>
      <w:r w:rsidRPr="003803B1">
        <w:rPr>
          <w:rFonts w:ascii="Calibri" w:hAnsi="Calibri" w:cs="Calibri"/>
          <w:color w:val="000000"/>
        </w:rPr>
        <w:t xml:space="preserve"> </w:t>
      </w:r>
      <w:r w:rsidRPr="003803B1">
        <w:rPr>
          <w:rFonts w:ascii="Calibri" w:hAnsi="Calibri" w:cs="Calibri"/>
        </w:rPr>
        <w:t xml:space="preserve">These results carry implications for California education policy, including the need for targeted anti-bullying interventions, transition supports that build on student resilience, and continued </w:t>
      </w:r>
      <w:ins w:id="31" w:author="Kerith Conron" w:date="2026-03-06T08:03:00Z" w16du:dateUtc="2026-03-06T13:03:00Z">
        <w:r w:rsidR="00F254FF">
          <w:rPr>
            <w:rFonts w:ascii="Calibri" w:hAnsi="Calibri" w:cs="Calibri"/>
          </w:rPr>
          <w:t xml:space="preserve">collection and </w:t>
        </w:r>
      </w:ins>
      <w:r w:rsidRPr="003803B1">
        <w:rPr>
          <w:rFonts w:ascii="Calibri" w:hAnsi="Calibri" w:cs="Calibri"/>
        </w:rPr>
        <w:t>disaggregation of data by gender identity and sexual orientation.</w:t>
      </w:r>
      <w:commentRangeEnd w:id="2"/>
      <w:r w:rsidR="003C4DCF">
        <w:rPr>
          <w:rStyle w:val="CommentReference"/>
          <w:rFonts w:ascii="Calibri" w:hAnsi="Calibri" w:cs="Calibri"/>
          <w:sz w:val="24"/>
          <w:szCs w:val="24"/>
        </w:rPr>
        <w:commentReference w:id="2"/>
      </w:r>
    </w:p>
    <w:p w14:paraId="4AC81D2C" w14:textId="5ECC6C2E" w:rsidR="003803B1" w:rsidRPr="003803B1" w:rsidRDefault="003803B1" w:rsidP="0071788A">
      <w:pPr>
        <w:spacing w:after="240"/>
        <w:jc w:val="center"/>
        <w:rPr>
          <w:rFonts w:ascii="Calibri" w:hAnsi="Calibri" w:cs="Calibri"/>
          <w:b/>
          <w:bCs/>
        </w:rPr>
      </w:pPr>
      <w:commentRangeStart w:id="32"/>
      <w:r w:rsidRPr="003803B1">
        <w:rPr>
          <w:rFonts w:ascii="Calibri" w:hAnsi="Calibri" w:cs="Calibri"/>
          <w:b/>
          <w:bCs/>
        </w:rPr>
        <w:t>Acknowledgements</w:t>
      </w:r>
      <w:commentRangeEnd w:id="32"/>
      <w:r w:rsidR="0072235C" w:rsidRPr="003803B1">
        <w:rPr>
          <w:rStyle w:val="CommentReference"/>
          <w:rFonts w:ascii="Calibri" w:hAnsi="Calibri" w:cs="Calibri"/>
          <w:b/>
          <w:bCs/>
          <w:sz w:val="24"/>
          <w:szCs w:val="24"/>
        </w:rPr>
        <w:commentReference w:id="32"/>
      </w:r>
    </w:p>
    <w:p w14:paraId="4F73B13D" w14:textId="35CA2A7C" w:rsidR="003803B1" w:rsidRDefault="003803B1" w:rsidP="003803B1">
      <w:pPr>
        <w:spacing w:line="276" w:lineRule="auto"/>
        <w:rPr>
          <w:rFonts w:ascii="Calibri" w:hAnsi="Calibri" w:cs="Calibri"/>
        </w:rPr>
      </w:pPr>
      <w:r w:rsidRPr="003803B1">
        <w:rPr>
          <w:rFonts w:ascii="Calibri" w:hAnsi="Calibri" w:cs="Calibri"/>
        </w:rPr>
        <w:t>This research was supported by the College Futures Foundation and conducted in partnership with the California Student Aid Commission. The authors are also grateful for ongoing support from the Stuart Foundation to the California Education Lab. The findings and conclusions here are those of the authors alone and do not necessarily reflect the positions or policies of the funders or of the California Student Aid Commission</w:t>
      </w:r>
      <w:r w:rsidRPr="0071788A">
        <w:rPr>
          <w:rFonts w:ascii="Calibri" w:hAnsi="Calibri" w:cs="Calibri"/>
        </w:rPr>
        <w:t xml:space="preserve">. The authors are also grateful to Elizabeth Friedmann, </w:t>
      </w:r>
      <w:r w:rsidR="001904BF" w:rsidRPr="0071788A">
        <w:rPr>
          <w:rFonts w:ascii="Calibri" w:hAnsi="Calibri" w:cs="Calibri"/>
        </w:rPr>
        <w:t xml:space="preserve">Sherrie Reed, </w:t>
      </w:r>
      <w:r w:rsidRPr="0071788A">
        <w:rPr>
          <w:rFonts w:ascii="Calibri" w:hAnsi="Calibri" w:cs="Calibri"/>
        </w:rPr>
        <w:t xml:space="preserve">Paco Martorell, Scott Carrell, Kairo Weber, Baiyu Zhou, </w:t>
      </w:r>
      <w:r w:rsidR="001904BF" w:rsidRPr="001904BF">
        <w:rPr>
          <w:rFonts w:ascii="Calibri" w:hAnsi="Calibri" w:cs="Calibri"/>
          <w:lang w:val="en-US"/>
        </w:rPr>
        <w:t>Maria Charles</w:t>
      </w:r>
      <w:r w:rsidR="001904BF">
        <w:rPr>
          <w:rFonts w:ascii="Calibri" w:hAnsi="Calibri" w:cs="Calibri"/>
          <w:lang w:val="en-US"/>
        </w:rPr>
        <w:t xml:space="preserve">, </w:t>
      </w:r>
      <w:r w:rsidRPr="0071788A">
        <w:rPr>
          <w:rFonts w:ascii="Calibri" w:hAnsi="Calibri" w:cs="Calibri"/>
        </w:rPr>
        <w:t>and Laurel Westbrook for their expertise and support in the construction</w:t>
      </w:r>
      <w:r w:rsidRPr="003803B1">
        <w:rPr>
          <w:rFonts w:ascii="Calibri" w:hAnsi="Calibri" w:cs="Calibri"/>
        </w:rPr>
        <w:t xml:space="preserve"> of the survey, analysis, and/or review of findings.</w:t>
      </w:r>
      <w:r>
        <w:rPr>
          <w:rFonts w:ascii="Calibri" w:hAnsi="Calibri" w:cs="Calibri"/>
        </w:rPr>
        <w:br w:type="page"/>
      </w:r>
    </w:p>
    <w:p w14:paraId="4A571014" w14:textId="77777777" w:rsidR="00174480" w:rsidRPr="0071788A" w:rsidRDefault="00602BF5" w:rsidP="003803B1">
      <w:pPr>
        <w:pStyle w:val="Heading1"/>
        <w:spacing w:before="0" w:after="0" w:line="360" w:lineRule="auto"/>
        <w:rPr>
          <w:rFonts w:asciiTheme="majorHAnsi" w:hAnsiTheme="majorHAnsi" w:cstheme="majorHAnsi"/>
          <w:b/>
          <w:bCs/>
          <w:sz w:val="24"/>
          <w:szCs w:val="24"/>
        </w:rPr>
      </w:pPr>
      <w:bookmarkStart w:id="33" w:name="_ii9xsju3ahgq" w:colFirst="0" w:colLast="0"/>
      <w:bookmarkEnd w:id="33"/>
      <w:commentRangeStart w:id="34"/>
      <w:r w:rsidRPr="0071788A">
        <w:rPr>
          <w:rFonts w:asciiTheme="majorHAnsi" w:hAnsiTheme="majorHAnsi" w:cstheme="majorHAnsi"/>
          <w:b/>
          <w:bCs/>
          <w:sz w:val="24"/>
          <w:szCs w:val="24"/>
        </w:rPr>
        <w:lastRenderedPageBreak/>
        <w:t>Introduction</w:t>
      </w:r>
      <w:commentRangeEnd w:id="34"/>
      <w:r w:rsidR="001A7CAC" w:rsidRPr="0071788A">
        <w:rPr>
          <w:rStyle w:val="CommentReference"/>
          <w:rFonts w:asciiTheme="majorHAnsi" w:hAnsiTheme="majorHAnsi" w:cstheme="majorHAnsi"/>
          <w:b/>
          <w:bCs/>
          <w:sz w:val="24"/>
          <w:szCs w:val="24"/>
        </w:rPr>
        <w:commentReference w:id="34"/>
      </w:r>
    </w:p>
    <w:p w14:paraId="7439AD6C" w14:textId="57DDB732"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The transition from high school to college is a significant milestone for many young adults</w:t>
      </w:r>
      <w:ins w:id="35" w:author="Kerith Conron" w:date="2026-03-06T08:23:00Z" w16du:dateUtc="2026-03-06T13:23:00Z">
        <w:r w:rsidR="00F44101">
          <w:rPr>
            <w:rFonts w:asciiTheme="majorHAnsi" w:hAnsiTheme="majorHAnsi" w:cstheme="majorHAnsi"/>
          </w:rPr>
          <w:t xml:space="preserve"> </w:t>
        </w:r>
        <w:r w:rsidR="00BD5226">
          <w:rPr>
            <w:rFonts w:asciiTheme="majorHAnsi" w:hAnsiTheme="majorHAnsi" w:cstheme="majorHAnsi"/>
          </w:rPr>
          <w:t xml:space="preserve">and the beginning of </w:t>
        </w:r>
      </w:ins>
      <w:ins w:id="36" w:author="Kerith Conron" w:date="2026-03-06T08:24:00Z" w16du:dateUtc="2026-03-06T13:24:00Z">
        <w:r w:rsidR="00C2121F">
          <w:rPr>
            <w:rFonts w:asciiTheme="majorHAnsi" w:hAnsiTheme="majorHAnsi" w:cstheme="majorHAnsi"/>
          </w:rPr>
          <w:t xml:space="preserve">….  </w:t>
        </w:r>
      </w:ins>
      <w:del w:id="37" w:author="Kerith Conron" w:date="2026-03-06T08:23:00Z" w16du:dateUtc="2026-03-06T13:23:00Z">
        <w:r w:rsidR="00B978AA" w:rsidDel="00F44101">
          <w:rPr>
            <w:rFonts w:asciiTheme="majorHAnsi" w:hAnsiTheme="majorHAnsi" w:cstheme="majorHAnsi"/>
          </w:rPr>
          <w:delText>, yet</w:delText>
        </w:r>
        <w:r w:rsidRPr="003803B1" w:rsidDel="00F44101">
          <w:rPr>
            <w:rFonts w:asciiTheme="majorHAnsi" w:hAnsiTheme="majorHAnsi" w:cstheme="majorHAnsi"/>
          </w:rPr>
          <w:delText xml:space="preserve"> can be a challenge for </w:delText>
        </w:r>
      </w:del>
      <w:ins w:id="38" w:author="Kerith Conron" w:date="2026-03-06T08:25:00Z" w16du:dateUtc="2026-03-06T13:25:00Z">
        <w:r w:rsidR="00C2121F">
          <w:rPr>
            <w:rFonts w:asciiTheme="majorHAnsi" w:hAnsiTheme="majorHAnsi" w:cstheme="majorHAnsi"/>
          </w:rPr>
          <w:t>S</w:t>
        </w:r>
      </w:ins>
      <w:del w:id="39" w:author="Kerith Conron" w:date="2026-03-06T08:25:00Z" w16du:dateUtc="2026-03-06T13:25:00Z">
        <w:r w:rsidRPr="003803B1" w:rsidDel="00C2121F">
          <w:rPr>
            <w:rFonts w:asciiTheme="majorHAnsi" w:hAnsiTheme="majorHAnsi" w:cstheme="majorHAnsi"/>
          </w:rPr>
          <w:delText>s</w:delText>
        </w:r>
      </w:del>
      <w:r w:rsidRPr="003803B1">
        <w:rPr>
          <w:rFonts w:asciiTheme="majorHAnsi" w:hAnsiTheme="majorHAnsi" w:cstheme="majorHAnsi"/>
        </w:rPr>
        <w:t>tudents learning to navigate new academic and social environments (Olson, 2017)</w:t>
      </w:r>
      <w:ins w:id="40" w:author="Kerith Conron" w:date="2026-03-06T08:25:00Z" w16du:dateUtc="2026-03-06T13:25:00Z">
        <w:r w:rsidR="00C2121F">
          <w:rPr>
            <w:rFonts w:asciiTheme="majorHAnsi" w:hAnsiTheme="majorHAnsi" w:cstheme="majorHAnsi"/>
          </w:rPr>
          <w:t xml:space="preserve">. This transition </w:t>
        </w:r>
        <w:r w:rsidR="00053FA4">
          <w:rPr>
            <w:rFonts w:asciiTheme="majorHAnsi" w:hAnsiTheme="majorHAnsi" w:cstheme="majorHAnsi"/>
          </w:rPr>
          <w:t xml:space="preserve">may be </w:t>
        </w:r>
      </w:ins>
      <w:del w:id="41" w:author="Kerith Conron" w:date="2026-03-06T08:25:00Z" w16du:dateUtc="2026-03-06T13:25:00Z">
        <w:r w:rsidRPr="003803B1" w:rsidDel="00C2121F">
          <w:rPr>
            <w:rFonts w:asciiTheme="majorHAnsi" w:hAnsiTheme="majorHAnsi" w:cstheme="majorHAnsi"/>
          </w:rPr>
          <w:delText>,</w:delText>
        </w:r>
        <w:r w:rsidRPr="003803B1" w:rsidDel="00053FA4">
          <w:rPr>
            <w:rFonts w:asciiTheme="majorHAnsi" w:hAnsiTheme="majorHAnsi" w:cstheme="majorHAnsi"/>
          </w:rPr>
          <w:delText xml:space="preserve"> </w:delText>
        </w:r>
      </w:del>
      <w:r w:rsidRPr="003803B1">
        <w:rPr>
          <w:rFonts w:asciiTheme="majorHAnsi" w:hAnsiTheme="majorHAnsi" w:cstheme="majorHAnsi"/>
        </w:rPr>
        <w:t xml:space="preserve">particularly </w:t>
      </w:r>
      <w:ins w:id="42" w:author="Kerith Conron" w:date="2026-03-06T08:25:00Z" w16du:dateUtc="2026-03-06T13:25:00Z">
        <w:r w:rsidR="00053FA4">
          <w:rPr>
            <w:rFonts w:asciiTheme="majorHAnsi" w:hAnsiTheme="majorHAnsi" w:cstheme="majorHAnsi"/>
          </w:rPr>
          <w:t xml:space="preserve">challenging </w:t>
        </w:r>
      </w:ins>
      <w:r w:rsidRPr="003803B1">
        <w:rPr>
          <w:rFonts w:asciiTheme="majorHAnsi" w:hAnsiTheme="majorHAnsi" w:cstheme="majorHAnsi"/>
        </w:rPr>
        <w:t xml:space="preserve">for historically marginalized groups who </w:t>
      </w:r>
      <w:ins w:id="43" w:author="Kerith Conron" w:date="2026-03-06T08:25:00Z" w16du:dateUtc="2026-03-06T13:25:00Z">
        <w:r w:rsidR="00053FA4">
          <w:rPr>
            <w:rFonts w:asciiTheme="majorHAnsi" w:hAnsiTheme="majorHAnsi" w:cstheme="majorHAnsi"/>
          </w:rPr>
          <w:t xml:space="preserve">are </w:t>
        </w:r>
      </w:ins>
      <w:del w:id="44" w:author="Kerith Conron" w:date="2026-03-06T08:25:00Z" w16du:dateUtc="2026-03-06T13:25:00Z">
        <w:r w:rsidRPr="003803B1" w:rsidDel="00053FA4">
          <w:rPr>
            <w:rFonts w:asciiTheme="majorHAnsi" w:hAnsiTheme="majorHAnsi" w:cstheme="majorHAnsi"/>
          </w:rPr>
          <w:delText xml:space="preserve">may be </w:delText>
        </w:r>
      </w:del>
      <w:r w:rsidRPr="003803B1">
        <w:rPr>
          <w:rFonts w:asciiTheme="majorHAnsi" w:hAnsiTheme="majorHAnsi" w:cstheme="majorHAnsi"/>
        </w:rPr>
        <w:t xml:space="preserve">more vulnerable </w:t>
      </w:r>
      <w:ins w:id="45" w:author="Kerith Conron" w:date="2026-03-02T16:40:00Z" w16du:dateUtc="2026-03-02T21:40:00Z">
        <w:r w:rsidR="00E36B38">
          <w:rPr>
            <w:rFonts w:asciiTheme="majorHAnsi" w:hAnsiTheme="majorHAnsi" w:cstheme="majorHAnsi"/>
          </w:rPr>
          <w:t xml:space="preserve">to… </w:t>
        </w:r>
      </w:ins>
      <w:r w:rsidRPr="003803B1">
        <w:rPr>
          <w:rFonts w:asciiTheme="majorHAnsi" w:hAnsiTheme="majorHAnsi" w:cstheme="majorHAnsi"/>
        </w:rPr>
        <w:t xml:space="preserve">(Perez &amp; Farruggia, 2021). </w:t>
      </w:r>
      <w:r w:rsidR="00B978AA">
        <w:rPr>
          <w:rFonts w:asciiTheme="majorHAnsi" w:hAnsiTheme="majorHAnsi" w:cstheme="majorHAnsi"/>
        </w:rPr>
        <w:t>Moreover, a</w:t>
      </w:r>
      <w:r w:rsidRPr="003803B1">
        <w:rPr>
          <w:rFonts w:asciiTheme="majorHAnsi" w:hAnsiTheme="majorHAnsi" w:cstheme="majorHAnsi"/>
        </w:rPr>
        <w:t xml:space="preserve">s this </w:t>
      </w:r>
      <w:commentRangeStart w:id="46"/>
      <w:r w:rsidRPr="003803B1">
        <w:rPr>
          <w:rFonts w:asciiTheme="majorHAnsi" w:hAnsiTheme="majorHAnsi" w:cstheme="majorHAnsi"/>
        </w:rPr>
        <w:t>transition</w:t>
      </w:r>
      <w:commentRangeEnd w:id="46"/>
      <w:r w:rsidR="00604FC1" w:rsidRPr="003803B1">
        <w:rPr>
          <w:rStyle w:val="CommentReference"/>
          <w:rFonts w:asciiTheme="majorHAnsi" w:hAnsiTheme="majorHAnsi" w:cstheme="majorHAnsi"/>
          <w:sz w:val="24"/>
          <w:szCs w:val="24"/>
        </w:rPr>
        <w:commentReference w:id="46"/>
      </w:r>
      <w:r w:rsidRPr="003803B1">
        <w:rPr>
          <w:rFonts w:asciiTheme="majorHAnsi" w:hAnsiTheme="majorHAnsi" w:cstheme="majorHAnsi"/>
        </w:rPr>
        <w:t xml:space="preserve"> is shaped by one’s experiences in high school (Reed et al., 2023; Kurlaender et al., 2019; Uwah et al., 2008), it is important to examine the experiences and </w:t>
      </w:r>
      <w:del w:id="47" w:author="Kerith Conron" w:date="2026-03-06T08:21:00Z" w16du:dateUtc="2026-03-06T13:21:00Z">
        <w:r w:rsidRPr="003803B1" w:rsidDel="00F44101">
          <w:rPr>
            <w:rFonts w:asciiTheme="majorHAnsi" w:hAnsiTheme="majorHAnsi" w:cstheme="majorHAnsi"/>
          </w:rPr>
          <w:delText>postsecondary</w:delText>
        </w:r>
      </w:del>
      <w:ins w:id="48" w:author="Kerith Conron" w:date="2026-03-06T08:21:00Z" w16du:dateUtc="2026-03-06T13:21:00Z">
        <w:r w:rsidR="00F44101" w:rsidRPr="003803B1">
          <w:rPr>
            <w:rFonts w:asciiTheme="majorHAnsi" w:hAnsiTheme="majorHAnsi" w:cstheme="majorHAnsi"/>
          </w:rPr>
          <w:t>post-secondary</w:t>
        </w:r>
      </w:ins>
      <w:r w:rsidRPr="003803B1">
        <w:rPr>
          <w:rFonts w:asciiTheme="majorHAnsi" w:hAnsiTheme="majorHAnsi" w:cstheme="majorHAnsi"/>
        </w:rPr>
        <w:t xml:space="preserve"> expectations of </w:t>
      </w:r>
      <w:ins w:id="49" w:author="Kerith Conron" w:date="2026-03-06T08:21:00Z" w16du:dateUtc="2026-03-06T13:21:00Z">
        <w:r w:rsidR="00F44101">
          <w:rPr>
            <w:rFonts w:asciiTheme="majorHAnsi" w:hAnsiTheme="majorHAnsi" w:cstheme="majorHAnsi"/>
          </w:rPr>
          <w:t xml:space="preserve">high school </w:t>
        </w:r>
      </w:ins>
      <w:r w:rsidRPr="003803B1">
        <w:rPr>
          <w:rFonts w:asciiTheme="majorHAnsi" w:hAnsiTheme="majorHAnsi" w:cstheme="majorHAnsi"/>
        </w:rPr>
        <w:t>students</w:t>
      </w:r>
      <w:del w:id="50" w:author="Kerith Conron" w:date="2026-03-06T08:21:00Z" w16du:dateUtc="2026-03-06T13:21:00Z">
        <w:r w:rsidRPr="003803B1" w:rsidDel="00F44101">
          <w:rPr>
            <w:rFonts w:asciiTheme="majorHAnsi" w:hAnsiTheme="majorHAnsi" w:cstheme="majorHAnsi"/>
          </w:rPr>
          <w:delText xml:space="preserve"> at that time</w:delText>
        </w:r>
      </w:del>
      <w:r w:rsidRPr="003803B1">
        <w:rPr>
          <w:rFonts w:asciiTheme="majorHAnsi" w:hAnsiTheme="majorHAnsi" w:cstheme="majorHAnsi"/>
        </w:rPr>
        <w:t xml:space="preserve">. While literature on the transition to college has often drawn attention to </w:t>
      </w:r>
      <w:del w:id="51" w:author="Kerith Conron" w:date="2026-03-06T08:22:00Z" w16du:dateUtc="2026-03-06T13:22:00Z">
        <w:r w:rsidRPr="003803B1" w:rsidDel="00F44101">
          <w:rPr>
            <w:rFonts w:asciiTheme="majorHAnsi" w:hAnsiTheme="majorHAnsi" w:cstheme="majorHAnsi"/>
          </w:rPr>
          <w:delText xml:space="preserve">emergent </w:delText>
        </w:r>
      </w:del>
      <w:r w:rsidRPr="003803B1">
        <w:rPr>
          <w:rFonts w:asciiTheme="majorHAnsi" w:hAnsiTheme="majorHAnsi" w:cstheme="majorHAnsi"/>
        </w:rPr>
        <w:t xml:space="preserve">differences </w:t>
      </w:r>
      <w:ins w:id="52" w:author="Kerith Conron" w:date="2026-03-06T08:22:00Z" w16du:dateUtc="2026-03-06T13:22:00Z">
        <w:r w:rsidR="00F44101">
          <w:rPr>
            <w:rFonts w:asciiTheme="majorHAnsi" w:hAnsiTheme="majorHAnsi" w:cstheme="majorHAnsi"/>
          </w:rPr>
          <w:t xml:space="preserve">in …. </w:t>
        </w:r>
      </w:ins>
      <w:r w:rsidRPr="003803B1">
        <w:rPr>
          <w:rFonts w:asciiTheme="majorHAnsi" w:hAnsiTheme="majorHAnsi" w:cstheme="majorHAnsi"/>
        </w:rPr>
        <w:t xml:space="preserve">across subgroups (e.g., by race/ethnicity, income, first-generation status), limited research considers </w:t>
      </w:r>
      <w:del w:id="53" w:author="Kerith Conron" w:date="2026-03-03T14:59:00Z" w16du:dateUtc="2026-03-03T19:59:00Z">
        <w:r w:rsidRPr="003803B1" w:rsidDel="00493EB0">
          <w:rPr>
            <w:rFonts w:asciiTheme="majorHAnsi" w:hAnsiTheme="majorHAnsi" w:cstheme="majorHAnsi"/>
          </w:rPr>
          <w:delText xml:space="preserve">the </w:delText>
        </w:r>
      </w:del>
      <w:ins w:id="54" w:author="Kerith Conron" w:date="2026-03-06T08:22:00Z" w16du:dateUtc="2026-03-06T13:22:00Z">
        <w:r w:rsidR="00F44101">
          <w:rPr>
            <w:rFonts w:asciiTheme="majorHAnsi" w:hAnsiTheme="majorHAnsi" w:cstheme="majorHAnsi"/>
          </w:rPr>
          <w:t xml:space="preserve">potential </w:t>
        </w:r>
      </w:ins>
      <w:r w:rsidRPr="003803B1">
        <w:rPr>
          <w:rFonts w:asciiTheme="majorHAnsi" w:hAnsiTheme="majorHAnsi" w:cstheme="majorHAnsi"/>
        </w:rPr>
        <w:t xml:space="preserve">diversity </w:t>
      </w:r>
      <w:ins w:id="55" w:author="Kerith Conron" w:date="2026-03-06T08:22:00Z" w16du:dateUtc="2026-03-06T13:22:00Z">
        <w:r w:rsidR="00F44101">
          <w:rPr>
            <w:rFonts w:asciiTheme="majorHAnsi" w:hAnsiTheme="majorHAnsi" w:cstheme="majorHAnsi"/>
          </w:rPr>
          <w:t xml:space="preserve">of …. </w:t>
        </w:r>
      </w:ins>
      <w:r w:rsidRPr="003803B1">
        <w:rPr>
          <w:rFonts w:asciiTheme="majorHAnsi" w:hAnsiTheme="majorHAnsi" w:cstheme="majorHAnsi"/>
        </w:rPr>
        <w:t xml:space="preserve">across gender identity and sexual orientation. </w:t>
      </w:r>
    </w:p>
    <w:p w14:paraId="7439AD6D" w14:textId="22077C93"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 xml:space="preserve">In fact, research indicates that lesbian, gay, bisexual, transgender, and queer (and/or questioning) (LGBTQ+) students face significant discrimination during high school and may experience diminished postsecondary outcomes, including access to college (Sanlo, 2004; Sansone, 2019). Additionally, data on this population of students is </w:t>
      </w:r>
      <w:r w:rsidR="00B729F0">
        <w:rPr>
          <w:rFonts w:asciiTheme="majorHAnsi" w:hAnsiTheme="majorHAnsi" w:cstheme="majorHAnsi"/>
        </w:rPr>
        <w:t>limited</w:t>
      </w:r>
      <w:r w:rsidRPr="003803B1">
        <w:rPr>
          <w:rFonts w:asciiTheme="majorHAnsi" w:hAnsiTheme="majorHAnsi" w:cstheme="majorHAnsi"/>
        </w:rPr>
        <w:t xml:space="preserve">, and studies tend to draw on </w:t>
      </w:r>
      <w:commentRangeStart w:id="56"/>
      <w:r w:rsidRPr="003803B1">
        <w:rPr>
          <w:rFonts w:asciiTheme="majorHAnsi" w:hAnsiTheme="majorHAnsi" w:cstheme="majorHAnsi"/>
        </w:rPr>
        <w:t xml:space="preserve">historical </w:t>
      </w:r>
      <w:commentRangeEnd w:id="56"/>
      <w:r w:rsidR="00781E73" w:rsidRPr="003803B1">
        <w:rPr>
          <w:rStyle w:val="CommentReference"/>
          <w:rFonts w:asciiTheme="majorHAnsi" w:hAnsiTheme="majorHAnsi" w:cstheme="majorHAnsi"/>
          <w:sz w:val="24"/>
          <w:szCs w:val="24"/>
        </w:rPr>
        <w:commentReference w:id="56"/>
      </w:r>
      <w:r w:rsidRPr="003803B1">
        <w:rPr>
          <w:rFonts w:asciiTheme="majorHAnsi" w:hAnsiTheme="majorHAnsi" w:cstheme="majorHAnsi"/>
        </w:rPr>
        <w:t>data (Austin et al., 2023; Kosciw et al., 2022; Reber &amp; Smith, 2023; Sansone, 2019; Wilkinson et al., 2021), masking the more recent educational realities of students, particularly as experiences and outcomes are likely to vary over time (Mittleman, 2022). Moreover,</w:t>
      </w:r>
      <w:commentRangeStart w:id="57"/>
      <w:r w:rsidRPr="003803B1">
        <w:rPr>
          <w:rFonts w:asciiTheme="majorHAnsi" w:hAnsiTheme="majorHAnsi" w:cstheme="majorHAnsi"/>
        </w:rPr>
        <w:t xml:space="preserve"> education research</w:t>
      </w:r>
      <w:commentRangeEnd w:id="57"/>
      <w:r w:rsidR="00086211" w:rsidRPr="003803B1">
        <w:rPr>
          <w:rStyle w:val="CommentReference"/>
          <w:rFonts w:asciiTheme="majorHAnsi" w:hAnsiTheme="majorHAnsi" w:cstheme="majorHAnsi"/>
          <w:sz w:val="24"/>
          <w:szCs w:val="24"/>
        </w:rPr>
        <w:commentReference w:id="57"/>
      </w:r>
      <w:r w:rsidRPr="003803B1">
        <w:rPr>
          <w:rFonts w:asciiTheme="majorHAnsi" w:hAnsiTheme="majorHAnsi" w:cstheme="majorHAnsi"/>
        </w:rPr>
        <w:t xml:space="preserve"> often does not capture detailed information on gender identity and sexual orientation, inadvertently concealing the unique experiences of this population, including transgender students (Feldman et al., 2022; Goldberg &amp; Kuvalanka, 2018; </w:t>
      </w:r>
      <w:commentRangeStart w:id="58"/>
      <w:r w:rsidRPr="003803B1">
        <w:rPr>
          <w:rFonts w:asciiTheme="majorHAnsi" w:hAnsiTheme="majorHAnsi" w:cstheme="majorHAnsi"/>
        </w:rPr>
        <w:t>Mittleman, 2022</w:t>
      </w:r>
      <w:commentRangeEnd w:id="58"/>
      <w:r w:rsidR="003E0C04" w:rsidRPr="003803B1">
        <w:rPr>
          <w:rStyle w:val="CommentReference"/>
          <w:rFonts w:asciiTheme="majorHAnsi" w:hAnsiTheme="majorHAnsi" w:cstheme="majorHAnsi"/>
          <w:sz w:val="24"/>
          <w:szCs w:val="24"/>
        </w:rPr>
        <w:commentReference w:id="58"/>
      </w:r>
      <w:r w:rsidRPr="003803B1">
        <w:rPr>
          <w:rFonts w:asciiTheme="majorHAnsi" w:hAnsiTheme="majorHAnsi" w:cstheme="majorHAnsi"/>
        </w:rPr>
        <w:t xml:space="preserve">). Given this, it is critical to consider the differences that may emerge </w:t>
      </w:r>
      <w:r w:rsidR="00B729F0">
        <w:rPr>
          <w:rFonts w:asciiTheme="majorHAnsi" w:hAnsiTheme="majorHAnsi" w:cstheme="majorHAnsi"/>
        </w:rPr>
        <w:t>as students</w:t>
      </w:r>
      <w:r w:rsidRPr="003803B1">
        <w:rPr>
          <w:rFonts w:asciiTheme="majorHAnsi" w:hAnsiTheme="majorHAnsi" w:cstheme="majorHAnsi"/>
        </w:rPr>
        <w:t>, particularly LGBTQ+ youth</w:t>
      </w:r>
      <w:r w:rsidR="00B729F0">
        <w:rPr>
          <w:rFonts w:asciiTheme="majorHAnsi" w:hAnsiTheme="majorHAnsi" w:cstheme="majorHAnsi"/>
        </w:rPr>
        <w:t>, transition from high school to college</w:t>
      </w:r>
      <w:r w:rsidRPr="003803B1">
        <w:rPr>
          <w:rFonts w:asciiTheme="majorHAnsi" w:hAnsiTheme="majorHAnsi" w:cstheme="majorHAnsi"/>
        </w:rPr>
        <w:t xml:space="preserve">. </w:t>
      </w:r>
    </w:p>
    <w:p w14:paraId="7439AD6E" w14:textId="72E166D0" w:rsidR="00BD041A" w:rsidRPr="003803B1" w:rsidRDefault="00602BF5" w:rsidP="003803B1">
      <w:pPr>
        <w:spacing w:line="360" w:lineRule="auto"/>
        <w:ind w:firstLine="720"/>
        <w:rPr>
          <w:rFonts w:asciiTheme="majorHAnsi" w:hAnsiTheme="majorHAnsi" w:cstheme="majorHAnsi"/>
        </w:rPr>
      </w:pPr>
      <w:commentRangeStart w:id="59"/>
      <w:r w:rsidRPr="003803B1">
        <w:rPr>
          <w:rFonts w:asciiTheme="majorHAnsi" w:hAnsiTheme="majorHAnsi" w:cstheme="majorHAnsi"/>
        </w:rPr>
        <w:t>This work thus aims to extend the literature</w:t>
      </w:r>
      <w:commentRangeEnd w:id="59"/>
      <w:r w:rsidR="00910F2C" w:rsidRPr="003803B1">
        <w:rPr>
          <w:rStyle w:val="CommentReference"/>
          <w:rFonts w:asciiTheme="majorHAnsi" w:hAnsiTheme="majorHAnsi" w:cstheme="majorHAnsi"/>
          <w:sz w:val="24"/>
          <w:szCs w:val="24"/>
        </w:rPr>
        <w:commentReference w:id="59"/>
      </w:r>
      <w:r w:rsidRPr="003803B1">
        <w:rPr>
          <w:rFonts w:asciiTheme="majorHAnsi" w:hAnsiTheme="majorHAnsi" w:cstheme="majorHAnsi"/>
        </w:rPr>
        <w:t xml:space="preserve"> on the experiences of LGBTQ+ high school students during matriculation in several ways. Drawing on the results of a large-scale survey conducted post-pandemic and in partnership with the state agency responsible for administering financial aid in California, we explore patterns in high school experiences and college expectations (including academic plans, concerns, and excitements) to investigate what </w:t>
      </w:r>
      <w:r w:rsidRPr="003803B1">
        <w:rPr>
          <w:rFonts w:asciiTheme="majorHAnsi" w:hAnsiTheme="majorHAnsi" w:cstheme="majorHAnsi"/>
        </w:rPr>
        <w:lastRenderedPageBreak/>
        <w:t xml:space="preserve">trans and gender expansive students consider ahead of the transition to college. We specifically highlight this group of students as trans and gender expansive people face distinct social challenges </w:t>
      </w:r>
      <w:ins w:id="60" w:author="Kerith Conron" w:date="2026-03-06T09:13:00Z" w16du:dateUtc="2026-03-06T14:13:00Z">
        <w:r w:rsidR="00F33C46">
          <w:rPr>
            <w:rFonts w:asciiTheme="majorHAnsi" w:hAnsiTheme="majorHAnsi" w:cstheme="majorHAnsi"/>
          </w:rPr>
          <w:t xml:space="preserve">cisgender </w:t>
        </w:r>
      </w:ins>
      <w:del w:id="61" w:author="Kerith Conron" w:date="2026-03-06T09:13:00Z" w16du:dateUtc="2026-03-06T14:13:00Z">
        <w:r w:rsidRPr="003803B1" w:rsidDel="00F33C46">
          <w:rPr>
            <w:rFonts w:asciiTheme="majorHAnsi" w:hAnsiTheme="majorHAnsi" w:cstheme="majorHAnsi"/>
          </w:rPr>
          <w:delText xml:space="preserve">other </w:delText>
        </w:r>
      </w:del>
      <w:r w:rsidRPr="003803B1">
        <w:rPr>
          <w:rFonts w:asciiTheme="majorHAnsi" w:hAnsiTheme="majorHAnsi" w:cstheme="majorHAnsi"/>
        </w:rPr>
        <w:t>LGB+ people may not experience at the same rate (James et al., 2016). In this case, by examining trans and gender expansive students as a subgroup of the LGBTQ+ community, we are able to analyze potential inequalities they may experience and how this might influence the college transition process.</w:t>
      </w:r>
    </w:p>
    <w:p w14:paraId="7439AD6F" w14:textId="755175AD"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This study focuses on California students given the state’s broad diversity across demographics, geography, and postsecondary opportunities. California is a particularly important context for this analysis as the state has historically adopted more protective policies for LGBTQ+ students compared to other states (e.g., the FAIR Education Act, comprehensive anti-discrimination protections) and maintains one of the most diverse student populations in the nation</w:t>
      </w:r>
      <w:commentRangeStart w:id="62"/>
      <w:del w:id="63" w:author="Kerith Conron" w:date="2026-03-06T08:30:00Z" w16du:dateUtc="2026-03-06T13:30:00Z">
        <w:r w:rsidRPr="003803B1" w:rsidDel="00086211">
          <w:rPr>
            <w:rFonts w:asciiTheme="majorHAnsi" w:hAnsiTheme="majorHAnsi" w:cstheme="majorHAnsi"/>
          </w:rPr>
          <w:delText>; yet, as our findings demonstrate, even within this relatively supportive policy environment, trans and gender expansive students report markedly less positive high school experiences and elevated rates of identity-based victimization compared to their cisgender peers.</w:delText>
        </w:r>
      </w:del>
      <w:ins w:id="64" w:author="Kerith Conron" w:date="2026-03-06T08:30:00Z" w16du:dateUtc="2026-03-06T13:30:00Z">
        <w:r w:rsidR="00086211">
          <w:rPr>
            <w:rFonts w:asciiTheme="majorHAnsi" w:hAnsiTheme="majorHAnsi" w:cstheme="majorHAnsi"/>
          </w:rPr>
          <w:t>.</w:t>
        </w:r>
      </w:ins>
      <w:commentRangeEnd w:id="62"/>
      <w:r w:rsidR="00706FFC" w:rsidRPr="003803B1">
        <w:rPr>
          <w:rStyle w:val="CommentReference"/>
          <w:rFonts w:asciiTheme="majorHAnsi" w:hAnsiTheme="majorHAnsi" w:cstheme="majorHAnsi"/>
          <w:sz w:val="24"/>
          <w:szCs w:val="24"/>
        </w:rPr>
        <w:commentReference w:id="62"/>
      </w:r>
    </w:p>
    <w:p w14:paraId="7439AD70" w14:textId="77777777"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 xml:space="preserve">This paper is organized as follows: First, we broadly review scholarship on gender identity and sexual orientation. We then situate our analysis </w:t>
      </w:r>
      <w:commentRangeStart w:id="65"/>
      <w:r w:rsidRPr="003803B1">
        <w:rPr>
          <w:rFonts w:asciiTheme="majorHAnsi" w:hAnsiTheme="majorHAnsi" w:cstheme="majorHAnsi"/>
        </w:rPr>
        <w:t xml:space="preserve">within interconnected </w:t>
      </w:r>
      <w:commentRangeEnd w:id="65"/>
      <w:r w:rsidR="00910F2C" w:rsidRPr="003803B1">
        <w:rPr>
          <w:rStyle w:val="CommentReference"/>
          <w:rFonts w:asciiTheme="majorHAnsi" w:hAnsiTheme="majorHAnsi" w:cstheme="majorHAnsi"/>
          <w:sz w:val="24"/>
          <w:szCs w:val="24"/>
        </w:rPr>
        <w:commentReference w:id="65"/>
      </w:r>
      <w:r w:rsidRPr="003803B1">
        <w:rPr>
          <w:rFonts w:asciiTheme="majorHAnsi" w:hAnsiTheme="majorHAnsi" w:cstheme="majorHAnsi"/>
        </w:rPr>
        <w:t>frameworks that center students’ situated contexts to account for the confluence of factors that may impact LGBTQ+ students’ college expectations and broader educational trajectory. Next, we outline our data sources and methodological approach, followed by our findings. Finally, we discuss the implications of these results and consider avenues for future research.</w:t>
      </w:r>
    </w:p>
    <w:p w14:paraId="42D9E9A6" w14:textId="29E53634" w:rsidR="006574E9" w:rsidRPr="003803B1" w:rsidRDefault="00602BF5" w:rsidP="003803B1">
      <w:pPr>
        <w:pStyle w:val="Heading2"/>
        <w:spacing w:before="0" w:after="0" w:line="360" w:lineRule="auto"/>
        <w:rPr>
          <w:rFonts w:asciiTheme="majorHAnsi" w:hAnsiTheme="majorHAnsi" w:cstheme="majorHAnsi"/>
          <w:b/>
          <w:bCs/>
          <w:sz w:val="24"/>
          <w:szCs w:val="28"/>
        </w:rPr>
      </w:pPr>
      <w:r w:rsidRPr="003803B1">
        <w:rPr>
          <w:rFonts w:asciiTheme="majorHAnsi" w:hAnsiTheme="majorHAnsi" w:cstheme="majorHAnsi"/>
          <w:b/>
          <w:bCs/>
          <w:sz w:val="24"/>
          <w:szCs w:val="28"/>
        </w:rPr>
        <w:t>Defining Gender Identity and Sexual Orientation</w:t>
      </w:r>
    </w:p>
    <w:p w14:paraId="7439AD72" w14:textId="2B6F0620" w:rsidR="00BD041A" w:rsidRPr="003803B1" w:rsidRDefault="00B729F0" w:rsidP="003803B1">
      <w:pPr>
        <w:spacing w:line="360" w:lineRule="auto"/>
        <w:ind w:firstLine="720"/>
        <w:rPr>
          <w:rFonts w:asciiTheme="majorHAnsi" w:hAnsiTheme="majorHAnsi" w:cstheme="majorHAnsi"/>
        </w:rPr>
      </w:pPr>
      <w:r>
        <w:rPr>
          <w:rFonts w:asciiTheme="majorHAnsi" w:hAnsiTheme="majorHAnsi" w:cstheme="majorHAnsi"/>
        </w:rPr>
        <w:t>Students</w:t>
      </w:r>
      <w:r w:rsidRPr="003803B1">
        <w:rPr>
          <w:rFonts w:asciiTheme="majorHAnsi" w:hAnsiTheme="majorHAnsi" w:cstheme="majorHAnsi"/>
        </w:rPr>
        <w:t xml:space="preserve"> </w:t>
      </w:r>
      <w:r w:rsidR="00602BF5" w:rsidRPr="003803B1">
        <w:rPr>
          <w:rFonts w:asciiTheme="majorHAnsi" w:hAnsiTheme="majorHAnsi" w:cstheme="majorHAnsi"/>
        </w:rPr>
        <w:t xml:space="preserve">use a variety of labels to describe both their gender identity and sexual orientation (Callis, 2014; Galupo et al., 2015), reflecting the fact that traditional binary labels (e.g., woman, man, heterosexual, homosexual) are often constraining descriptors for the complex ways individuals experience gender and sexuality (Hammack et al., 2022). Moreover, research suggests students are constructing their own identities through different labels (Watson et al., 2019; White et al., 2018). In this case, gender identities beyond the established binary are increasingly recognized and additional labels have also emerged to describe sexual </w:t>
      </w:r>
      <w:r w:rsidR="00602BF5" w:rsidRPr="003803B1">
        <w:rPr>
          <w:rFonts w:asciiTheme="majorHAnsi" w:hAnsiTheme="majorHAnsi" w:cstheme="majorHAnsi"/>
        </w:rPr>
        <w:lastRenderedPageBreak/>
        <w:t xml:space="preserve">orientation apart from those traditionally defined (Galupo et al., 2015). Although individuals continue to identify with traditional binary labels, many students now use a more expansive set of labels for both gender (e.g., nonbinary, genderfluid) and sexual orientation (e.g., asexual, queer) (Beemyn, 2022; Hammack et al., 2022). Additionally, not every individual may feel comfortable selecting a label, or may be unsure about which labels to select, with </w:t>
      </w:r>
      <w:r w:rsidR="00602BF5" w:rsidRPr="003803B1">
        <w:rPr>
          <w:rFonts w:asciiTheme="majorHAnsi" w:hAnsiTheme="majorHAnsi" w:cstheme="majorHAnsi"/>
          <w:i/>
          <w:iCs/>
        </w:rPr>
        <w:t>questioning</w:t>
      </w:r>
      <w:r w:rsidR="00602BF5" w:rsidRPr="003803B1">
        <w:rPr>
          <w:rFonts w:asciiTheme="majorHAnsi" w:hAnsiTheme="majorHAnsi" w:cstheme="majorHAnsi"/>
        </w:rPr>
        <w:t xml:space="preserve"> and </w:t>
      </w:r>
      <w:r w:rsidR="00602BF5" w:rsidRPr="003803B1">
        <w:rPr>
          <w:rFonts w:asciiTheme="majorHAnsi" w:hAnsiTheme="majorHAnsi" w:cstheme="majorHAnsi"/>
          <w:i/>
          <w:iCs/>
        </w:rPr>
        <w:t>unsure</w:t>
      </w:r>
      <w:r w:rsidR="00602BF5" w:rsidRPr="003803B1">
        <w:rPr>
          <w:rFonts w:asciiTheme="majorHAnsi" w:hAnsiTheme="majorHAnsi" w:cstheme="majorHAnsi"/>
        </w:rPr>
        <w:t xml:space="preserve"> commonly reported terms for both gender identity and sexual orientation (Watson et al., 2019; White et al., 2018).</w:t>
      </w:r>
      <w:commentRangeStart w:id="66"/>
      <w:r w:rsidR="00602BF5" w:rsidRPr="003803B1">
        <w:rPr>
          <w:rFonts w:asciiTheme="majorHAnsi" w:hAnsiTheme="majorHAnsi" w:cstheme="majorHAnsi"/>
        </w:rPr>
        <w:t xml:space="preserve"> In this study, we utilize a novel dataset that acknowledges the spectrum of labels students may use to define their identities outside a binary construct and spotlight transgender, nonbinary, and gender diverse students in our analysis to enrich understanding of these students’ unique experiences navigating the high school to college transition. </w:t>
      </w:r>
      <w:commentRangeEnd w:id="66"/>
      <w:r w:rsidR="00AB77EF" w:rsidRPr="003803B1">
        <w:rPr>
          <w:rStyle w:val="CommentReference"/>
          <w:rFonts w:asciiTheme="majorHAnsi" w:hAnsiTheme="majorHAnsi" w:cstheme="majorHAnsi"/>
          <w:sz w:val="24"/>
          <w:szCs w:val="24"/>
        </w:rPr>
        <w:commentReference w:id="66"/>
      </w:r>
    </w:p>
    <w:p w14:paraId="65C16B3B" w14:textId="563F5589" w:rsidR="004B324A" w:rsidRPr="0071788A" w:rsidRDefault="00602BF5" w:rsidP="003803B1">
      <w:pPr>
        <w:pStyle w:val="Heading1"/>
        <w:spacing w:before="0" w:after="0" w:line="360" w:lineRule="auto"/>
        <w:rPr>
          <w:rFonts w:asciiTheme="majorHAnsi" w:hAnsiTheme="majorHAnsi" w:cstheme="majorHAnsi"/>
          <w:b/>
          <w:bCs/>
          <w:sz w:val="24"/>
          <w:szCs w:val="24"/>
        </w:rPr>
      </w:pPr>
      <w:r w:rsidRPr="0071788A">
        <w:rPr>
          <w:rFonts w:asciiTheme="majorHAnsi" w:hAnsiTheme="majorHAnsi" w:cstheme="majorHAnsi"/>
          <w:b/>
          <w:bCs/>
          <w:sz w:val="24"/>
          <w:szCs w:val="24"/>
        </w:rPr>
        <w:t>Theoretical Background and Prior Literature</w:t>
      </w:r>
    </w:p>
    <w:p w14:paraId="7439AD74" w14:textId="6283D4A2" w:rsidR="00BD041A" w:rsidRPr="003803B1" w:rsidRDefault="00602BF5" w:rsidP="003803B1">
      <w:pPr>
        <w:spacing w:line="360" w:lineRule="auto"/>
        <w:ind w:firstLine="720"/>
        <w:rPr>
          <w:rFonts w:asciiTheme="majorHAnsi" w:eastAsia="Arial" w:hAnsiTheme="majorHAnsi" w:cstheme="majorHAnsi"/>
        </w:rPr>
      </w:pPr>
      <w:r w:rsidRPr="003803B1">
        <w:rPr>
          <w:rFonts w:asciiTheme="majorHAnsi" w:hAnsiTheme="majorHAnsi" w:cstheme="majorHAnsi"/>
        </w:rPr>
        <w:t xml:space="preserve">There are several factors that may influence how a student navigates the transition from high school to college, as it is a period shaped by a confluence of individual and institutional factors that </w:t>
      </w:r>
      <w:r w:rsidR="00B729F0">
        <w:rPr>
          <w:rFonts w:asciiTheme="majorHAnsi" w:hAnsiTheme="majorHAnsi" w:cstheme="majorHAnsi"/>
        </w:rPr>
        <w:t>can</w:t>
      </w:r>
      <w:r w:rsidRPr="003803B1">
        <w:rPr>
          <w:rFonts w:asciiTheme="majorHAnsi" w:hAnsiTheme="majorHAnsi" w:cstheme="majorHAnsi"/>
        </w:rPr>
        <w:t xml:space="preserve"> affect students’ educational expectations and later attainment (Kurlaender et al., 2019). In fact, one’s individual differences, relationships, the school one attends, and broader context and surroundings all play a role during this critical period (Luh et al., 2023; Pike &amp; Robbins, 2016). At the student level, students’ individual attributes, such as motivation, self-efficacy, and academic performance, moderate their educational </w:t>
      </w:r>
      <w:commentRangeStart w:id="67"/>
      <w:r w:rsidRPr="003803B1">
        <w:rPr>
          <w:rFonts w:asciiTheme="majorHAnsi" w:hAnsiTheme="majorHAnsi" w:cstheme="majorHAnsi"/>
        </w:rPr>
        <w:t>trajectory</w:t>
      </w:r>
      <w:commentRangeEnd w:id="67"/>
      <w:r w:rsidR="004C6033" w:rsidRPr="003803B1">
        <w:rPr>
          <w:rStyle w:val="CommentReference"/>
          <w:rFonts w:asciiTheme="majorHAnsi" w:hAnsiTheme="majorHAnsi" w:cstheme="majorHAnsi"/>
          <w:sz w:val="24"/>
          <w:szCs w:val="24"/>
        </w:rPr>
        <w:commentReference w:id="67"/>
      </w:r>
      <w:r w:rsidRPr="003803B1">
        <w:rPr>
          <w:rFonts w:asciiTheme="majorHAnsi" w:hAnsiTheme="majorHAnsi" w:cstheme="majorHAnsi"/>
        </w:rPr>
        <w:t xml:space="preserve">. Moreover, </w:t>
      </w:r>
      <w:ins w:id="68" w:author="Kerith Conron" w:date="2026-03-06T09:19:00Z" w16du:dateUtc="2026-03-06T14:19:00Z">
        <w:r w:rsidR="007D0DE1">
          <w:rPr>
            <w:rFonts w:asciiTheme="majorHAnsi" w:hAnsiTheme="majorHAnsi" w:cstheme="majorHAnsi"/>
          </w:rPr>
          <w:t xml:space="preserve">high school (?) </w:t>
        </w:r>
      </w:ins>
      <w:r w:rsidRPr="003803B1">
        <w:rPr>
          <w:rFonts w:asciiTheme="majorHAnsi" w:hAnsiTheme="majorHAnsi" w:cstheme="majorHAnsi"/>
        </w:rPr>
        <w:t xml:space="preserve">academic performance is associated with one’s aspirations to both two- and four-year colleges (DesJardins et al., 2019), suggesting that students’ perceptions of their chances of admission and success also guide their postsecondary ambitions. </w:t>
      </w:r>
    </w:p>
    <w:p w14:paraId="7439AD75" w14:textId="0718E188" w:rsidR="00BD041A" w:rsidRPr="003803B1" w:rsidRDefault="00602BF5" w:rsidP="003803B1">
      <w:pPr>
        <w:spacing w:line="360" w:lineRule="auto"/>
        <w:ind w:firstLine="720"/>
        <w:rPr>
          <w:rFonts w:asciiTheme="majorHAnsi" w:eastAsia="Arial" w:hAnsiTheme="majorHAnsi" w:cstheme="majorHAnsi"/>
          <w:color w:val="96607D"/>
          <w:highlight w:val="white"/>
          <w:u w:val="single"/>
        </w:rPr>
      </w:pPr>
      <w:r w:rsidRPr="003803B1">
        <w:rPr>
          <w:rFonts w:asciiTheme="majorHAnsi" w:hAnsiTheme="majorHAnsi" w:cstheme="majorHAnsi"/>
        </w:rPr>
        <w:t xml:space="preserve">Additionally, research has long demonstrated that various forms of social and cultural capital play a role in shaping students’ educational pathways (Bourdieu, 1986; Dumais &amp; Ward, 2010; Merolla &amp; Jackson, 2014; Plagens, 2011; Wells, 2008). For example, social capital (the resources available through one’s social networks) reveals how relationships with peers, family members, and others can support students’ acquisition of valuable information about the college application and enrollment process and develop stronger college-going attitudes and behaviors (Alvarado &amp; An, 2015; Hill, 2008; Perna, 2000; Skobba et al., 2018). In this case, </w:t>
      </w:r>
      <w:r w:rsidRPr="003803B1">
        <w:rPr>
          <w:rFonts w:asciiTheme="majorHAnsi" w:hAnsiTheme="majorHAnsi" w:cstheme="majorHAnsi"/>
        </w:rPr>
        <w:lastRenderedPageBreak/>
        <w:t>students that can navigate the socially constructed norms surrounding the college process, and whose networks provide access to academic and social resources for this transition, are more likely to enroll in college (Choi et al., 2008; Fletcher, 2015). As LGBTQ+ students often experience hostile social environments in schools and at home, caring adults and social support more broadly may be particularly important to the college-going process. Beyond social capital, research suggests LGBTQ+ students living in cis-normative environments exhibit particular strengths, or</w:t>
      </w:r>
      <w:ins w:id="69" w:author="Kerith Conron" w:date="2026-03-06T09:21:00Z" w16du:dateUtc="2026-03-06T14:21:00Z">
        <w:r w:rsidR="00E332EB">
          <w:rPr>
            <w:rFonts w:asciiTheme="majorHAnsi" w:hAnsiTheme="majorHAnsi" w:cstheme="majorHAnsi"/>
          </w:rPr>
          <w:t xml:space="preserve"> possess?</w:t>
        </w:r>
      </w:ins>
      <w:r w:rsidRPr="003803B1">
        <w:rPr>
          <w:rFonts w:asciiTheme="majorHAnsi" w:hAnsiTheme="majorHAnsi" w:cstheme="majorHAnsi"/>
        </w:rPr>
        <w:t xml:space="preserve"> several types of queer cultural capital (Pennell, 2016). This includes navigational capital, or the ability to navigate schools and other institutional systems that are not always designed with LGBTQ+ students in mind. In this case, students must learn to navigate systems and spaces (e.g., cis-normative school and state policies about gendered restrooms, sports participation), potentially in creative ways, in order to access the psychological, social, cultural, and physical resources they need for their well-being (Pennell, 2016).</w:t>
      </w:r>
    </w:p>
    <w:p w14:paraId="7439AD76" w14:textId="130B2F74"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 xml:space="preserve">At the institutional level, schools shape students’ expectations of college and future educational attainment through the environments they cultivate (Eccles &amp; Roeser, 2011; Uwah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students’ perception of school climates may be inherently different than their cisgender heterosexual peers. Moreover, students’ schooling experiences are mediated by stressors that underlie societal conditions, including external (e.g., discrimination and violence) and internal stressors (e.g., expectations of prejudice, concealment, internalized stigmas). These stressors, heightened for LGBTQ+ students, can </w:t>
      </w:r>
      <w:r w:rsidR="00B729F0">
        <w:rPr>
          <w:rFonts w:asciiTheme="majorHAnsi" w:hAnsiTheme="majorHAnsi" w:cstheme="majorHAnsi"/>
        </w:rPr>
        <w:t>affect</w:t>
      </w:r>
      <w:r w:rsidRPr="003803B1">
        <w:rPr>
          <w:rFonts w:asciiTheme="majorHAnsi" w:hAnsiTheme="majorHAnsi" w:cstheme="majorHAnsi"/>
        </w:rPr>
        <w:t xml:space="preserve"> psycho-social outcomes (Hunter et al., 2021), ultimately influencing educational expectations and the transition from high school to college more broadly. For example, prior research indicates that transgender youth often experience gender-related victimization, particularly in secondary schools, which may lead to higher levels of emotional distress and lower levels of school belonging (McBride, 2021). Moreover, </w:t>
      </w:r>
      <w:r w:rsidRPr="003803B1">
        <w:rPr>
          <w:rFonts w:asciiTheme="majorHAnsi" w:hAnsiTheme="majorHAnsi" w:cstheme="majorHAnsi"/>
        </w:rPr>
        <w:lastRenderedPageBreak/>
        <w:t xml:space="preserve">victimization, reduced feelings of school belonging, and emotional distress can have a negative effect on school attendance, academic performance, and expectations to enroll in a four-year college for all LGBTQ+ youth (Aragon et al., 2014). Altogether, research suggests students’ </w:t>
      </w:r>
      <w:commentRangeStart w:id="70"/>
      <w:r w:rsidRPr="003803B1">
        <w:rPr>
          <w:rFonts w:asciiTheme="majorHAnsi" w:hAnsiTheme="majorHAnsi" w:cstheme="majorHAnsi"/>
        </w:rPr>
        <w:t xml:space="preserve">situated contexts </w:t>
      </w:r>
      <w:commentRangeEnd w:id="70"/>
      <w:r w:rsidR="008E71FD" w:rsidRPr="003803B1">
        <w:rPr>
          <w:rStyle w:val="CommentReference"/>
          <w:rFonts w:asciiTheme="majorHAnsi" w:hAnsiTheme="majorHAnsi" w:cstheme="majorHAnsi"/>
          <w:sz w:val="24"/>
          <w:szCs w:val="24"/>
        </w:rPr>
        <w:commentReference w:id="70"/>
      </w:r>
      <w:r w:rsidRPr="003803B1">
        <w:rPr>
          <w:rFonts w:asciiTheme="majorHAnsi" w:hAnsiTheme="majorHAnsi" w:cstheme="majorHAnsi"/>
        </w:rPr>
        <w:t>can influence their future educational behavior (Gong &amp; Toutkoushian, 2024).</w:t>
      </w:r>
    </w:p>
    <w:p w14:paraId="7439AD77" w14:textId="77777777"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Our work is thus motivated by several interconnected frameworks to understand how LGBTQ+ students navigate the transition from high school to college. First, we draw on a newer model of college choice outlined by Klasik and colleagues (2025) that builds upon prior models (e.g., Hossler &amp; Gallagher, 1987; Perna, 2006) to include expectations as a critical component in students’ predisposition for college. We examine the ways in which high school experiences influence students’ college expectations (including academic plans, concerns, and excitements) in the spring of their senior year and focus on an understudied and marginalized group: LGBTQ+ students.</w:t>
      </w:r>
    </w:p>
    <w:p w14:paraId="7439AD78" w14:textId="77777777" w:rsidR="00BD041A" w:rsidRPr="003803B1" w:rsidRDefault="00602BF5" w:rsidP="003803B1">
      <w:pPr>
        <w:spacing w:line="360" w:lineRule="auto"/>
        <w:ind w:firstLine="720"/>
        <w:rPr>
          <w:rFonts w:asciiTheme="majorHAnsi" w:hAnsiTheme="majorHAnsi" w:cstheme="majorHAnsi"/>
          <w:strike/>
        </w:rPr>
      </w:pPr>
      <w:r w:rsidRPr="003803B1">
        <w:rPr>
          <w:rFonts w:asciiTheme="majorHAnsi" w:hAnsiTheme="majorHAnsi" w:cstheme="majorHAnsi"/>
        </w:rPr>
        <w:t>As college expectations are context-dependent, this work is also framed by the social ecological theory of resilience (Ungar, 2011, 2012) to understand the potential variation in the college expectations of LGBTQ+ students, who must often navigate hostile environments and cis-normative policies at school and within society more generally (Kosciw et al., 2022). LGBTQ+ youth that</w:t>
      </w:r>
      <w:commentRangeStart w:id="71"/>
      <w:r w:rsidRPr="003803B1">
        <w:rPr>
          <w:rFonts w:asciiTheme="majorHAnsi" w:hAnsiTheme="majorHAnsi" w:cstheme="majorHAnsi"/>
        </w:rPr>
        <w:t xml:space="preserve"> struggled socially i</w:t>
      </w:r>
      <w:commentRangeEnd w:id="71"/>
      <w:r w:rsidR="004904B4" w:rsidRPr="003803B1">
        <w:rPr>
          <w:rStyle w:val="CommentReference"/>
          <w:rFonts w:asciiTheme="majorHAnsi" w:hAnsiTheme="majorHAnsi" w:cstheme="majorHAnsi"/>
          <w:sz w:val="24"/>
          <w:szCs w:val="24"/>
        </w:rPr>
        <w:commentReference w:id="71"/>
      </w:r>
      <w:r w:rsidRPr="003803B1">
        <w:rPr>
          <w:rFonts w:asciiTheme="majorHAnsi" w:hAnsiTheme="majorHAnsi" w:cstheme="majorHAnsi"/>
        </w:rPr>
        <w:t xml:space="preserve">n high school may look towards college as a new opportunity to fit in, while those who did not struggle as much may have other concerns. Similarly, LGBTQ+ students that plan to live away from home while in college may feel increased trepidation (i.e., leaving familial support) or, in contrast, relief (i.e., escaping familial discomfort or </w:t>
      </w:r>
      <w:commentRangeStart w:id="72"/>
      <w:r w:rsidRPr="003803B1">
        <w:rPr>
          <w:rFonts w:asciiTheme="majorHAnsi" w:hAnsiTheme="majorHAnsi" w:cstheme="majorHAnsi"/>
        </w:rPr>
        <w:t>hostility</w:t>
      </w:r>
      <w:commentRangeEnd w:id="72"/>
      <w:r w:rsidR="00310E5F" w:rsidRPr="003803B1">
        <w:rPr>
          <w:rStyle w:val="CommentReference"/>
          <w:rFonts w:asciiTheme="majorHAnsi" w:hAnsiTheme="majorHAnsi" w:cstheme="majorHAnsi"/>
          <w:sz w:val="24"/>
          <w:szCs w:val="24"/>
        </w:rPr>
        <w:commentReference w:id="72"/>
      </w:r>
      <w:r w:rsidRPr="003803B1">
        <w:rPr>
          <w:rFonts w:asciiTheme="majorHAnsi" w:hAnsiTheme="majorHAnsi" w:cstheme="majorHAnsi"/>
        </w:rPr>
        <w:t>). As college transitions vary across demographic differences, including gender (Means et al., 2016; Toutkoushian et al., 2018), students’ identities concurrently influence their lived experiences and expectations for their pathway to college (Feldman et al., 2022; Fotopoulou, 2012). Therefore, it is important to consider different elements of students’ identities in addition to how those identities are shaped by students’ networks and environment. In this case, the differences we observe in LGBTQ+ students’ expectations for college will reflect students’ experiences and the ways in which they navigate their own situated context.</w:t>
      </w:r>
    </w:p>
    <w:p w14:paraId="7439AD79" w14:textId="77777777" w:rsidR="00BD041A" w:rsidRPr="00027FC9" w:rsidRDefault="00602BF5" w:rsidP="003803B1">
      <w:pPr>
        <w:pStyle w:val="Heading1"/>
        <w:spacing w:before="0" w:after="0" w:line="360" w:lineRule="auto"/>
        <w:rPr>
          <w:rFonts w:asciiTheme="majorHAnsi" w:hAnsiTheme="majorHAnsi" w:cstheme="majorHAnsi"/>
          <w:b/>
          <w:bCs/>
          <w:sz w:val="24"/>
          <w:szCs w:val="24"/>
        </w:rPr>
      </w:pPr>
      <w:bookmarkStart w:id="73" w:name="_5ky22jfqr96o" w:colFirst="0" w:colLast="0"/>
      <w:bookmarkEnd w:id="73"/>
      <w:r w:rsidRPr="00027FC9">
        <w:rPr>
          <w:rFonts w:asciiTheme="majorHAnsi" w:hAnsiTheme="majorHAnsi" w:cstheme="majorHAnsi"/>
          <w:b/>
          <w:bCs/>
          <w:sz w:val="24"/>
          <w:szCs w:val="24"/>
        </w:rPr>
        <w:lastRenderedPageBreak/>
        <w:t>Data and Methods</w:t>
      </w:r>
    </w:p>
    <w:p w14:paraId="14EE8AF4" w14:textId="667B6A45" w:rsidR="004B324A" w:rsidRPr="003803B1" w:rsidRDefault="00602BF5" w:rsidP="003803B1">
      <w:pPr>
        <w:pStyle w:val="Heading2"/>
        <w:spacing w:before="0" w:after="0" w:line="360" w:lineRule="auto"/>
        <w:rPr>
          <w:rFonts w:asciiTheme="majorHAnsi" w:hAnsiTheme="majorHAnsi" w:cstheme="majorHAnsi"/>
          <w:b/>
          <w:bCs/>
          <w:sz w:val="24"/>
          <w:szCs w:val="28"/>
        </w:rPr>
      </w:pPr>
      <w:bookmarkStart w:id="74" w:name="_ygz5vxudccsk" w:colFirst="0" w:colLast="0"/>
      <w:bookmarkEnd w:id="74"/>
      <w:commentRangeStart w:id="75"/>
      <w:r w:rsidRPr="003803B1">
        <w:rPr>
          <w:rFonts w:asciiTheme="majorHAnsi" w:hAnsiTheme="majorHAnsi" w:cstheme="majorHAnsi"/>
          <w:b/>
          <w:bCs/>
          <w:sz w:val="24"/>
          <w:szCs w:val="28"/>
        </w:rPr>
        <w:t>Survey Instrument and Sample Characteristics</w:t>
      </w:r>
      <w:commentRangeEnd w:id="75"/>
      <w:r w:rsidR="005B675C" w:rsidRPr="003803B1">
        <w:rPr>
          <w:rStyle w:val="CommentReference"/>
          <w:rFonts w:asciiTheme="majorHAnsi" w:hAnsiTheme="majorHAnsi" w:cstheme="majorHAnsi"/>
          <w:b/>
          <w:bCs/>
          <w:sz w:val="24"/>
          <w:szCs w:val="28"/>
        </w:rPr>
        <w:commentReference w:id="75"/>
      </w:r>
    </w:p>
    <w:p w14:paraId="10A48045" w14:textId="1D080554" w:rsidR="00C43786" w:rsidRDefault="00602BF5" w:rsidP="003803B1">
      <w:pPr>
        <w:spacing w:line="360" w:lineRule="auto"/>
        <w:ind w:firstLine="720"/>
        <w:rPr>
          <w:b/>
          <w:bCs/>
        </w:rPr>
      </w:pPr>
      <w:r w:rsidRPr="003803B1">
        <w:rPr>
          <w:rFonts w:asciiTheme="majorHAnsi" w:hAnsiTheme="majorHAnsi" w:cstheme="majorHAnsi"/>
        </w:rPr>
        <w:t>In May 2023, in partnership with the California Student Aid Commission (CSAC)—the state agency responsible for administering financial aid programs for students attending public and private universities, colleges, and vocational postsecondary institutions in California—we administered a web-based survey to document the experiences of high school seniors planning to enroll in college. The survey was distributed to all seniors statewide that submitted either the Free Application for Federal Student Aid (FAFSA) or the California Dream Act Application (CADAA) for the 2023-24 academic year</w:t>
      </w:r>
      <w:r w:rsidR="00461B8A" w:rsidRPr="003803B1">
        <w:rPr>
          <w:rFonts w:asciiTheme="majorHAnsi" w:hAnsiTheme="majorHAnsi" w:cstheme="majorHAnsi"/>
        </w:rPr>
        <w:t>.</w:t>
      </w:r>
      <w:r w:rsidR="00461B8A" w:rsidRPr="003803B1">
        <w:rPr>
          <w:rStyle w:val="FootnoteReference"/>
          <w:rFonts w:asciiTheme="majorHAnsi" w:hAnsiTheme="majorHAnsi" w:cstheme="majorHAnsi"/>
        </w:rPr>
        <w:footnoteReference w:id="1"/>
      </w:r>
      <w:r w:rsidRPr="00E12CB8">
        <w:rPr>
          <w:rFonts w:asciiTheme="majorHAnsi" w:hAnsiTheme="majorHAnsi" w:cstheme="majorHAnsi"/>
        </w:rPr>
        <w:t xml:space="preserve"> </w:t>
      </w:r>
      <w:commentRangeStart w:id="78"/>
      <w:ins w:id="79" w:author="Kerith Conron" w:date="2026-03-02T16:45:00Z" w16du:dateUtc="2026-03-02T21:45:00Z">
        <w:r w:rsidR="00795A7A" w:rsidRPr="00E12CB8">
          <w:rPr>
            <w:rFonts w:asciiTheme="majorHAnsi" w:hAnsiTheme="majorHAnsi" w:cstheme="majorHAnsi"/>
          </w:rPr>
          <w:t>A</w:t>
        </w:r>
      </w:ins>
      <w:commentRangeEnd w:id="78"/>
      <w:r w:rsidR="009B0E72" w:rsidRPr="00E12CB8">
        <w:rPr>
          <w:rStyle w:val="CommentReference"/>
          <w:rFonts w:asciiTheme="majorHAnsi" w:hAnsiTheme="majorHAnsi" w:cstheme="majorHAnsi"/>
          <w:sz w:val="24"/>
          <w:szCs w:val="24"/>
        </w:rPr>
        <w:commentReference w:id="78"/>
      </w:r>
      <w:ins w:id="80" w:author="Kerith Conron" w:date="2026-03-02T16:45:00Z" w16du:dateUtc="2026-03-02T21:45:00Z">
        <w:r w:rsidR="00795A7A" w:rsidRPr="00E12CB8">
          <w:rPr>
            <w:rFonts w:asciiTheme="majorHAnsi" w:hAnsiTheme="majorHAnsi" w:cstheme="majorHAnsi"/>
          </w:rPr>
          <w:t xml:space="preserve"> total of XX </w:t>
        </w:r>
      </w:ins>
      <w:ins w:id="81" w:author="Kerith Conron" w:date="2026-03-02T16:46:00Z" w16du:dateUtc="2026-03-02T21:46:00Z">
        <w:r w:rsidR="00DE0178" w:rsidRPr="00E12CB8">
          <w:rPr>
            <w:rFonts w:asciiTheme="majorHAnsi" w:hAnsiTheme="majorHAnsi" w:cstheme="majorHAnsi"/>
          </w:rPr>
          <w:t>[number]</w:t>
        </w:r>
      </w:ins>
      <w:ins w:id="82" w:author="Kerith Conron" w:date="2026-03-02T16:47:00Z" w16du:dateUtc="2026-03-02T21:47:00Z">
        <w:r w:rsidR="00DE0178" w:rsidRPr="00E12CB8">
          <w:rPr>
            <w:rFonts w:asciiTheme="majorHAnsi" w:hAnsiTheme="majorHAnsi" w:cstheme="majorHAnsi"/>
          </w:rPr>
          <w:t xml:space="preserve"> </w:t>
        </w:r>
      </w:ins>
      <w:ins w:id="83" w:author="Kerith Conron" w:date="2026-03-02T16:45:00Z" w16du:dateUtc="2026-03-02T21:45:00Z">
        <w:r w:rsidR="00795A7A" w:rsidRPr="00E12CB8">
          <w:rPr>
            <w:rFonts w:asciiTheme="majorHAnsi" w:hAnsiTheme="majorHAnsi" w:cstheme="majorHAnsi"/>
          </w:rPr>
          <w:t xml:space="preserve">students </w:t>
        </w:r>
      </w:ins>
      <w:ins w:id="84" w:author="Kerith Conron" w:date="2026-03-02T16:46:00Z" w16du:dateUtc="2026-03-02T21:46:00Z">
        <w:r w:rsidR="00DE0178" w:rsidRPr="00E12CB8">
          <w:rPr>
            <w:rFonts w:asciiTheme="majorHAnsi" w:hAnsiTheme="majorHAnsi" w:cstheme="majorHAnsi"/>
          </w:rPr>
          <w:t xml:space="preserve">went sent an invitation to </w:t>
        </w:r>
      </w:ins>
      <w:ins w:id="85" w:author="Kerith Conron" w:date="2026-03-03T17:30:00Z" w16du:dateUtc="2026-03-03T22:30:00Z">
        <w:r w:rsidR="009E31BA" w:rsidRPr="00E12CB8">
          <w:rPr>
            <w:rFonts w:asciiTheme="majorHAnsi" w:hAnsiTheme="majorHAnsi" w:cstheme="majorHAnsi"/>
          </w:rPr>
          <w:t xml:space="preserve">participate in the </w:t>
        </w:r>
      </w:ins>
      <w:ins w:id="86" w:author="Kerith Conron" w:date="2026-03-02T16:45:00Z" w16du:dateUtc="2026-03-02T21:45:00Z">
        <w:r w:rsidR="00795A7A" w:rsidRPr="00E12CB8">
          <w:rPr>
            <w:rFonts w:asciiTheme="majorHAnsi" w:hAnsiTheme="majorHAnsi" w:cstheme="majorHAnsi"/>
          </w:rPr>
          <w:t>survey</w:t>
        </w:r>
      </w:ins>
      <w:ins w:id="87" w:author="Kerith Conron" w:date="2026-03-02T16:47:00Z" w16du:dateUtc="2026-03-02T21:47:00Z">
        <w:r w:rsidR="00DE0178" w:rsidRPr="00E12CB8">
          <w:rPr>
            <w:rFonts w:asciiTheme="majorHAnsi" w:hAnsiTheme="majorHAnsi" w:cstheme="majorHAnsi"/>
          </w:rPr>
          <w:t xml:space="preserve">; </w:t>
        </w:r>
      </w:ins>
      <w:ins w:id="88" w:author="Kerith Conron" w:date="2026-03-03T17:31:00Z" w16du:dateUtc="2026-03-03T22:31:00Z">
        <w:r w:rsidR="009E31BA" w:rsidRPr="00E12CB8">
          <w:rPr>
            <w:rFonts w:asciiTheme="majorHAnsi" w:hAnsiTheme="majorHAnsi" w:cstheme="majorHAnsi"/>
            <w:rPrChange w:id="89" w:author="Kerith Conron" w:date="2026-03-03T17:34:00Z" w16du:dateUtc="2026-03-03T22:34:00Z">
              <w:rPr>
                <w:rFonts w:asciiTheme="majorHAnsi" w:hAnsiTheme="majorHAnsi" w:cstheme="majorHAnsi"/>
                <w:sz w:val="20"/>
                <w:szCs w:val="20"/>
              </w:rPr>
            </w:rPrChange>
          </w:rPr>
          <w:t xml:space="preserve">10,221 completed </w:t>
        </w:r>
      </w:ins>
      <w:ins w:id="90" w:author="Kerith Conron" w:date="2026-03-03T17:33:00Z" w16du:dateUtc="2026-03-03T22:33:00Z">
        <w:r w:rsidR="00037B1F" w:rsidRPr="00E12CB8">
          <w:rPr>
            <w:rFonts w:asciiTheme="majorHAnsi" w:hAnsiTheme="majorHAnsi" w:cstheme="majorHAnsi"/>
            <w:rPrChange w:id="91" w:author="Kerith Conron" w:date="2026-03-03T17:34:00Z" w16du:dateUtc="2026-03-03T22:34:00Z">
              <w:rPr>
                <w:rFonts w:asciiTheme="majorHAnsi" w:hAnsiTheme="majorHAnsi" w:cstheme="majorHAnsi"/>
                <w:sz w:val="20"/>
                <w:szCs w:val="20"/>
              </w:rPr>
            </w:rPrChange>
          </w:rPr>
          <w:t>screening questions or survey</w:t>
        </w:r>
      </w:ins>
      <w:ins w:id="92" w:author="Kerith Conron" w:date="2026-03-03T17:31:00Z" w16du:dateUtc="2026-03-03T22:31:00Z">
        <w:r w:rsidR="009E31BA" w:rsidRPr="00E12CB8">
          <w:rPr>
            <w:rFonts w:asciiTheme="majorHAnsi" w:hAnsiTheme="majorHAnsi" w:cstheme="majorHAnsi"/>
            <w:rPrChange w:id="93" w:author="Kerith Conron" w:date="2026-03-03T17:34:00Z" w16du:dateUtc="2026-03-03T22:34:00Z">
              <w:rPr>
                <w:rFonts w:asciiTheme="majorHAnsi" w:hAnsiTheme="majorHAnsi" w:cstheme="majorHAnsi"/>
                <w:sz w:val="20"/>
                <w:szCs w:val="20"/>
              </w:rPr>
            </w:rPrChange>
          </w:rPr>
          <w:t>s</w:t>
        </w:r>
      </w:ins>
      <w:ins w:id="94" w:author="Kerith Conron" w:date="2026-03-03T17:33:00Z" w16du:dateUtc="2026-03-03T22:33:00Z">
        <w:r w:rsidR="00037B1F" w:rsidRPr="00E12CB8">
          <w:rPr>
            <w:rFonts w:asciiTheme="majorHAnsi" w:hAnsiTheme="majorHAnsi" w:cstheme="majorHAnsi"/>
            <w:rPrChange w:id="95" w:author="Kerith Conron" w:date="2026-03-03T17:34:00Z" w16du:dateUtc="2026-03-03T22:34:00Z">
              <w:rPr>
                <w:rFonts w:asciiTheme="majorHAnsi" w:hAnsiTheme="majorHAnsi" w:cstheme="majorHAnsi"/>
                <w:sz w:val="20"/>
                <w:szCs w:val="20"/>
              </w:rPr>
            </w:rPrChange>
          </w:rPr>
          <w:t>?</w:t>
        </w:r>
      </w:ins>
      <w:ins w:id="96" w:author="Kerith Conron" w:date="2026-03-03T17:31:00Z" w16du:dateUtc="2026-03-03T22:31:00Z">
        <w:r w:rsidR="009E31BA" w:rsidRPr="00E12CB8">
          <w:rPr>
            <w:rFonts w:asciiTheme="majorHAnsi" w:hAnsiTheme="majorHAnsi" w:cstheme="majorHAnsi"/>
            <w:rPrChange w:id="97" w:author="Kerith Conron" w:date="2026-03-03T17:34:00Z" w16du:dateUtc="2026-03-03T22:34:00Z">
              <w:rPr>
                <w:rFonts w:asciiTheme="majorHAnsi" w:hAnsiTheme="majorHAnsi" w:cstheme="majorHAnsi"/>
                <w:sz w:val="20"/>
                <w:szCs w:val="20"/>
              </w:rPr>
            </w:rPrChange>
          </w:rPr>
          <w:t>, including, 9,230</w:t>
        </w:r>
        <w:r w:rsidR="00A87367" w:rsidRPr="00E12CB8">
          <w:rPr>
            <w:rFonts w:asciiTheme="majorHAnsi" w:hAnsiTheme="majorHAnsi" w:cstheme="majorHAnsi"/>
            <w:rPrChange w:id="98" w:author="Kerith Conron" w:date="2026-03-03T17:34:00Z" w16du:dateUtc="2026-03-03T22:34:00Z">
              <w:rPr>
                <w:rFonts w:asciiTheme="majorHAnsi" w:hAnsiTheme="majorHAnsi" w:cstheme="majorHAnsi"/>
                <w:sz w:val="20"/>
                <w:szCs w:val="20"/>
              </w:rPr>
            </w:rPrChange>
          </w:rPr>
          <w:t xml:space="preserve"> who</w:t>
        </w:r>
        <w:r w:rsidR="009E31BA" w:rsidRPr="00E12CB8">
          <w:rPr>
            <w:rFonts w:asciiTheme="majorHAnsi" w:hAnsiTheme="majorHAnsi" w:cstheme="majorHAnsi"/>
            <w:rPrChange w:id="99" w:author="Kerith Conron" w:date="2026-03-03T17:34:00Z" w16du:dateUtc="2026-03-03T22:34:00Z">
              <w:rPr>
                <w:rFonts w:asciiTheme="majorHAnsi" w:hAnsiTheme="majorHAnsi" w:cstheme="majorHAnsi"/>
                <w:sz w:val="20"/>
                <w:szCs w:val="20"/>
              </w:rPr>
            </w:rPrChange>
          </w:rPr>
          <w:t xml:space="preserve"> respondents indicated they planned to go to college, 170 </w:t>
        </w:r>
      </w:ins>
      <w:ins w:id="100" w:author="Kerith Conron" w:date="2026-03-03T17:32:00Z" w16du:dateUtc="2026-03-03T22:32:00Z">
        <w:r w:rsidR="00A87367" w:rsidRPr="00E12CB8">
          <w:rPr>
            <w:rFonts w:asciiTheme="majorHAnsi" w:hAnsiTheme="majorHAnsi" w:cstheme="majorHAnsi"/>
            <w:rPrChange w:id="101" w:author="Kerith Conron" w:date="2026-03-03T17:34:00Z" w16du:dateUtc="2026-03-03T22:34:00Z">
              <w:rPr>
                <w:rFonts w:asciiTheme="majorHAnsi" w:hAnsiTheme="majorHAnsi" w:cstheme="majorHAnsi"/>
                <w:sz w:val="20"/>
                <w:szCs w:val="20"/>
              </w:rPr>
            </w:rPrChange>
          </w:rPr>
          <w:t xml:space="preserve">who </w:t>
        </w:r>
      </w:ins>
      <w:ins w:id="102" w:author="Kerith Conron" w:date="2026-03-03T17:31:00Z" w16du:dateUtc="2026-03-03T22:31:00Z">
        <w:r w:rsidR="009E31BA" w:rsidRPr="00E12CB8">
          <w:rPr>
            <w:rFonts w:asciiTheme="majorHAnsi" w:hAnsiTheme="majorHAnsi" w:cstheme="majorHAnsi"/>
            <w:rPrChange w:id="103" w:author="Kerith Conron" w:date="2026-03-03T17:34:00Z" w16du:dateUtc="2026-03-03T22:34:00Z">
              <w:rPr>
                <w:rFonts w:asciiTheme="majorHAnsi" w:hAnsiTheme="majorHAnsi" w:cstheme="majorHAnsi"/>
                <w:sz w:val="20"/>
                <w:szCs w:val="20"/>
              </w:rPr>
            </w:rPrChange>
          </w:rPr>
          <w:t xml:space="preserve">did not plan to attend, 294 were unsure, and 527 </w:t>
        </w:r>
      </w:ins>
      <w:ins w:id="104" w:author="Kerith Conron" w:date="2026-03-03T17:32:00Z" w16du:dateUtc="2026-03-03T22:32:00Z">
        <w:r w:rsidR="00A87367" w:rsidRPr="00E12CB8">
          <w:rPr>
            <w:rFonts w:asciiTheme="majorHAnsi" w:hAnsiTheme="majorHAnsi" w:cstheme="majorHAnsi"/>
            <w:rPrChange w:id="105" w:author="Kerith Conron" w:date="2026-03-03T17:34:00Z" w16du:dateUtc="2026-03-03T22:34:00Z">
              <w:rPr>
                <w:rFonts w:asciiTheme="majorHAnsi" w:hAnsiTheme="majorHAnsi" w:cstheme="majorHAnsi"/>
                <w:sz w:val="20"/>
                <w:szCs w:val="20"/>
              </w:rPr>
            </w:rPrChange>
          </w:rPr>
          <w:t xml:space="preserve">who </w:t>
        </w:r>
      </w:ins>
      <w:ins w:id="106" w:author="Kerith Conron" w:date="2026-03-03T17:31:00Z" w16du:dateUtc="2026-03-03T22:31:00Z">
        <w:r w:rsidR="009E31BA" w:rsidRPr="00E12CB8">
          <w:rPr>
            <w:rFonts w:asciiTheme="majorHAnsi" w:hAnsiTheme="majorHAnsi" w:cstheme="majorHAnsi"/>
            <w:rPrChange w:id="107" w:author="Kerith Conron" w:date="2026-03-03T17:34:00Z" w16du:dateUtc="2026-03-03T22:34:00Z">
              <w:rPr>
                <w:rFonts w:asciiTheme="majorHAnsi" w:hAnsiTheme="majorHAnsi" w:cstheme="majorHAnsi"/>
                <w:sz w:val="20"/>
                <w:szCs w:val="20"/>
              </w:rPr>
            </w:rPrChange>
          </w:rPr>
          <w:t xml:space="preserve">did not </w:t>
        </w:r>
        <w:commentRangeStart w:id="108"/>
        <w:r w:rsidR="009E31BA" w:rsidRPr="00E12CB8">
          <w:rPr>
            <w:rFonts w:asciiTheme="majorHAnsi" w:hAnsiTheme="majorHAnsi" w:cstheme="majorHAnsi"/>
            <w:rPrChange w:id="109" w:author="Kerith Conron" w:date="2026-03-03T17:34:00Z" w16du:dateUtc="2026-03-03T22:34:00Z">
              <w:rPr>
                <w:rFonts w:asciiTheme="majorHAnsi" w:hAnsiTheme="majorHAnsi" w:cstheme="majorHAnsi"/>
                <w:sz w:val="20"/>
                <w:szCs w:val="20"/>
              </w:rPr>
            </w:rPrChange>
          </w:rPr>
          <w:t>respond</w:t>
        </w:r>
      </w:ins>
      <w:commentRangeEnd w:id="108"/>
      <w:r w:rsidR="00C60F71" w:rsidRPr="00E12CB8">
        <w:rPr>
          <w:rStyle w:val="CommentReference"/>
          <w:rFonts w:asciiTheme="majorHAnsi" w:hAnsiTheme="majorHAnsi" w:cstheme="majorHAnsi"/>
          <w:sz w:val="24"/>
          <w:szCs w:val="24"/>
          <w:rPrChange w:id="110" w:author="Kerith Conron" w:date="2026-03-03T17:34:00Z" w16du:dateUtc="2026-03-03T22:34:00Z">
            <w:rPr>
              <w:rStyle w:val="CommentReference"/>
              <w:rFonts w:asciiTheme="majorHAnsi" w:hAnsiTheme="majorHAnsi" w:cstheme="majorHAnsi"/>
              <w:sz w:val="20"/>
              <w:szCs w:val="20"/>
            </w:rPr>
          </w:rPrChange>
        </w:rPr>
        <w:commentReference w:id="108"/>
      </w:r>
      <w:ins w:id="111" w:author="Kerith Conron" w:date="2026-03-03T17:31:00Z" w16du:dateUtc="2026-03-03T22:31:00Z">
        <w:r w:rsidR="009E31BA" w:rsidRPr="00E12CB8">
          <w:rPr>
            <w:rFonts w:asciiTheme="majorHAnsi" w:hAnsiTheme="majorHAnsi" w:cstheme="majorHAnsi"/>
            <w:rPrChange w:id="112" w:author="Kerith Conron" w:date="2026-03-03T17:34:00Z" w16du:dateUtc="2026-03-03T22:34:00Z">
              <w:rPr>
                <w:rFonts w:asciiTheme="majorHAnsi" w:hAnsiTheme="majorHAnsi" w:cstheme="majorHAnsi"/>
                <w:sz w:val="20"/>
                <w:szCs w:val="20"/>
              </w:rPr>
            </w:rPrChange>
          </w:rPr>
          <w:t xml:space="preserve">. </w:t>
        </w:r>
        <w:r w:rsidR="00A87367" w:rsidRPr="00E12CB8">
          <w:rPr>
            <w:rFonts w:asciiTheme="majorHAnsi" w:hAnsiTheme="majorHAnsi" w:cstheme="majorHAnsi"/>
            <w:rPrChange w:id="113" w:author="Kerith Conron" w:date="2026-03-03T17:34:00Z" w16du:dateUtc="2026-03-03T22:34:00Z">
              <w:rPr>
                <w:rFonts w:asciiTheme="majorHAnsi" w:hAnsiTheme="majorHAnsi" w:cstheme="majorHAnsi"/>
                <w:sz w:val="20"/>
                <w:szCs w:val="20"/>
              </w:rPr>
            </w:rPrChange>
          </w:rPr>
          <w:t>Our</w:t>
        </w:r>
      </w:ins>
      <w:ins w:id="114" w:author="Kerith Conron" w:date="2026-03-02T16:47:00Z" w16du:dateUtc="2026-03-02T21:47:00Z">
        <w:r w:rsidR="00DE0178" w:rsidRPr="00E12CB8">
          <w:rPr>
            <w:rFonts w:asciiTheme="majorHAnsi" w:hAnsiTheme="majorHAnsi" w:cstheme="majorHAnsi"/>
          </w:rPr>
          <w:t xml:space="preserve"> </w:t>
        </w:r>
      </w:ins>
      <w:ins w:id="115" w:author="Kerith Conron" w:date="2026-03-02T16:44:00Z" w16du:dateUtc="2026-03-02T21:44:00Z">
        <w:r w:rsidR="00EA272D" w:rsidRPr="00E12CB8">
          <w:rPr>
            <w:rFonts w:asciiTheme="majorHAnsi" w:hAnsiTheme="majorHAnsi" w:cstheme="majorHAnsi"/>
          </w:rPr>
          <w:t xml:space="preserve">response </w:t>
        </w:r>
        <w:commentRangeStart w:id="116"/>
        <w:r w:rsidR="00EA272D" w:rsidRPr="00E12CB8">
          <w:rPr>
            <w:rFonts w:asciiTheme="majorHAnsi" w:hAnsiTheme="majorHAnsi" w:cstheme="majorHAnsi"/>
          </w:rPr>
          <w:t>rate</w:t>
        </w:r>
      </w:ins>
      <w:commentRangeEnd w:id="116"/>
      <w:r w:rsidR="002C4513" w:rsidRPr="009B0E72">
        <w:rPr>
          <w:rStyle w:val="CommentReference"/>
          <w:rFonts w:asciiTheme="majorHAnsi" w:hAnsiTheme="majorHAnsi" w:cstheme="majorHAnsi"/>
          <w:sz w:val="24"/>
          <w:szCs w:val="24"/>
        </w:rPr>
        <w:commentReference w:id="116"/>
      </w:r>
      <w:ins w:id="117" w:author="Kerith Conron" w:date="2026-03-02T16:44:00Z" w16du:dateUtc="2026-03-02T21:44:00Z">
        <w:r w:rsidR="00EA272D" w:rsidRPr="009B0E72">
          <w:rPr>
            <w:rFonts w:asciiTheme="majorHAnsi" w:hAnsiTheme="majorHAnsi" w:cstheme="majorHAnsi"/>
          </w:rPr>
          <w:t xml:space="preserve"> </w:t>
        </w:r>
      </w:ins>
      <w:ins w:id="118" w:author="Kerith Conron" w:date="2026-03-02T16:45:00Z" w16du:dateUtc="2026-03-02T21:45:00Z">
        <w:r w:rsidR="00EA272D" w:rsidRPr="00E12CB8">
          <w:rPr>
            <w:rFonts w:asciiTheme="majorHAnsi" w:hAnsiTheme="majorHAnsi" w:cstheme="majorHAnsi"/>
          </w:rPr>
          <w:t xml:space="preserve">was XX percent. </w:t>
        </w:r>
      </w:ins>
      <w:r w:rsidRPr="003803B1">
        <w:rPr>
          <w:rFonts w:asciiTheme="majorHAnsi" w:hAnsiTheme="majorHAnsi" w:cstheme="majorHAnsi"/>
        </w:rPr>
        <w:t xml:space="preserve">Students reported on varying dimensions of their high school experiences; the support they received in preparation for college; their academic interests and plans for postsecondary enrollment; and their concerns about college. </w:t>
      </w:r>
      <w:del w:id="119" w:author="Kerith Conron" w:date="2026-03-03T15:12:00Z" w16du:dateUtc="2026-03-03T20:12:00Z">
        <w:r w:rsidRPr="003803B1" w:rsidDel="00B1501E">
          <w:rPr>
            <w:rFonts w:asciiTheme="majorHAnsi" w:hAnsiTheme="majorHAnsi" w:cstheme="majorHAnsi"/>
          </w:rPr>
          <w:delText xml:space="preserve">Using </w:delText>
        </w:r>
        <w:r w:rsidRPr="00B1501E" w:rsidDel="00B1501E">
          <w:rPr>
            <w:rFonts w:asciiTheme="majorHAnsi" w:hAnsiTheme="majorHAnsi" w:cstheme="majorHAnsi"/>
          </w:rPr>
          <w:delText>validated instruments</w:delText>
        </w:r>
        <w:r w:rsidRPr="003803B1" w:rsidDel="00B1501E">
          <w:rPr>
            <w:rFonts w:asciiTheme="majorHAnsi" w:hAnsiTheme="majorHAnsi" w:cstheme="majorHAnsi"/>
          </w:rPr>
          <w:delText xml:space="preserve"> (Badgett et al., </w:delText>
        </w:r>
        <w:commentRangeStart w:id="120"/>
        <w:r w:rsidRPr="003803B1" w:rsidDel="00B1501E">
          <w:rPr>
            <w:rFonts w:asciiTheme="majorHAnsi" w:hAnsiTheme="majorHAnsi" w:cstheme="majorHAnsi"/>
          </w:rPr>
          <w:delText>2009</w:delText>
        </w:r>
      </w:del>
      <w:commentRangeEnd w:id="120"/>
      <w:r w:rsidR="00B639E1" w:rsidRPr="003803B1">
        <w:rPr>
          <w:rStyle w:val="CommentReference"/>
          <w:rFonts w:asciiTheme="majorHAnsi" w:hAnsiTheme="majorHAnsi" w:cstheme="majorHAnsi"/>
          <w:sz w:val="24"/>
          <w:szCs w:val="24"/>
        </w:rPr>
        <w:commentReference w:id="120"/>
      </w:r>
      <w:del w:id="121" w:author="Kerith Conron" w:date="2026-03-03T15:12:00Z" w16du:dateUtc="2026-03-03T20:12:00Z">
        <w:r w:rsidRPr="003803B1" w:rsidDel="00B1501E">
          <w:rPr>
            <w:rFonts w:asciiTheme="majorHAnsi" w:hAnsiTheme="majorHAnsi" w:cstheme="majorHAnsi"/>
          </w:rPr>
          <w:delText xml:space="preserve">), </w:delText>
        </w:r>
      </w:del>
      <w:ins w:id="122" w:author="Kerith Conron" w:date="2026-03-03T15:12:00Z" w16du:dateUtc="2026-03-03T20:12:00Z">
        <w:r w:rsidR="00B1501E">
          <w:rPr>
            <w:rFonts w:asciiTheme="majorHAnsi" w:hAnsiTheme="majorHAnsi" w:cstheme="majorHAnsi"/>
          </w:rPr>
          <w:t>D</w:t>
        </w:r>
      </w:ins>
      <w:del w:id="123" w:author="Kerith Conron" w:date="2026-03-03T15:12:00Z" w16du:dateUtc="2026-03-03T20:12:00Z">
        <w:r w:rsidRPr="003803B1" w:rsidDel="00B1501E">
          <w:rPr>
            <w:rFonts w:asciiTheme="majorHAnsi" w:hAnsiTheme="majorHAnsi" w:cstheme="majorHAnsi"/>
          </w:rPr>
          <w:delText>d</w:delText>
        </w:r>
      </w:del>
      <w:r w:rsidRPr="003803B1">
        <w:rPr>
          <w:rFonts w:asciiTheme="majorHAnsi" w:hAnsiTheme="majorHAnsi" w:cstheme="majorHAnsi"/>
        </w:rPr>
        <w:t xml:space="preserve">etailed information on gender identity and sexual orientation was also collected. Overall, </w:t>
      </w:r>
      <w:del w:id="124" w:author="Kerith Conron" w:date="2026-03-03T15:34:00Z" w16du:dateUtc="2026-03-03T20:34:00Z">
        <w:r w:rsidRPr="003803B1" w:rsidDel="00273D94">
          <w:rPr>
            <w:rFonts w:asciiTheme="majorHAnsi" w:hAnsiTheme="majorHAnsi" w:cstheme="majorHAnsi"/>
          </w:rPr>
          <w:delText xml:space="preserve">our sample includes </w:delText>
        </w:r>
      </w:del>
      <w:r w:rsidRPr="003803B1">
        <w:rPr>
          <w:rFonts w:asciiTheme="majorHAnsi" w:hAnsiTheme="majorHAnsi" w:cstheme="majorHAnsi"/>
        </w:rPr>
        <w:t xml:space="preserve">9,230 respondents </w:t>
      </w:r>
      <w:ins w:id="125" w:author="Kerith Conron" w:date="2026-03-03T15:35:00Z" w16du:dateUtc="2026-03-03T20:35:00Z">
        <w:r w:rsidR="00273D94">
          <w:rPr>
            <w:rFonts w:asciiTheme="majorHAnsi" w:hAnsiTheme="majorHAnsi" w:cstheme="majorHAnsi"/>
          </w:rPr>
          <w:t xml:space="preserve">completed surveys </w:t>
        </w:r>
      </w:ins>
      <w:r w:rsidRPr="003803B1">
        <w:rPr>
          <w:rFonts w:asciiTheme="majorHAnsi" w:hAnsiTheme="majorHAnsi" w:cstheme="majorHAnsi"/>
        </w:rPr>
        <w:t xml:space="preserve">who indicated they were high school seniors </w:t>
      </w:r>
      <w:r w:rsidR="00027FC9">
        <w:rPr>
          <w:rFonts w:asciiTheme="majorHAnsi" w:hAnsiTheme="majorHAnsi" w:cstheme="majorHAnsi"/>
        </w:rPr>
        <w:t xml:space="preserve">and </w:t>
      </w:r>
      <w:del w:id="126" w:author="Kerith Conron" w:date="2026-03-03T15:18:00Z" w16du:dateUtc="2026-03-03T20:18:00Z">
        <w:r w:rsidR="00027FC9" w:rsidDel="00C4541C">
          <w:rPr>
            <w:rFonts w:asciiTheme="majorHAnsi" w:hAnsiTheme="majorHAnsi" w:cstheme="majorHAnsi"/>
          </w:rPr>
          <w:delText>also</w:delText>
        </w:r>
        <w:r w:rsidRPr="003803B1" w:rsidDel="00C4541C">
          <w:rPr>
            <w:rFonts w:asciiTheme="majorHAnsi" w:hAnsiTheme="majorHAnsi" w:cstheme="majorHAnsi"/>
          </w:rPr>
          <w:delText xml:space="preserve"> </w:delText>
        </w:r>
      </w:del>
      <w:r w:rsidRPr="003803B1">
        <w:rPr>
          <w:rFonts w:asciiTheme="majorHAnsi" w:hAnsiTheme="majorHAnsi" w:cstheme="majorHAnsi"/>
        </w:rPr>
        <w:t xml:space="preserve">intended to enroll in college that fall. </w:t>
      </w:r>
      <w:ins w:id="127" w:author="Kerith Conron" w:date="2026-03-03T15:32:00Z" w16du:dateUtc="2026-03-03T20:32:00Z">
        <w:r w:rsidR="00F06AC4" w:rsidRPr="00C02F9A">
          <w:rPr>
            <w:rFonts w:asciiTheme="majorHAnsi" w:hAnsiTheme="majorHAnsi" w:cstheme="majorHAnsi"/>
          </w:rPr>
          <w:t>After excluding respondents who were missing information about</w:t>
        </w:r>
      </w:ins>
      <w:ins w:id="128" w:author="Kerith Conron" w:date="2026-03-03T15:34:00Z" w16du:dateUtc="2026-03-03T20:34:00Z">
        <w:r w:rsidR="002B5068" w:rsidRPr="00C02F9A">
          <w:rPr>
            <w:rFonts w:asciiTheme="majorHAnsi" w:hAnsiTheme="majorHAnsi" w:cstheme="majorHAnsi"/>
          </w:rPr>
          <w:t xml:space="preserve"> </w:t>
        </w:r>
        <w:r w:rsidR="007E2061" w:rsidRPr="00C02F9A">
          <w:rPr>
            <w:rFonts w:asciiTheme="majorHAnsi" w:hAnsiTheme="majorHAnsi" w:cstheme="majorHAnsi"/>
          </w:rPr>
          <w:t xml:space="preserve">gender identity (n=1,708), </w:t>
        </w:r>
        <w:r w:rsidR="002B5068" w:rsidRPr="00C02F9A">
          <w:rPr>
            <w:rFonts w:asciiTheme="majorHAnsi" w:hAnsiTheme="majorHAnsi" w:cstheme="majorHAnsi"/>
            <w:rPrChange w:id="129" w:author="Kerith Conron" w:date="2026-03-03T15:37:00Z" w16du:dateUtc="2026-03-03T20:37:00Z">
              <w:rPr>
                <w:rFonts w:asciiTheme="majorHAnsi" w:hAnsiTheme="majorHAnsi" w:cstheme="majorHAnsi"/>
                <w:sz w:val="20"/>
                <w:szCs w:val="20"/>
              </w:rPr>
            </w:rPrChange>
          </w:rPr>
          <w:t>sexual orientation</w:t>
        </w:r>
        <w:r w:rsidR="007E2061" w:rsidRPr="00C02F9A">
          <w:rPr>
            <w:rFonts w:asciiTheme="majorHAnsi" w:hAnsiTheme="majorHAnsi" w:cstheme="majorHAnsi"/>
            <w:rPrChange w:id="130" w:author="Kerith Conron" w:date="2026-03-03T15:37:00Z" w16du:dateUtc="2026-03-03T20:37:00Z">
              <w:rPr>
                <w:rFonts w:asciiTheme="majorHAnsi" w:hAnsiTheme="majorHAnsi" w:cstheme="majorHAnsi"/>
                <w:sz w:val="20"/>
                <w:szCs w:val="20"/>
              </w:rPr>
            </w:rPrChange>
          </w:rPr>
          <w:t xml:space="preserve"> (n=1,749)</w:t>
        </w:r>
      </w:ins>
      <w:ins w:id="131" w:author="Kerith Conron" w:date="2026-03-03T15:36:00Z" w16du:dateUtc="2026-03-03T20:36:00Z">
        <w:r w:rsidR="001F54E3" w:rsidRPr="00C02F9A">
          <w:rPr>
            <w:rFonts w:asciiTheme="majorHAnsi" w:hAnsiTheme="majorHAnsi" w:cstheme="majorHAnsi"/>
            <w:rPrChange w:id="132" w:author="Kerith Conron" w:date="2026-03-03T15:37:00Z" w16du:dateUtc="2026-03-03T20:37:00Z">
              <w:rPr>
                <w:rFonts w:asciiTheme="majorHAnsi" w:hAnsiTheme="majorHAnsi" w:cstheme="majorHAnsi"/>
                <w:sz w:val="20"/>
                <w:szCs w:val="20"/>
              </w:rPr>
            </w:rPrChange>
          </w:rPr>
          <w:t xml:space="preserve">, </w:t>
        </w:r>
      </w:ins>
      <w:ins w:id="133" w:author="Kerith Conron" w:date="2026-03-03T15:34:00Z" w16du:dateUtc="2026-03-03T20:34:00Z">
        <w:r w:rsidR="002B5068" w:rsidRPr="00C02F9A">
          <w:rPr>
            <w:rFonts w:asciiTheme="majorHAnsi" w:hAnsiTheme="majorHAnsi" w:cstheme="majorHAnsi"/>
            <w:rPrChange w:id="134" w:author="Kerith Conron" w:date="2026-03-03T15:37:00Z" w16du:dateUtc="2026-03-03T20:37:00Z">
              <w:rPr>
                <w:rFonts w:asciiTheme="majorHAnsi" w:hAnsiTheme="majorHAnsi" w:cstheme="majorHAnsi"/>
                <w:sz w:val="20"/>
                <w:szCs w:val="20"/>
              </w:rPr>
            </w:rPrChange>
          </w:rPr>
          <w:t>race/ethnicity</w:t>
        </w:r>
      </w:ins>
      <w:ins w:id="135" w:author="Kerith Conron" w:date="2026-03-03T15:35:00Z" w16du:dateUtc="2026-03-03T20:35:00Z">
        <w:r w:rsidR="00273D94" w:rsidRPr="00C02F9A">
          <w:rPr>
            <w:rFonts w:asciiTheme="majorHAnsi" w:hAnsiTheme="majorHAnsi" w:cstheme="majorHAnsi"/>
            <w:rPrChange w:id="136" w:author="Kerith Conron" w:date="2026-03-03T15:37:00Z" w16du:dateUtc="2026-03-03T20:37:00Z">
              <w:rPr>
                <w:rFonts w:asciiTheme="majorHAnsi" w:hAnsiTheme="majorHAnsi" w:cstheme="majorHAnsi"/>
                <w:sz w:val="20"/>
                <w:szCs w:val="20"/>
              </w:rPr>
            </w:rPrChange>
          </w:rPr>
          <w:t xml:space="preserve"> (</w:t>
        </w:r>
      </w:ins>
      <w:ins w:id="137" w:author="Kerith Conron" w:date="2026-03-03T15:36:00Z" w16du:dateUtc="2026-03-03T20:36:00Z">
        <w:r w:rsidR="00273D94" w:rsidRPr="00C02F9A">
          <w:rPr>
            <w:rFonts w:asciiTheme="majorHAnsi" w:hAnsiTheme="majorHAnsi" w:cstheme="majorHAnsi"/>
            <w:rPrChange w:id="138" w:author="Kerith Conron" w:date="2026-03-03T15:37:00Z" w16du:dateUtc="2026-03-03T20:37:00Z">
              <w:rPr>
                <w:rFonts w:asciiTheme="majorHAnsi" w:hAnsiTheme="majorHAnsi" w:cstheme="majorHAnsi"/>
                <w:sz w:val="20"/>
                <w:szCs w:val="20"/>
              </w:rPr>
            </w:rPrChange>
          </w:rPr>
          <w:t>n=</w:t>
        </w:r>
      </w:ins>
      <w:ins w:id="139" w:author="Kerith Conron" w:date="2026-03-03T15:35:00Z" w16du:dateUtc="2026-03-03T20:35:00Z">
        <w:r w:rsidR="00273D94" w:rsidRPr="00C02F9A">
          <w:rPr>
            <w:rFonts w:asciiTheme="majorHAnsi" w:hAnsiTheme="majorHAnsi" w:cstheme="majorHAnsi"/>
            <w:rPrChange w:id="140" w:author="Kerith Conron" w:date="2026-03-03T15:37:00Z" w16du:dateUtc="2026-03-03T20:37:00Z">
              <w:rPr>
                <w:rFonts w:asciiTheme="majorHAnsi" w:hAnsiTheme="majorHAnsi" w:cstheme="majorHAnsi"/>
                <w:sz w:val="20"/>
                <w:szCs w:val="20"/>
              </w:rPr>
            </w:rPrChange>
          </w:rPr>
          <w:t>1,617</w:t>
        </w:r>
      </w:ins>
      <w:ins w:id="141" w:author="Kerith Conron" w:date="2026-03-03T15:36:00Z" w16du:dateUtc="2026-03-03T20:36:00Z">
        <w:r w:rsidR="00273D94" w:rsidRPr="00C02F9A">
          <w:rPr>
            <w:rFonts w:asciiTheme="majorHAnsi" w:hAnsiTheme="majorHAnsi" w:cstheme="majorHAnsi"/>
            <w:rPrChange w:id="142" w:author="Kerith Conron" w:date="2026-03-03T15:37:00Z" w16du:dateUtc="2026-03-03T20:37:00Z">
              <w:rPr>
                <w:rFonts w:asciiTheme="majorHAnsi" w:hAnsiTheme="majorHAnsi" w:cstheme="majorHAnsi"/>
                <w:sz w:val="20"/>
                <w:szCs w:val="20"/>
              </w:rPr>
            </w:rPrChange>
          </w:rPr>
          <w:t>)</w:t>
        </w:r>
        <w:r w:rsidR="001F54E3" w:rsidRPr="00C02F9A">
          <w:rPr>
            <w:rFonts w:asciiTheme="majorHAnsi" w:hAnsiTheme="majorHAnsi" w:cstheme="majorHAnsi"/>
            <w:rPrChange w:id="143" w:author="Kerith Conron" w:date="2026-03-03T15:37:00Z" w16du:dateUtc="2026-03-03T20:37:00Z">
              <w:rPr>
                <w:rFonts w:asciiTheme="majorHAnsi" w:hAnsiTheme="majorHAnsi" w:cstheme="majorHAnsi"/>
                <w:sz w:val="20"/>
                <w:szCs w:val="20"/>
              </w:rPr>
            </w:rPrChange>
          </w:rPr>
          <w:t>, or</w:t>
        </w:r>
      </w:ins>
      <w:ins w:id="144" w:author="Kerith Conron" w:date="2026-03-03T15:34:00Z" w16du:dateUtc="2026-03-03T20:34:00Z">
        <w:r w:rsidR="002B5068" w:rsidRPr="00C02F9A">
          <w:rPr>
            <w:rFonts w:asciiTheme="majorHAnsi" w:hAnsiTheme="majorHAnsi" w:cstheme="majorHAnsi"/>
            <w:rPrChange w:id="145" w:author="Kerith Conron" w:date="2026-03-03T15:37:00Z" w16du:dateUtc="2026-03-03T20:37:00Z">
              <w:rPr>
                <w:rFonts w:asciiTheme="majorHAnsi" w:hAnsiTheme="majorHAnsi" w:cstheme="majorHAnsi"/>
                <w:sz w:val="20"/>
                <w:szCs w:val="20"/>
              </w:rPr>
            </w:rPrChange>
          </w:rPr>
          <w:t xml:space="preserve"> parental education</w:t>
        </w:r>
      </w:ins>
      <w:ins w:id="146" w:author="Kerith Conron" w:date="2026-03-03T15:36:00Z" w16du:dateUtc="2026-03-03T20:36:00Z">
        <w:r w:rsidR="00273D94" w:rsidRPr="00C02F9A">
          <w:rPr>
            <w:rFonts w:asciiTheme="majorHAnsi" w:hAnsiTheme="majorHAnsi" w:cstheme="majorHAnsi"/>
            <w:rPrChange w:id="147" w:author="Kerith Conron" w:date="2026-03-03T15:37:00Z" w16du:dateUtc="2026-03-03T20:37:00Z">
              <w:rPr>
                <w:rFonts w:asciiTheme="majorHAnsi" w:hAnsiTheme="majorHAnsi" w:cstheme="majorHAnsi"/>
                <w:sz w:val="20"/>
                <w:szCs w:val="20"/>
              </w:rPr>
            </w:rPrChange>
          </w:rPr>
          <w:t xml:space="preserve"> (n=1,</w:t>
        </w:r>
        <w:r w:rsidR="001F54E3" w:rsidRPr="00C02F9A">
          <w:rPr>
            <w:rFonts w:asciiTheme="majorHAnsi" w:hAnsiTheme="majorHAnsi" w:cstheme="majorHAnsi"/>
            <w:rPrChange w:id="148" w:author="Kerith Conron" w:date="2026-03-03T15:37:00Z" w16du:dateUtc="2026-03-03T20:37:00Z">
              <w:rPr>
                <w:rFonts w:asciiTheme="majorHAnsi" w:hAnsiTheme="majorHAnsi" w:cstheme="majorHAnsi"/>
                <w:sz w:val="20"/>
                <w:szCs w:val="20"/>
              </w:rPr>
            </w:rPrChange>
          </w:rPr>
          <w:t>647)</w:t>
        </w:r>
      </w:ins>
      <w:ins w:id="149" w:author="Kerith Conron" w:date="2026-03-03T15:37:00Z" w16du:dateUtc="2026-03-03T20:37:00Z">
        <w:r w:rsidR="00C02F9A" w:rsidRPr="00C02F9A">
          <w:rPr>
            <w:rFonts w:asciiTheme="majorHAnsi" w:hAnsiTheme="majorHAnsi" w:cstheme="majorHAnsi"/>
            <w:rPrChange w:id="150" w:author="Kerith Conron" w:date="2026-03-03T15:37:00Z" w16du:dateUtc="2026-03-03T20:37:00Z">
              <w:rPr>
                <w:rFonts w:asciiTheme="majorHAnsi" w:hAnsiTheme="majorHAnsi" w:cstheme="majorHAnsi"/>
                <w:sz w:val="20"/>
                <w:szCs w:val="20"/>
              </w:rPr>
            </w:rPrChange>
          </w:rPr>
          <w:t>,</w:t>
        </w:r>
        <w:r w:rsidR="00C02F9A" w:rsidRPr="00C02F9A">
          <w:rPr>
            <w:rFonts w:asciiTheme="majorHAnsi" w:hAnsiTheme="majorHAnsi" w:cstheme="majorHAnsi"/>
          </w:rPr>
          <w:t xml:space="preserve"> our final analytic sample included 7,522 </w:t>
        </w:r>
        <w:commentRangeStart w:id="151"/>
        <w:r w:rsidR="00C02F9A" w:rsidRPr="00C02F9A">
          <w:rPr>
            <w:rFonts w:asciiTheme="majorHAnsi" w:hAnsiTheme="majorHAnsi" w:cstheme="majorHAnsi"/>
          </w:rPr>
          <w:t>participants</w:t>
        </w:r>
      </w:ins>
      <w:commentRangeEnd w:id="151"/>
      <w:r w:rsidR="00875048" w:rsidRPr="00C02F9A">
        <w:rPr>
          <w:rStyle w:val="CommentReference"/>
          <w:rFonts w:asciiTheme="majorHAnsi" w:hAnsiTheme="majorHAnsi" w:cstheme="majorHAnsi"/>
          <w:sz w:val="24"/>
          <w:szCs w:val="24"/>
        </w:rPr>
        <w:commentReference w:id="151"/>
      </w:r>
      <w:ins w:id="152" w:author="Kerith Conron" w:date="2026-03-03T15:37:00Z" w16du:dateUtc="2026-03-03T20:37:00Z">
        <w:r w:rsidR="00C02F9A" w:rsidRPr="00C02F9A">
          <w:rPr>
            <w:rFonts w:asciiTheme="majorHAnsi" w:hAnsiTheme="majorHAnsi" w:cstheme="majorHAnsi"/>
          </w:rPr>
          <w:t>.</w:t>
        </w:r>
        <w:commentRangeStart w:id="153"/>
        <w:r w:rsidR="00C02F9A" w:rsidRPr="00C02F9A">
          <w:rPr>
            <w:rFonts w:asciiTheme="majorHAnsi" w:hAnsiTheme="majorHAnsi" w:cstheme="majorHAnsi"/>
            <w:vertAlign w:val="superscript"/>
          </w:rPr>
          <w:footnoteReference w:id="2"/>
        </w:r>
        <w:r w:rsidR="00C02F9A" w:rsidRPr="00C02F9A">
          <w:t xml:space="preserve"> </w:t>
        </w:r>
      </w:ins>
      <w:commentRangeEnd w:id="153"/>
      <w:r w:rsidR="00C27BCA">
        <w:rPr>
          <w:rStyle w:val="CommentReference"/>
          <w:b/>
          <w:bCs/>
          <w:sz w:val="24"/>
          <w:szCs w:val="24"/>
        </w:rPr>
        <w:commentReference w:id="153"/>
      </w:r>
      <w:ins w:id="156" w:author="Kerith Conron" w:date="2026-03-03T15:37:00Z" w16du:dateUtc="2026-03-03T20:37:00Z">
        <w:r w:rsidR="00C02F9A">
          <w:rPr>
            <w:b/>
            <w:bCs/>
          </w:rPr>
          <w:br w:type="page"/>
        </w:r>
        <w:r w:rsidR="00C02F9A">
          <w:rPr>
            <w:rFonts w:asciiTheme="majorHAnsi" w:hAnsiTheme="majorHAnsi" w:cstheme="majorHAnsi"/>
            <w:sz w:val="20"/>
            <w:szCs w:val="20"/>
          </w:rPr>
          <w:lastRenderedPageBreak/>
          <w:t xml:space="preserve"> </w:t>
        </w:r>
      </w:ins>
      <w:ins w:id="157" w:author="Kerith Conron" w:date="2026-03-03T15:34:00Z" w16du:dateUtc="2026-03-03T20:34:00Z">
        <w:r w:rsidR="002B5068" w:rsidRPr="00784751">
          <w:rPr>
            <w:rFonts w:asciiTheme="majorHAnsi" w:hAnsiTheme="majorHAnsi" w:cstheme="majorHAnsi"/>
            <w:sz w:val="20"/>
            <w:szCs w:val="20"/>
          </w:rPr>
          <w:t xml:space="preserve">. </w:t>
        </w:r>
      </w:ins>
      <w:ins w:id="158" w:author="Kerith Conron" w:date="2026-03-03T15:32:00Z" w16du:dateUtc="2026-03-03T20:32:00Z">
        <w:r w:rsidR="00F06AC4">
          <w:rPr>
            <w:rFonts w:asciiTheme="majorHAnsi" w:hAnsiTheme="majorHAnsi" w:cstheme="majorHAnsi"/>
          </w:rPr>
          <w:t xml:space="preserve"> </w:t>
        </w:r>
      </w:ins>
      <w:r w:rsidRPr="003803B1">
        <w:rPr>
          <w:rFonts w:asciiTheme="majorHAnsi" w:hAnsiTheme="majorHAnsi" w:cstheme="majorHAnsi"/>
        </w:rPr>
        <w:t xml:space="preserve">Table 1 reports the demographic characteristics of </w:t>
      </w:r>
      <w:del w:id="159" w:author="Kerith Conron" w:date="2026-03-03T15:37:00Z" w16du:dateUtc="2026-03-03T20:37:00Z">
        <w:r w:rsidRPr="003803B1" w:rsidDel="00C02F9A">
          <w:rPr>
            <w:rFonts w:asciiTheme="majorHAnsi" w:hAnsiTheme="majorHAnsi" w:cstheme="majorHAnsi"/>
          </w:rPr>
          <w:delText>our analytic</w:delText>
        </w:r>
      </w:del>
      <w:del w:id="160" w:author="Kerith Conron" w:date="2026-03-03T15:19:00Z" w16du:dateUtc="2026-03-03T20:19:00Z">
        <w:r w:rsidRPr="003803B1" w:rsidDel="00C4541C">
          <w:rPr>
            <w:rFonts w:asciiTheme="majorHAnsi" w:hAnsiTheme="majorHAnsi" w:cstheme="majorHAnsi"/>
          </w:rPr>
          <w:delText xml:space="preserve">al </w:delText>
        </w:r>
      </w:del>
      <w:del w:id="161" w:author="Kerith Conron" w:date="2026-03-03T15:37:00Z" w16du:dateUtc="2026-03-03T20:37:00Z">
        <w:r w:rsidRPr="003803B1" w:rsidDel="00C02F9A">
          <w:rPr>
            <w:rFonts w:asciiTheme="majorHAnsi" w:hAnsiTheme="majorHAnsi" w:cstheme="majorHAnsi"/>
          </w:rPr>
          <w:delText>sample.</w:delText>
        </w:r>
        <w:r w:rsidRPr="003803B1" w:rsidDel="00C02F9A">
          <w:rPr>
            <w:rFonts w:asciiTheme="majorHAnsi" w:hAnsiTheme="majorHAnsi" w:cstheme="majorHAnsi"/>
            <w:vertAlign w:val="superscript"/>
          </w:rPr>
          <w:footnoteReference w:id="3"/>
        </w:r>
        <w:r w:rsidRPr="00845B7A" w:rsidDel="00C02F9A">
          <w:delText xml:space="preserve"> </w:delText>
        </w:r>
        <w:r w:rsidR="00C43786" w:rsidDel="00C02F9A">
          <w:rPr>
            <w:b/>
            <w:bCs/>
          </w:rPr>
          <w:br w:type="page"/>
        </w:r>
      </w:del>
    </w:p>
    <w:p w14:paraId="7439AD7C" w14:textId="27A8C544" w:rsidR="00BD041A" w:rsidRPr="00784751" w:rsidRDefault="00602BF5" w:rsidP="00784751">
      <w:pPr>
        <w:widowControl w:val="0"/>
        <w:spacing w:line="360" w:lineRule="auto"/>
        <w:rPr>
          <w:rFonts w:asciiTheme="majorHAnsi" w:hAnsiTheme="majorHAnsi" w:cstheme="majorHAnsi"/>
          <w:b/>
          <w:bCs/>
        </w:rPr>
      </w:pPr>
      <w:r w:rsidRPr="00784751">
        <w:rPr>
          <w:rFonts w:asciiTheme="majorHAnsi" w:hAnsiTheme="majorHAnsi" w:cstheme="majorHAnsi"/>
          <w:b/>
          <w:bCs/>
        </w:rPr>
        <w:lastRenderedPageBreak/>
        <w:t>Table 1</w:t>
      </w:r>
    </w:p>
    <w:p w14:paraId="05D22B9B" w14:textId="67D510C8" w:rsidR="00F06AC4" w:rsidRPr="001B2966" w:rsidRDefault="002B5068" w:rsidP="00F06AC4">
      <w:pPr>
        <w:pStyle w:val="NormalWeb"/>
        <w:spacing w:before="0" w:beforeAutospacing="0" w:after="0" w:afterAutospacing="0" w:line="360" w:lineRule="auto"/>
        <w:rPr>
          <w:ins w:id="164" w:author="Kerith Conron" w:date="2026-03-03T15:30:00Z" w16du:dateUtc="2026-03-03T20:30:00Z"/>
          <w:rFonts w:asciiTheme="majorHAnsi" w:hAnsiTheme="majorHAnsi" w:cstheme="majorHAnsi"/>
          <w:b/>
          <w:bCs/>
          <w:color w:val="000000"/>
        </w:rPr>
      </w:pPr>
      <w:ins w:id="165" w:author="Kerith Conron" w:date="2026-03-03T15:33:00Z" w16du:dateUtc="2026-03-03T20:33:00Z">
        <w:r>
          <w:rPr>
            <w:rFonts w:asciiTheme="majorHAnsi" w:hAnsiTheme="majorHAnsi" w:cstheme="majorHAnsi"/>
            <w:i/>
            <w:iCs/>
            <w:color w:val="000000"/>
            <w:lang w:val="en"/>
          </w:rPr>
          <w:t>Weighted (?)</w:t>
        </w:r>
      </w:ins>
      <w:ins w:id="166" w:author="Kerith Conron" w:date="2026-03-03T15:42:00Z" w16du:dateUtc="2026-03-03T20:42:00Z">
        <w:r w:rsidR="00C27BCA">
          <w:rPr>
            <w:rFonts w:asciiTheme="majorHAnsi" w:hAnsiTheme="majorHAnsi" w:cstheme="majorHAnsi"/>
            <w:i/>
            <w:iCs/>
            <w:color w:val="000000"/>
            <w:lang w:val="en"/>
          </w:rPr>
          <w:t xml:space="preserve"> </w:t>
        </w:r>
      </w:ins>
      <w:ins w:id="167" w:author="Kerith Conron" w:date="2026-03-03T15:30:00Z" w16du:dateUtc="2026-03-03T20:30:00Z">
        <w:r w:rsidR="00F06AC4">
          <w:rPr>
            <w:rFonts w:asciiTheme="majorHAnsi" w:hAnsiTheme="majorHAnsi" w:cstheme="majorHAnsi"/>
            <w:i/>
            <w:iCs/>
            <w:color w:val="000000"/>
            <w:lang w:val="en"/>
          </w:rPr>
          <w:t xml:space="preserve">Demographic </w:t>
        </w:r>
      </w:ins>
      <w:ins w:id="168" w:author="Kerith Conron" w:date="2026-03-03T15:33:00Z" w16du:dateUtc="2026-03-03T20:33:00Z">
        <w:r>
          <w:rPr>
            <w:rFonts w:asciiTheme="majorHAnsi" w:hAnsiTheme="majorHAnsi" w:cstheme="majorHAnsi"/>
            <w:i/>
            <w:iCs/>
            <w:color w:val="000000"/>
            <w:lang w:val="en"/>
          </w:rPr>
          <w:t>Characteristics</w:t>
        </w:r>
      </w:ins>
      <w:ins w:id="169" w:author="Kerith Conron" w:date="2026-03-03T15:30:00Z" w16du:dateUtc="2026-03-03T20:30:00Z">
        <w:r w:rsidR="00F06AC4">
          <w:rPr>
            <w:rFonts w:asciiTheme="majorHAnsi" w:hAnsiTheme="majorHAnsi" w:cstheme="majorHAnsi"/>
            <w:i/>
            <w:iCs/>
            <w:color w:val="000000"/>
            <w:lang w:val="en"/>
          </w:rPr>
          <w:t xml:space="preserve"> of </w:t>
        </w:r>
      </w:ins>
      <w:ins w:id="170" w:author="Kerith Conron" w:date="2026-03-06T12:05:00Z" w16du:dateUtc="2026-03-06T17:05:00Z">
        <w:r w:rsidR="00C65C0D">
          <w:rPr>
            <w:rFonts w:asciiTheme="majorHAnsi" w:hAnsiTheme="majorHAnsi" w:cstheme="majorHAnsi"/>
            <w:i/>
            <w:iCs/>
            <w:color w:val="000000"/>
            <w:lang w:val="en"/>
          </w:rPr>
          <w:t>12</w:t>
        </w:r>
        <w:r w:rsidR="00C65C0D" w:rsidRPr="00C65C0D">
          <w:rPr>
            <w:rFonts w:asciiTheme="majorHAnsi" w:hAnsiTheme="majorHAnsi" w:cstheme="majorHAnsi"/>
            <w:i/>
            <w:iCs/>
            <w:color w:val="000000"/>
            <w:vertAlign w:val="superscript"/>
            <w:lang w:val="en"/>
            <w:rPrChange w:id="171" w:author="Kerith Conron" w:date="2026-03-06T12:05:00Z" w16du:dateUtc="2026-03-06T17:05:00Z">
              <w:rPr>
                <w:rFonts w:asciiTheme="majorHAnsi" w:hAnsiTheme="majorHAnsi" w:cstheme="majorHAnsi"/>
                <w:i/>
                <w:iCs/>
                <w:color w:val="000000"/>
                <w:lang w:val="en"/>
              </w:rPr>
            </w:rPrChange>
          </w:rPr>
          <w:t>th</w:t>
        </w:r>
        <w:r w:rsidR="00C65C0D">
          <w:rPr>
            <w:rFonts w:asciiTheme="majorHAnsi" w:hAnsiTheme="majorHAnsi" w:cstheme="majorHAnsi"/>
            <w:i/>
            <w:iCs/>
            <w:color w:val="000000"/>
            <w:lang w:val="en"/>
          </w:rPr>
          <w:t xml:space="preserve"> Grade </w:t>
        </w:r>
      </w:ins>
      <w:ins w:id="172" w:author="Kerith Conron" w:date="2026-03-03T15:30:00Z" w16du:dateUtc="2026-03-03T20:30:00Z">
        <w:r w:rsidR="00F06AC4">
          <w:rPr>
            <w:rFonts w:asciiTheme="majorHAnsi" w:hAnsiTheme="majorHAnsi" w:cstheme="majorHAnsi"/>
            <w:i/>
            <w:iCs/>
            <w:color w:val="000000"/>
            <w:lang w:val="en"/>
          </w:rPr>
          <w:t>Participants (</w:t>
        </w:r>
      </w:ins>
      <w:ins w:id="173" w:author="Kerith Conron" w:date="2026-03-06T12:06:00Z" w16du:dateUtc="2026-03-06T17:06:00Z">
        <w:r w:rsidR="00601833">
          <w:rPr>
            <w:rFonts w:asciiTheme="majorHAnsi" w:hAnsiTheme="majorHAnsi" w:cstheme="majorHAnsi"/>
            <w:i/>
            <w:iCs/>
            <w:color w:val="000000"/>
            <w:lang w:val="en"/>
          </w:rPr>
          <w:t>N</w:t>
        </w:r>
      </w:ins>
      <w:ins w:id="174" w:author="Kerith Conron" w:date="2026-03-03T15:30:00Z" w16du:dateUtc="2026-03-03T20:30:00Z">
        <w:r w:rsidR="00F06AC4">
          <w:rPr>
            <w:rFonts w:asciiTheme="majorHAnsi" w:hAnsiTheme="majorHAnsi" w:cstheme="majorHAnsi"/>
            <w:i/>
            <w:iCs/>
            <w:color w:val="000000"/>
            <w:lang w:val="en"/>
          </w:rPr>
          <w:t>=</w:t>
        </w:r>
      </w:ins>
      <w:ins w:id="175" w:author="Kerith Conron" w:date="2026-03-03T15:31:00Z" w16du:dateUtc="2026-03-03T20:31:00Z">
        <w:r w:rsidR="00F06AC4">
          <w:rPr>
            <w:rFonts w:asciiTheme="majorHAnsi" w:hAnsiTheme="majorHAnsi" w:cstheme="majorHAnsi"/>
            <w:i/>
            <w:iCs/>
            <w:color w:val="000000"/>
            <w:lang w:val="en"/>
          </w:rPr>
          <w:t xml:space="preserve">7,522) </w:t>
        </w:r>
      </w:ins>
      <w:ins w:id="176" w:author="Kerith Conron" w:date="2026-03-03T15:30:00Z" w16du:dateUtc="2026-03-03T20:30:00Z">
        <w:r w:rsidR="00F06AC4">
          <w:rPr>
            <w:rFonts w:asciiTheme="majorHAnsi" w:hAnsiTheme="majorHAnsi" w:cstheme="majorHAnsi"/>
            <w:i/>
            <w:iCs/>
            <w:color w:val="000000"/>
            <w:lang w:val="en"/>
          </w:rPr>
          <w:t xml:space="preserve">in the XX [title] Survey, </w:t>
        </w:r>
        <w:commentRangeStart w:id="177"/>
        <w:r w:rsidR="00F06AC4">
          <w:rPr>
            <w:rFonts w:asciiTheme="majorHAnsi" w:hAnsiTheme="majorHAnsi" w:cstheme="majorHAnsi"/>
            <w:i/>
            <w:iCs/>
            <w:color w:val="000000"/>
            <w:lang w:val="en"/>
          </w:rPr>
          <w:t>2023</w:t>
        </w:r>
      </w:ins>
      <w:commentRangeEnd w:id="177"/>
      <w:r w:rsidR="00601833" w:rsidRPr="001B2966">
        <w:rPr>
          <w:rStyle w:val="CommentReference"/>
          <w:rFonts w:asciiTheme="majorHAnsi" w:hAnsiTheme="majorHAnsi" w:cstheme="majorHAnsi"/>
          <w:b/>
          <w:bCs/>
          <w:color w:val="000000"/>
          <w:sz w:val="24"/>
          <w:szCs w:val="24"/>
        </w:rPr>
        <w:commentReference w:id="177"/>
      </w:r>
    </w:p>
    <w:tbl>
      <w:tblPr>
        <w:tblStyle w:val="a"/>
        <w:tblW w:w="8108" w:type="dxa"/>
        <w:tblInd w:w="0" w:type="dxa"/>
        <w:tblLayout w:type="fixed"/>
        <w:tblLook w:val="0000" w:firstRow="0" w:lastRow="0" w:firstColumn="0" w:lastColumn="0" w:noHBand="0" w:noVBand="0"/>
      </w:tblPr>
      <w:tblGrid>
        <w:gridCol w:w="5108"/>
        <w:gridCol w:w="1500"/>
        <w:gridCol w:w="1500"/>
      </w:tblGrid>
      <w:tr w:rsidR="00BD041A" w:rsidRPr="00784751" w14:paraId="7439AD81" w14:textId="77777777" w:rsidTr="00027FC9">
        <w:tc>
          <w:tcPr>
            <w:tcW w:w="5108" w:type="dxa"/>
            <w:tcBorders>
              <w:top w:val="single" w:sz="4" w:space="0" w:color="000000"/>
              <w:left w:val="nil"/>
              <w:bottom w:val="single" w:sz="4" w:space="0" w:color="auto"/>
              <w:right w:val="nil"/>
            </w:tcBorders>
            <w:vAlign w:val="center"/>
          </w:tcPr>
          <w:p w14:paraId="7439AD7E" w14:textId="77777777" w:rsidR="00BD041A" w:rsidRPr="007C7EFC" w:rsidRDefault="00BD041A" w:rsidP="00784751">
            <w:pPr>
              <w:widowControl w:val="0"/>
              <w:rPr>
                <w:rFonts w:asciiTheme="majorHAnsi" w:hAnsiTheme="majorHAnsi" w:cstheme="majorHAnsi"/>
                <w:sz w:val="22"/>
                <w:szCs w:val="22"/>
                <w:lang w:val="en-US"/>
                <w:rPrChange w:id="178" w:author="Kerith Conron" w:date="2026-03-03T15:29:00Z" w16du:dateUtc="2026-03-03T20:29:00Z">
                  <w:rPr>
                    <w:rFonts w:asciiTheme="majorHAnsi" w:hAnsiTheme="majorHAnsi" w:cstheme="majorHAnsi"/>
                    <w:sz w:val="22"/>
                    <w:szCs w:val="22"/>
                  </w:rPr>
                </w:rPrChange>
              </w:rPr>
            </w:pPr>
          </w:p>
        </w:tc>
        <w:tc>
          <w:tcPr>
            <w:tcW w:w="1500" w:type="dxa"/>
            <w:tcBorders>
              <w:top w:val="single" w:sz="4" w:space="0" w:color="000000"/>
              <w:left w:val="nil"/>
              <w:bottom w:val="single" w:sz="4" w:space="0" w:color="auto"/>
              <w:right w:val="nil"/>
            </w:tcBorders>
            <w:vAlign w:val="center"/>
          </w:tcPr>
          <w:p w14:paraId="7439AD7F" w14:textId="28D63F58" w:rsidR="00BD041A" w:rsidRPr="00784751" w:rsidRDefault="00602BF5" w:rsidP="00784751">
            <w:pPr>
              <w:widowControl w:val="0"/>
              <w:jc w:val="center"/>
              <w:rPr>
                <w:rFonts w:asciiTheme="majorHAnsi" w:hAnsiTheme="majorHAnsi" w:cstheme="majorHAnsi"/>
                <w:sz w:val="22"/>
                <w:szCs w:val="22"/>
              </w:rPr>
            </w:pPr>
            <w:del w:id="179" w:author="Kerith Conron" w:date="2026-03-06T12:06:00Z" w16du:dateUtc="2026-03-06T17:06:00Z">
              <w:r w:rsidRPr="00784751" w:rsidDel="00601833">
                <w:rPr>
                  <w:rFonts w:asciiTheme="majorHAnsi" w:hAnsiTheme="majorHAnsi" w:cstheme="majorHAnsi"/>
                  <w:sz w:val="22"/>
                  <w:szCs w:val="22"/>
                </w:rPr>
                <w:delText>Freq.</w:delText>
              </w:r>
            </w:del>
            <w:ins w:id="180" w:author="Kerith Conron" w:date="2026-03-06T12:06:00Z" w16du:dateUtc="2026-03-06T17:06:00Z">
              <w:r w:rsidR="00601833">
                <w:rPr>
                  <w:rFonts w:asciiTheme="majorHAnsi" w:hAnsiTheme="majorHAnsi" w:cstheme="majorHAnsi"/>
                  <w:sz w:val="22"/>
                  <w:szCs w:val="22"/>
                </w:rPr>
                <w:t>n</w:t>
              </w:r>
            </w:ins>
          </w:p>
        </w:tc>
        <w:tc>
          <w:tcPr>
            <w:tcW w:w="1500" w:type="dxa"/>
            <w:tcBorders>
              <w:top w:val="single" w:sz="4" w:space="0" w:color="000000"/>
              <w:left w:val="nil"/>
              <w:bottom w:val="single" w:sz="4" w:space="0" w:color="auto"/>
              <w:right w:val="nil"/>
            </w:tcBorders>
            <w:vAlign w:val="center"/>
          </w:tcPr>
          <w:p w14:paraId="7439AD8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Percent</w:t>
            </w:r>
          </w:p>
        </w:tc>
      </w:tr>
      <w:tr w:rsidR="00BD041A" w:rsidRPr="00784751" w14:paraId="7439AD85" w14:textId="77777777" w:rsidTr="00027FC9">
        <w:tc>
          <w:tcPr>
            <w:tcW w:w="5108" w:type="dxa"/>
            <w:tcBorders>
              <w:top w:val="single" w:sz="4" w:space="0" w:color="auto"/>
              <w:left w:val="nil"/>
              <w:bottom w:val="nil"/>
              <w:right w:val="nil"/>
            </w:tcBorders>
            <w:vAlign w:val="center"/>
          </w:tcPr>
          <w:p w14:paraId="7439AD82" w14:textId="77777777" w:rsidR="00BD041A" w:rsidRPr="00027FC9" w:rsidRDefault="00602BF5" w:rsidP="00784751">
            <w:pPr>
              <w:widowControl w:val="0"/>
              <w:rPr>
                <w:rFonts w:asciiTheme="majorHAnsi" w:hAnsiTheme="majorHAnsi" w:cstheme="majorHAnsi"/>
                <w:i/>
                <w:iCs/>
                <w:sz w:val="22"/>
                <w:szCs w:val="22"/>
              </w:rPr>
            </w:pPr>
            <w:r w:rsidRPr="00027FC9">
              <w:rPr>
                <w:rFonts w:asciiTheme="majorHAnsi" w:hAnsiTheme="majorHAnsi" w:cstheme="majorHAnsi"/>
                <w:i/>
                <w:iCs/>
                <w:sz w:val="22"/>
                <w:szCs w:val="22"/>
              </w:rPr>
              <w:t>Panel A. Gender identity</w:t>
            </w:r>
          </w:p>
        </w:tc>
        <w:tc>
          <w:tcPr>
            <w:tcW w:w="1500" w:type="dxa"/>
            <w:tcBorders>
              <w:top w:val="single" w:sz="4" w:space="0" w:color="auto"/>
              <w:left w:val="nil"/>
              <w:bottom w:val="nil"/>
              <w:right w:val="nil"/>
            </w:tcBorders>
            <w:vAlign w:val="center"/>
          </w:tcPr>
          <w:p w14:paraId="7439AD83" w14:textId="77777777" w:rsidR="00BD041A" w:rsidRPr="00784751" w:rsidRDefault="00BD041A" w:rsidP="00784751">
            <w:pPr>
              <w:widowControl w:val="0"/>
              <w:jc w:val="center"/>
              <w:rPr>
                <w:rFonts w:asciiTheme="majorHAnsi" w:hAnsiTheme="majorHAnsi" w:cstheme="majorHAnsi"/>
                <w:sz w:val="22"/>
                <w:szCs w:val="22"/>
              </w:rPr>
            </w:pPr>
          </w:p>
        </w:tc>
        <w:tc>
          <w:tcPr>
            <w:tcW w:w="1500" w:type="dxa"/>
            <w:tcBorders>
              <w:top w:val="single" w:sz="4" w:space="0" w:color="auto"/>
              <w:left w:val="nil"/>
              <w:bottom w:val="nil"/>
              <w:right w:val="nil"/>
            </w:tcBorders>
            <w:vAlign w:val="center"/>
          </w:tcPr>
          <w:p w14:paraId="7439AD84" w14:textId="77777777" w:rsidR="00BD041A" w:rsidRPr="00784751" w:rsidRDefault="00BD041A" w:rsidP="00784751">
            <w:pPr>
              <w:widowControl w:val="0"/>
              <w:jc w:val="center"/>
              <w:rPr>
                <w:rFonts w:asciiTheme="majorHAnsi" w:hAnsiTheme="majorHAnsi" w:cstheme="majorHAnsi"/>
                <w:sz w:val="22"/>
                <w:szCs w:val="22"/>
              </w:rPr>
            </w:pPr>
          </w:p>
        </w:tc>
      </w:tr>
      <w:tr w:rsidR="00BD041A" w:rsidRPr="00784751" w14:paraId="7439AD89" w14:textId="77777777">
        <w:tc>
          <w:tcPr>
            <w:tcW w:w="5108" w:type="dxa"/>
            <w:tcBorders>
              <w:top w:val="nil"/>
              <w:left w:val="nil"/>
              <w:bottom w:val="nil"/>
              <w:right w:val="nil"/>
            </w:tcBorders>
            <w:vAlign w:val="center"/>
          </w:tcPr>
          <w:p w14:paraId="7439AD8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Cisgender man</w:t>
            </w:r>
          </w:p>
        </w:tc>
        <w:tc>
          <w:tcPr>
            <w:tcW w:w="1500" w:type="dxa"/>
            <w:tcBorders>
              <w:top w:val="nil"/>
              <w:left w:val="nil"/>
              <w:bottom w:val="nil"/>
              <w:right w:val="nil"/>
            </w:tcBorders>
            <w:vAlign w:val="center"/>
          </w:tcPr>
          <w:p w14:paraId="7439AD8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2,675</w:t>
            </w:r>
          </w:p>
        </w:tc>
        <w:tc>
          <w:tcPr>
            <w:tcW w:w="1500" w:type="dxa"/>
            <w:tcBorders>
              <w:top w:val="nil"/>
              <w:left w:val="nil"/>
              <w:bottom w:val="nil"/>
              <w:right w:val="nil"/>
            </w:tcBorders>
            <w:vAlign w:val="center"/>
          </w:tcPr>
          <w:p w14:paraId="7439AD8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35.56</w:t>
            </w:r>
          </w:p>
        </w:tc>
      </w:tr>
      <w:tr w:rsidR="00BD041A" w:rsidRPr="00784751" w14:paraId="7439AD8D" w14:textId="77777777">
        <w:tc>
          <w:tcPr>
            <w:tcW w:w="5108" w:type="dxa"/>
            <w:tcBorders>
              <w:top w:val="nil"/>
              <w:left w:val="nil"/>
              <w:bottom w:val="nil"/>
              <w:right w:val="nil"/>
            </w:tcBorders>
            <w:vAlign w:val="center"/>
          </w:tcPr>
          <w:p w14:paraId="7439AD8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Cisgender woman</w:t>
            </w:r>
          </w:p>
        </w:tc>
        <w:tc>
          <w:tcPr>
            <w:tcW w:w="1500" w:type="dxa"/>
            <w:tcBorders>
              <w:top w:val="nil"/>
              <w:left w:val="nil"/>
              <w:bottom w:val="nil"/>
              <w:right w:val="nil"/>
            </w:tcBorders>
            <w:vAlign w:val="center"/>
          </w:tcPr>
          <w:p w14:paraId="7439AD8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4,289</w:t>
            </w:r>
          </w:p>
        </w:tc>
        <w:tc>
          <w:tcPr>
            <w:tcW w:w="1500" w:type="dxa"/>
            <w:tcBorders>
              <w:top w:val="nil"/>
              <w:left w:val="nil"/>
              <w:bottom w:val="nil"/>
              <w:right w:val="nil"/>
            </w:tcBorders>
            <w:vAlign w:val="center"/>
          </w:tcPr>
          <w:p w14:paraId="7439AD8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57.02</w:t>
            </w:r>
          </w:p>
        </w:tc>
      </w:tr>
      <w:tr w:rsidR="00BD041A" w:rsidRPr="00784751" w14:paraId="7439AD91" w14:textId="77777777">
        <w:tc>
          <w:tcPr>
            <w:tcW w:w="5108" w:type="dxa"/>
            <w:tcBorders>
              <w:top w:val="nil"/>
              <w:left w:val="nil"/>
              <w:bottom w:val="nil"/>
              <w:right w:val="nil"/>
            </w:tcBorders>
            <w:vAlign w:val="center"/>
          </w:tcPr>
          <w:p w14:paraId="7439AD8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Transgender man</w:t>
            </w:r>
          </w:p>
        </w:tc>
        <w:tc>
          <w:tcPr>
            <w:tcW w:w="1500" w:type="dxa"/>
            <w:tcBorders>
              <w:top w:val="nil"/>
              <w:left w:val="nil"/>
              <w:bottom w:val="nil"/>
              <w:right w:val="nil"/>
            </w:tcBorders>
            <w:vAlign w:val="center"/>
          </w:tcPr>
          <w:p w14:paraId="7439AD8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59</w:t>
            </w:r>
          </w:p>
        </w:tc>
        <w:tc>
          <w:tcPr>
            <w:tcW w:w="1500" w:type="dxa"/>
            <w:tcBorders>
              <w:top w:val="nil"/>
              <w:left w:val="nil"/>
              <w:bottom w:val="nil"/>
              <w:right w:val="nil"/>
            </w:tcBorders>
            <w:vAlign w:val="center"/>
          </w:tcPr>
          <w:p w14:paraId="7439AD9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0.78</w:t>
            </w:r>
          </w:p>
        </w:tc>
      </w:tr>
      <w:tr w:rsidR="00BD041A" w:rsidRPr="00784751" w14:paraId="7439AD95" w14:textId="77777777">
        <w:tc>
          <w:tcPr>
            <w:tcW w:w="5108" w:type="dxa"/>
            <w:tcBorders>
              <w:top w:val="nil"/>
              <w:left w:val="nil"/>
              <w:bottom w:val="nil"/>
              <w:right w:val="nil"/>
            </w:tcBorders>
            <w:vAlign w:val="center"/>
          </w:tcPr>
          <w:p w14:paraId="7439AD9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Transgender woman</w:t>
            </w:r>
          </w:p>
        </w:tc>
        <w:tc>
          <w:tcPr>
            <w:tcW w:w="1500" w:type="dxa"/>
            <w:tcBorders>
              <w:top w:val="nil"/>
              <w:left w:val="nil"/>
              <w:bottom w:val="nil"/>
              <w:right w:val="nil"/>
            </w:tcBorders>
            <w:vAlign w:val="center"/>
          </w:tcPr>
          <w:p w14:paraId="7439AD9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20</w:t>
            </w:r>
          </w:p>
        </w:tc>
        <w:tc>
          <w:tcPr>
            <w:tcW w:w="1500" w:type="dxa"/>
            <w:tcBorders>
              <w:top w:val="nil"/>
              <w:left w:val="nil"/>
              <w:bottom w:val="nil"/>
              <w:right w:val="nil"/>
            </w:tcBorders>
            <w:vAlign w:val="center"/>
          </w:tcPr>
          <w:p w14:paraId="7439AD9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0.27</w:t>
            </w:r>
          </w:p>
        </w:tc>
      </w:tr>
      <w:tr w:rsidR="00BD041A" w:rsidRPr="00784751" w14:paraId="7439AD99" w14:textId="77777777">
        <w:tc>
          <w:tcPr>
            <w:tcW w:w="5108" w:type="dxa"/>
            <w:tcBorders>
              <w:top w:val="nil"/>
              <w:left w:val="nil"/>
              <w:right w:val="nil"/>
            </w:tcBorders>
            <w:vAlign w:val="center"/>
          </w:tcPr>
          <w:p w14:paraId="7439AD9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Nonbinary</w:t>
            </w:r>
          </w:p>
        </w:tc>
        <w:tc>
          <w:tcPr>
            <w:tcW w:w="1500" w:type="dxa"/>
            <w:tcBorders>
              <w:top w:val="nil"/>
              <w:left w:val="nil"/>
              <w:right w:val="nil"/>
            </w:tcBorders>
            <w:vAlign w:val="center"/>
          </w:tcPr>
          <w:p w14:paraId="7439AD9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267</w:t>
            </w:r>
          </w:p>
        </w:tc>
        <w:tc>
          <w:tcPr>
            <w:tcW w:w="1500" w:type="dxa"/>
            <w:tcBorders>
              <w:top w:val="nil"/>
              <w:left w:val="nil"/>
              <w:right w:val="nil"/>
            </w:tcBorders>
            <w:vAlign w:val="center"/>
          </w:tcPr>
          <w:p w14:paraId="7439AD9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3.55</w:t>
            </w:r>
          </w:p>
        </w:tc>
      </w:tr>
      <w:tr w:rsidR="00BD041A" w:rsidRPr="00784751" w14:paraId="7439AD9D" w14:textId="77777777">
        <w:tc>
          <w:tcPr>
            <w:tcW w:w="5108" w:type="dxa"/>
            <w:tcBorders>
              <w:top w:val="nil"/>
              <w:left w:val="nil"/>
              <w:right w:val="nil"/>
            </w:tcBorders>
            <w:vAlign w:val="center"/>
          </w:tcPr>
          <w:p w14:paraId="7439AD9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Gender diverse/questioning</w:t>
            </w:r>
          </w:p>
        </w:tc>
        <w:tc>
          <w:tcPr>
            <w:tcW w:w="1500" w:type="dxa"/>
            <w:tcBorders>
              <w:top w:val="nil"/>
              <w:left w:val="nil"/>
              <w:bottom w:val="nil"/>
              <w:right w:val="nil"/>
            </w:tcBorders>
            <w:vAlign w:val="center"/>
          </w:tcPr>
          <w:p w14:paraId="7439AD9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71</w:t>
            </w:r>
          </w:p>
        </w:tc>
        <w:tc>
          <w:tcPr>
            <w:tcW w:w="1500" w:type="dxa"/>
            <w:tcBorders>
              <w:top w:val="nil"/>
              <w:left w:val="nil"/>
              <w:bottom w:val="nil"/>
              <w:right w:val="nil"/>
            </w:tcBorders>
            <w:vAlign w:val="center"/>
          </w:tcPr>
          <w:p w14:paraId="7439AD9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0.94</w:t>
            </w:r>
          </w:p>
        </w:tc>
      </w:tr>
      <w:tr w:rsidR="00BD041A" w:rsidRPr="00784751" w14:paraId="7439ADA1" w14:textId="77777777">
        <w:tc>
          <w:tcPr>
            <w:tcW w:w="5108" w:type="dxa"/>
            <w:tcBorders>
              <w:top w:val="nil"/>
              <w:left w:val="nil"/>
              <w:bottom w:val="nil"/>
              <w:right w:val="nil"/>
            </w:tcBorders>
            <w:vAlign w:val="center"/>
          </w:tcPr>
          <w:p w14:paraId="7439AD9E" w14:textId="77777777" w:rsidR="00BD041A" w:rsidRPr="00784751" w:rsidRDefault="00602BF5" w:rsidP="00027FC9">
            <w:pPr>
              <w:widowControl w:val="0"/>
              <w:ind w:left="250"/>
              <w:rPr>
                <w:rFonts w:asciiTheme="majorHAnsi" w:hAnsiTheme="majorHAnsi" w:cstheme="majorHAnsi"/>
                <w:sz w:val="22"/>
                <w:szCs w:val="22"/>
              </w:rPr>
            </w:pPr>
            <w:commentRangeStart w:id="181"/>
            <w:r w:rsidRPr="00784751">
              <w:rPr>
                <w:rFonts w:asciiTheme="majorHAnsi" w:hAnsiTheme="majorHAnsi" w:cstheme="majorHAnsi"/>
                <w:sz w:val="22"/>
                <w:szCs w:val="22"/>
              </w:rPr>
              <w:t xml:space="preserve">   Prefer not to say</w:t>
            </w:r>
            <w:commentRangeEnd w:id="181"/>
            <w:r w:rsidR="00E0737D" w:rsidRPr="00784751">
              <w:rPr>
                <w:rStyle w:val="CommentReference"/>
                <w:rFonts w:asciiTheme="majorHAnsi" w:hAnsiTheme="majorHAnsi" w:cstheme="majorHAnsi"/>
                <w:sz w:val="22"/>
                <w:szCs w:val="22"/>
              </w:rPr>
              <w:commentReference w:id="181"/>
            </w:r>
          </w:p>
        </w:tc>
        <w:tc>
          <w:tcPr>
            <w:tcW w:w="1500" w:type="dxa"/>
            <w:tcBorders>
              <w:top w:val="nil"/>
              <w:left w:val="nil"/>
              <w:bottom w:val="nil"/>
              <w:right w:val="nil"/>
            </w:tcBorders>
            <w:vAlign w:val="center"/>
          </w:tcPr>
          <w:p w14:paraId="7439AD9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141</w:t>
            </w:r>
          </w:p>
        </w:tc>
        <w:tc>
          <w:tcPr>
            <w:tcW w:w="1500" w:type="dxa"/>
            <w:tcBorders>
              <w:top w:val="nil"/>
              <w:left w:val="nil"/>
              <w:bottom w:val="nil"/>
              <w:right w:val="nil"/>
            </w:tcBorders>
            <w:vAlign w:val="center"/>
          </w:tcPr>
          <w:p w14:paraId="7439ADA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1.87</w:t>
            </w:r>
          </w:p>
        </w:tc>
      </w:tr>
      <w:tr w:rsidR="00BD041A" w:rsidRPr="00784751" w14:paraId="7439ADA5" w14:textId="77777777">
        <w:tc>
          <w:tcPr>
            <w:tcW w:w="5108" w:type="dxa"/>
            <w:tcBorders>
              <w:top w:val="single" w:sz="4" w:space="0" w:color="000000"/>
              <w:left w:val="nil"/>
              <w:bottom w:val="nil"/>
              <w:right w:val="nil"/>
            </w:tcBorders>
            <w:vAlign w:val="center"/>
          </w:tcPr>
          <w:p w14:paraId="7439ADA2" w14:textId="77777777" w:rsidR="00BD041A" w:rsidRPr="00784751" w:rsidRDefault="00602BF5" w:rsidP="00784751">
            <w:pPr>
              <w:widowControl w:val="0"/>
              <w:rPr>
                <w:rFonts w:asciiTheme="majorHAnsi" w:hAnsiTheme="majorHAnsi" w:cstheme="majorHAnsi"/>
                <w:sz w:val="22"/>
                <w:szCs w:val="22"/>
              </w:rPr>
            </w:pPr>
            <w:r w:rsidRPr="00784751">
              <w:rPr>
                <w:rFonts w:asciiTheme="majorHAnsi" w:hAnsiTheme="majorHAnsi" w:cstheme="majorHAnsi"/>
                <w:sz w:val="22"/>
                <w:szCs w:val="22"/>
              </w:rPr>
              <w:t xml:space="preserve">   Total reported gender identity</w:t>
            </w:r>
          </w:p>
        </w:tc>
        <w:tc>
          <w:tcPr>
            <w:tcW w:w="1500" w:type="dxa"/>
            <w:tcBorders>
              <w:top w:val="single" w:sz="4" w:space="0" w:color="000000"/>
              <w:left w:val="nil"/>
              <w:bottom w:val="nil"/>
              <w:right w:val="nil"/>
            </w:tcBorders>
            <w:vAlign w:val="center"/>
          </w:tcPr>
          <w:p w14:paraId="7439ADA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7,522</w:t>
            </w:r>
          </w:p>
        </w:tc>
        <w:tc>
          <w:tcPr>
            <w:tcW w:w="1500" w:type="dxa"/>
            <w:tcBorders>
              <w:top w:val="single" w:sz="4" w:space="0" w:color="000000"/>
              <w:left w:val="nil"/>
              <w:bottom w:val="nil"/>
              <w:right w:val="nil"/>
            </w:tcBorders>
            <w:vAlign w:val="center"/>
          </w:tcPr>
          <w:p w14:paraId="7439ADA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100.00</w:t>
            </w:r>
          </w:p>
        </w:tc>
      </w:tr>
      <w:tr w:rsidR="00BD041A" w:rsidRPr="00784751" w14:paraId="7439ADA9" w14:textId="77777777">
        <w:tc>
          <w:tcPr>
            <w:tcW w:w="5108" w:type="dxa"/>
            <w:tcBorders>
              <w:top w:val="single" w:sz="4" w:space="0" w:color="000000"/>
              <w:left w:val="nil"/>
              <w:right w:val="nil"/>
            </w:tcBorders>
            <w:vAlign w:val="center"/>
          </w:tcPr>
          <w:p w14:paraId="7439ADA6" w14:textId="77777777" w:rsidR="00BD041A" w:rsidRPr="00027FC9" w:rsidRDefault="00602BF5" w:rsidP="00784751">
            <w:pPr>
              <w:widowControl w:val="0"/>
              <w:rPr>
                <w:rFonts w:asciiTheme="majorHAnsi" w:hAnsiTheme="majorHAnsi" w:cstheme="majorHAnsi"/>
                <w:i/>
                <w:iCs/>
                <w:sz w:val="22"/>
                <w:szCs w:val="22"/>
              </w:rPr>
            </w:pPr>
            <w:r w:rsidRPr="00027FC9">
              <w:rPr>
                <w:rFonts w:asciiTheme="majorHAnsi" w:hAnsiTheme="majorHAnsi" w:cstheme="majorHAnsi"/>
                <w:i/>
                <w:iCs/>
                <w:sz w:val="22"/>
                <w:szCs w:val="22"/>
              </w:rPr>
              <w:t>Panel B. Sexual orientation</w:t>
            </w:r>
          </w:p>
        </w:tc>
        <w:tc>
          <w:tcPr>
            <w:tcW w:w="1500" w:type="dxa"/>
            <w:tcBorders>
              <w:top w:val="single" w:sz="4" w:space="0" w:color="000000"/>
              <w:left w:val="nil"/>
              <w:right w:val="nil"/>
            </w:tcBorders>
            <w:vAlign w:val="center"/>
          </w:tcPr>
          <w:p w14:paraId="7439ADA7" w14:textId="77777777" w:rsidR="00BD041A" w:rsidRPr="0078475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A8" w14:textId="77777777" w:rsidR="00BD041A" w:rsidRPr="00784751" w:rsidRDefault="00BD041A" w:rsidP="00784751">
            <w:pPr>
              <w:widowControl w:val="0"/>
              <w:jc w:val="center"/>
              <w:rPr>
                <w:rFonts w:asciiTheme="majorHAnsi" w:hAnsiTheme="majorHAnsi" w:cstheme="majorHAnsi"/>
                <w:sz w:val="22"/>
                <w:szCs w:val="22"/>
              </w:rPr>
            </w:pPr>
          </w:p>
        </w:tc>
      </w:tr>
      <w:tr w:rsidR="00BD041A" w:rsidRPr="00784751" w14:paraId="7439ADAD" w14:textId="77777777">
        <w:tc>
          <w:tcPr>
            <w:tcW w:w="5108" w:type="dxa"/>
            <w:tcBorders>
              <w:left w:val="nil"/>
              <w:bottom w:val="nil"/>
              <w:right w:val="nil"/>
            </w:tcBorders>
            <w:vAlign w:val="center"/>
          </w:tcPr>
          <w:p w14:paraId="7439ADA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Straight/heterosexual</w:t>
            </w:r>
          </w:p>
        </w:tc>
        <w:tc>
          <w:tcPr>
            <w:tcW w:w="1500" w:type="dxa"/>
            <w:tcBorders>
              <w:left w:val="nil"/>
              <w:bottom w:val="nil"/>
              <w:right w:val="nil"/>
            </w:tcBorders>
            <w:vAlign w:val="center"/>
          </w:tcPr>
          <w:p w14:paraId="7439ADA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5,190</w:t>
            </w:r>
          </w:p>
        </w:tc>
        <w:tc>
          <w:tcPr>
            <w:tcW w:w="1500" w:type="dxa"/>
            <w:tcBorders>
              <w:left w:val="nil"/>
              <w:bottom w:val="nil"/>
              <w:right w:val="nil"/>
            </w:tcBorders>
            <w:vAlign w:val="center"/>
          </w:tcPr>
          <w:p w14:paraId="7439ADA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69.38</w:t>
            </w:r>
          </w:p>
        </w:tc>
      </w:tr>
      <w:tr w:rsidR="00BD041A" w:rsidRPr="00784751" w14:paraId="7439ADB1" w14:textId="77777777">
        <w:tc>
          <w:tcPr>
            <w:tcW w:w="5108" w:type="dxa"/>
            <w:tcBorders>
              <w:left w:val="nil"/>
              <w:bottom w:val="nil"/>
              <w:right w:val="nil"/>
            </w:tcBorders>
            <w:vAlign w:val="center"/>
          </w:tcPr>
          <w:p w14:paraId="7439ADA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Gay or lesbian</w:t>
            </w:r>
          </w:p>
        </w:tc>
        <w:tc>
          <w:tcPr>
            <w:tcW w:w="1500" w:type="dxa"/>
            <w:tcBorders>
              <w:left w:val="nil"/>
              <w:bottom w:val="nil"/>
              <w:right w:val="nil"/>
            </w:tcBorders>
            <w:vAlign w:val="center"/>
          </w:tcPr>
          <w:p w14:paraId="7439ADA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330</w:t>
            </w:r>
          </w:p>
        </w:tc>
        <w:tc>
          <w:tcPr>
            <w:tcW w:w="1500" w:type="dxa"/>
            <w:tcBorders>
              <w:left w:val="nil"/>
              <w:bottom w:val="nil"/>
              <w:right w:val="nil"/>
            </w:tcBorders>
            <w:vAlign w:val="center"/>
          </w:tcPr>
          <w:p w14:paraId="7439ADB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4.41</w:t>
            </w:r>
          </w:p>
        </w:tc>
      </w:tr>
      <w:tr w:rsidR="00BD041A" w:rsidRPr="00784751" w14:paraId="7439ADB5" w14:textId="77777777">
        <w:tc>
          <w:tcPr>
            <w:tcW w:w="5108" w:type="dxa"/>
            <w:tcBorders>
              <w:left w:val="nil"/>
              <w:bottom w:val="nil"/>
              <w:right w:val="nil"/>
            </w:tcBorders>
            <w:vAlign w:val="center"/>
          </w:tcPr>
          <w:p w14:paraId="7439ADB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Bisexual/pansexual/omnisexual</w:t>
            </w:r>
          </w:p>
        </w:tc>
        <w:tc>
          <w:tcPr>
            <w:tcW w:w="1500" w:type="dxa"/>
            <w:tcBorders>
              <w:left w:val="nil"/>
              <w:bottom w:val="nil"/>
              <w:right w:val="nil"/>
            </w:tcBorders>
            <w:vAlign w:val="center"/>
          </w:tcPr>
          <w:p w14:paraId="7439ADB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1,139</w:t>
            </w:r>
          </w:p>
        </w:tc>
        <w:tc>
          <w:tcPr>
            <w:tcW w:w="1500" w:type="dxa"/>
            <w:tcBorders>
              <w:left w:val="nil"/>
              <w:bottom w:val="nil"/>
              <w:right w:val="nil"/>
            </w:tcBorders>
            <w:vAlign w:val="center"/>
          </w:tcPr>
          <w:p w14:paraId="7439ADB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15.23</w:t>
            </w:r>
          </w:p>
        </w:tc>
      </w:tr>
      <w:tr w:rsidR="00BD041A" w:rsidRPr="00784751" w14:paraId="7439ADB9" w14:textId="77777777">
        <w:tc>
          <w:tcPr>
            <w:tcW w:w="5108" w:type="dxa"/>
            <w:tcBorders>
              <w:left w:val="nil"/>
              <w:bottom w:val="nil"/>
              <w:right w:val="nil"/>
            </w:tcBorders>
            <w:vAlign w:val="center"/>
          </w:tcPr>
          <w:p w14:paraId="7439ADB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Asexual/aromantic/demisexual</w:t>
            </w:r>
          </w:p>
        </w:tc>
        <w:tc>
          <w:tcPr>
            <w:tcW w:w="1500" w:type="dxa"/>
            <w:tcBorders>
              <w:left w:val="nil"/>
              <w:bottom w:val="nil"/>
              <w:right w:val="nil"/>
            </w:tcBorders>
            <w:vAlign w:val="center"/>
          </w:tcPr>
          <w:p w14:paraId="7439ADB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182</w:t>
            </w:r>
          </w:p>
        </w:tc>
        <w:tc>
          <w:tcPr>
            <w:tcW w:w="1500" w:type="dxa"/>
            <w:tcBorders>
              <w:left w:val="nil"/>
              <w:bottom w:val="nil"/>
              <w:right w:val="nil"/>
            </w:tcBorders>
            <w:vAlign w:val="center"/>
          </w:tcPr>
          <w:p w14:paraId="7439ADB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2.43</w:t>
            </w:r>
          </w:p>
        </w:tc>
      </w:tr>
      <w:tr w:rsidR="00BD041A" w:rsidRPr="00784751" w14:paraId="7439ADBD" w14:textId="77777777">
        <w:tc>
          <w:tcPr>
            <w:tcW w:w="5108" w:type="dxa"/>
            <w:tcBorders>
              <w:left w:val="nil"/>
              <w:bottom w:val="nil"/>
              <w:right w:val="nil"/>
            </w:tcBorders>
            <w:vAlign w:val="center"/>
          </w:tcPr>
          <w:p w14:paraId="7439ADB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Other/queer/questioning</w:t>
            </w:r>
          </w:p>
        </w:tc>
        <w:tc>
          <w:tcPr>
            <w:tcW w:w="1500" w:type="dxa"/>
            <w:tcBorders>
              <w:left w:val="nil"/>
              <w:bottom w:val="nil"/>
              <w:right w:val="nil"/>
            </w:tcBorders>
            <w:vAlign w:val="center"/>
          </w:tcPr>
          <w:p w14:paraId="7439ADB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131</w:t>
            </w:r>
          </w:p>
        </w:tc>
        <w:tc>
          <w:tcPr>
            <w:tcW w:w="1500" w:type="dxa"/>
            <w:tcBorders>
              <w:left w:val="nil"/>
              <w:bottom w:val="nil"/>
              <w:right w:val="nil"/>
            </w:tcBorders>
            <w:vAlign w:val="center"/>
          </w:tcPr>
          <w:p w14:paraId="7439ADB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1.75</w:t>
            </w:r>
          </w:p>
        </w:tc>
      </w:tr>
      <w:tr w:rsidR="00BD041A" w:rsidRPr="00784751" w14:paraId="7439ADC1" w14:textId="77777777">
        <w:tc>
          <w:tcPr>
            <w:tcW w:w="5108" w:type="dxa"/>
            <w:tcBorders>
              <w:left w:val="nil"/>
              <w:bottom w:val="nil"/>
              <w:right w:val="nil"/>
            </w:tcBorders>
            <w:vAlign w:val="center"/>
          </w:tcPr>
          <w:p w14:paraId="7439ADB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Prefer not to say</w:t>
            </w:r>
          </w:p>
        </w:tc>
        <w:tc>
          <w:tcPr>
            <w:tcW w:w="1500" w:type="dxa"/>
            <w:tcBorders>
              <w:left w:val="nil"/>
              <w:bottom w:val="nil"/>
              <w:right w:val="nil"/>
            </w:tcBorders>
            <w:vAlign w:val="center"/>
          </w:tcPr>
          <w:p w14:paraId="7439ADB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509</w:t>
            </w:r>
          </w:p>
        </w:tc>
        <w:tc>
          <w:tcPr>
            <w:tcW w:w="1500" w:type="dxa"/>
            <w:tcBorders>
              <w:left w:val="nil"/>
              <w:bottom w:val="nil"/>
              <w:right w:val="nil"/>
            </w:tcBorders>
            <w:vAlign w:val="center"/>
          </w:tcPr>
          <w:p w14:paraId="7439ADC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6.80</w:t>
            </w:r>
          </w:p>
        </w:tc>
      </w:tr>
      <w:tr w:rsidR="00BD041A" w:rsidRPr="00784751" w14:paraId="7439ADC5" w14:textId="77777777">
        <w:tc>
          <w:tcPr>
            <w:tcW w:w="5108" w:type="dxa"/>
            <w:tcBorders>
              <w:top w:val="single" w:sz="4" w:space="0" w:color="000000"/>
              <w:left w:val="nil"/>
              <w:bottom w:val="nil"/>
              <w:right w:val="nil"/>
            </w:tcBorders>
            <w:vAlign w:val="center"/>
          </w:tcPr>
          <w:p w14:paraId="7439ADC2" w14:textId="77777777" w:rsidR="00BD041A" w:rsidRPr="00784751" w:rsidRDefault="00602BF5" w:rsidP="00784751">
            <w:pPr>
              <w:widowControl w:val="0"/>
              <w:rPr>
                <w:rFonts w:asciiTheme="majorHAnsi" w:hAnsiTheme="majorHAnsi" w:cstheme="majorHAnsi"/>
                <w:sz w:val="22"/>
                <w:szCs w:val="22"/>
              </w:rPr>
            </w:pPr>
            <w:r w:rsidRPr="00784751">
              <w:rPr>
                <w:rFonts w:asciiTheme="majorHAnsi" w:hAnsiTheme="majorHAnsi" w:cstheme="majorHAnsi"/>
                <w:sz w:val="22"/>
                <w:szCs w:val="22"/>
              </w:rPr>
              <w:t xml:space="preserve">   Total reported sexual orientation</w:t>
            </w:r>
          </w:p>
        </w:tc>
        <w:tc>
          <w:tcPr>
            <w:tcW w:w="1500" w:type="dxa"/>
            <w:tcBorders>
              <w:top w:val="single" w:sz="4" w:space="0" w:color="000000"/>
              <w:left w:val="nil"/>
              <w:bottom w:val="nil"/>
              <w:right w:val="nil"/>
            </w:tcBorders>
            <w:vAlign w:val="center"/>
          </w:tcPr>
          <w:p w14:paraId="7439ADC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7,481</w:t>
            </w:r>
          </w:p>
        </w:tc>
        <w:tc>
          <w:tcPr>
            <w:tcW w:w="1500" w:type="dxa"/>
            <w:tcBorders>
              <w:top w:val="single" w:sz="4" w:space="0" w:color="000000"/>
              <w:left w:val="nil"/>
              <w:bottom w:val="nil"/>
              <w:right w:val="nil"/>
            </w:tcBorders>
            <w:vAlign w:val="center"/>
          </w:tcPr>
          <w:p w14:paraId="7439ADC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100.00</w:t>
            </w:r>
          </w:p>
        </w:tc>
      </w:tr>
      <w:tr w:rsidR="00BD041A" w:rsidRPr="00784751" w14:paraId="7439ADC9" w14:textId="77777777">
        <w:tc>
          <w:tcPr>
            <w:tcW w:w="5108" w:type="dxa"/>
            <w:tcBorders>
              <w:top w:val="single" w:sz="4" w:space="0" w:color="000000"/>
              <w:left w:val="nil"/>
              <w:right w:val="nil"/>
            </w:tcBorders>
            <w:vAlign w:val="center"/>
          </w:tcPr>
          <w:p w14:paraId="7439ADC6" w14:textId="77777777" w:rsidR="00BD041A" w:rsidRPr="00027FC9" w:rsidRDefault="00602BF5" w:rsidP="00784751">
            <w:pPr>
              <w:widowControl w:val="0"/>
              <w:rPr>
                <w:rFonts w:asciiTheme="majorHAnsi" w:hAnsiTheme="majorHAnsi" w:cstheme="majorHAnsi"/>
                <w:i/>
                <w:iCs/>
                <w:sz w:val="22"/>
                <w:szCs w:val="22"/>
              </w:rPr>
            </w:pPr>
            <w:r w:rsidRPr="00027FC9">
              <w:rPr>
                <w:rFonts w:asciiTheme="majorHAnsi" w:hAnsiTheme="majorHAnsi" w:cstheme="majorHAnsi"/>
                <w:i/>
                <w:iCs/>
                <w:sz w:val="22"/>
                <w:szCs w:val="22"/>
              </w:rPr>
              <w:t>Panel C. Race/ethnicity</w:t>
            </w:r>
          </w:p>
        </w:tc>
        <w:tc>
          <w:tcPr>
            <w:tcW w:w="1500" w:type="dxa"/>
            <w:tcBorders>
              <w:top w:val="single" w:sz="4" w:space="0" w:color="000000"/>
              <w:left w:val="nil"/>
              <w:right w:val="nil"/>
            </w:tcBorders>
            <w:vAlign w:val="center"/>
          </w:tcPr>
          <w:p w14:paraId="7439ADC7" w14:textId="77777777" w:rsidR="00BD041A" w:rsidRPr="0078475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C8" w14:textId="77777777" w:rsidR="00BD041A" w:rsidRPr="00784751" w:rsidRDefault="00BD041A" w:rsidP="00784751">
            <w:pPr>
              <w:widowControl w:val="0"/>
              <w:jc w:val="center"/>
              <w:rPr>
                <w:rFonts w:asciiTheme="majorHAnsi" w:hAnsiTheme="majorHAnsi" w:cstheme="majorHAnsi"/>
                <w:sz w:val="22"/>
                <w:szCs w:val="22"/>
              </w:rPr>
            </w:pPr>
          </w:p>
        </w:tc>
      </w:tr>
      <w:tr w:rsidR="00BD041A" w:rsidRPr="00784751" w14:paraId="7439ADCD" w14:textId="77777777">
        <w:tc>
          <w:tcPr>
            <w:tcW w:w="5108" w:type="dxa"/>
            <w:tcBorders>
              <w:left w:val="nil"/>
              <w:right w:val="nil"/>
            </w:tcBorders>
            <w:vAlign w:val="center"/>
          </w:tcPr>
          <w:p w14:paraId="7439ADC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American Indian/Alaskan Native</w:t>
            </w:r>
          </w:p>
        </w:tc>
        <w:tc>
          <w:tcPr>
            <w:tcW w:w="1500" w:type="dxa"/>
            <w:tcBorders>
              <w:left w:val="nil"/>
              <w:right w:val="nil"/>
            </w:tcBorders>
            <w:vAlign w:val="center"/>
          </w:tcPr>
          <w:p w14:paraId="7439ADC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163</w:t>
            </w:r>
          </w:p>
        </w:tc>
        <w:tc>
          <w:tcPr>
            <w:tcW w:w="1500" w:type="dxa"/>
            <w:tcBorders>
              <w:left w:val="nil"/>
              <w:right w:val="nil"/>
            </w:tcBorders>
            <w:vAlign w:val="center"/>
          </w:tcPr>
          <w:p w14:paraId="7439ADC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2.14</w:t>
            </w:r>
          </w:p>
        </w:tc>
      </w:tr>
      <w:tr w:rsidR="00BD041A" w:rsidRPr="00784751" w14:paraId="7439ADD1" w14:textId="77777777">
        <w:tc>
          <w:tcPr>
            <w:tcW w:w="5108" w:type="dxa"/>
            <w:tcBorders>
              <w:left w:val="nil"/>
              <w:right w:val="nil"/>
            </w:tcBorders>
            <w:vAlign w:val="center"/>
          </w:tcPr>
          <w:p w14:paraId="7439ADC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Black/African American</w:t>
            </w:r>
          </w:p>
        </w:tc>
        <w:tc>
          <w:tcPr>
            <w:tcW w:w="1500" w:type="dxa"/>
            <w:tcBorders>
              <w:left w:val="nil"/>
              <w:right w:val="nil"/>
            </w:tcBorders>
            <w:vAlign w:val="center"/>
          </w:tcPr>
          <w:p w14:paraId="7439ADC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532</w:t>
            </w:r>
          </w:p>
        </w:tc>
        <w:tc>
          <w:tcPr>
            <w:tcW w:w="1500" w:type="dxa"/>
            <w:tcBorders>
              <w:left w:val="nil"/>
              <w:right w:val="nil"/>
            </w:tcBorders>
            <w:vAlign w:val="center"/>
          </w:tcPr>
          <w:p w14:paraId="7439ADD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6.99</w:t>
            </w:r>
          </w:p>
        </w:tc>
      </w:tr>
      <w:tr w:rsidR="00BD041A" w:rsidRPr="00784751" w14:paraId="7439ADD5" w14:textId="77777777">
        <w:tc>
          <w:tcPr>
            <w:tcW w:w="5108" w:type="dxa"/>
            <w:tcBorders>
              <w:left w:val="nil"/>
              <w:right w:val="nil"/>
            </w:tcBorders>
            <w:vAlign w:val="center"/>
          </w:tcPr>
          <w:p w14:paraId="7439ADD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Hispanic/Latinx</w:t>
            </w:r>
          </w:p>
        </w:tc>
        <w:tc>
          <w:tcPr>
            <w:tcW w:w="1500" w:type="dxa"/>
            <w:tcBorders>
              <w:left w:val="nil"/>
              <w:right w:val="nil"/>
            </w:tcBorders>
            <w:vAlign w:val="center"/>
          </w:tcPr>
          <w:p w14:paraId="7439ADD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3,793</w:t>
            </w:r>
          </w:p>
        </w:tc>
        <w:tc>
          <w:tcPr>
            <w:tcW w:w="1500" w:type="dxa"/>
            <w:tcBorders>
              <w:left w:val="nil"/>
              <w:right w:val="nil"/>
            </w:tcBorders>
            <w:vAlign w:val="center"/>
          </w:tcPr>
          <w:p w14:paraId="7439ADD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49.82</w:t>
            </w:r>
          </w:p>
        </w:tc>
      </w:tr>
      <w:tr w:rsidR="00BD041A" w:rsidRPr="00784751" w14:paraId="7439ADD9" w14:textId="77777777">
        <w:tc>
          <w:tcPr>
            <w:tcW w:w="5108" w:type="dxa"/>
            <w:tcBorders>
              <w:left w:val="nil"/>
              <w:right w:val="nil"/>
            </w:tcBorders>
            <w:vAlign w:val="center"/>
          </w:tcPr>
          <w:p w14:paraId="7439ADD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Pacific Islander</w:t>
            </w:r>
          </w:p>
        </w:tc>
        <w:tc>
          <w:tcPr>
            <w:tcW w:w="1500" w:type="dxa"/>
            <w:tcBorders>
              <w:left w:val="nil"/>
              <w:right w:val="nil"/>
            </w:tcBorders>
            <w:vAlign w:val="center"/>
          </w:tcPr>
          <w:p w14:paraId="7439ADD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64</w:t>
            </w:r>
          </w:p>
        </w:tc>
        <w:tc>
          <w:tcPr>
            <w:tcW w:w="1500" w:type="dxa"/>
            <w:tcBorders>
              <w:left w:val="nil"/>
              <w:right w:val="nil"/>
            </w:tcBorders>
            <w:vAlign w:val="center"/>
          </w:tcPr>
          <w:p w14:paraId="7439ADD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0.84</w:t>
            </w:r>
          </w:p>
        </w:tc>
      </w:tr>
      <w:tr w:rsidR="00BD041A" w:rsidRPr="00784751" w14:paraId="7439ADDD" w14:textId="77777777">
        <w:tc>
          <w:tcPr>
            <w:tcW w:w="5108" w:type="dxa"/>
            <w:tcBorders>
              <w:left w:val="nil"/>
              <w:right w:val="nil"/>
            </w:tcBorders>
            <w:vAlign w:val="center"/>
          </w:tcPr>
          <w:p w14:paraId="7439ADD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Filipino</w:t>
            </w:r>
          </w:p>
        </w:tc>
        <w:tc>
          <w:tcPr>
            <w:tcW w:w="1500" w:type="dxa"/>
            <w:tcBorders>
              <w:left w:val="nil"/>
              <w:right w:val="nil"/>
            </w:tcBorders>
            <w:vAlign w:val="center"/>
          </w:tcPr>
          <w:p w14:paraId="7439ADD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235</w:t>
            </w:r>
          </w:p>
        </w:tc>
        <w:tc>
          <w:tcPr>
            <w:tcW w:w="1500" w:type="dxa"/>
            <w:tcBorders>
              <w:left w:val="nil"/>
              <w:right w:val="nil"/>
            </w:tcBorders>
            <w:vAlign w:val="center"/>
          </w:tcPr>
          <w:p w14:paraId="7439ADD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3.09</w:t>
            </w:r>
          </w:p>
        </w:tc>
      </w:tr>
      <w:tr w:rsidR="00BD041A" w:rsidRPr="00784751" w14:paraId="7439ADE1" w14:textId="77777777">
        <w:tc>
          <w:tcPr>
            <w:tcW w:w="5108" w:type="dxa"/>
            <w:tcBorders>
              <w:left w:val="nil"/>
              <w:right w:val="nil"/>
            </w:tcBorders>
            <w:vAlign w:val="center"/>
          </w:tcPr>
          <w:p w14:paraId="7439ADD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Asian</w:t>
            </w:r>
          </w:p>
        </w:tc>
        <w:tc>
          <w:tcPr>
            <w:tcW w:w="1500" w:type="dxa"/>
            <w:tcBorders>
              <w:left w:val="nil"/>
              <w:right w:val="nil"/>
            </w:tcBorders>
            <w:vAlign w:val="center"/>
          </w:tcPr>
          <w:p w14:paraId="7439ADD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1,146</w:t>
            </w:r>
          </w:p>
        </w:tc>
        <w:tc>
          <w:tcPr>
            <w:tcW w:w="1500" w:type="dxa"/>
            <w:tcBorders>
              <w:left w:val="nil"/>
              <w:right w:val="nil"/>
            </w:tcBorders>
            <w:vAlign w:val="center"/>
          </w:tcPr>
          <w:p w14:paraId="7439ADE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15.05</w:t>
            </w:r>
          </w:p>
        </w:tc>
      </w:tr>
      <w:tr w:rsidR="00BD041A" w:rsidRPr="00784751" w14:paraId="7439ADE5" w14:textId="77777777">
        <w:tc>
          <w:tcPr>
            <w:tcW w:w="5108" w:type="dxa"/>
            <w:tcBorders>
              <w:left w:val="nil"/>
              <w:right w:val="nil"/>
            </w:tcBorders>
            <w:vAlign w:val="center"/>
          </w:tcPr>
          <w:p w14:paraId="7439ADE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Other</w:t>
            </w:r>
          </w:p>
        </w:tc>
        <w:tc>
          <w:tcPr>
            <w:tcW w:w="1500" w:type="dxa"/>
            <w:tcBorders>
              <w:left w:val="nil"/>
              <w:right w:val="nil"/>
            </w:tcBorders>
            <w:vAlign w:val="center"/>
          </w:tcPr>
          <w:p w14:paraId="7439ADE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182</w:t>
            </w:r>
          </w:p>
        </w:tc>
        <w:tc>
          <w:tcPr>
            <w:tcW w:w="1500" w:type="dxa"/>
            <w:tcBorders>
              <w:left w:val="nil"/>
              <w:right w:val="nil"/>
            </w:tcBorders>
            <w:vAlign w:val="center"/>
          </w:tcPr>
          <w:p w14:paraId="7439ADE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2.39</w:t>
            </w:r>
          </w:p>
        </w:tc>
      </w:tr>
      <w:tr w:rsidR="00BD041A" w:rsidRPr="00784751" w14:paraId="7439ADE9" w14:textId="77777777">
        <w:tc>
          <w:tcPr>
            <w:tcW w:w="5108" w:type="dxa"/>
            <w:tcBorders>
              <w:left w:val="nil"/>
              <w:right w:val="nil"/>
            </w:tcBorders>
            <w:vAlign w:val="center"/>
          </w:tcPr>
          <w:p w14:paraId="7439ADE6" w14:textId="42E5D54A"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White</w:t>
            </w:r>
            <w:ins w:id="182" w:author="Kerith Conron" w:date="2026-03-03T15:27:00Z" w16du:dateUtc="2026-03-03T20:27:00Z">
              <w:r w:rsidR="00AD0857">
                <w:rPr>
                  <w:rFonts w:asciiTheme="majorHAnsi" w:hAnsiTheme="majorHAnsi" w:cstheme="majorHAnsi"/>
                  <w:sz w:val="22"/>
                  <w:szCs w:val="22"/>
                </w:rPr>
                <w:t>,</w:t>
              </w:r>
            </w:ins>
            <w:del w:id="183" w:author="Kerith Conron" w:date="2026-03-03T15:27:00Z" w16du:dateUtc="2026-03-03T20:27:00Z">
              <w:r w:rsidRPr="00784751" w:rsidDel="00AD0857">
                <w:rPr>
                  <w:rFonts w:asciiTheme="majorHAnsi" w:hAnsiTheme="majorHAnsi" w:cstheme="majorHAnsi"/>
                  <w:sz w:val="22"/>
                  <w:szCs w:val="22"/>
                </w:rPr>
                <w:delText>/N</w:delText>
              </w:r>
            </w:del>
            <w:ins w:id="184" w:author="Kerith Conron" w:date="2026-03-03T15:29:00Z" w16du:dateUtc="2026-03-03T20:29:00Z">
              <w:r w:rsidR="007C7EFC">
                <w:rPr>
                  <w:rFonts w:asciiTheme="majorHAnsi" w:hAnsiTheme="majorHAnsi" w:cstheme="majorHAnsi"/>
                  <w:sz w:val="22"/>
                  <w:szCs w:val="22"/>
                </w:rPr>
                <w:t>n</w:t>
              </w:r>
            </w:ins>
            <w:r w:rsidRPr="00784751">
              <w:rPr>
                <w:rFonts w:asciiTheme="majorHAnsi" w:hAnsiTheme="majorHAnsi" w:cstheme="majorHAnsi"/>
                <w:sz w:val="22"/>
                <w:szCs w:val="22"/>
              </w:rPr>
              <w:t>on-Hispanic</w:t>
            </w:r>
          </w:p>
        </w:tc>
        <w:tc>
          <w:tcPr>
            <w:tcW w:w="1500" w:type="dxa"/>
            <w:tcBorders>
              <w:left w:val="nil"/>
              <w:right w:val="nil"/>
            </w:tcBorders>
            <w:vAlign w:val="center"/>
          </w:tcPr>
          <w:p w14:paraId="7439ADE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1,498</w:t>
            </w:r>
          </w:p>
        </w:tc>
        <w:tc>
          <w:tcPr>
            <w:tcW w:w="1500" w:type="dxa"/>
            <w:tcBorders>
              <w:left w:val="nil"/>
              <w:right w:val="nil"/>
            </w:tcBorders>
            <w:vAlign w:val="center"/>
          </w:tcPr>
          <w:p w14:paraId="7439ADE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19.68</w:t>
            </w:r>
          </w:p>
        </w:tc>
      </w:tr>
      <w:tr w:rsidR="00BD041A" w:rsidRPr="00784751" w14:paraId="7439ADED" w14:textId="77777777">
        <w:tc>
          <w:tcPr>
            <w:tcW w:w="5108" w:type="dxa"/>
            <w:tcBorders>
              <w:top w:val="single" w:sz="4" w:space="0" w:color="000000"/>
              <w:left w:val="nil"/>
              <w:right w:val="nil"/>
            </w:tcBorders>
            <w:vAlign w:val="center"/>
          </w:tcPr>
          <w:p w14:paraId="7439ADEA" w14:textId="77777777" w:rsidR="00BD041A" w:rsidRPr="00784751" w:rsidRDefault="00602BF5" w:rsidP="00784751">
            <w:pPr>
              <w:widowControl w:val="0"/>
              <w:rPr>
                <w:rFonts w:asciiTheme="majorHAnsi" w:hAnsiTheme="majorHAnsi" w:cstheme="majorHAnsi"/>
                <w:sz w:val="22"/>
                <w:szCs w:val="22"/>
              </w:rPr>
            </w:pPr>
            <w:r w:rsidRPr="00784751">
              <w:rPr>
                <w:rFonts w:asciiTheme="majorHAnsi" w:hAnsiTheme="majorHAnsi" w:cstheme="majorHAnsi"/>
                <w:sz w:val="22"/>
                <w:szCs w:val="22"/>
              </w:rPr>
              <w:t xml:space="preserve">   Total reported race/ethnicity</w:t>
            </w:r>
          </w:p>
        </w:tc>
        <w:tc>
          <w:tcPr>
            <w:tcW w:w="1500" w:type="dxa"/>
            <w:tcBorders>
              <w:top w:val="single" w:sz="4" w:space="0" w:color="000000"/>
              <w:left w:val="nil"/>
              <w:right w:val="nil"/>
            </w:tcBorders>
            <w:vAlign w:val="center"/>
          </w:tcPr>
          <w:p w14:paraId="7439ADE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7,613</w:t>
            </w:r>
          </w:p>
        </w:tc>
        <w:tc>
          <w:tcPr>
            <w:tcW w:w="1500" w:type="dxa"/>
            <w:tcBorders>
              <w:top w:val="single" w:sz="4" w:space="0" w:color="000000"/>
              <w:left w:val="nil"/>
              <w:right w:val="nil"/>
            </w:tcBorders>
            <w:vAlign w:val="center"/>
          </w:tcPr>
          <w:p w14:paraId="7439ADE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100.00</w:t>
            </w:r>
          </w:p>
        </w:tc>
      </w:tr>
      <w:tr w:rsidR="00BD041A" w:rsidRPr="00784751" w14:paraId="7439ADF1" w14:textId="77777777">
        <w:tc>
          <w:tcPr>
            <w:tcW w:w="5108" w:type="dxa"/>
            <w:tcBorders>
              <w:top w:val="single" w:sz="4" w:space="0" w:color="000000"/>
              <w:left w:val="nil"/>
              <w:right w:val="nil"/>
            </w:tcBorders>
            <w:vAlign w:val="center"/>
          </w:tcPr>
          <w:p w14:paraId="7439ADEE" w14:textId="77777777" w:rsidR="00BD041A" w:rsidRPr="00027FC9" w:rsidRDefault="00602BF5" w:rsidP="00784751">
            <w:pPr>
              <w:widowControl w:val="0"/>
              <w:rPr>
                <w:rFonts w:asciiTheme="majorHAnsi" w:hAnsiTheme="majorHAnsi" w:cstheme="majorHAnsi"/>
                <w:i/>
                <w:iCs/>
                <w:sz w:val="22"/>
                <w:szCs w:val="22"/>
              </w:rPr>
            </w:pPr>
            <w:r w:rsidRPr="00027FC9">
              <w:rPr>
                <w:rFonts w:asciiTheme="majorHAnsi" w:hAnsiTheme="majorHAnsi" w:cstheme="majorHAnsi"/>
                <w:i/>
                <w:iCs/>
                <w:sz w:val="22"/>
                <w:szCs w:val="22"/>
              </w:rPr>
              <w:t>Panel D. Highest level of education among parents</w:t>
            </w:r>
          </w:p>
        </w:tc>
        <w:tc>
          <w:tcPr>
            <w:tcW w:w="1500" w:type="dxa"/>
            <w:tcBorders>
              <w:top w:val="single" w:sz="4" w:space="0" w:color="000000"/>
              <w:left w:val="nil"/>
              <w:right w:val="nil"/>
            </w:tcBorders>
            <w:vAlign w:val="center"/>
          </w:tcPr>
          <w:p w14:paraId="7439ADEF" w14:textId="77777777" w:rsidR="00BD041A" w:rsidRPr="0078475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F0" w14:textId="77777777" w:rsidR="00BD041A" w:rsidRPr="00784751" w:rsidRDefault="00BD041A" w:rsidP="00784751">
            <w:pPr>
              <w:widowControl w:val="0"/>
              <w:jc w:val="center"/>
              <w:rPr>
                <w:rFonts w:asciiTheme="majorHAnsi" w:hAnsiTheme="majorHAnsi" w:cstheme="majorHAnsi"/>
                <w:sz w:val="22"/>
                <w:szCs w:val="22"/>
              </w:rPr>
            </w:pPr>
          </w:p>
        </w:tc>
      </w:tr>
      <w:tr w:rsidR="00BD041A" w:rsidRPr="00784751" w14:paraId="7439ADF5" w14:textId="77777777">
        <w:tc>
          <w:tcPr>
            <w:tcW w:w="5108" w:type="dxa"/>
            <w:tcBorders>
              <w:left w:val="nil"/>
              <w:right w:val="nil"/>
            </w:tcBorders>
            <w:vAlign w:val="center"/>
          </w:tcPr>
          <w:p w14:paraId="7439ADF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Did not complete high school</w:t>
            </w:r>
          </w:p>
        </w:tc>
        <w:tc>
          <w:tcPr>
            <w:tcW w:w="1500" w:type="dxa"/>
            <w:tcBorders>
              <w:left w:val="nil"/>
              <w:right w:val="nil"/>
            </w:tcBorders>
            <w:vAlign w:val="center"/>
          </w:tcPr>
          <w:p w14:paraId="7439ADF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1,373</w:t>
            </w:r>
          </w:p>
        </w:tc>
        <w:tc>
          <w:tcPr>
            <w:tcW w:w="1500" w:type="dxa"/>
            <w:tcBorders>
              <w:left w:val="nil"/>
              <w:right w:val="nil"/>
            </w:tcBorders>
            <w:vAlign w:val="center"/>
          </w:tcPr>
          <w:p w14:paraId="7439ADF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18.11</w:t>
            </w:r>
          </w:p>
        </w:tc>
      </w:tr>
      <w:tr w:rsidR="00BD041A" w:rsidRPr="00784751" w14:paraId="7439ADF9" w14:textId="77777777">
        <w:tc>
          <w:tcPr>
            <w:tcW w:w="5108" w:type="dxa"/>
            <w:tcBorders>
              <w:left w:val="nil"/>
              <w:right w:val="nil"/>
            </w:tcBorders>
            <w:vAlign w:val="center"/>
          </w:tcPr>
          <w:p w14:paraId="7439ADF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High school diploma</w:t>
            </w:r>
          </w:p>
        </w:tc>
        <w:tc>
          <w:tcPr>
            <w:tcW w:w="1500" w:type="dxa"/>
            <w:tcBorders>
              <w:left w:val="nil"/>
              <w:right w:val="nil"/>
            </w:tcBorders>
            <w:vAlign w:val="center"/>
          </w:tcPr>
          <w:p w14:paraId="7439ADF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1,578</w:t>
            </w:r>
          </w:p>
        </w:tc>
        <w:tc>
          <w:tcPr>
            <w:tcW w:w="1500" w:type="dxa"/>
            <w:tcBorders>
              <w:left w:val="nil"/>
              <w:right w:val="nil"/>
            </w:tcBorders>
            <w:vAlign w:val="center"/>
          </w:tcPr>
          <w:p w14:paraId="7439ADF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20.81</w:t>
            </w:r>
          </w:p>
        </w:tc>
      </w:tr>
      <w:tr w:rsidR="00BD041A" w:rsidRPr="00784751" w14:paraId="7439ADFD" w14:textId="77777777">
        <w:tc>
          <w:tcPr>
            <w:tcW w:w="5108" w:type="dxa"/>
            <w:tcBorders>
              <w:left w:val="nil"/>
              <w:right w:val="nil"/>
            </w:tcBorders>
            <w:vAlign w:val="center"/>
          </w:tcPr>
          <w:p w14:paraId="7439ADF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Some college, no college degree</w:t>
            </w:r>
          </w:p>
        </w:tc>
        <w:tc>
          <w:tcPr>
            <w:tcW w:w="1500" w:type="dxa"/>
            <w:tcBorders>
              <w:left w:val="nil"/>
              <w:right w:val="nil"/>
            </w:tcBorders>
            <w:vAlign w:val="center"/>
          </w:tcPr>
          <w:p w14:paraId="7439ADF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975</w:t>
            </w:r>
          </w:p>
        </w:tc>
        <w:tc>
          <w:tcPr>
            <w:tcW w:w="1500" w:type="dxa"/>
            <w:tcBorders>
              <w:left w:val="nil"/>
              <w:right w:val="nil"/>
            </w:tcBorders>
            <w:vAlign w:val="center"/>
          </w:tcPr>
          <w:p w14:paraId="7439ADF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12.86</w:t>
            </w:r>
          </w:p>
        </w:tc>
      </w:tr>
      <w:tr w:rsidR="00BD041A" w:rsidRPr="00784751" w14:paraId="7439AE01" w14:textId="77777777">
        <w:tc>
          <w:tcPr>
            <w:tcW w:w="5108" w:type="dxa"/>
            <w:tcBorders>
              <w:left w:val="nil"/>
              <w:right w:val="nil"/>
            </w:tcBorders>
            <w:vAlign w:val="center"/>
          </w:tcPr>
          <w:p w14:paraId="7439ADF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Associate degree</w:t>
            </w:r>
          </w:p>
        </w:tc>
        <w:tc>
          <w:tcPr>
            <w:tcW w:w="1500" w:type="dxa"/>
            <w:tcBorders>
              <w:left w:val="nil"/>
              <w:right w:val="nil"/>
            </w:tcBorders>
            <w:vAlign w:val="center"/>
          </w:tcPr>
          <w:p w14:paraId="7439ADF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452</w:t>
            </w:r>
          </w:p>
        </w:tc>
        <w:tc>
          <w:tcPr>
            <w:tcW w:w="1500" w:type="dxa"/>
            <w:tcBorders>
              <w:left w:val="nil"/>
              <w:right w:val="nil"/>
            </w:tcBorders>
            <w:vAlign w:val="center"/>
          </w:tcPr>
          <w:p w14:paraId="7439AE0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5.96</w:t>
            </w:r>
          </w:p>
        </w:tc>
      </w:tr>
      <w:tr w:rsidR="00BD041A" w:rsidRPr="00784751" w14:paraId="7439AE05" w14:textId="77777777">
        <w:tc>
          <w:tcPr>
            <w:tcW w:w="5108" w:type="dxa"/>
            <w:tcBorders>
              <w:left w:val="nil"/>
              <w:right w:val="nil"/>
            </w:tcBorders>
            <w:vAlign w:val="center"/>
          </w:tcPr>
          <w:p w14:paraId="7439AE0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Bachelor's degree</w:t>
            </w:r>
          </w:p>
        </w:tc>
        <w:tc>
          <w:tcPr>
            <w:tcW w:w="1500" w:type="dxa"/>
            <w:tcBorders>
              <w:left w:val="nil"/>
              <w:right w:val="nil"/>
            </w:tcBorders>
            <w:vAlign w:val="center"/>
          </w:tcPr>
          <w:p w14:paraId="7439AE0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1,363</w:t>
            </w:r>
          </w:p>
        </w:tc>
        <w:tc>
          <w:tcPr>
            <w:tcW w:w="1500" w:type="dxa"/>
            <w:tcBorders>
              <w:left w:val="nil"/>
              <w:right w:val="nil"/>
            </w:tcBorders>
            <w:vAlign w:val="center"/>
          </w:tcPr>
          <w:p w14:paraId="7439AE0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17.97</w:t>
            </w:r>
          </w:p>
        </w:tc>
      </w:tr>
      <w:tr w:rsidR="00BD041A" w:rsidRPr="00784751" w14:paraId="7439AE09" w14:textId="77777777">
        <w:tc>
          <w:tcPr>
            <w:tcW w:w="5108" w:type="dxa"/>
            <w:tcBorders>
              <w:left w:val="nil"/>
              <w:right w:val="nil"/>
            </w:tcBorders>
            <w:vAlign w:val="center"/>
          </w:tcPr>
          <w:p w14:paraId="7439AE0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Graduate/Professional degree            </w:t>
            </w:r>
          </w:p>
        </w:tc>
        <w:tc>
          <w:tcPr>
            <w:tcW w:w="1500" w:type="dxa"/>
            <w:tcBorders>
              <w:left w:val="nil"/>
              <w:right w:val="nil"/>
            </w:tcBorders>
            <w:vAlign w:val="center"/>
          </w:tcPr>
          <w:p w14:paraId="7439AE0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1,455</w:t>
            </w:r>
          </w:p>
        </w:tc>
        <w:tc>
          <w:tcPr>
            <w:tcW w:w="1500" w:type="dxa"/>
            <w:tcBorders>
              <w:left w:val="nil"/>
              <w:right w:val="nil"/>
            </w:tcBorders>
            <w:vAlign w:val="center"/>
          </w:tcPr>
          <w:p w14:paraId="7439AE0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19.19</w:t>
            </w:r>
          </w:p>
        </w:tc>
      </w:tr>
      <w:tr w:rsidR="00BD041A" w:rsidRPr="00784751" w14:paraId="7439AE0D" w14:textId="77777777">
        <w:tc>
          <w:tcPr>
            <w:tcW w:w="5108" w:type="dxa"/>
            <w:tcBorders>
              <w:left w:val="nil"/>
              <w:bottom w:val="single" w:sz="4" w:space="0" w:color="000000"/>
              <w:right w:val="nil"/>
            </w:tcBorders>
            <w:vAlign w:val="center"/>
          </w:tcPr>
          <w:p w14:paraId="7439AE0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Don’t know</w:t>
            </w:r>
          </w:p>
        </w:tc>
        <w:tc>
          <w:tcPr>
            <w:tcW w:w="1500" w:type="dxa"/>
            <w:tcBorders>
              <w:left w:val="nil"/>
              <w:bottom w:val="single" w:sz="4" w:space="0" w:color="000000"/>
              <w:right w:val="nil"/>
            </w:tcBorders>
            <w:vAlign w:val="center"/>
          </w:tcPr>
          <w:p w14:paraId="7439AE0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387</w:t>
            </w:r>
          </w:p>
        </w:tc>
        <w:tc>
          <w:tcPr>
            <w:tcW w:w="1500" w:type="dxa"/>
            <w:tcBorders>
              <w:left w:val="nil"/>
              <w:bottom w:val="single" w:sz="4" w:space="0" w:color="000000"/>
              <w:right w:val="nil"/>
            </w:tcBorders>
            <w:vAlign w:val="center"/>
          </w:tcPr>
          <w:p w14:paraId="7439AE0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5.10</w:t>
            </w:r>
          </w:p>
        </w:tc>
      </w:tr>
      <w:tr w:rsidR="00BD041A" w:rsidRPr="00784751" w14:paraId="7439AE11" w14:textId="77777777">
        <w:tc>
          <w:tcPr>
            <w:tcW w:w="5108" w:type="dxa"/>
            <w:tcBorders>
              <w:top w:val="single" w:sz="4" w:space="0" w:color="000000"/>
              <w:left w:val="nil"/>
              <w:bottom w:val="single" w:sz="4" w:space="0" w:color="000000"/>
              <w:right w:val="nil"/>
            </w:tcBorders>
            <w:vAlign w:val="center"/>
          </w:tcPr>
          <w:p w14:paraId="7439AE0E" w14:textId="77777777" w:rsidR="00BD041A" w:rsidRPr="00784751" w:rsidRDefault="00602BF5" w:rsidP="00784751">
            <w:pPr>
              <w:widowControl w:val="0"/>
              <w:rPr>
                <w:rFonts w:asciiTheme="majorHAnsi" w:hAnsiTheme="majorHAnsi" w:cstheme="majorHAnsi"/>
                <w:sz w:val="22"/>
                <w:szCs w:val="22"/>
              </w:rPr>
            </w:pPr>
            <w:r w:rsidRPr="00784751">
              <w:rPr>
                <w:rFonts w:asciiTheme="majorHAnsi" w:hAnsiTheme="majorHAnsi" w:cstheme="majorHAnsi"/>
                <w:sz w:val="22"/>
                <w:szCs w:val="22"/>
              </w:rPr>
              <w:t xml:space="preserve">   Total reported parental education</w:t>
            </w:r>
          </w:p>
        </w:tc>
        <w:tc>
          <w:tcPr>
            <w:tcW w:w="1500" w:type="dxa"/>
            <w:tcBorders>
              <w:top w:val="single" w:sz="4" w:space="0" w:color="000000"/>
              <w:left w:val="nil"/>
              <w:bottom w:val="single" w:sz="4" w:space="0" w:color="000000"/>
              <w:right w:val="nil"/>
            </w:tcBorders>
            <w:vAlign w:val="center"/>
          </w:tcPr>
          <w:p w14:paraId="7439AE0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7,583</w:t>
            </w:r>
          </w:p>
        </w:tc>
        <w:tc>
          <w:tcPr>
            <w:tcW w:w="1500" w:type="dxa"/>
            <w:tcBorders>
              <w:top w:val="single" w:sz="4" w:space="0" w:color="000000"/>
              <w:left w:val="nil"/>
              <w:bottom w:val="single" w:sz="4" w:space="0" w:color="000000"/>
              <w:right w:val="nil"/>
            </w:tcBorders>
            <w:vAlign w:val="center"/>
          </w:tcPr>
          <w:p w14:paraId="7439AE1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100.00</w:t>
            </w:r>
          </w:p>
        </w:tc>
      </w:tr>
    </w:tbl>
    <w:p w14:paraId="2D44EA2B" w14:textId="35BF01FF" w:rsidR="00EA129E" w:rsidRPr="00784751" w:rsidRDefault="00602BF5" w:rsidP="00784751">
      <w:pPr>
        <w:widowControl w:val="0"/>
        <w:rPr>
          <w:rFonts w:asciiTheme="majorHAnsi" w:hAnsiTheme="majorHAnsi" w:cstheme="majorHAnsi"/>
        </w:rPr>
      </w:pPr>
      <w:del w:id="185" w:author="Kerith Conron" w:date="2026-03-03T15:32:00Z" w16du:dateUtc="2026-03-03T20:32:00Z">
        <w:r w:rsidRPr="00784751" w:rsidDel="002B5068">
          <w:rPr>
            <w:rFonts w:asciiTheme="majorHAnsi" w:hAnsiTheme="majorHAnsi" w:cstheme="majorHAnsi"/>
            <w:i/>
            <w:iCs/>
            <w:sz w:val="20"/>
            <w:szCs w:val="20"/>
          </w:rPr>
          <w:delText xml:space="preserve">Note. </w:delText>
        </w:r>
        <w:r w:rsidRPr="00784751" w:rsidDel="002B5068">
          <w:rPr>
            <w:rFonts w:asciiTheme="majorHAnsi" w:hAnsiTheme="majorHAnsi" w:cstheme="majorHAnsi"/>
            <w:sz w:val="20"/>
            <w:szCs w:val="20"/>
          </w:rPr>
          <w:delText xml:space="preserve">Sample only includes college-going high school seniors. </w:delText>
        </w:r>
      </w:del>
      <w:del w:id="186" w:author="Kerith Conron" w:date="2026-03-03T15:33:00Z" w16du:dateUtc="2026-03-03T20:33:00Z">
        <w:r w:rsidRPr="00784751" w:rsidDel="002B5068">
          <w:rPr>
            <w:rFonts w:asciiTheme="majorHAnsi" w:hAnsiTheme="majorHAnsi" w:cstheme="majorHAnsi"/>
            <w:sz w:val="20"/>
            <w:szCs w:val="20"/>
          </w:rPr>
          <w:delText>Of the total (</w:delText>
        </w:r>
        <w:r w:rsidRPr="00784751" w:rsidDel="002B5068">
          <w:rPr>
            <w:rFonts w:asciiTheme="majorHAnsi" w:hAnsiTheme="majorHAnsi" w:cstheme="majorHAnsi"/>
            <w:i/>
            <w:iCs/>
            <w:sz w:val="20"/>
            <w:szCs w:val="20"/>
          </w:rPr>
          <w:delText xml:space="preserve">n </w:delText>
        </w:r>
        <w:r w:rsidRPr="00784751" w:rsidDel="002B5068">
          <w:rPr>
            <w:rFonts w:asciiTheme="majorHAnsi" w:hAnsiTheme="majorHAnsi" w:cstheme="majorHAnsi"/>
            <w:sz w:val="20"/>
            <w:szCs w:val="20"/>
          </w:rPr>
          <w:delText xml:space="preserve">= 9,230), 1,708 respondents did not report gender identity; 1,749 did not report sexual orientation; 1,617 did not report race/ethnicity; and 1,647 did not report level of parental education. </w:delText>
        </w:r>
      </w:del>
    </w:p>
    <w:p w14:paraId="657EBBCF" w14:textId="77777777" w:rsidR="00C43786" w:rsidRDefault="00C43786" w:rsidP="003803B1">
      <w:pPr>
        <w:spacing w:line="360" w:lineRule="auto"/>
      </w:pPr>
      <w:r>
        <w:br w:type="page"/>
      </w:r>
    </w:p>
    <w:p w14:paraId="18E551A5" w14:textId="2D71EAFA" w:rsidR="007C3F1C" w:rsidRPr="00784751" w:rsidRDefault="00602BF5" w:rsidP="003803B1">
      <w:pPr>
        <w:spacing w:line="360" w:lineRule="auto"/>
        <w:ind w:firstLine="720"/>
        <w:rPr>
          <w:rFonts w:ascii="Calibri" w:hAnsi="Calibri" w:cs="Calibri"/>
        </w:rPr>
      </w:pPr>
      <w:r w:rsidRPr="00784751">
        <w:rPr>
          <w:rFonts w:ascii="Calibri" w:hAnsi="Calibri" w:cs="Calibri"/>
        </w:rPr>
        <w:lastRenderedPageBreak/>
        <w:t xml:space="preserve">To collect data on gender identity, we adopted the two-step approach recommended by the </w:t>
      </w:r>
      <w:ins w:id="187" w:author="Kerith Conron" w:date="2026-03-03T16:00:00Z" w16du:dateUtc="2026-03-03T21:00:00Z">
        <w:r w:rsidR="003679AD">
          <w:rPr>
            <w:rFonts w:ascii="Calibri" w:hAnsi="Calibri" w:cs="Calibri"/>
          </w:rPr>
          <w:t xml:space="preserve">GenIUSS </w:t>
        </w:r>
      </w:ins>
      <w:ins w:id="188" w:author="Kerith Conron" w:date="2026-03-03T16:01:00Z" w16du:dateUtc="2026-03-03T21:01:00Z">
        <w:r w:rsidR="00D51A42">
          <w:rPr>
            <w:rFonts w:ascii="Calibri" w:hAnsi="Calibri" w:cs="Calibri"/>
          </w:rPr>
          <w:t xml:space="preserve">group </w:t>
        </w:r>
      </w:ins>
      <w:del w:id="189" w:author="Kerith Conron" w:date="2026-03-03T16:01:00Z" w16du:dateUtc="2026-03-03T21:01:00Z">
        <w:r w:rsidRPr="00784751" w:rsidDel="00D51A42">
          <w:rPr>
            <w:rFonts w:ascii="Calibri" w:hAnsi="Calibri" w:cs="Calibri"/>
          </w:rPr>
          <w:delText xml:space="preserve">Williams Institute </w:delText>
        </w:r>
      </w:del>
      <w:ins w:id="190" w:author="Kerith Conron" w:date="2026-03-03T16:01:00Z" w16du:dateUtc="2026-03-03T21:01:00Z">
        <w:r w:rsidR="00D51A42">
          <w:rPr>
            <w:rFonts w:ascii="Calibri" w:hAnsi="Calibri" w:cs="Calibri"/>
          </w:rPr>
          <w:t xml:space="preserve"> (Herman, 2014) </w:t>
        </w:r>
      </w:ins>
      <w:r w:rsidRPr="00784751">
        <w:rPr>
          <w:rFonts w:ascii="Calibri" w:hAnsi="Calibri" w:cs="Calibri"/>
        </w:rPr>
        <w:t>given its high sensitivity</w:t>
      </w:r>
      <w:ins w:id="191" w:author="Kerith Conron" w:date="2026-03-03T16:02:00Z" w16du:dateUtc="2026-03-03T21:02:00Z">
        <w:r w:rsidR="00CD06C1">
          <w:rPr>
            <w:rFonts w:ascii="Calibri" w:hAnsi="Calibri" w:cs="Calibri"/>
          </w:rPr>
          <w:t xml:space="preserve"> and</w:t>
        </w:r>
      </w:ins>
      <w:del w:id="192" w:author="Kerith Conron" w:date="2026-03-03T16:02:00Z" w16du:dateUtc="2026-03-03T21:02:00Z">
        <w:r w:rsidRPr="00784751" w:rsidDel="00CD06C1">
          <w:rPr>
            <w:rFonts w:ascii="Calibri" w:hAnsi="Calibri" w:cs="Calibri"/>
          </w:rPr>
          <w:delText>,</w:delText>
        </w:r>
      </w:del>
      <w:r w:rsidRPr="00784751">
        <w:rPr>
          <w:rFonts w:ascii="Calibri" w:hAnsi="Calibri" w:cs="Calibri"/>
        </w:rPr>
        <w:t xml:space="preserve"> specificity</w:t>
      </w:r>
      <w:del w:id="193" w:author="Kerith Conron" w:date="2026-03-03T16:02:00Z" w16du:dateUtc="2026-03-03T21:02:00Z">
        <w:r w:rsidRPr="00784751" w:rsidDel="00CD06C1">
          <w:rPr>
            <w:rFonts w:ascii="Calibri" w:hAnsi="Calibri" w:cs="Calibri"/>
          </w:rPr>
          <w:delText>, and increased reliability</w:delText>
        </w:r>
      </w:del>
      <w:r w:rsidRPr="00784751">
        <w:rPr>
          <w:rFonts w:ascii="Calibri" w:hAnsi="Calibri" w:cs="Calibri"/>
        </w:rPr>
        <w:t xml:space="preserve"> in accurately </w:t>
      </w:r>
      <w:ins w:id="194" w:author="Kerith Conron" w:date="2026-03-03T16:02:00Z" w16du:dateUtc="2026-03-03T21:02:00Z">
        <w:r w:rsidR="00CD06C1">
          <w:rPr>
            <w:rFonts w:ascii="Calibri" w:hAnsi="Calibri" w:cs="Calibri"/>
          </w:rPr>
          <w:t xml:space="preserve">discriminating between </w:t>
        </w:r>
      </w:ins>
      <w:del w:id="195" w:author="Kerith Conron" w:date="2026-03-03T16:01:00Z" w16du:dateUtc="2026-03-03T21:01:00Z">
        <w:r w:rsidRPr="00784751" w:rsidDel="00D51A42">
          <w:rPr>
            <w:rFonts w:ascii="Calibri" w:hAnsi="Calibri" w:cs="Calibri"/>
          </w:rPr>
          <w:delText xml:space="preserve">capturing </w:delText>
        </w:r>
      </w:del>
      <w:r w:rsidRPr="00784751">
        <w:rPr>
          <w:rFonts w:ascii="Calibri" w:hAnsi="Calibri" w:cs="Calibri"/>
        </w:rPr>
        <w:t xml:space="preserve">transgender </w:t>
      </w:r>
      <w:ins w:id="196" w:author="Kerith Conron" w:date="2026-03-03T16:02:00Z" w16du:dateUtc="2026-03-03T21:02:00Z">
        <w:r w:rsidR="00CD06C1">
          <w:rPr>
            <w:rFonts w:ascii="Calibri" w:hAnsi="Calibri" w:cs="Calibri"/>
          </w:rPr>
          <w:t xml:space="preserve">and cisgender </w:t>
        </w:r>
      </w:ins>
      <w:r w:rsidRPr="00784751">
        <w:rPr>
          <w:rFonts w:ascii="Calibri" w:hAnsi="Calibri" w:cs="Calibri"/>
        </w:rPr>
        <w:t xml:space="preserve">respondents (Saperstein &amp; Westbrook, 2021; </w:t>
      </w:r>
      <w:commentRangeStart w:id="197"/>
      <w:r w:rsidRPr="00784751">
        <w:rPr>
          <w:rFonts w:ascii="Calibri" w:hAnsi="Calibri" w:cs="Calibri"/>
        </w:rPr>
        <w:t>The GenIUSS Group, 2014</w:t>
      </w:r>
      <w:commentRangeEnd w:id="197"/>
      <w:r w:rsidR="006C7BD3" w:rsidRPr="00784751">
        <w:rPr>
          <w:rStyle w:val="CommentReference"/>
          <w:rFonts w:ascii="Calibri" w:hAnsi="Calibri" w:cs="Calibri"/>
          <w:sz w:val="24"/>
          <w:szCs w:val="24"/>
        </w:rPr>
        <w:commentReference w:id="197"/>
      </w:r>
      <w:r w:rsidRPr="00784751">
        <w:rPr>
          <w:rFonts w:ascii="Calibri" w:hAnsi="Calibri" w:cs="Calibri"/>
        </w:rPr>
        <w:t>).</w:t>
      </w:r>
      <w:r w:rsidRPr="00784751">
        <w:rPr>
          <w:rFonts w:ascii="Calibri" w:hAnsi="Calibri" w:cs="Calibri"/>
          <w:color w:val="512DA8"/>
        </w:rPr>
        <w:t xml:space="preserve"> </w:t>
      </w:r>
      <w:r w:rsidRPr="00784751">
        <w:rPr>
          <w:rFonts w:ascii="Calibri" w:hAnsi="Calibri" w:cs="Calibri"/>
        </w:rPr>
        <w:t xml:space="preserve">This approach includes two questions: (1) What is your sex assigned at birth, on your original birth certificate?, with </w:t>
      </w:r>
      <w:r w:rsidRPr="00784751">
        <w:rPr>
          <w:rFonts w:ascii="Calibri" w:hAnsi="Calibri" w:cs="Calibri"/>
          <w:i/>
          <w:iCs/>
        </w:rPr>
        <w:t xml:space="preserve">male </w:t>
      </w:r>
      <w:r w:rsidRPr="00784751">
        <w:rPr>
          <w:rFonts w:ascii="Calibri" w:hAnsi="Calibri" w:cs="Calibri"/>
        </w:rPr>
        <w:t xml:space="preserve">and </w:t>
      </w:r>
      <w:r w:rsidRPr="00784751">
        <w:rPr>
          <w:rFonts w:ascii="Calibri" w:hAnsi="Calibri" w:cs="Calibri"/>
          <w:i/>
          <w:iCs/>
        </w:rPr>
        <w:t>female</w:t>
      </w:r>
      <w:r w:rsidRPr="00784751">
        <w:rPr>
          <w:rFonts w:ascii="Calibri" w:hAnsi="Calibri" w:cs="Calibri"/>
        </w:rPr>
        <w:t xml:space="preserve"> as response options; and (2) What is your current gender identity?, with </w:t>
      </w:r>
      <w:r w:rsidRPr="00784751">
        <w:rPr>
          <w:rFonts w:ascii="Calibri" w:hAnsi="Calibri" w:cs="Calibri"/>
          <w:i/>
          <w:iCs/>
        </w:rPr>
        <w:t>woman</w:t>
      </w:r>
      <w:r w:rsidRPr="00784751">
        <w:rPr>
          <w:rFonts w:ascii="Calibri" w:hAnsi="Calibri" w:cs="Calibri"/>
        </w:rPr>
        <w:t xml:space="preserve">, </w:t>
      </w:r>
      <w:r w:rsidRPr="00784751">
        <w:rPr>
          <w:rFonts w:ascii="Calibri" w:hAnsi="Calibri" w:cs="Calibri"/>
          <w:i/>
          <w:iCs/>
        </w:rPr>
        <w:t>man</w:t>
      </w:r>
      <w:r w:rsidRPr="00784751">
        <w:rPr>
          <w:rFonts w:ascii="Calibri" w:hAnsi="Calibri" w:cs="Calibri"/>
        </w:rPr>
        <w:t xml:space="preserve">, </w:t>
      </w:r>
      <w:r w:rsidRPr="00784751">
        <w:rPr>
          <w:rFonts w:ascii="Calibri" w:hAnsi="Calibri" w:cs="Calibri"/>
          <w:i/>
          <w:iCs/>
        </w:rPr>
        <w:t>nonbinary</w:t>
      </w:r>
      <w:r w:rsidRPr="00784751">
        <w:rPr>
          <w:rFonts w:ascii="Calibri" w:hAnsi="Calibri" w:cs="Calibri"/>
        </w:rPr>
        <w:t xml:space="preserve">, </w:t>
      </w:r>
      <w:r w:rsidRPr="00784751">
        <w:rPr>
          <w:rFonts w:ascii="Calibri" w:hAnsi="Calibri" w:cs="Calibri"/>
          <w:i/>
          <w:iCs/>
        </w:rPr>
        <w:t>prefer not to say</w:t>
      </w:r>
      <w:r w:rsidRPr="00784751">
        <w:rPr>
          <w:rFonts w:ascii="Calibri" w:hAnsi="Calibri" w:cs="Calibri"/>
        </w:rPr>
        <w:t xml:space="preserve">, and </w:t>
      </w:r>
      <w:r w:rsidRPr="00784751">
        <w:rPr>
          <w:rFonts w:ascii="Calibri" w:hAnsi="Calibri" w:cs="Calibri"/>
          <w:i/>
          <w:iCs/>
        </w:rPr>
        <w:t>other</w:t>
      </w:r>
      <w:r w:rsidRPr="00784751">
        <w:rPr>
          <w:rFonts w:ascii="Calibri" w:hAnsi="Calibri" w:cs="Calibri"/>
        </w:rPr>
        <w:t xml:space="preserve"> as response options. Respondents who chose</w:t>
      </w:r>
      <w:commentRangeStart w:id="198"/>
      <w:r w:rsidRPr="00784751">
        <w:rPr>
          <w:rFonts w:ascii="Calibri" w:hAnsi="Calibri" w:cs="Calibri"/>
        </w:rPr>
        <w:t xml:space="preserve"> </w:t>
      </w:r>
      <w:r w:rsidRPr="00784751">
        <w:rPr>
          <w:rFonts w:ascii="Calibri" w:hAnsi="Calibri" w:cs="Calibri"/>
          <w:i/>
          <w:iCs/>
        </w:rPr>
        <w:t>other</w:t>
      </w:r>
      <w:r w:rsidRPr="00784751">
        <w:rPr>
          <w:rFonts w:ascii="Calibri" w:hAnsi="Calibri" w:cs="Calibri"/>
        </w:rPr>
        <w:t xml:space="preserve"> also had the option to write in a response.</w:t>
      </w:r>
      <w:commentRangeEnd w:id="198"/>
      <w:r w:rsidR="008D6E11" w:rsidRPr="00784751">
        <w:rPr>
          <w:rStyle w:val="CommentReference"/>
          <w:rFonts w:ascii="Calibri" w:hAnsi="Calibri" w:cs="Calibri"/>
          <w:sz w:val="24"/>
          <w:szCs w:val="24"/>
        </w:rPr>
        <w:commentReference w:id="198"/>
      </w:r>
      <w:r w:rsidRPr="00784751">
        <w:rPr>
          <w:rFonts w:ascii="Calibri" w:hAnsi="Calibri" w:cs="Calibri"/>
        </w:rPr>
        <w:t xml:space="preserve"> Using these survey items, we classify respondents into one of the following umbrella categories: </w:t>
      </w:r>
      <w:r w:rsidRPr="00784751">
        <w:rPr>
          <w:rFonts w:ascii="Calibri" w:hAnsi="Calibri" w:cs="Calibri"/>
          <w:i/>
          <w:iCs/>
        </w:rPr>
        <w:t>cisgender</w:t>
      </w:r>
      <w:r w:rsidRPr="00784751">
        <w:rPr>
          <w:rFonts w:ascii="Calibri" w:hAnsi="Calibri" w:cs="Calibri"/>
        </w:rPr>
        <w:t xml:space="preserve">, </w:t>
      </w:r>
      <w:r w:rsidRPr="00784751">
        <w:rPr>
          <w:rFonts w:ascii="Calibri" w:hAnsi="Calibri" w:cs="Calibri"/>
          <w:i/>
          <w:iCs/>
        </w:rPr>
        <w:t>transgender and gender expansiv</w:t>
      </w:r>
      <w:r w:rsidRPr="00784751">
        <w:rPr>
          <w:rFonts w:ascii="Calibri" w:hAnsi="Calibri" w:cs="Calibri"/>
        </w:rPr>
        <w:t xml:space="preserve">e (Robinson &amp; Cooper, 2024), and </w:t>
      </w:r>
      <w:r w:rsidRPr="00784751">
        <w:rPr>
          <w:rFonts w:ascii="Calibri" w:hAnsi="Calibri" w:cs="Calibri"/>
          <w:i/>
          <w:iCs/>
        </w:rPr>
        <w:t>prefer not to say</w:t>
      </w:r>
      <w:r w:rsidRPr="00784751">
        <w:rPr>
          <w:rFonts w:ascii="Calibri" w:hAnsi="Calibri" w:cs="Calibri"/>
        </w:rPr>
        <w:t xml:space="preserve">. Respondents who reported that their sex assigned at birth aligned with their current gender identity (e.g., male and man; female and woman) were categorized as </w:t>
      </w:r>
      <w:r w:rsidRPr="00784751">
        <w:rPr>
          <w:rFonts w:ascii="Calibri" w:hAnsi="Calibri" w:cs="Calibri"/>
          <w:i/>
          <w:iCs/>
        </w:rPr>
        <w:t>cisgender</w:t>
      </w:r>
      <w:r w:rsidRPr="00784751">
        <w:rPr>
          <w:rFonts w:ascii="Calibri" w:hAnsi="Calibri" w:cs="Calibri"/>
        </w:rPr>
        <w:t xml:space="preserve">, while respondents who reported their sex assigned at birth differed from their current gender identity were categorized as </w:t>
      </w:r>
      <w:r w:rsidRPr="00784751">
        <w:rPr>
          <w:rFonts w:ascii="Calibri" w:hAnsi="Calibri" w:cs="Calibri"/>
          <w:i/>
          <w:iCs/>
        </w:rPr>
        <w:t>trans(gender) and gender expansive</w:t>
      </w:r>
      <w:r w:rsidRPr="00784751">
        <w:rPr>
          <w:rFonts w:ascii="Calibri" w:hAnsi="Calibri" w:cs="Calibri"/>
        </w:rPr>
        <w:t xml:space="preserve">. The Human Rights Campaign uses the term </w:t>
      </w:r>
      <w:r w:rsidRPr="00784751">
        <w:rPr>
          <w:rFonts w:ascii="Calibri" w:hAnsi="Calibri" w:cs="Calibri"/>
          <w:i/>
          <w:iCs/>
        </w:rPr>
        <w:t>trans(gender) and gender expansive</w:t>
      </w:r>
      <w:r w:rsidRPr="00784751">
        <w:rPr>
          <w:rFonts w:ascii="Calibri" w:hAnsi="Calibri" w:cs="Calibri"/>
        </w:rP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7439AE14" w14:textId="3F0A7969"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We further classify trans and gender expansive students into the following sub-categories, which we utilize in our analysis: </w:t>
      </w:r>
      <w:r w:rsidRPr="00784751">
        <w:rPr>
          <w:rFonts w:ascii="Calibri" w:hAnsi="Calibri" w:cs="Calibri"/>
          <w:i/>
          <w:iCs/>
        </w:rPr>
        <w:t xml:space="preserve">transgender men, transgender women, nonbinary, </w:t>
      </w:r>
      <w:r w:rsidRPr="00784751">
        <w:rPr>
          <w:rFonts w:ascii="Calibri" w:hAnsi="Calibri" w:cs="Calibri"/>
        </w:rPr>
        <w:t>and</w:t>
      </w:r>
      <w:r w:rsidRPr="00784751">
        <w:rPr>
          <w:rFonts w:ascii="Calibri" w:hAnsi="Calibri" w:cs="Calibri"/>
          <w:i/>
          <w:iCs/>
        </w:rPr>
        <w:t xml:space="preserve"> gender diverse/questioning. </w:t>
      </w:r>
      <w:r w:rsidRPr="00784751">
        <w:rPr>
          <w:rFonts w:ascii="Calibri" w:hAnsi="Calibri" w:cs="Calibri"/>
        </w:rPr>
        <w:t xml:space="preserve">For example, students who reported their sex assigned at birth as female or male and who identified as a man or a woman were categorized as </w:t>
      </w:r>
      <w:r w:rsidRPr="00784751">
        <w:rPr>
          <w:rFonts w:ascii="Calibri" w:hAnsi="Calibri" w:cs="Calibri"/>
          <w:i/>
          <w:iCs/>
        </w:rPr>
        <w:t xml:space="preserve">binary-identifying transgender men </w:t>
      </w:r>
      <w:r w:rsidRPr="00784751">
        <w:rPr>
          <w:rFonts w:ascii="Calibri" w:hAnsi="Calibri" w:cs="Calibri"/>
        </w:rPr>
        <w:t>and</w:t>
      </w:r>
      <w:r w:rsidRPr="00784751">
        <w:rPr>
          <w:rFonts w:ascii="Calibri" w:hAnsi="Calibri" w:cs="Calibri"/>
          <w:i/>
          <w:iCs/>
        </w:rPr>
        <w:t xml:space="preserve"> women</w:t>
      </w:r>
      <w:r w:rsidRPr="00784751">
        <w:rPr>
          <w:rFonts w:ascii="Calibri" w:hAnsi="Calibri" w:cs="Calibri"/>
        </w:rPr>
        <w:t>,</w:t>
      </w:r>
      <w:r w:rsidRPr="00784751">
        <w:rPr>
          <w:rFonts w:ascii="Calibri" w:hAnsi="Calibri" w:cs="Calibri"/>
          <w:i/>
          <w:iCs/>
        </w:rPr>
        <w:t xml:space="preserve"> </w:t>
      </w:r>
      <w:r w:rsidRPr="00784751">
        <w:rPr>
          <w:rFonts w:ascii="Calibri" w:hAnsi="Calibri" w:cs="Calibri"/>
        </w:rPr>
        <w:t>respectively</w:t>
      </w:r>
      <w:r w:rsidRPr="00784751">
        <w:rPr>
          <w:rFonts w:ascii="Calibri" w:hAnsi="Calibri" w:cs="Calibri"/>
          <w:i/>
          <w:iCs/>
        </w:rPr>
        <w:t xml:space="preserve">. </w:t>
      </w:r>
      <w:r w:rsidRPr="00784751">
        <w:rPr>
          <w:rFonts w:ascii="Calibri" w:hAnsi="Calibri" w:cs="Calibri"/>
        </w:rPr>
        <w:t xml:space="preserve">Students who selected </w:t>
      </w:r>
      <w:r w:rsidRPr="00784751">
        <w:rPr>
          <w:rFonts w:ascii="Calibri" w:hAnsi="Calibri" w:cs="Calibri"/>
          <w:i/>
          <w:iCs/>
        </w:rPr>
        <w:t xml:space="preserve">nonbinary </w:t>
      </w:r>
      <w:r w:rsidRPr="00784751">
        <w:rPr>
          <w:rFonts w:ascii="Calibri" w:hAnsi="Calibri" w:cs="Calibri"/>
        </w:rPr>
        <w:t>or wrote in responses that included the term “nonbinary” in their written responses</w:t>
      </w:r>
      <w:r w:rsidRPr="00784751">
        <w:rPr>
          <w:rFonts w:ascii="Calibri" w:hAnsi="Calibri" w:cs="Calibri"/>
          <w:i/>
          <w:iCs/>
        </w:rPr>
        <w:t xml:space="preserve"> </w:t>
      </w:r>
      <w:r w:rsidRPr="00784751">
        <w:rPr>
          <w:rFonts w:ascii="Calibri" w:hAnsi="Calibri" w:cs="Calibri"/>
        </w:rPr>
        <w:t xml:space="preserve">were categorized as </w:t>
      </w:r>
      <w:r w:rsidRPr="00784751">
        <w:rPr>
          <w:rFonts w:ascii="Calibri" w:hAnsi="Calibri" w:cs="Calibri"/>
          <w:i/>
          <w:iCs/>
        </w:rPr>
        <w:t>nonbinary</w:t>
      </w:r>
      <w:r w:rsidRPr="00784751">
        <w:rPr>
          <w:rFonts w:ascii="Calibri" w:hAnsi="Calibri" w:cs="Calibri"/>
        </w:rPr>
        <w:t>, regardless of sex assigned at birth</w:t>
      </w:r>
      <w:r w:rsidRPr="00784751">
        <w:rPr>
          <w:rFonts w:ascii="Calibri" w:hAnsi="Calibri" w:cs="Calibri"/>
          <w:i/>
          <w:iCs/>
        </w:rPr>
        <w:t>.</w:t>
      </w:r>
      <w:r w:rsidRPr="00784751">
        <w:rPr>
          <w:rFonts w:ascii="Calibri" w:hAnsi="Calibri" w:cs="Calibri"/>
        </w:rPr>
        <w:t xml:space="preserve"> Students who wrote in other diverse gender identities (e.g., genderfluid) are captured by the term </w:t>
      </w:r>
      <w:r w:rsidRPr="00784751">
        <w:rPr>
          <w:rFonts w:ascii="Calibri" w:hAnsi="Calibri" w:cs="Calibri"/>
          <w:i/>
          <w:iCs/>
        </w:rPr>
        <w:t xml:space="preserve">gender </w:t>
      </w:r>
      <w:r w:rsidRPr="00784751">
        <w:rPr>
          <w:rFonts w:ascii="Calibri" w:hAnsi="Calibri" w:cs="Calibri"/>
          <w:i/>
          <w:iCs/>
        </w:rPr>
        <w:lastRenderedPageBreak/>
        <w:t>diverse/questioning</w:t>
      </w:r>
      <w:r w:rsidRPr="00784751">
        <w:rPr>
          <w:rFonts w:ascii="Calibri" w:hAnsi="Calibri" w:cs="Calibri"/>
        </w:rPr>
        <w:t xml:space="preserve">. Our analysis revealed some significant differences between the experiences of nonbinary and gender diverse/questioning students, which provides additional support for these distinctions. Finally, students who chose </w:t>
      </w:r>
      <w:r w:rsidRPr="00784751">
        <w:rPr>
          <w:rFonts w:ascii="Calibri" w:hAnsi="Calibri" w:cs="Calibri"/>
          <w:i/>
          <w:iCs/>
        </w:rPr>
        <w:t>prefer not to say</w:t>
      </w:r>
      <w:r w:rsidRPr="00784751">
        <w:rPr>
          <w:rFonts w:ascii="Calibri" w:hAnsi="Calibri" w:cs="Calibri"/>
        </w:rPr>
        <w:t xml:space="preserve"> or wrote in </w:t>
      </w:r>
      <w:commentRangeStart w:id="199"/>
      <w:r w:rsidRPr="00784751">
        <w:rPr>
          <w:rFonts w:ascii="Calibri" w:hAnsi="Calibri" w:cs="Calibri"/>
        </w:rPr>
        <w:t xml:space="preserve">malicious </w:t>
      </w:r>
      <w:commentRangeEnd w:id="199"/>
      <w:r w:rsidR="00D63F44" w:rsidRPr="00784751">
        <w:rPr>
          <w:rStyle w:val="CommentReference"/>
          <w:rFonts w:ascii="Calibri" w:hAnsi="Calibri" w:cs="Calibri"/>
          <w:sz w:val="24"/>
          <w:szCs w:val="24"/>
        </w:rPr>
        <w:commentReference w:id="199"/>
      </w:r>
      <w:r w:rsidRPr="00784751">
        <w:rPr>
          <w:rFonts w:ascii="Calibri" w:hAnsi="Calibri" w:cs="Calibri"/>
        </w:rPr>
        <w:t xml:space="preserve">responses were classified as </w:t>
      </w:r>
      <w:r w:rsidRPr="00784751">
        <w:rPr>
          <w:rFonts w:ascii="Calibri" w:hAnsi="Calibri" w:cs="Calibri"/>
          <w:i/>
          <w:iCs/>
        </w:rPr>
        <w:t>prefer not to say</w:t>
      </w:r>
      <w:r w:rsidRPr="00784751">
        <w:rPr>
          <w:rFonts w:ascii="Calibri" w:hAnsi="Calibri" w:cs="Calibri"/>
        </w:rPr>
        <w:t>. Among the trans and gender expansive students in our sample (</w:t>
      </w:r>
      <w:r w:rsidRPr="00784751">
        <w:rPr>
          <w:rFonts w:ascii="Calibri" w:hAnsi="Calibri" w:cs="Calibri"/>
          <w:i/>
          <w:iCs/>
        </w:rPr>
        <w:t xml:space="preserve">n </w:t>
      </w:r>
      <w:r w:rsidRPr="00784751">
        <w:rPr>
          <w:rFonts w:ascii="Calibri" w:hAnsi="Calibri" w:cs="Calibri"/>
        </w:rPr>
        <w:t xml:space="preserve">= 417), </w:t>
      </w:r>
      <w:commentRangeStart w:id="200"/>
      <w:r w:rsidRPr="00784751">
        <w:rPr>
          <w:rFonts w:ascii="Calibri" w:hAnsi="Calibri" w:cs="Calibri"/>
        </w:rPr>
        <w:t>about 1% identified as transgender, 3.6% as nonbinary, and nearly 1% as gender diverse/questioning.</w:t>
      </w:r>
      <w:commentRangeEnd w:id="200"/>
      <w:r w:rsidR="00440F3B" w:rsidRPr="00784751">
        <w:rPr>
          <w:rStyle w:val="CommentReference"/>
          <w:rFonts w:ascii="Calibri" w:hAnsi="Calibri" w:cs="Calibri"/>
          <w:sz w:val="24"/>
          <w:szCs w:val="24"/>
        </w:rPr>
        <w:commentReference w:id="200"/>
      </w:r>
      <w:r w:rsidRPr="00784751">
        <w:rPr>
          <w:rFonts w:ascii="Calibri" w:hAnsi="Calibri" w:cs="Calibri"/>
        </w:rPr>
        <w:t xml:space="preserve"> Beyond predefined options, students also noted 26 unique terms to describe their gender identity, including </w:t>
      </w:r>
      <w:r w:rsidRPr="00784751">
        <w:rPr>
          <w:rFonts w:ascii="Calibri" w:hAnsi="Calibri" w:cs="Calibri"/>
          <w:i/>
          <w:iCs/>
        </w:rPr>
        <w:t>genderfluid</w:t>
      </w:r>
      <w:r w:rsidRPr="00784751">
        <w:rPr>
          <w:rFonts w:ascii="Calibri" w:hAnsi="Calibri" w:cs="Calibri"/>
        </w:rPr>
        <w:t xml:space="preserve">, </w:t>
      </w:r>
      <w:r w:rsidRPr="00784751">
        <w:rPr>
          <w:rFonts w:ascii="Calibri" w:hAnsi="Calibri" w:cs="Calibri"/>
          <w:i/>
          <w:iCs/>
        </w:rPr>
        <w:t>agender</w:t>
      </w:r>
      <w:r w:rsidRPr="00784751">
        <w:rPr>
          <w:rFonts w:ascii="Calibri" w:hAnsi="Calibri" w:cs="Calibri"/>
        </w:rPr>
        <w:t xml:space="preserve">, </w:t>
      </w:r>
      <w:r w:rsidRPr="00784751">
        <w:rPr>
          <w:rFonts w:ascii="Calibri" w:hAnsi="Calibri" w:cs="Calibri"/>
          <w:i/>
          <w:iCs/>
        </w:rPr>
        <w:t>genderqueer</w:t>
      </w:r>
      <w:r w:rsidRPr="00784751">
        <w:rPr>
          <w:rFonts w:ascii="Calibri" w:hAnsi="Calibri" w:cs="Calibri"/>
        </w:rPr>
        <w:t xml:space="preserve">, and </w:t>
      </w:r>
      <w:r w:rsidRPr="00784751">
        <w:rPr>
          <w:rFonts w:ascii="Calibri" w:hAnsi="Calibri" w:cs="Calibri"/>
          <w:i/>
          <w:iCs/>
        </w:rPr>
        <w:t>two-spirit</w:t>
      </w:r>
      <w:r w:rsidRPr="00784751">
        <w:rPr>
          <w:rFonts w:ascii="Calibri" w:hAnsi="Calibri" w:cs="Calibri"/>
        </w:rPr>
        <w:t>, among many others</w:t>
      </w:r>
      <w:r w:rsidRPr="00784751">
        <w:rPr>
          <w:rFonts w:ascii="Calibri" w:hAnsi="Calibri" w:cs="Calibri"/>
          <w:i/>
          <w:iCs/>
        </w:rPr>
        <w:t>.</w:t>
      </w:r>
      <w:r w:rsidR="009323B6" w:rsidRPr="00784751">
        <w:rPr>
          <w:rFonts w:ascii="Calibri" w:hAnsi="Calibri" w:cs="Calibri"/>
          <w:i/>
          <w:iCs/>
        </w:rPr>
        <w:t xml:space="preserve"> </w:t>
      </w:r>
      <w:r w:rsidR="009323B6" w:rsidRPr="00784751">
        <w:rPr>
          <w:rFonts w:ascii="Calibri" w:hAnsi="Calibri" w:cs="Calibri"/>
        </w:rPr>
        <w:t xml:space="preserve">We also examined associations between gender identity and sexual orientation and found that trans and gender expansive students were more likely to select a non-heterosexual sexual orientation than cisgender </w:t>
      </w:r>
      <w:r w:rsidR="009323B6" w:rsidRPr="0071788A">
        <w:rPr>
          <w:rFonts w:ascii="Calibri" w:hAnsi="Calibri" w:cs="Calibri"/>
        </w:rPr>
        <w:t xml:space="preserve">students (see </w:t>
      </w:r>
      <w:r w:rsidR="00027FC9" w:rsidRPr="0071788A">
        <w:rPr>
          <w:rFonts w:ascii="Calibri" w:hAnsi="Calibri" w:cs="Calibri"/>
        </w:rPr>
        <w:t xml:space="preserve">Table A1 in </w:t>
      </w:r>
      <w:r w:rsidR="009323B6" w:rsidRPr="0071788A">
        <w:rPr>
          <w:rFonts w:ascii="Calibri" w:hAnsi="Calibri" w:cs="Calibri"/>
        </w:rPr>
        <w:t>Appendix A).</w:t>
      </w:r>
    </w:p>
    <w:p w14:paraId="7439AE15" w14:textId="1AB9E525"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To measure sexual orientation, we adapted the survey instrument recommended by the </w:t>
      </w:r>
      <w:ins w:id="201" w:author="Kerith Conron" w:date="2026-03-03T16:16:00Z" w16du:dateUtc="2026-03-03T21:16:00Z">
        <w:r w:rsidR="000D3C0C">
          <w:rPr>
            <w:rFonts w:ascii="Calibri" w:hAnsi="Calibri" w:cs="Calibri"/>
          </w:rPr>
          <w:t xml:space="preserve">SMART group </w:t>
        </w:r>
      </w:ins>
      <w:del w:id="202" w:author="Kerith Conron" w:date="2026-03-03T16:16:00Z" w16du:dateUtc="2026-03-03T21:16:00Z">
        <w:r w:rsidRPr="00784751" w:rsidDel="000D3C0C">
          <w:rPr>
            <w:rFonts w:ascii="Calibri" w:hAnsi="Calibri" w:cs="Calibri"/>
          </w:rPr>
          <w:delText xml:space="preserve">Williams Institute </w:delText>
        </w:r>
      </w:del>
      <w:r w:rsidRPr="00784751">
        <w:rPr>
          <w:rFonts w:ascii="Calibri" w:hAnsi="Calibri" w:cs="Calibri"/>
        </w:rPr>
        <w:t xml:space="preserve">to capture the breadth of students’ identities. Students were asked to self-identify among the following options: </w:t>
      </w:r>
      <w:r w:rsidRPr="00784751">
        <w:rPr>
          <w:rFonts w:ascii="Calibri" w:hAnsi="Calibri" w:cs="Calibri"/>
          <w:i/>
          <w:iCs/>
        </w:rPr>
        <w:t>lesbian or gay</w:t>
      </w:r>
      <w:r w:rsidRPr="00784751">
        <w:rPr>
          <w:rFonts w:ascii="Calibri" w:hAnsi="Calibri" w:cs="Calibri"/>
        </w:rPr>
        <w:t xml:space="preserve">; </w:t>
      </w:r>
      <w:r w:rsidRPr="00784751">
        <w:rPr>
          <w:rFonts w:ascii="Calibri" w:hAnsi="Calibri" w:cs="Calibri"/>
          <w:i/>
          <w:iCs/>
        </w:rPr>
        <w:t>straight (not gay or lesbian)</w:t>
      </w:r>
      <w:r w:rsidRPr="00784751">
        <w:rPr>
          <w:rFonts w:ascii="Calibri" w:hAnsi="Calibri" w:cs="Calibri"/>
        </w:rPr>
        <w:t xml:space="preserve">; </w:t>
      </w:r>
      <w:r w:rsidRPr="00784751">
        <w:rPr>
          <w:rFonts w:ascii="Calibri" w:hAnsi="Calibri" w:cs="Calibri"/>
          <w:i/>
          <w:iCs/>
        </w:rPr>
        <w:t>bisexual</w:t>
      </w:r>
      <w:r w:rsidRPr="00784751">
        <w:rPr>
          <w:rFonts w:ascii="Calibri" w:hAnsi="Calibri" w:cs="Calibri"/>
        </w:rPr>
        <w:t xml:space="preserve">; </w:t>
      </w:r>
      <w:r w:rsidRPr="00784751">
        <w:rPr>
          <w:rFonts w:ascii="Calibri" w:hAnsi="Calibri" w:cs="Calibri"/>
          <w:i/>
          <w:iCs/>
        </w:rPr>
        <w:t>asexual</w:t>
      </w:r>
      <w:r w:rsidRPr="00784751">
        <w:rPr>
          <w:rFonts w:ascii="Calibri" w:hAnsi="Calibri" w:cs="Calibri"/>
        </w:rPr>
        <w:t xml:space="preserve">; </w:t>
      </w:r>
      <w:r w:rsidRPr="00784751">
        <w:rPr>
          <w:rFonts w:ascii="Calibri" w:hAnsi="Calibri" w:cs="Calibri"/>
          <w:i/>
          <w:iCs/>
        </w:rPr>
        <w:t>prefer not to say</w:t>
      </w:r>
      <w:r w:rsidRPr="00784751">
        <w:rPr>
          <w:rFonts w:ascii="Calibri" w:hAnsi="Calibri" w:cs="Calibri"/>
        </w:rPr>
        <w:t xml:space="preserve">; and </w:t>
      </w:r>
      <w:r w:rsidRPr="00784751">
        <w:rPr>
          <w:rFonts w:ascii="Calibri" w:hAnsi="Calibri" w:cs="Calibri"/>
          <w:i/>
          <w:iCs/>
        </w:rPr>
        <w:t>other</w:t>
      </w:r>
      <w:r w:rsidRPr="00784751">
        <w:rPr>
          <w:rFonts w:ascii="Calibri" w:hAnsi="Calibri" w:cs="Calibri"/>
        </w:rPr>
        <w:t xml:space="preserve">, which also included the opportunity to write in a response </w:t>
      </w:r>
      <w:commentRangeStart w:id="203"/>
      <w:r w:rsidRPr="00784751">
        <w:rPr>
          <w:rFonts w:ascii="Calibri" w:hAnsi="Calibri" w:cs="Calibri"/>
        </w:rPr>
        <w:t>(</w:t>
      </w:r>
      <w:del w:id="204" w:author="Kerith Conron" w:date="2026-03-03T16:15:00Z" w16du:dateUtc="2026-03-03T21:15:00Z">
        <w:r w:rsidRPr="00784751" w:rsidDel="000D3C0C">
          <w:rPr>
            <w:rFonts w:ascii="Calibri" w:hAnsi="Calibri" w:cs="Calibri"/>
          </w:rPr>
          <w:delText>The GenIUSS Group, 2014</w:delText>
        </w:r>
      </w:del>
      <w:r w:rsidRPr="00784751">
        <w:rPr>
          <w:rFonts w:ascii="Calibri" w:hAnsi="Calibri" w:cs="Calibri"/>
        </w:rPr>
        <w:t>)</w:t>
      </w:r>
      <w:commentRangeEnd w:id="203"/>
      <w:r w:rsidR="00440F3B" w:rsidRPr="00784751">
        <w:rPr>
          <w:rStyle w:val="CommentReference"/>
          <w:rFonts w:ascii="Calibri" w:hAnsi="Calibri" w:cs="Calibri"/>
          <w:sz w:val="24"/>
          <w:szCs w:val="24"/>
        </w:rPr>
        <w:commentReference w:id="203"/>
      </w:r>
      <w:r w:rsidRPr="00784751">
        <w:rPr>
          <w:rFonts w:ascii="Calibri" w:hAnsi="Calibri" w:cs="Calibri"/>
        </w:rPr>
        <w:t xml:space="preserve">. </w:t>
      </w:r>
      <w:del w:id="205" w:author="Kerith Conron" w:date="2026-03-03T16:15:00Z" w16du:dateUtc="2026-03-03T21:15:00Z">
        <w:r w:rsidRPr="00784751" w:rsidDel="000D3C0C">
          <w:rPr>
            <w:rFonts w:ascii="Calibri" w:hAnsi="Calibri" w:cs="Calibri"/>
          </w:rPr>
          <w:delText>In this case</w:delText>
        </w:r>
      </w:del>
      <w:ins w:id="206" w:author="Kerith Conron" w:date="2026-03-03T16:15:00Z" w16du:dateUtc="2026-03-03T21:15:00Z">
        <w:r w:rsidR="000D3C0C">
          <w:rPr>
            <w:rFonts w:ascii="Calibri" w:hAnsi="Calibri" w:cs="Calibri"/>
          </w:rPr>
          <w:t>T</w:t>
        </w:r>
      </w:ins>
      <w:del w:id="207" w:author="Kerith Conron" w:date="2026-03-03T16:15:00Z" w16du:dateUtc="2026-03-03T21:15:00Z">
        <w:r w:rsidR="00027FC9" w:rsidRPr="00027FC9" w:rsidDel="000D3C0C">
          <w:rPr>
            <w:rFonts w:ascii="Calibri" w:hAnsi="Calibri" w:cs="Calibri"/>
            <w:lang w:val="en-US"/>
          </w:rPr>
          <w:delText>t</w:delText>
        </w:r>
      </w:del>
      <w:r w:rsidR="00027FC9" w:rsidRPr="00027FC9">
        <w:rPr>
          <w:rFonts w:ascii="Calibri" w:hAnsi="Calibri" w:cs="Calibri"/>
          <w:lang w:val="en-US"/>
        </w:rPr>
        <w:t xml:space="preserve">he option </w:t>
      </w:r>
      <w:r w:rsidR="00027FC9" w:rsidRPr="00027FC9">
        <w:rPr>
          <w:rFonts w:ascii="Calibri" w:hAnsi="Calibri" w:cs="Calibri"/>
          <w:i/>
          <w:iCs/>
          <w:lang w:val="en-US"/>
        </w:rPr>
        <w:t>asexual</w:t>
      </w:r>
      <w:r w:rsidR="00027FC9" w:rsidRPr="00027FC9">
        <w:rPr>
          <w:rFonts w:ascii="Calibri" w:hAnsi="Calibri" w:cs="Calibri"/>
          <w:lang w:val="en-US"/>
        </w:rPr>
        <w:t xml:space="preserve"> was added to proffer more expansive options for students</w:t>
      </w:r>
      <w:r w:rsidRPr="00784751">
        <w:rPr>
          <w:rFonts w:ascii="Calibri" w:hAnsi="Calibri" w:cs="Calibri"/>
        </w:rPr>
        <w:t>. Within our sample, nearly one-quarter (</w:t>
      </w:r>
      <w:r w:rsidRPr="00784751">
        <w:rPr>
          <w:rFonts w:ascii="Calibri" w:hAnsi="Calibri" w:cs="Calibri"/>
          <w:i/>
          <w:iCs/>
        </w:rPr>
        <w:t xml:space="preserve">n </w:t>
      </w:r>
      <w:r w:rsidRPr="00784751">
        <w:rPr>
          <w:rFonts w:ascii="Calibri" w:hAnsi="Calibri" w:cs="Calibri"/>
        </w:rPr>
        <w:t>= 1,782) of students identified as LGB+, with most students identifying as bisexual/pansexual/omnisexual (15.2%), while about 4% of students identified as gay or lesbian, 2.4% as asexual/aromantic/demisexual, and 1.8% as other/</w:t>
      </w:r>
      <w:commentRangeStart w:id="208"/>
      <w:r w:rsidRPr="00784751">
        <w:rPr>
          <w:rFonts w:ascii="Calibri" w:hAnsi="Calibri" w:cs="Calibri"/>
        </w:rPr>
        <w:t>queer</w:t>
      </w:r>
      <w:commentRangeEnd w:id="208"/>
      <w:r w:rsidR="004F7888" w:rsidRPr="00784751">
        <w:rPr>
          <w:rStyle w:val="CommentReference"/>
          <w:rFonts w:ascii="Calibri" w:hAnsi="Calibri" w:cs="Calibri"/>
          <w:sz w:val="24"/>
          <w:szCs w:val="24"/>
        </w:rPr>
        <w:commentReference w:id="208"/>
      </w:r>
      <w:r w:rsidRPr="00784751">
        <w:rPr>
          <w:rFonts w:ascii="Calibri" w:hAnsi="Calibri" w:cs="Calibri"/>
        </w:rPr>
        <w:t xml:space="preserve">/questioning. Similar to gender identity, students also used a variety of terms to describe their sexual orientation beyond those </w:t>
      </w:r>
      <w:commentRangeStart w:id="209"/>
      <w:r w:rsidRPr="00784751">
        <w:rPr>
          <w:rFonts w:ascii="Calibri" w:hAnsi="Calibri" w:cs="Calibri"/>
        </w:rPr>
        <w:t>provided</w:t>
      </w:r>
      <w:commentRangeEnd w:id="209"/>
      <w:r w:rsidR="00B96EA0" w:rsidRPr="00784751">
        <w:rPr>
          <w:rStyle w:val="CommentReference"/>
          <w:rFonts w:ascii="Calibri" w:hAnsi="Calibri" w:cs="Calibri"/>
          <w:sz w:val="24"/>
          <w:szCs w:val="24"/>
        </w:rPr>
        <w:commentReference w:id="209"/>
      </w:r>
      <w:r w:rsidRPr="00784751">
        <w:rPr>
          <w:rFonts w:ascii="Calibri" w:hAnsi="Calibri" w:cs="Calibri"/>
        </w:rPr>
        <w:t xml:space="preserve">, such as </w:t>
      </w:r>
      <w:r w:rsidRPr="00784751">
        <w:rPr>
          <w:rFonts w:ascii="Calibri" w:hAnsi="Calibri" w:cs="Calibri"/>
          <w:i/>
          <w:iCs/>
        </w:rPr>
        <w:t xml:space="preserve">pansexual </w:t>
      </w:r>
      <w:r w:rsidRPr="00784751">
        <w:rPr>
          <w:rFonts w:ascii="Calibri" w:hAnsi="Calibri" w:cs="Calibri"/>
        </w:rPr>
        <w:t xml:space="preserve">and </w:t>
      </w:r>
      <w:r w:rsidRPr="00784751">
        <w:rPr>
          <w:rFonts w:ascii="Calibri" w:hAnsi="Calibri" w:cs="Calibri"/>
          <w:i/>
          <w:iCs/>
        </w:rPr>
        <w:t>queer</w:t>
      </w:r>
      <w:r w:rsidRPr="00784751">
        <w:rPr>
          <w:rFonts w:ascii="Calibri" w:hAnsi="Calibri" w:cs="Calibri"/>
        </w:rPr>
        <w:t xml:space="preserve">, while others used multiple terms or did not want to label their sexual orientation. </w:t>
      </w:r>
    </w:p>
    <w:p w14:paraId="7439AE16" w14:textId="4102E982" w:rsidR="00BD041A" w:rsidRPr="00784751" w:rsidRDefault="00602BF5" w:rsidP="003803B1">
      <w:pPr>
        <w:spacing w:line="360" w:lineRule="auto"/>
        <w:ind w:firstLine="720"/>
        <w:rPr>
          <w:rFonts w:ascii="Calibri" w:hAnsi="Calibri" w:cs="Calibri"/>
        </w:rPr>
      </w:pPr>
      <w:r w:rsidRPr="00784751">
        <w:rPr>
          <w:rFonts w:ascii="Calibri" w:hAnsi="Calibri" w:cs="Calibri"/>
        </w:rPr>
        <w:t>A full descriptive examination of the rich diversity of labels students used to describe their gender identities and sexual orientation in the open response option, beyond those provided, is included in a companion paper currently under review (Hurtt et al., 2026, forthcoming). Here, we turn to how LGBTQ+ identities relate to students</w:t>
      </w:r>
      <w:r w:rsidR="00027FC9">
        <w:rPr>
          <w:rFonts w:ascii="Calibri" w:hAnsi="Calibri" w:cs="Calibri"/>
        </w:rPr>
        <w:t>’</w:t>
      </w:r>
      <w:r w:rsidRPr="00784751">
        <w:rPr>
          <w:rFonts w:ascii="Calibri" w:hAnsi="Calibri" w:cs="Calibri"/>
        </w:rPr>
        <w:t xml:space="preserve"> high school experiences and college expectations.</w:t>
      </w:r>
    </w:p>
    <w:p w14:paraId="3962C7BD" w14:textId="3A0CE6BF" w:rsidR="00654EC3" w:rsidRPr="00027FC9" w:rsidRDefault="00602BF5" w:rsidP="00784751">
      <w:pPr>
        <w:pStyle w:val="Heading1"/>
        <w:spacing w:before="0" w:after="0" w:line="360" w:lineRule="auto"/>
        <w:rPr>
          <w:rFonts w:ascii="Calibri" w:hAnsi="Calibri" w:cs="Calibri"/>
          <w:b/>
          <w:bCs/>
          <w:sz w:val="24"/>
          <w:szCs w:val="28"/>
        </w:rPr>
      </w:pPr>
      <w:bookmarkStart w:id="210" w:name="_scgysuqoik8m" w:colFirst="0" w:colLast="0"/>
      <w:bookmarkEnd w:id="210"/>
      <w:commentRangeStart w:id="211"/>
      <w:r w:rsidRPr="00027FC9">
        <w:rPr>
          <w:rFonts w:ascii="Calibri" w:hAnsi="Calibri" w:cs="Calibri"/>
          <w:b/>
          <w:bCs/>
          <w:sz w:val="24"/>
          <w:szCs w:val="28"/>
        </w:rPr>
        <w:lastRenderedPageBreak/>
        <w:t xml:space="preserve">Data </w:t>
      </w:r>
      <w:commentRangeStart w:id="212"/>
      <w:commentRangeStart w:id="213"/>
      <w:r w:rsidRPr="00027FC9">
        <w:rPr>
          <w:rFonts w:ascii="Calibri" w:hAnsi="Calibri" w:cs="Calibri"/>
          <w:b/>
          <w:bCs/>
          <w:sz w:val="24"/>
          <w:szCs w:val="28"/>
        </w:rPr>
        <w:t>Analysis</w:t>
      </w:r>
      <w:bookmarkStart w:id="214" w:name="_aa45wrhg3h9a" w:colFirst="0" w:colLast="0"/>
      <w:bookmarkEnd w:id="214"/>
      <w:commentRangeEnd w:id="211"/>
      <w:r w:rsidR="004B2EB4" w:rsidRPr="00027FC9">
        <w:rPr>
          <w:rStyle w:val="CommentReference"/>
          <w:rFonts w:ascii="Calibri" w:hAnsi="Calibri" w:cs="Calibri"/>
          <w:b/>
          <w:bCs/>
          <w:sz w:val="24"/>
          <w:szCs w:val="28"/>
        </w:rPr>
        <w:commentReference w:id="211"/>
      </w:r>
      <w:commentRangeEnd w:id="212"/>
      <w:r w:rsidR="0079743E" w:rsidRPr="00027FC9">
        <w:rPr>
          <w:rStyle w:val="CommentReference"/>
          <w:rFonts w:ascii="Calibri" w:hAnsi="Calibri" w:cs="Calibri"/>
          <w:b/>
          <w:bCs/>
          <w:sz w:val="24"/>
          <w:szCs w:val="28"/>
        </w:rPr>
        <w:commentReference w:id="212"/>
      </w:r>
      <w:commentRangeEnd w:id="213"/>
      <w:r w:rsidR="00D84443" w:rsidRPr="00027FC9">
        <w:rPr>
          <w:rStyle w:val="CommentReference"/>
          <w:rFonts w:ascii="Calibri" w:hAnsi="Calibri" w:cs="Calibri"/>
          <w:b/>
          <w:bCs/>
          <w:sz w:val="24"/>
          <w:szCs w:val="28"/>
        </w:rPr>
        <w:commentReference w:id="213"/>
      </w:r>
    </w:p>
    <w:p w14:paraId="7439AE19" w14:textId="16774C0E"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We examine a series of closed-ended Likert-scale survey questions to understand if students’ worries about the transition to college </w:t>
      </w:r>
      <w:del w:id="215" w:author="Kerith Conron" w:date="2026-03-03T17:42:00Z" w16du:dateUtc="2026-03-03T22:42:00Z">
        <w:r w:rsidRPr="00784751" w:rsidDel="000D0B08">
          <w:rPr>
            <w:rFonts w:ascii="Calibri" w:hAnsi="Calibri" w:cs="Calibri"/>
          </w:rPr>
          <w:delText xml:space="preserve">are mediated </w:delText>
        </w:r>
      </w:del>
      <w:ins w:id="216" w:author="Kerith Conron" w:date="2026-03-03T17:42:00Z" w16du:dateUtc="2026-03-03T22:42:00Z">
        <w:r w:rsidR="000D0B08">
          <w:rPr>
            <w:rFonts w:ascii="Calibri" w:hAnsi="Calibri" w:cs="Calibri"/>
          </w:rPr>
          <w:t xml:space="preserve">vary </w:t>
        </w:r>
      </w:ins>
      <w:r w:rsidRPr="00784751">
        <w:rPr>
          <w:rFonts w:ascii="Calibri" w:hAnsi="Calibri" w:cs="Calibri"/>
        </w:rPr>
        <w:t xml:space="preserve">by </w:t>
      </w:r>
      <w:del w:id="217" w:author="Kerith Conron" w:date="2026-03-03T17:42:00Z" w16du:dateUtc="2026-03-03T22:42:00Z">
        <w:r w:rsidRPr="00784751" w:rsidDel="000D0B08">
          <w:rPr>
            <w:rFonts w:ascii="Calibri" w:hAnsi="Calibri" w:cs="Calibri"/>
          </w:rPr>
          <w:delText xml:space="preserve">their </w:delText>
        </w:r>
      </w:del>
      <w:r w:rsidRPr="00784751">
        <w:rPr>
          <w:rFonts w:ascii="Calibri" w:hAnsi="Calibri" w:cs="Calibri"/>
        </w:rPr>
        <w:t xml:space="preserve">gender identity. First, we identify the number of dimensions of students’ worries about the college transition using </w:t>
      </w:r>
      <w:r w:rsidR="00027FC9" w:rsidRPr="00784751">
        <w:rPr>
          <w:rFonts w:ascii="Calibri" w:hAnsi="Calibri" w:cs="Calibri"/>
        </w:rPr>
        <w:t xml:space="preserve">principal component analysis </w:t>
      </w:r>
      <w:r w:rsidRPr="00784751">
        <w:rPr>
          <w:rFonts w:ascii="Calibri" w:hAnsi="Calibri" w:cs="Calibri"/>
        </w:rPr>
        <w:t>(PCA</w:t>
      </w:r>
      <w:commentRangeStart w:id="218"/>
      <w:r w:rsidRPr="00784751">
        <w:rPr>
          <w:rFonts w:ascii="Calibri" w:hAnsi="Calibri" w:cs="Calibri"/>
        </w:rPr>
        <w:t>)</w:t>
      </w:r>
      <w:r w:rsidR="00027FC9">
        <w:rPr>
          <w:rFonts w:ascii="Calibri" w:hAnsi="Calibri" w:cs="Calibri"/>
        </w:rPr>
        <w:t>,</w:t>
      </w:r>
      <w:r w:rsidRPr="00784751">
        <w:rPr>
          <w:rFonts w:ascii="Calibri" w:hAnsi="Calibri" w:cs="Calibri"/>
          <w:vertAlign w:val="superscript"/>
        </w:rPr>
        <w:footnoteReference w:id="4"/>
      </w:r>
      <w:commentRangeEnd w:id="218"/>
      <w:r w:rsidR="00EF1E41" w:rsidRPr="00784751">
        <w:rPr>
          <w:rStyle w:val="CommentReference"/>
          <w:rFonts w:ascii="Calibri" w:hAnsi="Calibri" w:cs="Calibri"/>
          <w:sz w:val="24"/>
          <w:szCs w:val="24"/>
        </w:rPr>
        <w:commentReference w:id="218"/>
      </w:r>
      <w:r w:rsidRPr="00784751">
        <w:rPr>
          <w:rFonts w:ascii="Calibri" w:hAnsi="Calibri" w:cs="Calibri"/>
        </w:rPr>
        <w:t xml:space="preserve"> incorporating each survey item related to concerns about college. Analysis revealed three </w:t>
      </w:r>
      <w:del w:id="219" w:author="Kerith Conron" w:date="2026-03-04T15:31:00Z" w16du:dateUtc="2026-03-04T20:31:00Z">
        <w:r w:rsidRPr="00784751" w:rsidDel="00AA0A12">
          <w:rPr>
            <w:rFonts w:ascii="Calibri" w:hAnsi="Calibri" w:cs="Calibri"/>
          </w:rPr>
          <w:delText xml:space="preserve">distinct constructs to </w:delText>
        </w:r>
      </w:del>
      <w:ins w:id="220" w:author="Kerith Conron" w:date="2026-03-04T15:31:00Z" w16du:dateUtc="2026-03-04T20:31:00Z">
        <w:r w:rsidR="00AA0A12">
          <w:rPr>
            <w:rFonts w:ascii="Calibri" w:hAnsi="Calibri" w:cs="Calibri"/>
          </w:rPr>
          <w:t>types</w:t>
        </w:r>
      </w:ins>
      <w:ins w:id="221" w:author="Kerith Conron" w:date="2026-03-06T09:37:00Z" w16du:dateUtc="2026-03-06T14:37:00Z">
        <w:r w:rsidR="00AD5623">
          <w:rPr>
            <w:rFonts w:ascii="Calibri" w:hAnsi="Calibri" w:cs="Calibri"/>
          </w:rPr>
          <w:t xml:space="preserve"> or categories</w:t>
        </w:r>
      </w:ins>
      <w:ins w:id="222" w:author="Kerith Conron" w:date="2026-03-04T15:31:00Z" w16du:dateUtc="2026-03-04T20:31:00Z">
        <w:r w:rsidR="00AA0A12">
          <w:rPr>
            <w:rFonts w:ascii="Calibri" w:hAnsi="Calibri" w:cs="Calibri"/>
          </w:rPr>
          <w:t xml:space="preserve"> of </w:t>
        </w:r>
      </w:ins>
      <w:del w:id="223" w:author="Kerith Conron" w:date="2026-03-04T15:33:00Z" w16du:dateUtc="2026-03-04T20:33:00Z">
        <w:r w:rsidRPr="00784751" w:rsidDel="009253B7">
          <w:rPr>
            <w:rFonts w:ascii="Calibri" w:hAnsi="Calibri" w:cs="Calibri"/>
          </w:rPr>
          <w:delText xml:space="preserve">students’ </w:delText>
        </w:r>
      </w:del>
      <w:r w:rsidRPr="00784751">
        <w:rPr>
          <w:rFonts w:ascii="Calibri" w:hAnsi="Calibri" w:cs="Calibri"/>
        </w:rPr>
        <w:t>worries about college, which we detail later in our findings</w:t>
      </w:r>
      <w:r w:rsidR="00FD530A" w:rsidRPr="00784751">
        <w:rPr>
          <w:rFonts w:ascii="Calibri" w:hAnsi="Calibri" w:cs="Calibri"/>
        </w:rPr>
        <w:t>.</w:t>
      </w:r>
      <w:r w:rsidR="00FD530A" w:rsidRPr="00784751">
        <w:rPr>
          <w:rStyle w:val="FootnoteReference"/>
          <w:rFonts w:ascii="Calibri" w:hAnsi="Calibri" w:cs="Calibri"/>
        </w:rPr>
        <w:footnoteReference w:id="5"/>
      </w:r>
      <w:r w:rsidRPr="00784751">
        <w:rPr>
          <w:rFonts w:ascii="Calibri" w:hAnsi="Calibri" w:cs="Calibri"/>
        </w:rPr>
        <w:t xml:space="preserve"> We then use regression analysis to </w:t>
      </w:r>
      <w:ins w:id="224" w:author="Kerith Conron" w:date="2026-03-04T15:31:00Z" w16du:dateUtc="2026-03-04T20:31:00Z">
        <w:r w:rsidR="006876EC">
          <w:rPr>
            <w:rFonts w:ascii="Calibri" w:hAnsi="Calibri" w:cs="Calibri"/>
          </w:rPr>
          <w:t xml:space="preserve">explore potential differences in </w:t>
        </w:r>
      </w:ins>
      <w:ins w:id="225" w:author="Kerith Conron" w:date="2026-03-04T15:32:00Z" w16du:dateUtc="2026-03-04T20:32:00Z">
        <w:r w:rsidR="006876EC">
          <w:rPr>
            <w:rFonts w:ascii="Calibri" w:hAnsi="Calibri" w:cs="Calibri"/>
          </w:rPr>
          <w:t xml:space="preserve">the level of each type of worry </w:t>
        </w:r>
      </w:ins>
      <w:del w:id="226" w:author="Kerith Conron" w:date="2026-03-04T15:32:00Z" w16du:dateUtc="2026-03-04T20:32:00Z">
        <w:r w:rsidRPr="00784751" w:rsidDel="006876EC">
          <w:rPr>
            <w:rFonts w:ascii="Calibri" w:hAnsi="Calibri" w:cs="Calibri"/>
          </w:rPr>
          <w:delText xml:space="preserve">estimate </w:delText>
        </w:r>
      </w:del>
      <w:del w:id="227" w:author="Kerith Conron" w:date="2026-03-04T15:31:00Z" w16du:dateUtc="2026-03-04T20:31:00Z">
        <w:r w:rsidRPr="00784751" w:rsidDel="00AA0A12">
          <w:rPr>
            <w:rFonts w:ascii="Calibri" w:hAnsi="Calibri" w:cs="Calibri"/>
          </w:rPr>
          <w:delText xml:space="preserve">the </w:delText>
        </w:r>
      </w:del>
      <w:del w:id="228" w:author="Kerith Conron" w:date="2026-03-04T15:32:00Z" w16du:dateUtc="2026-03-04T20:32:00Z">
        <w:r w:rsidRPr="00784751" w:rsidDel="006876EC">
          <w:rPr>
            <w:rFonts w:ascii="Calibri" w:hAnsi="Calibri" w:cs="Calibri"/>
          </w:rPr>
          <w:delText xml:space="preserve">differences in each construct of worry </w:delText>
        </w:r>
      </w:del>
      <w:r w:rsidRPr="00784751">
        <w:rPr>
          <w:rFonts w:ascii="Calibri" w:hAnsi="Calibri" w:cs="Calibri"/>
        </w:rPr>
        <w:t xml:space="preserve">by gender </w:t>
      </w:r>
      <w:commentRangeStart w:id="229"/>
      <w:r w:rsidRPr="00784751">
        <w:rPr>
          <w:rFonts w:ascii="Calibri" w:hAnsi="Calibri" w:cs="Calibri"/>
        </w:rPr>
        <w:t>identity</w:t>
      </w:r>
      <w:commentRangeEnd w:id="229"/>
      <w:r w:rsidR="00D24599" w:rsidRPr="00784751">
        <w:rPr>
          <w:rStyle w:val="CommentReference"/>
          <w:rFonts w:ascii="Calibri" w:hAnsi="Calibri" w:cs="Calibri"/>
          <w:sz w:val="24"/>
          <w:szCs w:val="24"/>
        </w:rPr>
        <w:commentReference w:id="229"/>
      </w:r>
      <w:r w:rsidRPr="00784751">
        <w:rPr>
          <w:rFonts w:ascii="Calibri" w:hAnsi="Calibri" w:cs="Calibri"/>
        </w:rPr>
        <w:t xml:space="preserve">. </w:t>
      </w:r>
      <w:commentRangeStart w:id="230"/>
      <w:r w:rsidRPr="00784751">
        <w:rPr>
          <w:rFonts w:ascii="Calibri" w:hAnsi="Calibri" w:cs="Calibri"/>
        </w:rPr>
        <w:t xml:space="preserve">We estimate three different specifications in our analysis: (1) an unconditional model with </w:t>
      </w:r>
      <w:del w:id="231" w:author="Kerith Conron" w:date="2026-03-04T15:32:00Z" w16du:dateUtc="2026-03-04T20:32:00Z">
        <w:r w:rsidRPr="00784751" w:rsidDel="006876EC">
          <w:rPr>
            <w:rFonts w:ascii="Calibri" w:hAnsi="Calibri" w:cs="Calibri"/>
          </w:rPr>
          <w:delText xml:space="preserve">the </w:delText>
        </w:r>
      </w:del>
      <w:r w:rsidRPr="00784751">
        <w:rPr>
          <w:rFonts w:ascii="Calibri" w:hAnsi="Calibri" w:cs="Calibri"/>
        </w:rPr>
        <w:t xml:space="preserve">gender </w:t>
      </w:r>
      <w:ins w:id="232" w:author="Kerith Conron" w:date="2026-03-04T15:32:00Z" w16du:dateUtc="2026-03-04T20:32:00Z">
        <w:r w:rsidR="006876EC">
          <w:rPr>
            <w:rFonts w:ascii="Calibri" w:hAnsi="Calibri" w:cs="Calibri"/>
          </w:rPr>
          <w:t xml:space="preserve">identity </w:t>
        </w:r>
      </w:ins>
      <w:del w:id="233" w:author="Kerith Conron" w:date="2026-03-04T15:32:00Z" w16du:dateUtc="2026-03-04T20:32:00Z">
        <w:r w:rsidRPr="00784751" w:rsidDel="006876EC">
          <w:rPr>
            <w:rFonts w:ascii="Calibri" w:hAnsi="Calibri" w:cs="Calibri"/>
          </w:rPr>
          <w:delText xml:space="preserve">categories </w:delText>
        </w:r>
      </w:del>
      <w:r w:rsidRPr="00784751">
        <w:rPr>
          <w:rFonts w:ascii="Calibri" w:hAnsi="Calibri" w:cs="Calibri"/>
        </w:rPr>
        <w:t xml:space="preserve">alone; (2) a model controlling for student demographics (i.e., the full set of race/ethnicity and parental education </w:t>
      </w:r>
      <w:commentRangeStart w:id="234"/>
      <w:r w:rsidRPr="00784751">
        <w:rPr>
          <w:rFonts w:ascii="Calibri" w:hAnsi="Calibri" w:cs="Calibri"/>
        </w:rPr>
        <w:t>indicators</w:t>
      </w:r>
      <w:commentRangeEnd w:id="234"/>
      <w:r w:rsidR="00D065EC" w:rsidRPr="00784751">
        <w:rPr>
          <w:rStyle w:val="CommentReference"/>
          <w:rFonts w:ascii="Calibri" w:hAnsi="Calibri" w:cs="Calibri"/>
          <w:sz w:val="24"/>
          <w:szCs w:val="24"/>
        </w:rPr>
        <w:commentReference w:id="234"/>
      </w:r>
      <w:r w:rsidRPr="00784751">
        <w:rPr>
          <w:rFonts w:ascii="Calibri" w:hAnsi="Calibri" w:cs="Calibri"/>
        </w:rPr>
        <w:t xml:space="preserve">); and (3) a model that controls for student demographics and </w:t>
      </w:r>
      <w:del w:id="235" w:author="Kerith Conron" w:date="2026-03-04T15:32:00Z" w16du:dateUtc="2026-03-04T20:32:00Z">
        <w:r w:rsidRPr="00784751" w:rsidDel="009253B7">
          <w:rPr>
            <w:rFonts w:ascii="Calibri" w:hAnsi="Calibri" w:cs="Calibri"/>
          </w:rPr>
          <w:delText xml:space="preserve">a construct of students’ reported </w:delText>
        </w:r>
      </w:del>
      <w:r w:rsidRPr="00784751">
        <w:rPr>
          <w:rFonts w:ascii="Calibri" w:hAnsi="Calibri" w:cs="Calibri"/>
        </w:rPr>
        <w:t xml:space="preserve">high school experiences. </w:t>
      </w:r>
      <w:commentRangeEnd w:id="230"/>
      <w:r w:rsidR="002C5D16" w:rsidRPr="00784751">
        <w:rPr>
          <w:rStyle w:val="CommentReference"/>
          <w:rFonts w:ascii="Calibri" w:hAnsi="Calibri" w:cs="Calibri"/>
          <w:sz w:val="24"/>
          <w:szCs w:val="24"/>
        </w:rPr>
        <w:commentReference w:id="230"/>
      </w:r>
      <w:commentRangeStart w:id="236"/>
      <w:commentRangeStart w:id="237"/>
      <w:r w:rsidRPr="00784751">
        <w:rPr>
          <w:rFonts w:ascii="Calibri" w:hAnsi="Calibri" w:cs="Calibri"/>
        </w:rPr>
        <w:t>We also use PCA to explore dimensionality in students’ high school experience. Results from the PCA identify strong reliabilit</w:t>
      </w:r>
      <w:r w:rsidR="00051F5E" w:rsidRPr="00784751">
        <w:rPr>
          <w:rFonts w:ascii="Calibri" w:hAnsi="Calibri" w:cs="Calibri"/>
        </w:rPr>
        <w:t>y</w:t>
      </w:r>
      <w:r w:rsidR="00051F5E" w:rsidRPr="00784751">
        <w:rPr>
          <w:rStyle w:val="FootnoteReference"/>
          <w:rFonts w:ascii="Calibri" w:hAnsi="Calibri" w:cs="Calibri"/>
        </w:rPr>
        <w:footnoteReference w:id="6"/>
      </w:r>
      <w:r w:rsidRPr="00784751">
        <w:rPr>
          <w:rFonts w:ascii="Calibri" w:hAnsi="Calibri" w:cs="Calibri"/>
        </w:rPr>
        <w:t xml:space="preserve"> for one construct of high school experience, which we created as a</w:t>
      </w:r>
      <w:ins w:id="238" w:author="Kerith Conron" w:date="2026-03-04T15:33:00Z" w16du:dateUtc="2026-03-04T20:33:00Z">
        <w:r w:rsidR="000237D5">
          <w:rPr>
            <w:rFonts w:ascii="Calibri" w:hAnsi="Calibri" w:cs="Calibri"/>
          </w:rPr>
          <w:t xml:space="preserve"> composi</w:t>
        </w:r>
      </w:ins>
      <w:ins w:id="239" w:author="Kerith Conron" w:date="2026-03-04T15:34:00Z" w16du:dateUtc="2026-03-04T20:34:00Z">
        <w:r w:rsidR="000237D5">
          <w:rPr>
            <w:rFonts w:ascii="Calibri" w:hAnsi="Calibri" w:cs="Calibri"/>
          </w:rPr>
          <w:t xml:space="preserve">te </w:t>
        </w:r>
      </w:ins>
      <w:del w:id="240" w:author="Kerith Conron" w:date="2026-03-04T15:34:00Z" w16du:dateUtc="2026-03-04T20:34:00Z">
        <w:r w:rsidRPr="00784751" w:rsidDel="000237D5">
          <w:rPr>
            <w:rFonts w:ascii="Calibri" w:hAnsi="Calibri" w:cs="Calibri"/>
          </w:rPr>
          <w:delText xml:space="preserve">n index </w:delText>
        </w:r>
      </w:del>
      <w:r w:rsidRPr="00784751">
        <w:rPr>
          <w:rFonts w:ascii="Calibri" w:hAnsi="Calibri" w:cs="Calibri"/>
        </w:rPr>
        <w:t>variable based on a series of questions students were asked about their high school academic, social, advising, and college preparation experiences; we include it as a linear continuous variable in the regression model</w:t>
      </w:r>
      <w:r w:rsidR="00BF1ABC" w:rsidRPr="00784751">
        <w:rPr>
          <w:rFonts w:ascii="Calibri" w:hAnsi="Calibri" w:cs="Calibri"/>
        </w:rPr>
        <w:t>.</w:t>
      </w:r>
      <w:commentRangeEnd w:id="236"/>
      <w:r w:rsidR="00357E81" w:rsidRPr="00784751">
        <w:rPr>
          <w:rStyle w:val="CommentReference"/>
          <w:rFonts w:ascii="Calibri" w:hAnsi="Calibri" w:cs="Calibri"/>
          <w:sz w:val="24"/>
          <w:szCs w:val="24"/>
          <w:vertAlign w:val="superscript"/>
        </w:rPr>
        <w:commentReference w:id="236"/>
      </w:r>
      <w:commentRangeEnd w:id="237"/>
      <w:r w:rsidR="007201EA" w:rsidRPr="00784751">
        <w:rPr>
          <w:rStyle w:val="CommentReference"/>
          <w:rFonts w:ascii="Calibri" w:hAnsi="Calibri" w:cs="Calibri"/>
          <w:sz w:val="24"/>
          <w:szCs w:val="24"/>
          <w:vertAlign w:val="superscript"/>
        </w:rPr>
        <w:commentReference w:id="237"/>
      </w:r>
      <w:r w:rsidR="00390EAB" w:rsidRPr="00784751">
        <w:rPr>
          <w:rStyle w:val="FootnoteReference"/>
          <w:rFonts w:ascii="Calibri" w:hAnsi="Calibri" w:cs="Calibri"/>
        </w:rPr>
        <w:footnoteReference w:id="7"/>
      </w:r>
      <w:r w:rsidRPr="00784751">
        <w:rPr>
          <w:rFonts w:ascii="Calibri" w:hAnsi="Calibri" w:cs="Calibri"/>
        </w:rPr>
        <w:t xml:space="preserve">  </w:t>
      </w:r>
    </w:p>
    <w:p w14:paraId="7439AE1C" w14:textId="0A45D4BA"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Additionally, we estimate logit models for intent to attend a four-year college and ordered logit models for highest degree aspirations to examine whether </w:t>
      </w:r>
      <w:del w:id="241" w:author="Kerith Conron" w:date="2026-03-04T15:34:00Z" w16du:dateUtc="2026-03-04T20:34:00Z">
        <w:r w:rsidRPr="00784751" w:rsidDel="000237D5">
          <w:rPr>
            <w:rFonts w:ascii="Calibri" w:hAnsi="Calibri" w:cs="Calibri"/>
          </w:rPr>
          <w:delText xml:space="preserve">descriptive </w:delText>
        </w:r>
      </w:del>
      <w:r w:rsidRPr="00784751">
        <w:rPr>
          <w:rFonts w:ascii="Calibri" w:hAnsi="Calibri" w:cs="Calibri"/>
        </w:rPr>
        <w:t xml:space="preserve">differences in academic plans across gender identity and sexual orientation categories are robust to the inclusion of demographic controls (race/ethnicity and parental education indicators). As with the worry regressions, cisgender men and straight/heterosexual students serve as the reference categories, and we estimate both unconditional and controlled </w:t>
      </w:r>
      <w:del w:id="242" w:author="Kerith Conron" w:date="2026-03-04T15:38:00Z" w16du:dateUtc="2026-03-04T20:38:00Z">
        <w:r w:rsidRPr="00784751" w:rsidDel="00495487">
          <w:rPr>
            <w:rFonts w:ascii="Calibri" w:hAnsi="Calibri" w:cs="Calibri"/>
          </w:rPr>
          <w:delText>specifications</w:delText>
        </w:r>
      </w:del>
      <w:ins w:id="243" w:author="Kerith Conron" w:date="2026-03-04T15:38:00Z" w16du:dateUtc="2026-03-04T20:38:00Z">
        <w:r w:rsidR="00495487">
          <w:rPr>
            <w:rFonts w:ascii="Calibri" w:hAnsi="Calibri" w:cs="Calibri"/>
          </w:rPr>
          <w:t>models</w:t>
        </w:r>
      </w:ins>
      <w:r w:rsidRPr="00784751">
        <w:rPr>
          <w:rFonts w:ascii="Calibri" w:hAnsi="Calibri" w:cs="Calibri"/>
        </w:rPr>
        <w:t>.</w:t>
      </w:r>
      <w:bookmarkStart w:id="244" w:name="_q9mjyjyr4vts" w:colFirst="0" w:colLast="0"/>
      <w:bookmarkEnd w:id="244"/>
    </w:p>
    <w:p w14:paraId="6453B361" w14:textId="77777777" w:rsidR="00784751" w:rsidRPr="00D9455B" w:rsidRDefault="00602BF5" w:rsidP="00784751">
      <w:pPr>
        <w:pStyle w:val="Heading1"/>
        <w:spacing w:before="0" w:after="0" w:line="360" w:lineRule="auto"/>
        <w:rPr>
          <w:rFonts w:ascii="Calibri" w:hAnsi="Calibri" w:cs="Calibri"/>
          <w:b/>
          <w:bCs/>
          <w:sz w:val="24"/>
          <w:szCs w:val="24"/>
        </w:rPr>
      </w:pPr>
      <w:bookmarkStart w:id="245" w:name="_pnxq2vtsfjef" w:colFirst="0" w:colLast="0"/>
      <w:bookmarkEnd w:id="245"/>
      <w:commentRangeStart w:id="246"/>
      <w:r w:rsidRPr="00D9455B">
        <w:rPr>
          <w:rFonts w:ascii="Calibri" w:hAnsi="Calibri" w:cs="Calibri"/>
          <w:b/>
          <w:bCs/>
          <w:sz w:val="24"/>
          <w:szCs w:val="24"/>
        </w:rPr>
        <w:lastRenderedPageBreak/>
        <w:t>Findings</w:t>
      </w:r>
      <w:bookmarkStart w:id="247" w:name="_ot3pv1sdux7u" w:colFirst="0" w:colLast="0"/>
      <w:bookmarkEnd w:id="247"/>
      <w:commentRangeEnd w:id="246"/>
      <w:r w:rsidR="00194C5E" w:rsidRPr="00D9455B">
        <w:rPr>
          <w:rStyle w:val="CommentReference"/>
          <w:rFonts w:ascii="Calibri" w:hAnsi="Calibri" w:cs="Calibri"/>
          <w:b/>
          <w:bCs/>
          <w:sz w:val="24"/>
          <w:szCs w:val="24"/>
        </w:rPr>
        <w:commentReference w:id="246"/>
      </w:r>
    </w:p>
    <w:p w14:paraId="12A409C3" w14:textId="3EC69BCC" w:rsidR="00654EC3" w:rsidRPr="00784751" w:rsidRDefault="00602BF5" w:rsidP="00784751">
      <w:pPr>
        <w:pStyle w:val="Heading1"/>
        <w:spacing w:before="0" w:after="0" w:line="360" w:lineRule="auto"/>
        <w:jc w:val="left"/>
        <w:rPr>
          <w:rFonts w:ascii="Calibri" w:hAnsi="Calibri" w:cs="Calibri"/>
          <w:b/>
          <w:bCs/>
          <w:sz w:val="28"/>
          <w:szCs w:val="28"/>
        </w:rPr>
      </w:pPr>
      <w:r w:rsidRPr="00784751">
        <w:rPr>
          <w:rFonts w:ascii="Calibri" w:hAnsi="Calibri" w:cs="Calibri"/>
          <w:b/>
          <w:bCs/>
          <w:sz w:val="24"/>
          <w:szCs w:val="28"/>
        </w:rPr>
        <w:t xml:space="preserve">Academic Plans </w:t>
      </w:r>
    </w:p>
    <w:p w14:paraId="7439AE25" w14:textId="75D88A6A"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We first explore patterns in </w:t>
      </w:r>
      <w:del w:id="248" w:author="Kerith Conron" w:date="2026-03-04T15:42:00Z" w16du:dateUtc="2026-03-04T20:42:00Z">
        <w:r w:rsidRPr="00784751" w:rsidDel="001F77F0">
          <w:rPr>
            <w:rFonts w:ascii="Calibri" w:hAnsi="Calibri" w:cs="Calibri"/>
          </w:rPr>
          <w:delText xml:space="preserve">the </w:delText>
        </w:r>
      </w:del>
      <w:r w:rsidRPr="00784751">
        <w:rPr>
          <w:rFonts w:ascii="Calibri" w:hAnsi="Calibri" w:cs="Calibri"/>
        </w:rPr>
        <w:t xml:space="preserve">academic plans </w:t>
      </w:r>
      <w:ins w:id="249" w:author="Kerith Conron" w:date="2026-03-04T15:42:00Z" w16du:dateUtc="2026-03-04T20:42:00Z">
        <w:r w:rsidR="001F77F0">
          <w:rPr>
            <w:rFonts w:ascii="Calibri" w:hAnsi="Calibri" w:cs="Calibri"/>
          </w:rPr>
          <w:t>across gender identity</w:t>
        </w:r>
      </w:ins>
      <w:del w:id="250" w:author="Kerith Conron" w:date="2026-03-04T15:42:00Z" w16du:dateUtc="2026-03-04T20:42:00Z">
        <w:r w:rsidRPr="00784751" w:rsidDel="001F77F0">
          <w:rPr>
            <w:rFonts w:ascii="Calibri" w:hAnsi="Calibri" w:cs="Calibri"/>
          </w:rPr>
          <w:delText>among trans and gender expansive students</w:delText>
        </w:r>
      </w:del>
      <w:r w:rsidRPr="00784751">
        <w:rPr>
          <w:rFonts w:ascii="Calibri" w:hAnsi="Calibri" w:cs="Calibri"/>
        </w:rPr>
        <w:t xml:space="preserve">, including </w:t>
      </w:r>
      <w:ins w:id="251" w:author="Kerith Conron" w:date="2026-03-04T15:43:00Z" w16du:dateUtc="2026-03-04T20:43:00Z">
        <w:r w:rsidR="00A45E5F">
          <w:rPr>
            <w:rFonts w:ascii="Calibri" w:hAnsi="Calibri" w:cs="Calibri"/>
          </w:rPr>
          <w:t xml:space="preserve">college </w:t>
        </w:r>
      </w:ins>
      <w:r w:rsidRPr="00784751">
        <w:rPr>
          <w:rFonts w:ascii="Calibri" w:hAnsi="Calibri" w:cs="Calibri"/>
        </w:rPr>
        <w:t xml:space="preserve">program type, intended field of study, and the highest degree students planned to pursue. </w:t>
      </w:r>
      <w:commentRangeStart w:id="252"/>
      <w:del w:id="253" w:author="Kerith Conron" w:date="2026-03-04T15:41:00Z" w16du:dateUtc="2026-03-04T20:41:00Z">
        <w:r w:rsidRPr="00784751" w:rsidDel="00CC5F7E">
          <w:rPr>
            <w:rFonts w:ascii="Calibri" w:hAnsi="Calibri" w:cs="Calibri"/>
          </w:rPr>
          <w:delText>As</w:delText>
        </w:r>
      </w:del>
      <w:commentRangeEnd w:id="252"/>
      <w:r w:rsidR="001F77F0" w:rsidRPr="00784751">
        <w:rPr>
          <w:rStyle w:val="CommentReference"/>
          <w:rFonts w:ascii="Calibri" w:hAnsi="Calibri" w:cs="Calibri"/>
          <w:sz w:val="24"/>
          <w:szCs w:val="24"/>
        </w:rPr>
        <w:commentReference w:id="252"/>
      </w:r>
      <w:del w:id="254" w:author="Kerith Conron" w:date="2026-03-04T15:41:00Z" w16du:dateUtc="2026-03-04T20:41:00Z">
        <w:r w:rsidRPr="00784751" w:rsidDel="00CC5F7E">
          <w:rPr>
            <w:rFonts w:ascii="Calibri" w:hAnsi="Calibri" w:cs="Calibri"/>
          </w:rPr>
          <w:delText xml:space="preserve"> we document in subsequent sections, these aspirations persist despite significantly less positive high school experiences and elevated rates of identity-based bullying, suggesting considerable resilience among trans and gender expansive students. </w:delText>
        </w:r>
      </w:del>
      <w:r w:rsidRPr="00784751">
        <w:rPr>
          <w:rFonts w:ascii="Calibri" w:hAnsi="Calibri" w:cs="Calibri"/>
        </w:rPr>
        <w:t>Findings indicate that most students planned to enroll in a four-year college compared to a two-year</w:t>
      </w:r>
      <w:ins w:id="255" w:author="Kerith Conron" w:date="2026-03-04T15:43:00Z" w16du:dateUtc="2026-03-04T20:43:00Z">
        <w:r w:rsidR="00A45E5F">
          <w:rPr>
            <w:rFonts w:ascii="Calibri" w:hAnsi="Calibri" w:cs="Calibri"/>
          </w:rPr>
          <w:t xml:space="preserve"> college across </w:t>
        </w:r>
      </w:ins>
      <w:del w:id="256" w:author="Kerith Conron" w:date="2026-03-04T15:43:00Z" w16du:dateUtc="2026-03-04T20:43:00Z">
        <w:r w:rsidRPr="00784751" w:rsidDel="00A45E5F">
          <w:rPr>
            <w:rFonts w:ascii="Calibri" w:hAnsi="Calibri" w:cs="Calibri"/>
          </w:rPr>
          <w:delText xml:space="preserve">, regardless of </w:delText>
        </w:r>
      </w:del>
      <w:r w:rsidRPr="00784751">
        <w:rPr>
          <w:rFonts w:ascii="Calibri" w:hAnsi="Calibri" w:cs="Calibri"/>
        </w:rPr>
        <w:t xml:space="preserve">gender identity (Figure 1); however, </w:t>
      </w:r>
      <w:ins w:id="257" w:author="Kerith Conron" w:date="2026-03-04T15:44:00Z" w16du:dateUtc="2026-03-04T20:44:00Z">
        <w:r w:rsidR="00A45E5F">
          <w:rPr>
            <w:rFonts w:ascii="Calibri" w:hAnsi="Calibri" w:cs="Calibri"/>
          </w:rPr>
          <w:t xml:space="preserve">more </w:t>
        </w:r>
      </w:ins>
      <w:r w:rsidRPr="00784751">
        <w:rPr>
          <w:rFonts w:ascii="Calibri" w:hAnsi="Calibri" w:cs="Calibri"/>
        </w:rPr>
        <w:t xml:space="preserve">transgender and nonbinary students planned to enroll in four-year colleges </w:t>
      </w:r>
      <w:del w:id="258" w:author="Kerith Conron" w:date="2026-03-04T15:44:00Z" w16du:dateUtc="2026-03-04T20:44:00Z">
        <w:r w:rsidRPr="00784751" w:rsidDel="00A45E5F">
          <w:rPr>
            <w:rFonts w:ascii="Calibri" w:hAnsi="Calibri" w:cs="Calibri"/>
          </w:rPr>
          <w:delText xml:space="preserve">at much higher </w:delText>
        </w:r>
        <w:commentRangeStart w:id="259"/>
        <w:r w:rsidRPr="00784751" w:rsidDel="00A45E5F">
          <w:rPr>
            <w:rFonts w:ascii="Calibri" w:hAnsi="Calibri" w:cs="Calibri"/>
          </w:rPr>
          <w:delText>rates</w:delText>
        </w:r>
      </w:del>
      <w:commentRangeEnd w:id="259"/>
      <w:r w:rsidR="0076150D" w:rsidRPr="00784751">
        <w:rPr>
          <w:rStyle w:val="CommentReference"/>
          <w:rFonts w:ascii="Calibri" w:hAnsi="Calibri" w:cs="Calibri"/>
          <w:sz w:val="24"/>
          <w:szCs w:val="24"/>
        </w:rPr>
        <w:commentReference w:id="259"/>
      </w:r>
      <w:del w:id="260" w:author="Kerith Conron" w:date="2026-03-04T15:44:00Z" w16du:dateUtc="2026-03-04T20:44:00Z">
        <w:r w:rsidRPr="00784751" w:rsidDel="00A45E5F">
          <w:rPr>
            <w:rFonts w:ascii="Calibri" w:hAnsi="Calibri" w:cs="Calibri"/>
          </w:rPr>
          <w:delText xml:space="preserve"> </w:delText>
        </w:r>
      </w:del>
      <w:r w:rsidRPr="00784751">
        <w:rPr>
          <w:rFonts w:ascii="Calibri" w:hAnsi="Calibri" w:cs="Calibri"/>
        </w:rPr>
        <w:t xml:space="preserve">compared to their cisgender peers. Conversely, </w:t>
      </w:r>
      <w:ins w:id="261" w:author="Kerith Conron" w:date="2026-03-04T15:46:00Z" w16du:dateUtc="2026-03-04T20:46:00Z">
        <w:r w:rsidR="0076150D">
          <w:rPr>
            <w:rFonts w:ascii="Calibri" w:hAnsi="Calibri" w:cs="Calibri"/>
          </w:rPr>
          <w:t xml:space="preserve">about half as many </w:t>
        </w:r>
      </w:ins>
      <w:r w:rsidRPr="00784751">
        <w:rPr>
          <w:rFonts w:ascii="Calibri" w:hAnsi="Calibri" w:cs="Calibri"/>
        </w:rPr>
        <w:t xml:space="preserve">students that identified as gender diverse or questioning </w:t>
      </w:r>
      <w:del w:id="262" w:author="Kerith Conron" w:date="2026-03-04T15:46:00Z" w16du:dateUtc="2026-03-04T20:46:00Z">
        <w:r w:rsidRPr="00784751" w:rsidDel="0076150D">
          <w:rPr>
            <w:rFonts w:ascii="Calibri" w:hAnsi="Calibri" w:cs="Calibri"/>
          </w:rPr>
          <w:delText>were about as likely</w:delText>
        </w:r>
      </w:del>
      <w:ins w:id="263" w:author="Kerith Conron" w:date="2026-03-04T15:46:00Z" w16du:dateUtc="2026-03-04T20:46:00Z">
        <w:r w:rsidR="0076150D">
          <w:rPr>
            <w:rFonts w:ascii="Calibri" w:hAnsi="Calibri" w:cs="Calibri"/>
          </w:rPr>
          <w:t xml:space="preserve">intended </w:t>
        </w:r>
      </w:ins>
      <w:del w:id="264" w:author="Kerith Conron" w:date="2026-03-04T15:46:00Z" w16du:dateUtc="2026-03-04T20:46:00Z">
        <w:r w:rsidRPr="00784751" w:rsidDel="0076150D">
          <w:rPr>
            <w:rFonts w:ascii="Calibri" w:hAnsi="Calibri" w:cs="Calibri"/>
          </w:rPr>
          <w:delText xml:space="preserve"> </w:delText>
        </w:r>
      </w:del>
      <w:r w:rsidRPr="00784751">
        <w:rPr>
          <w:rFonts w:ascii="Calibri" w:hAnsi="Calibri" w:cs="Calibri"/>
        </w:rPr>
        <w:t>to enroll in a two-year or four-year college (49.3% and 50.7%, respectively)</w:t>
      </w:r>
      <w:ins w:id="265" w:author="Kerith Conron" w:date="2026-03-04T15:46:00Z" w16du:dateUtc="2026-03-04T20:46:00Z">
        <w:r w:rsidR="0076150D">
          <w:rPr>
            <w:rFonts w:ascii="Calibri" w:hAnsi="Calibri" w:cs="Calibri"/>
          </w:rPr>
          <w:t xml:space="preserve"> compared to XXX peers</w:t>
        </w:r>
      </w:ins>
      <w:r w:rsidRPr="00784751">
        <w:rPr>
          <w:rFonts w:ascii="Calibri" w:hAnsi="Calibri" w:cs="Calibri"/>
        </w:rPr>
        <w:t>.</w:t>
      </w:r>
    </w:p>
    <w:p w14:paraId="3B53FA23" w14:textId="77777777" w:rsidR="008F157A" w:rsidRPr="00784751" w:rsidRDefault="00602BF5" w:rsidP="003803B1">
      <w:pPr>
        <w:spacing w:line="360" w:lineRule="auto"/>
        <w:rPr>
          <w:rFonts w:asciiTheme="majorHAnsi" w:hAnsiTheme="majorHAnsi" w:cstheme="majorHAnsi"/>
          <w:b/>
          <w:bCs/>
        </w:rPr>
      </w:pPr>
      <w:r w:rsidRPr="00784751">
        <w:rPr>
          <w:rFonts w:asciiTheme="majorHAnsi" w:hAnsiTheme="majorHAnsi" w:cstheme="majorHAnsi"/>
          <w:b/>
          <w:bCs/>
        </w:rPr>
        <w:t>Figure 1</w:t>
      </w:r>
    </w:p>
    <w:p w14:paraId="7439AE26" w14:textId="6AF05138" w:rsidR="00BD041A" w:rsidRPr="00784751" w:rsidRDefault="00602BF5" w:rsidP="003803B1">
      <w:pPr>
        <w:spacing w:line="360" w:lineRule="auto"/>
        <w:rPr>
          <w:rFonts w:asciiTheme="majorHAnsi" w:hAnsiTheme="majorHAnsi" w:cstheme="majorHAnsi"/>
          <w:i/>
          <w:iCs/>
        </w:rPr>
      </w:pPr>
      <w:commentRangeStart w:id="266"/>
      <w:r w:rsidRPr="00784751">
        <w:rPr>
          <w:rFonts w:asciiTheme="majorHAnsi" w:hAnsiTheme="majorHAnsi" w:cstheme="majorHAnsi"/>
          <w:i/>
          <w:iCs/>
        </w:rPr>
        <w:t>Plans for</w:t>
      </w:r>
      <w:del w:id="267" w:author="Kerith Conron" w:date="2026-03-06T12:15:00Z" w16du:dateUtc="2026-03-06T17:15:00Z">
        <w:r w:rsidRPr="00784751" w:rsidDel="00D84443">
          <w:rPr>
            <w:rFonts w:asciiTheme="majorHAnsi" w:hAnsiTheme="majorHAnsi" w:cstheme="majorHAnsi"/>
            <w:i/>
            <w:iCs/>
          </w:rPr>
          <w:delText xml:space="preserve"> </w:delText>
        </w:r>
      </w:del>
      <w:ins w:id="268" w:author="Kerith Conron" w:date="2026-03-06T12:15:00Z" w16du:dateUtc="2026-03-06T17:15:00Z">
        <w:r w:rsidR="00D84443">
          <w:rPr>
            <w:rFonts w:asciiTheme="majorHAnsi" w:hAnsiTheme="majorHAnsi" w:cstheme="majorHAnsi"/>
            <w:i/>
            <w:iCs/>
          </w:rPr>
          <w:t>Two</w:t>
        </w:r>
        <w:r w:rsidR="00000B66">
          <w:rPr>
            <w:rFonts w:asciiTheme="majorHAnsi" w:hAnsiTheme="majorHAnsi" w:cstheme="majorHAnsi"/>
            <w:i/>
            <w:iCs/>
          </w:rPr>
          <w:t>-</w:t>
        </w:r>
        <w:r w:rsidR="00D84443">
          <w:rPr>
            <w:rFonts w:asciiTheme="majorHAnsi" w:hAnsiTheme="majorHAnsi" w:cstheme="majorHAnsi"/>
            <w:i/>
            <w:iCs/>
          </w:rPr>
          <w:t xml:space="preserve"> or Four- Year </w:t>
        </w:r>
      </w:ins>
      <w:r w:rsidRPr="00784751">
        <w:rPr>
          <w:rFonts w:asciiTheme="majorHAnsi" w:hAnsiTheme="majorHAnsi" w:cstheme="majorHAnsi"/>
          <w:i/>
          <w:iCs/>
        </w:rPr>
        <w:t>College Enrollment</w:t>
      </w:r>
      <w:ins w:id="269" w:author="Kerith Conron" w:date="2026-03-03T17:26:00Z" w16du:dateUtc="2026-03-03T22:26:00Z">
        <w:r w:rsidR="00C545D3">
          <w:rPr>
            <w:rFonts w:asciiTheme="majorHAnsi" w:hAnsiTheme="majorHAnsi" w:cstheme="majorHAnsi"/>
            <w:i/>
            <w:iCs/>
          </w:rPr>
          <w:t xml:space="preserve"> Among 12</w:t>
        </w:r>
        <w:r w:rsidR="00C545D3" w:rsidRPr="00C545D3">
          <w:rPr>
            <w:rFonts w:asciiTheme="majorHAnsi" w:hAnsiTheme="majorHAnsi" w:cstheme="majorHAnsi"/>
            <w:i/>
            <w:iCs/>
            <w:vertAlign w:val="superscript"/>
            <w:rPrChange w:id="270" w:author="Kerith Conron" w:date="2026-03-03T17:26:00Z" w16du:dateUtc="2026-03-03T22:26:00Z">
              <w:rPr>
                <w:rFonts w:asciiTheme="majorHAnsi" w:hAnsiTheme="majorHAnsi" w:cstheme="majorHAnsi"/>
                <w:i/>
                <w:iCs/>
              </w:rPr>
            </w:rPrChange>
          </w:rPr>
          <w:t>th</w:t>
        </w:r>
        <w:r w:rsidR="00C545D3">
          <w:rPr>
            <w:rFonts w:asciiTheme="majorHAnsi" w:hAnsiTheme="majorHAnsi" w:cstheme="majorHAnsi"/>
            <w:i/>
            <w:iCs/>
          </w:rPr>
          <w:t xml:space="preserve"> Grade Participants in the </w:t>
        </w:r>
      </w:ins>
      <w:ins w:id="271" w:author="Kerith Conron" w:date="2026-03-03T17:27:00Z" w16du:dateUtc="2026-03-03T22:27:00Z">
        <w:r w:rsidR="00A513AE">
          <w:rPr>
            <w:rFonts w:asciiTheme="majorHAnsi" w:hAnsiTheme="majorHAnsi" w:cstheme="majorHAnsi"/>
            <w:i/>
            <w:iCs/>
          </w:rPr>
          <w:t xml:space="preserve">2023 </w:t>
        </w:r>
      </w:ins>
      <w:ins w:id="272" w:author="Kerith Conron" w:date="2026-03-03T17:26:00Z" w16du:dateUtc="2026-03-03T22:26:00Z">
        <w:r w:rsidR="00C545D3">
          <w:rPr>
            <w:rFonts w:asciiTheme="majorHAnsi" w:hAnsiTheme="majorHAnsi" w:cstheme="majorHAnsi"/>
            <w:i/>
            <w:iCs/>
          </w:rPr>
          <w:t>California XX Survey</w:t>
        </w:r>
      </w:ins>
      <w:ins w:id="273" w:author="Kerith Conron" w:date="2026-03-03T17:27:00Z" w16du:dateUtc="2026-03-03T22:27:00Z">
        <w:r w:rsidR="00A513AE">
          <w:rPr>
            <w:rFonts w:asciiTheme="majorHAnsi" w:hAnsiTheme="majorHAnsi" w:cstheme="majorHAnsi"/>
            <w:i/>
            <w:iCs/>
          </w:rPr>
          <w:t xml:space="preserve"> </w:t>
        </w:r>
      </w:ins>
      <w:ins w:id="274" w:author="Kerith Conron" w:date="2026-03-03T17:29:00Z" w16du:dateUtc="2026-03-03T22:29:00Z">
        <w:r w:rsidR="001B6FDE">
          <w:rPr>
            <w:rFonts w:asciiTheme="majorHAnsi" w:hAnsiTheme="majorHAnsi" w:cstheme="majorHAnsi"/>
            <w:i/>
            <w:iCs/>
          </w:rPr>
          <w:t>(n=</w:t>
        </w:r>
        <w:r w:rsidR="00F007C2">
          <w:rPr>
            <w:rFonts w:asciiTheme="majorHAnsi" w:hAnsiTheme="majorHAnsi" w:cstheme="majorHAnsi"/>
            <w:i/>
            <w:iCs/>
          </w:rPr>
          <w:t xml:space="preserve">7,522) </w:t>
        </w:r>
      </w:ins>
      <w:ins w:id="275" w:author="Kerith Conron" w:date="2026-03-03T17:27:00Z" w16du:dateUtc="2026-03-03T22:27:00Z">
        <w:r w:rsidR="00A513AE">
          <w:rPr>
            <w:rFonts w:asciiTheme="majorHAnsi" w:hAnsiTheme="majorHAnsi" w:cstheme="majorHAnsi"/>
            <w:i/>
            <w:iCs/>
          </w:rPr>
          <w:t>by Gender</w:t>
        </w:r>
      </w:ins>
      <w:commentRangeEnd w:id="266"/>
      <w:r w:rsidR="00705159">
        <w:rPr>
          <w:rStyle w:val="CommentReference"/>
          <w:rFonts w:asciiTheme="majorHAnsi" w:hAnsiTheme="majorHAnsi" w:cstheme="majorHAnsi"/>
          <w:noProof/>
          <w:sz w:val="24"/>
          <w:szCs w:val="24"/>
        </w:rPr>
        <w:commentReference w:id="266"/>
      </w:r>
      <w:r w:rsidR="00D9455B">
        <w:rPr>
          <w:rFonts w:asciiTheme="majorHAnsi" w:hAnsiTheme="majorHAnsi" w:cstheme="majorHAnsi"/>
          <w:noProof/>
        </w:rPr>
        <w:drawing>
          <wp:inline distT="0" distB="0" distL="0" distR="0" wp14:anchorId="23A9C73C" wp14:editId="03602916">
            <wp:extent cx="5773271" cy="3052556"/>
            <wp:effectExtent l="0" t="0" r="5715" b="0"/>
            <wp:docPr id="2008819214"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9214" name="Picture 1" descr="A graph with numbers and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1954" cy="3136458"/>
                    </a:xfrm>
                    <a:prstGeom prst="rect">
                      <a:avLst/>
                    </a:prstGeom>
                  </pic:spPr>
                </pic:pic>
              </a:graphicData>
            </a:graphic>
          </wp:inline>
        </w:drawing>
      </w:r>
    </w:p>
    <w:p w14:paraId="7439AE28" w14:textId="77A9681C" w:rsidR="00BD041A" w:rsidRPr="0071788A" w:rsidRDefault="00602BF5" w:rsidP="0071788A">
      <w:pPr>
        <w:spacing w:after="240"/>
        <w:rPr>
          <w:rFonts w:asciiTheme="majorHAnsi" w:hAnsiTheme="majorHAnsi" w:cstheme="majorHAnsi"/>
          <w:sz w:val="20"/>
          <w:szCs w:val="20"/>
        </w:rPr>
      </w:pPr>
      <w:del w:id="276" w:author="Kerith Conron" w:date="2026-03-04T15:48:00Z" w16du:dateUtc="2026-03-04T20:48:00Z">
        <w:r w:rsidRPr="00784751" w:rsidDel="00270787">
          <w:rPr>
            <w:rFonts w:asciiTheme="majorHAnsi" w:hAnsiTheme="majorHAnsi" w:cstheme="majorHAnsi"/>
            <w:i/>
            <w:iCs/>
            <w:sz w:val="20"/>
            <w:szCs w:val="20"/>
          </w:rPr>
          <w:delText xml:space="preserve">Note. </w:delText>
        </w:r>
      </w:del>
      <w:del w:id="277" w:author="Kerith Conron" w:date="2026-03-03T17:28:00Z" w16du:dateUtc="2026-03-03T22:28:00Z">
        <w:r w:rsidRPr="00784751" w:rsidDel="001B6FDE">
          <w:rPr>
            <w:rFonts w:asciiTheme="majorHAnsi" w:hAnsiTheme="majorHAnsi" w:cstheme="majorHAnsi"/>
            <w:sz w:val="20"/>
            <w:szCs w:val="20"/>
          </w:rPr>
          <w:delText xml:space="preserve">Rates </w:delText>
        </w:r>
      </w:del>
      <w:del w:id="278" w:author="Kerith Conron" w:date="2026-03-04T15:48:00Z" w16du:dateUtc="2026-03-04T20:48:00Z">
        <w:r w:rsidRPr="00784751" w:rsidDel="00270787">
          <w:rPr>
            <w:rFonts w:asciiTheme="majorHAnsi" w:hAnsiTheme="majorHAnsi" w:cstheme="majorHAnsi"/>
            <w:sz w:val="20"/>
            <w:szCs w:val="20"/>
          </w:rPr>
          <w:delText xml:space="preserve">depicted in the figure represent 7,522 respondents who indicated plans to attend college. </w:delText>
        </w:r>
      </w:del>
      <w:del w:id="279" w:author="Kerith Conron" w:date="2026-03-03T17:29:00Z" w16du:dateUtc="2026-03-03T22:29:00Z">
        <w:r w:rsidRPr="00784751" w:rsidDel="001B6FDE">
          <w:rPr>
            <w:rFonts w:asciiTheme="majorHAnsi" w:hAnsiTheme="majorHAnsi" w:cstheme="majorHAnsi"/>
            <w:sz w:val="20"/>
            <w:szCs w:val="20"/>
          </w:rPr>
          <w:delText>Of the full sample (</w:delText>
        </w:r>
        <w:r w:rsidRPr="00784751" w:rsidDel="001B6FDE">
          <w:rPr>
            <w:rFonts w:asciiTheme="majorHAnsi" w:hAnsiTheme="majorHAnsi" w:cstheme="majorHAnsi"/>
            <w:i/>
            <w:iCs/>
            <w:sz w:val="20"/>
            <w:szCs w:val="20"/>
          </w:rPr>
          <w:delText xml:space="preserve">n </w:delText>
        </w:r>
        <w:r w:rsidRPr="00784751" w:rsidDel="001B6FDE">
          <w:rPr>
            <w:rFonts w:asciiTheme="majorHAnsi" w:hAnsiTheme="majorHAnsi" w:cstheme="majorHAnsi"/>
            <w:sz w:val="20"/>
            <w:szCs w:val="20"/>
          </w:rPr>
          <w:delText>= 10,221), 9,230 respondents indicated they planned to go to college, 170 did not plan to attend, 294 were unsure, and 527 did not respond.</w:delText>
        </w:r>
      </w:del>
    </w:p>
    <w:p w14:paraId="24622251" w14:textId="19733218" w:rsidR="00D9455B" w:rsidRDefault="00602BF5" w:rsidP="003803B1">
      <w:pPr>
        <w:spacing w:line="360" w:lineRule="auto"/>
        <w:ind w:firstLine="720"/>
        <w:rPr>
          <w:rFonts w:asciiTheme="majorHAnsi" w:hAnsiTheme="majorHAnsi" w:cstheme="majorHAnsi"/>
        </w:rPr>
        <w:sectPr w:rsidR="00D9455B">
          <w:headerReference w:type="even" r:id="rId13"/>
          <w:headerReference w:type="default" r:id="rId14"/>
          <w:footerReference w:type="default" r:id="rId15"/>
          <w:pgSz w:w="12240" w:h="15840"/>
          <w:pgMar w:top="1440" w:right="1440" w:bottom="1440" w:left="1440" w:header="720" w:footer="720" w:gutter="0"/>
          <w:cols w:space="720"/>
        </w:sectPr>
      </w:pPr>
      <w:commentRangeStart w:id="280"/>
      <w:r w:rsidRPr="00784751">
        <w:rPr>
          <w:rFonts w:asciiTheme="majorHAnsi" w:hAnsiTheme="majorHAnsi" w:cstheme="majorHAnsi"/>
        </w:rPr>
        <w:lastRenderedPageBreak/>
        <w:t xml:space="preserve">Differences also emerged in </w:t>
      </w:r>
      <w:commentRangeStart w:id="281"/>
      <w:commentRangeStart w:id="282"/>
      <w:r w:rsidRPr="00784751">
        <w:rPr>
          <w:rFonts w:asciiTheme="majorHAnsi" w:hAnsiTheme="majorHAnsi" w:cstheme="majorHAnsi"/>
        </w:rPr>
        <w:t>students’ intended field of study (Table 2).</w:t>
      </w:r>
      <w:commentRangeEnd w:id="281"/>
      <w:r w:rsidR="00266684" w:rsidRPr="00784751">
        <w:rPr>
          <w:rStyle w:val="CommentReference"/>
          <w:rFonts w:asciiTheme="majorHAnsi" w:hAnsiTheme="majorHAnsi" w:cstheme="majorHAnsi"/>
          <w:sz w:val="24"/>
          <w:szCs w:val="24"/>
        </w:rPr>
        <w:commentReference w:id="281"/>
      </w:r>
      <w:commentRangeEnd w:id="282"/>
      <w:r w:rsidR="005211ED" w:rsidRPr="00784751">
        <w:rPr>
          <w:rStyle w:val="CommentReference"/>
          <w:rFonts w:asciiTheme="majorHAnsi" w:hAnsiTheme="majorHAnsi" w:cstheme="majorHAnsi"/>
          <w:sz w:val="24"/>
          <w:szCs w:val="24"/>
        </w:rPr>
        <w:commentReference w:id="282"/>
      </w:r>
      <w:r w:rsidRPr="00784751">
        <w:rPr>
          <w:rFonts w:asciiTheme="majorHAnsi" w:hAnsiTheme="majorHAnsi" w:cstheme="majorHAnsi"/>
        </w:rPr>
        <w:t xml:space="preserve"> Overall, most students planned to study natural sciences (16.3%), engineering (16.2%), and health sciences (14.8%), including trans and gender expansive students. In this case, these students often selected these majors at higher rates than their peers. For example, transgender women planned to study engineering at nearly 9 percentage points above the rate overall. Trans and gender expansive students were also more likely to pursue humanities and the arts, as gender diverse students (</w:t>
      </w:r>
      <w:commentRangeStart w:id="283"/>
      <w:r w:rsidRPr="00784751">
        <w:rPr>
          <w:rFonts w:asciiTheme="majorHAnsi" w:hAnsiTheme="majorHAnsi" w:cstheme="majorHAnsi"/>
        </w:rPr>
        <w:t>31</w:t>
      </w:r>
      <w:commentRangeEnd w:id="283"/>
      <w:r w:rsidR="002D762A" w:rsidRPr="00784751">
        <w:rPr>
          <w:rStyle w:val="CommentReference"/>
          <w:rFonts w:asciiTheme="majorHAnsi" w:hAnsiTheme="majorHAnsi" w:cstheme="majorHAnsi"/>
          <w:sz w:val="24"/>
          <w:szCs w:val="24"/>
        </w:rPr>
        <w:commentReference w:id="283"/>
      </w:r>
      <w:r w:rsidRPr="00784751">
        <w:rPr>
          <w:rFonts w:asciiTheme="majorHAnsi" w:hAnsiTheme="majorHAnsi" w:cstheme="majorHAnsi"/>
        </w:rPr>
        <w:t xml:space="preserve">%), transgender men (28.8%), nonbinary students (25.5%), and transgender women (25%) all indicated this field at much higher rates than </w:t>
      </w:r>
      <w:ins w:id="284" w:author="Kerith Conron" w:date="2026-03-04T15:57:00Z" w16du:dateUtc="2026-03-04T20:57:00Z">
        <w:r w:rsidR="002D762A">
          <w:rPr>
            <w:rFonts w:asciiTheme="majorHAnsi" w:hAnsiTheme="majorHAnsi" w:cstheme="majorHAnsi"/>
          </w:rPr>
          <w:t>the sam</w:t>
        </w:r>
      </w:ins>
      <w:ins w:id="285" w:author="Kerith Conron" w:date="2026-03-04T15:58:00Z" w16du:dateUtc="2026-03-04T20:58:00Z">
        <w:r w:rsidR="002D762A">
          <w:rPr>
            <w:rFonts w:asciiTheme="majorHAnsi" w:hAnsiTheme="majorHAnsi" w:cstheme="majorHAnsi"/>
          </w:rPr>
          <w:t xml:space="preserve">ple </w:t>
        </w:r>
      </w:ins>
      <w:del w:id="286" w:author="Kerith Conron" w:date="2026-03-04T15:58:00Z" w16du:dateUtc="2026-03-04T20:58:00Z">
        <w:r w:rsidRPr="00784751" w:rsidDel="002D762A">
          <w:rPr>
            <w:rFonts w:asciiTheme="majorHAnsi" w:hAnsiTheme="majorHAnsi" w:cstheme="majorHAnsi"/>
          </w:rPr>
          <w:delText xml:space="preserve">its rate </w:delText>
        </w:r>
      </w:del>
      <w:r w:rsidRPr="00784751">
        <w:rPr>
          <w:rFonts w:asciiTheme="majorHAnsi" w:hAnsiTheme="majorHAnsi" w:cstheme="majorHAnsi"/>
        </w:rPr>
        <w:t>overall (11.4%). Additionally, fewer trans and gender expansive students were undecided about their major compared to their cisgender peers</w:t>
      </w:r>
      <w:ins w:id="287" w:author="Kerith Conron" w:date="2026-03-04T15:58:00Z" w16du:dateUtc="2026-03-04T20:58:00Z">
        <w:r w:rsidR="002D762A">
          <w:rPr>
            <w:rFonts w:asciiTheme="majorHAnsi" w:hAnsiTheme="majorHAnsi" w:cstheme="majorHAnsi"/>
          </w:rPr>
          <w:t xml:space="preserve"> (include </w:t>
        </w:r>
        <w:r w:rsidR="006F1410">
          <w:rPr>
            <w:rFonts w:asciiTheme="majorHAnsi" w:hAnsiTheme="majorHAnsi" w:cstheme="majorHAnsi"/>
          </w:rPr>
          <w:t>percentages for each)</w:t>
        </w:r>
      </w:ins>
      <w:r w:rsidRPr="00784751">
        <w:rPr>
          <w:rFonts w:asciiTheme="majorHAnsi" w:hAnsiTheme="majorHAnsi" w:cstheme="majorHAnsi"/>
        </w:rPr>
        <w:t>.</w:t>
      </w:r>
      <w:commentRangeEnd w:id="280"/>
      <w:r w:rsidR="002D762A">
        <w:rPr>
          <w:rStyle w:val="CommentReference"/>
          <w:rFonts w:asciiTheme="majorHAnsi" w:hAnsiTheme="majorHAnsi" w:cstheme="majorHAnsi"/>
          <w:sz w:val="24"/>
          <w:szCs w:val="24"/>
        </w:rPr>
        <w:commentReference w:id="280"/>
      </w:r>
    </w:p>
    <w:p w14:paraId="7439AE2B" w14:textId="77777777" w:rsidR="00BD041A" w:rsidRPr="00784751" w:rsidRDefault="00602BF5" w:rsidP="003803B1">
      <w:pPr>
        <w:widowControl w:val="0"/>
        <w:spacing w:line="360" w:lineRule="auto"/>
        <w:rPr>
          <w:rFonts w:asciiTheme="majorHAnsi" w:hAnsiTheme="majorHAnsi" w:cstheme="majorHAnsi"/>
          <w:b/>
          <w:bCs/>
        </w:rPr>
      </w:pPr>
      <w:r w:rsidRPr="00D9455B">
        <w:rPr>
          <w:rFonts w:asciiTheme="majorHAnsi" w:hAnsiTheme="majorHAnsi" w:cstheme="majorHAnsi"/>
          <w:b/>
          <w:bCs/>
        </w:rPr>
        <w:lastRenderedPageBreak/>
        <w:t>Table 2</w:t>
      </w:r>
    </w:p>
    <w:p w14:paraId="7439AE2C" w14:textId="77777777" w:rsidR="00BD041A" w:rsidRPr="00784751" w:rsidRDefault="00602BF5" w:rsidP="003803B1">
      <w:pPr>
        <w:widowControl w:val="0"/>
        <w:spacing w:line="360" w:lineRule="auto"/>
        <w:rPr>
          <w:rFonts w:asciiTheme="majorHAnsi" w:hAnsiTheme="majorHAnsi" w:cstheme="majorHAnsi"/>
        </w:rPr>
      </w:pPr>
      <w:commentRangeStart w:id="288"/>
      <w:r w:rsidRPr="00784751">
        <w:rPr>
          <w:rFonts w:asciiTheme="majorHAnsi" w:hAnsiTheme="majorHAnsi" w:cstheme="majorHAnsi"/>
          <w:i/>
          <w:iCs/>
        </w:rPr>
        <w:t>Intended Field of Study by Gender Identity</w:t>
      </w:r>
      <w:commentRangeEnd w:id="288"/>
      <w:r w:rsidR="00270787" w:rsidRPr="00784751">
        <w:rPr>
          <w:rStyle w:val="CommentReference"/>
          <w:rFonts w:asciiTheme="majorHAnsi" w:hAnsiTheme="majorHAnsi" w:cstheme="majorHAnsi"/>
          <w:sz w:val="24"/>
          <w:szCs w:val="24"/>
        </w:rPr>
        <w:commentReference w:id="288"/>
      </w:r>
    </w:p>
    <w:tbl>
      <w:tblPr>
        <w:tblStyle w:val="a0"/>
        <w:tblW w:w="5000" w:type="pct"/>
        <w:tblInd w:w="0" w:type="dxa"/>
        <w:tblLook w:val="0400" w:firstRow="0" w:lastRow="0" w:firstColumn="0" w:lastColumn="0" w:noHBand="0" w:noVBand="1"/>
      </w:tblPr>
      <w:tblGrid>
        <w:gridCol w:w="2075"/>
        <w:gridCol w:w="1012"/>
        <w:gridCol w:w="1192"/>
        <w:gridCol w:w="1085"/>
        <w:gridCol w:w="989"/>
        <w:gridCol w:w="1157"/>
        <w:gridCol w:w="906"/>
        <w:gridCol w:w="1042"/>
        <w:gridCol w:w="906"/>
        <w:gridCol w:w="801"/>
        <w:gridCol w:w="1109"/>
        <w:gridCol w:w="686"/>
      </w:tblGrid>
      <w:tr w:rsidR="00D9455B" w:rsidRPr="00D9455B" w14:paraId="7439AE39" w14:textId="77777777" w:rsidTr="00D9455B">
        <w:trPr>
          <w:cantSplit/>
          <w:trHeight w:val="656"/>
        </w:trPr>
        <w:tc>
          <w:tcPr>
            <w:tcW w:w="840" w:type="pct"/>
            <w:tcBorders>
              <w:top w:val="single" w:sz="4" w:space="0" w:color="000000"/>
              <w:left w:val="nil"/>
              <w:bottom w:val="single" w:sz="4" w:space="0" w:color="000000"/>
              <w:right w:val="nil"/>
            </w:tcBorders>
            <w:vAlign w:val="center"/>
          </w:tcPr>
          <w:p w14:paraId="7439AE2D" w14:textId="77777777" w:rsidR="00BD041A" w:rsidRPr="00D9455B" w:rsidRDefault="00BD041A" w:rsidP="00784751">
            <w:pPr>
              <w:rPr>
                <w:rFonts w:asciiTheme="majorHAnsi" w:hAnsiTheme="majorHAnsi" w:cstheme="majorHAnsi"/>
                <w:sz w:val="20"/>
                <w:szCs w:val="20"/>
              </w:rPr>
            </w:pPr>
          </w:p>
        </w:tc>
        <w:tc>
          <w:tcPr>
            <w:tcW w:w="429" w:type="pct"/>
            <w:tcBorders>
              <w:top w:val="single" w:sz="4" w:space="0" w:color="000000"/>
              <w:left w:val="nil"/>
              <w:bottom w:val="single" w:sz="4" w:space="0" w:color="000000"/>
              <w:right w:val="nil"/>
            </w:tcBorders>
            <w:vAlign w:val="center"/>
          </w:tcPr>
          <w:p w14:paraId="7439AE2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Business</w:t>
            </w:r>
          </w:p>
        </w:tc>
        <w:tc>
          <w:tcPr>
            <w:tcW w:w="373" w:type="pct"/>
            <w:tcBorders>
              <w:top w:val="single" w:sz="4" w:space="0" w:color="000000"/>
              <w:left w:val="nil"/>
              <w:bottom w:val="single" w:sz="4" w:space="0" w:color="000000"/>
              <w:right w:val="nil"/>
            </w:tcBorders>
            <w:vAlign w:val="center"/>
          </w:tcPr>
          <w:p w14:paraId="7439AE2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Engineering</w:t>
            </w:r>
          </w:p>
        </w:tc>
        <w:tc>
          <w:tcPr>
            <w:tcW w:w="457" w:type="pct"/>
            <w:tcBorders>
              <w:top w:val="single" w:sz="4" w:space="0" w:color="000000"/>
              <w:left w:val="nil"/>
              <w:bottom w:val="single" w:sz="4" w:space="0" w:color="000000"/>
              <w:right w:val="nil"/>
            </w:tcBorders>
            <w:vAlign w:val="center"/>
          </w:tcPr>
          <w:p w14:paraId="7439AE3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Natural sciences </w:t>
            </w:r>
          </w:p>
        </w:tc>
        <w:tc>
          <w:tcPr>
            <w:tcW w:w="420" w:type="pct"/>
            <w:tcBorders>
              <w:top w:val="single" w:sz="4" w:space="0" w:color="000000"/>
              <w:left w:val="nil"/>
              <w:bottom w:val="single" w:sz="4" w:space="0" w:color="000000"/>
              <w:right w:val="nil"/>
            </w:tcBorders>
            <w:vAlign w:val="center"/>
          </w:tcPr>
          <w:p w14:paraId="7439AE3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Social sciences </w:t>
            </w:r>
          </w:p>
        </w:tc>
        <w:tc>
          <w:tcPr>
            <w:tcW w:w="420" w:type="pct"/>
            <w:tcBorders>
              <w:top w:val="single" w:sz="4" w:space="0" w:color="000000"/>
              <w:left w:val="nil"/>
              <w:bottom w:val="single" w:sz="4" w:space="0" w:color="000000"/>
              <w:right w:val="nil"/>
            </w:tcBorders>
            <w:vAlign w:val="center"/>
          </w:tcPr>
          <w:p w14:paraId="7439AE3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Humanities and arts </w:t>
            </w:r>
          </w:p>
        </w:tc>
        <w:tc>
          <w:tcPr>
            <w:tcW w:w="373" w:type="pct"/>
            <w:tcBorders>
              <w:top w:val="single" w:sz="4" w:space="0" w:color="000000"/>
              <w:left w:val="nil"/>
              <w:bottom w:val="single" w:sz="4" w:space="0" w:color="000000"/>
              <w:right w:val="nil"/>
            </w:tcBorders>
            <w:vAlign w:val="center"/>
          </w:tcPr>
          <w:p w14:paraId="7439AE3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Health sciences</w:t>
            </w:r>
          </w:p>
        </w:tc>
        <w:tc>
          <w:tcPr>
            <w:tcW w:w="280" w:type="pct"/>
            <w:tcBorders>
              <w:top w:val="single" w:sz="4" w:space="0" w:color="000000"/>
              <w:left w:val="nil"/>
              <w:bottom w:val="single" w:sz="4" w:space="0" w:color="000000"/>
              <w:right w:val="nil"/>
            </w:tcBorders>
            <w:vAlign w:val="center"/>
          </w:tcPr>
          <w:p w14:paraId="7439AE3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Education</w:t>
            </w:r>
          </w:p>
        </w:tc>
        <w:tc>
          <w:tcPr>
            <w:tcW w:w="373" w:type="pct"/>
            <w:tcBorders>
              <w:top w:val="single" w:sz="4" w:space="0" w:color="000000"/>
              <w:left w:val="nil"/>
              <w:bottom w:val="single" w:sz="4" w:space="0" w:color="000000"/>
              <w:right w:val="nil"/>
            </w:tcBorders>
            <w:vAlign w:val="center"/>
          </w:tcPr>
          <w:p w14:paraId="7439AE3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Applied sciences </w:t>
            </w:r>
          </w:p>
        </w:tc>
        <w:tc>
          <w:tcPr>
            <w:tcW w:w="373" w:type="pct"/>
            <w:tcBorders>
              <w:top w:val="single" w:sz="4" w:space="0" w:color="000000"/>
              <w:left w:val="nil"/>
              <w:bottom w:val="single" w:sz="4" w:space="0" w:color="000000"/>
              <w:right w:val="nil"/>
            </w:tcBorders>
            <w:vAlign w:val="center"/>
          </w:tcPr>
          <w:p w14:paraId="7439AE3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Public service </w:t>
            </w:r>
          </w:p>
        </w:tc>
        <w:tc>
          <w:tcPr>
            <w:tcW w:w="373" w:type="pct"/>
            <w:tcBorders>
              <w:top w:val="single" w:sz="4" w:space="0" w:color="000000"/>
              <w:left w:val="nil"/>
              <w:bottom w:val="single" w:sz="4" w:space="0" w:color="000000"/>
              <w:right w:val="nil"/>
            </w:tcBorders>
            <w:vAlign w:val="center"/>
          </w:tcPr>
          <w:p w14:paraId="7439AE3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Undecided</w:t>
            </w:r>
          </w:p>
        </w:tc>
        <w:tc>
          <w:tcPr>
            <w:tcW w:w="289" w:type="pct"/>
            <w:tcBorders>
              <w:top w:val="single" w:sz="4" w:space="0" w:color="000000"/>
              <w:left w:val="nil"/>
              <w:bottom w:val="single" w:sz="4" w:space="0" w:color="000000"/>
              <w:right w:val="nil"/>
            </w:tcBorders>
            <w:vAlign w:val="center"/>
          </w:tcPr>
          <w:p w14:paraId="7439AE3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N</w:t>
            </w:r>
          </w:p>
        </w:tc>
      </w:tr>
      <w:tr w:rsidR="00D9455B" w:rsidRPr="00D9455B" w14:paraId="7439AE46" w14:textId="77777777" w:rsidTr="00D9455B">
        <w:trPr>
          <w:trHeight w:val="63"/>
        </w:trPr>
        <w:tc>
          <w:tcPr>
            <w:tcW w:w="840" w:type="pct"/>
            <w:tcBorders>
              <w:top w:val="single" w:sz="4" w:space="0" w:color="000000"/>
              <w:left w:val="nil"/>
              <w:bottom w:val="single" w:sz="4" w:space="0" w:color="000000"/>
              <w:right w:val="nil"/>
            </w:tcBorders>
            <w:vAlign w:val="center"/>
          </w:tcPr>
          <w:p w14:paraId="7439AE3A"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All respondents</w:t>
            </w:r>
          </w:p>
        </w:tc>
        <w:tc>
          <w:tcPr>
            <w:tcW w:w="429" w:type="pct"/>
            <w:tcBorders>
              <w:top w:val="single" w:sz="4" w:space="0" w:color="000000"/>
              <w:left w:val="nil"/>
              <w:bottom w:val="single" w:sz="4" w:space="0" w:color="000000"/>
              <w:right w:val="nil"/>
            </w:tcBorders>
            <w:vAlign w:val="center"/>
          </w:tcPr>
          <w:p w14:paraId="7439AE3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10.0</w:t>
            </w:r>
          </w:p>
        </w:tc>
        <w:tc>
          <w:tcPr>
            <w:tcW w:w="373" w:type="pct"/>
            <w:tcBorders>
              <w:top w:val="single" w:sz="4" w:space="0" w:color="000000"/>
              <w:left w:val="nil"/>
              <w:bottom w:val="single" w:sz="4" w:space="0" w:color="000000"/>
              <w:right w:val="nil"/>
            </w:tcBorders>
            <w:vAlign w:val="center"/>
          </w:tcPr>
          <w:p w14:paraId="7439AE3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16.2</w:t>
            </w:r>
          </w:p>
        </w:tc>
        <w:tc>
          <w:tcPr>
            <w:tcW w:w="457" w:type="pct"/>
            <w:tcBorders>
              <w:top w:val="single" w:sz="4" w:space="0" w:color="000000"/>
              <w:left w:val="nil"/>
              <w:bottom w:val="single" w:sz="4" w:space="0" w:color="000000"/>
              <w:right w:val="nil"/>
            </w:tcBorders>
            <w:vAlign w:val="center"/>
          </w:tcPr>
          <w:p w14:paraId="7439AE3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16.3</w:t>
            </w:r>
          </w:p>
        </w:tc>
        <w:tc>
          <w:tcPr>
            <w:tcW w:w="420" w:type="pct"/>
            <w:tcBorders>
              <w:top w:val="single" w:sz="4" w:space="0" w:color="000000"/>
              <w:left w:val="nil"/>
              <w:bottom w:val="single" w:sz="4" w:space="0" w:color="000000"/>
              <w:right w:val="nil"/>
            </w:tcBorders>
            <w:vAlign w:val="center"/>
          </w:tcPr>
          <w:p w14:paraId="7439AE3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12.3</w:t>
            </w:r>
          </w:p>
        </w:tc>
        <w:tc>
          <w:tcPr>
            <w:tcW w:w="420" w:type="pct"/>
            <w:tcBorders>
              <w:top w:val="single" w:sz="4" w:space="0" w:color="000000"/>
              <w:left w:val="nil"/>
              <w:bottom w:val="single" w:sz="4" w:space="0" w:color="000000"/>
              <w:right w:val="nil"/>
            </w:tcBorders>
            <w:vAlign w:val="center"/>
          </w:tcPr>
          <w:p w14:paraId="7439AE3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11.4</w:t>
            </w:r>
          </w:p>
        </w:tc>
        <w:tc>
          <w:tcPr>
            <w:tcW w:w="373" w:type="pct"/>
            <w:tcBorders>
              <w:top w:val="single" w:sz="4" w:space="0" w:color="000000"/>
              <w:left w:val="nil"/>
              <w:bottom w:val="single" w:sz="4" w:space="0" w:color="000000"/>
              <w:right w:val="nil"/>
            </w:tcBorders>
            <w:vAlign w:val="center"/>
          </w:tcPr>
          <w:p w14:paraId="7439AE4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14.8</w:t>
            </w:r>
          </w:p>
        </w:tc>
        <w:tc>
          <w:tcPr>
            <w:tcW w:w="280" w:type="pct"/>
            <w:tcBorders>
              <w:top w:val="single" w:sz="4" w:space="0" w:color="000000"/>
              <w:left w:val="nil"/>
              <w:bottom w:val="single" w:sz="4" w:space="0" w:color="000000"/>
              <w:right w:val="nil"/>
            </w:tcBorders>
            <w:vAlign w:val="center"/>
          </w:tcPr>
          <w:p w14:paraId="7439AE4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3.5</w:t>
            </w:r>
          </w:p>
        </w:tc>
        <w:tc>
          <w:tcPr>
            <w:tcW w:w="373" w:type="pct"/>
            <w:tcBorders>
              <w:top w:val="single" w:sz="4" w:space="0" w:color="000000"/>
              <w:left w:val="nil"/>
              <w:bottom w:val="single" w:sz="4" w:space="0" w:color="000000"/>
              <w:right w:val="nil"/>
            </w:tcBorders>
            <w:vAlign w:val="center"/>
          </w:tcPr>
          <w:p w14:paraId="7439AE4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3.4</w:t>
            </w:r>
          </w:p>
        </w:tc>
        <w:tc>
          <w:tcPr>
            <w:tcW w:w="373" w:type="pct"/>
            <w:tcBorders>
              <w:top w:val="single" w:sz="4" w:space="0" w:color="000000"/>
              <w:left w:val="nil"/>
              <w:bottom w:val="single" w:sz="4" w:space="0" w:color="000000"/>
              <w:right w:val="nil"/>
            </w:tcBorders>
            <w:vAlign w:val="center"/>
          </w:tcPr>
          <w:p w14:paraId="7439AE4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4.8</w:t>
            </w:r>
          </w:p>
        </w:tc>
        <w:tc>
          <w:tcPr>
            <w:tcW w:w="373" w:type="pct"/>
            <w:tcBorders>
              <w:top w:val="single" w:sz="4" w:space="0" w:color="000000"/>
              <w:left w:val="nil"/>
              <w:bottom w:val="single" w:sz="4" w:space="0" w:color="000000"/>
              <w:right w:val="nil"/>
            </w:tcBorders>
            <w:vAlign w:val="center"/>
          </w:tcPr>
          <w:p w14:paraId="7439AE4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7.5</w:t>
            </w:r>
          </w:p>
        </w:tc>
        <w:tc>
          <w:tcPr>
            <w:tcW w:w="289" w:type="pct"/>
            <w:tcBorders>
              <w:top w:val="single" w:sz="4" w:space="0" w:color="000000"/>
              <w:left w:val="nil"/>
              <w:bottom w:val="single" w:sz="4" w:space="0" w:color="000000"/>
              <w:right w:val="nil"/>
            </w:tcBorders>
            <w:vAlign w:val="center"/>
          </w:tcPr>
          <w:p w14:paraId="7439AE4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7,499</w:t>
            </w:r>
          </w:p>
        </w:tc>
      </w:tr>
      <w:tr w:rsidR="00D9455B" w:rsidRPr="00D9455B" w14:paraId="7439AE53" w14:textId="77777777" w:rsidTr="00D9455B">
        <w:trPr>
          <w:trHeight w:val="99"/>
        </w:trPr>
        <w:tc>
          <w:tcPr>
            <w:tcW w:w="840" w:type="pct"/>
            <w:tcBorders>
              <w:top w:val="nil"/>
              <w:left w:val="nil"/>
              <w:bottom w:val="nil"/>
              <w:right w:val="nil"/>
            </w:tcBorders>
            <w:vAlign w:val="center"/>
          </w:tcPr>
          <w:p w14:paraId="7439AE47"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Cisgender man</w:t>
            </w:r>
          </w:p>
        </w:tc>
        <w:tc>
          <w:tcPr>
            <w:tcW w:w="429" w:type="pct"/>
            <w:tcBorders>
              <w:top w:val="nil"/>
              <w:left w:val="nil"/>
              <w:bottom w:val="nil"/>
              <w:right w:val="nil"/>
            </w:tcBorders>
            <w:vAlign w:val="center"/>
          </w:tcPr>
          <w:p w14:paraId="7439AE4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12.1</w:t>
            </w:r>
          </w:p>
        </w:tc>
        <w:tc>
          <w:tcPr>
            <w:tcW w:w="373" w:type="pct"/>
            <w:tcBorders>
              <w:top w:val="nil"/>
              <w:left w:val="nil"/>
              <w:bottom w:val="nil"/>
              <w:right w:val="nil"/>
            </w:tcBorders>
            <w:vAlign w:val="center"/>
          </w:tcPr>
          <w:p w14:paraId="7439AE4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30.0</w:t>
            </w:r>
          </w:p>
        </w:tc>
        <w:tc>
          <w:tcPr>
            <w:tcW w:w="457" w:type="pct"/>
            <w:tcBorders>
              <w:top w:val="nil"/>
              <w:left w:val="nil"/>
              <w:bottom w:val="nil"/>
              <w:right w:val="nil"/>
            </w:tcBorders>
            <w:vAlign w:val="center"/>
          </w:tcPr>
          <w:p w14:paraId="7439AE4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12.2</w:t>
            </w:r>
          </w:p>
        </w:tc>
        <w:tc>
          <w:tcPr>
            <w:tcW w:w="420" w:type="pct"/>
            <w:tcBorders>
              <w:top w:val="nil"/>
              <w:left w:val="nil"/>
              <w:bottom w:val="nil"/>
              <w:right w:val="nil"/>
            </w:tcBorders>
            <w:vAlign w:val="center"/>
          </w:tcPr>
          <w:p w14:paraId="7439AE4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7.9</w:t>
            </w:r>
          </w:p>
        </w:tc>
        <w:tc>
          <w:tcPr>
            <w:tcW w:w="420" w:type="pct"/>
            <w:tcBorders>
              <w:top w:val="nil"/>
              <w:left w:val="nil"/>
              <w:bottom w:val="nil"/>
              <w:right w:val="nil"/>
            </w:tcBorders>
            <w:vAlign w:val="center"/>
          </w:tcPr>
          <w:p w14:paraId="7439AE4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8.9</w:t>
            </w:r>
          </w:p>
        </w:tc>
        <w:tc>
          <w:tcPr>
            <w:tcW w:w="373" w:type="pct"/>
            <w:tcBorders>
              <w:top w:val="nil"/>
              <w:left w:val="nil"/>
              <w:bottom w:val="nil"/>
              <w:right w:val="nil"/>
            </w:tcBorders>
            <w:vAlign w:val="center"/>
          </w:tcPr>
          <w:p w14:paraId="7439AE4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8.0</w:t>
            </w:r>
          </w:p>
        </w:tc>
        <w:tc>
          <w:tcPr>
            <w:tcW w:w="280" w:type="pct"/>
            <w:tcBorders>
              <w:top w:val="nil"/>
              <w:left w:val="nil"/>
              <w:bottom w:val="nil"/>
              <w:right w:val="nil"/>
            </w:tcBorders>
            <w:vAlign w:val="center"/>
          </w:tcPr>
          <w:p w14:paraId="7439AE4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w:t>
            </w:r>
          </w:p>
        </w:tc>
        <w:tc>
          <w:tcPr>
            <w:tcW w:w="373" w:type="pct"/>
            <w:tcBorders>
              <w:top w:val="nil"/>
              <w:left w:val="nil"/>
              <w:bottom w:val="nil"/>
              <w:right w:val="nil"/>
            </w:tcBorders>
            <w:vAlign w:val="center"/>
          </w:tcPr>
          <w:p w14:paraId="7439AE4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7.0</w:t>
            </w:r>
          </w:p>
        </w:tc>
        <w:tc>
          <w:tcPr>
            <w:tcW w:w="373" w:type="pct"/>
            <w:tcBorders>
              <w:top w:val="nil"/>
              <w:left w:val="nil"/>
              <w:bottom w:val="nil"/>
              <w:right w:val="nil"/>
            </w:tcBorders>
            <w:vAlign w:val="center"/>
          </w:tcPr>
          <w:p w14:paraId="7439AE5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4.3</w:t>
            </w:r>
          </w:p>
        </w:tc>
        <w:tc>
          <w:tcPr>
            <w:tcW w:w="373" w:type="pct"/>
            <w:tcBorders>
              <w:top w:val="nil"/>
              <w:left w:val="nil"/>
              <w:bottom w:val="nil"/>
              <w:right w:val="nil"/>
            </w:tcBorders>
            <w:vAlign w:val="center"/>
          </w:tcPr>
          <w:p w14:paraId="7439AE5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8.4</w:t>
            </w:r>
          </w:p>
        </w:tc>
        <w:tc>
          <w:tcPr>
            <w:tcW w:w="289" w:type="pct"/>
            <w:tcBorders>
              <w:top w:val="nil"/>
              <w:left w:val="nil"/>
              <w:bottom w:val="nil"/>
              <w:right w:val="nil"/>
            </w:tcBorders>
            <w:vAlign w:val="center"/>
          </w:tcPr>
          <w:p w14:paraId="7439AE5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2,662</w:t>
            </w:r>
          </w:p>
        </w:tc>
      </w:tr>
      <w:tr w:rsidR="00D9455B" w:rsidRPr="00D9455B" w14:paraId="7439AE60" w14:textId="77777777" w:rsidTr="00D9455B">
        <w:trPr>
          <w:trHeight w:val="73"/>
        </w:trPr>
        <w:tc>
          <w:tcPr>
            <w:tcW w:w="840" w:type="pct"/>
            <w:tcBorders>
              <w:top w:val="nil"/>
              <w:left w:val="nil"/>
              <w:bottom w:val="nil"/>
              <w:right w:val="nil"/>
            </w:tcBorders>
            <w:vAlign w:val="center"/>
          </w:tcPr>
          <w:p w14:paraId="7439AE54"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Cisgender woman</w:t>
            </w:r>
          </w:p>
        </w:tc>
        <w:tc>
          <w:tcPr>
            <w:tcW w:w="429" w:type="pct"/>
            <w:tcBorders>
              <w:top w:val="nil"/>
              <w:left w:val="nil"/>
              <w:bottom w:val="nil"/>
              <w:right w:val="nil"/>
            </w:tcBorders>
            <w:vAlign w:val="center"/>
          </w:tcPr>
          <w:p w14:paraId="7439AE5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9.6</w:t>
            </w:r>
          </w:p>
        </w:tc>
        <w:tc>
          <w:tcPr>
            <w:tcW w:w="373" w:type="pct"/>
            <w:tcBorders>
              <w:top w:val="nil"/>
              <w:left w:val="nil"/>
              <w:bottom w:val="nil"/>
              <w:right w:val="nil"/>
            </w:tcBorders>
            <w:vAlign w:val="center"/>
          </w:tcPr>
          <w:p w14:paraId="7439AE5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7.8</w:t>
            </w:r>
          </w:p>
        </w:tc>
        <w:tc>
          <w:tcPr>
            <w:tcW w:w="457" w:type="pct"/>
            <w:tcBorders>
              <w:top w:val="nil"/>
              <w:left w:val="nil"/>
              <w:bottom w:val="nil"/>
              <w:right w:val="nil"/>
            </w:tcBorders>
            <w:vAlign w:val="center"/>
          </w:tcPr>
          <w:p w14:paraId="7439AE5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18.4</w:t>
            </w:r>
          </w:p>
        </w:tc>
        <w:tc>
          <w:tcPr>
            <w:tcW w:w="420" w:type="pct"/>
            <w:tcBorders>
              <w:top w:val="nil"/>
              <w:left w:val="nil"/>
              <w:bottom w:val="nil"/>
              <w:right w:val="nil"/>
            </w:tcBorders>
            <w:vAlign w:val="center"/>
          </w:tcPr>
          <w:p w14:paraId="7439AE5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14.7</w:t>
            </w:r>
          </w:p>
        </w:tc>
        <w:tc>
          <w:tcPr>
            <w:tcW w:w="420" w:type="pct"/>
            <w:tcBorders>
              <w:top w:val="nil"/>
              <w:left w:val="nil"/>
              <w:bottom w:val="nil"/>
              <w:right w:val="nil"/>
            </w:tcBorders>
            <w:vAlign w:val="center"/>
          </w:tcPr>
          <w:p w14:paraId="7439AE5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11.2</w:t>
            </w:r>
          </w:p>
        </w:tc>
        <w:tc>
          <w:tcPr>
            <w:tcW w:w="373" w:type="pct"/>
            <w:tcBorders>
              <w:top w:val="nil"/>
              <w:left w:val="nil"/>
              <w:bottom w:val="nil"/>
              <w:right w:val="nil"/>
            </w:tcBorders>
            <w:vAlign w:val="center"/>
          </w:tcPr>
          <w:p w14:paraId="7439AE5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19.9</w:t>
            </w:r>
          </w:p>
        </w:tc>
        <w:tc>
          <w:tcPr>
            <w:tcW w:w="280" w:type="pct"/>
            <w:tcBorders>
              <w:top w:val="nil"/>
              <w:left w:val="nil"/>
              <w:bottom w:val="nil"/>
              <w:right w:val="nil"/>
            </w:tcBorders>
            <w:vAlign w:val="center"/>
          </w:tcPr>
          <w:p w14:paraId="7439AE5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4.9</w:t>
            </w:r>
          </w:p>
        </w:tc>
        <w:tc>
          <w:tcPr>
            <w:tcW w:w="373" w:type="pct"/>
            <w:tcBorders>
              <w:top w:val="nil"/>
              <w:left w:val="nil"/>
              <w:bottom w:val="nil"/>
              <w:right w:val="nil"/>
            </w:tcBorders>
            <w:vAlign w:val="center"/>
          </w:tcPr>
          <w:p w14:paraId="7439AE5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w:t>
            </w:r>
          </w:p>
        </w:tc>
        <w:tc>
          <w:tcPr>
            <w:tcW w:w="373" w:type="pct"/>
            <w:tcBorders>
              <w:top w:val="nil"/>
              <w:left w:val="nil"/>
              <w:bottom w:val="nil"/>
              <w:right w:val="nil"/>
            </w:tcBorders>
            <w:vAlign w:val="center"/>
          </w:tcPr>
          <w:p w14:paraId="7439AE5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5.3</w:t>
            </w:r>
          </w:p>
        </w:tc>
        <w:tc>
          <w:tcPr>
            <w:tcW w:w="373" w:type="pct"/>
            <w:tcBorders>
              <w:top w:val="nil"/>
              <w:left w:val="nil"/>
              <w:bottom w:val="nil"/>
              <w:right w:val="nil"/>
            </w:tcBorders>
            <w:vAlign w:val="center"/>
          </w:tcPr>
          <w:p w14:paraId="7439AE5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7.1</w:t>
            </w:r>
          </w:p>
        </w:tc>
        <w:tc>
          <w:tcPr>
            <w:tcW w:w="289" w:type="pct"/>
            <w:tcBorders>
              <w:top w:val="nil"/>
              <w:left w:val="nil"/>
              <w:bottom w:val="nil"/>
              <w:right w:val="nil"/>
            </w:tcBorders>
            <w:vAlign w:val="center"/>
          </w:tcPr>
          <w:p w14:paraId="7439AE5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4280</w:t>
            </w:r>
          </w:p>
        </w:tc>
      </w:tr>
      <w:tr w:rsidR="00D9455B" w:rsidRPr="00D9455B" w14:paraId="7439AE6D" w14:textId="77777777" w:rsidTr="00D9455B">
        <w:trPr>
          <w:trHeight w:val="73"/>
        </w:trPr>
        <w:tc>
          <w:tcPr>
            <w:tcW w:w="840" w:type="pct"/>
            <w:tcBorders>
              <w:top w:val="nil"/>
              <w:left w:val="nil"/>
              <w:bottom w:val="nil"/>
              <w:right w:val="nil"/>
            </w:tcBorders>
            <w:vAlign w:val="center"/>
          </w:tcPr>
          <w:p w14:paraId="7439AE61"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Transgender man</w:t>
            </w:r>
          </w:p>
        </w:tc>
        <w:tc>
          <w:tcPr>
            <w:tcW w:w="429" w:type="pct"/>
            <w:tcBorders>
              <w:top w:val="nil"/>
              <w:left w:val="nil"/>
              <w:bottom w:val="nil"/>
              <w:right w:val="nil"/>
            </w:tcBorders>
            <w:vAlign w:val="center"/>
          </w:tcPr>
          <w:p w14:paraId="7439AE6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1.7</w:t>
            </w:r>
          </w:p>
        </w:tc>
        <w:tc>
          <w:tcPr>
            <w:tcW w:w="373" w:type="pct"/>
            <w:tcBorders>
              <w:top w:val="nil"/>
              <w:left w:val="nil"/>
              <w:bottom w:val="nil"/>
              <w:right w:val="nil"/>
            </w:tcBorders>
            <w:vAlign w:val="center"/>
          </w:tcPr>
          <w:p w14:paraId="7439AE6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13.6</w:t>
            </w:r>
          </w:p>
        </w:tc>
        <w:tc>
          <w:tcPr>
            <w:tcW w:w="457" w:type="pct"/>
            <w:tcBorders>
              <w:top w:val="nil"/>
              <w:left w:val="nil"/>
              <w:bottom w:val="nil"/>
              <w:right w:val="nil"/>
            </w:tcBorders>
            <w:vAlign w:val="center"/>
          </w:tcPr>
          <w:p w14:paraId="7439AE6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22.0</w:t>
            </w:r>
          </w:p>
        </w:tc>
        <w:tc>
          <w:tcPr>
            <w:tcW w:w="420" w:type="pct"/>
            <w:tcBorders>
              <w:top w:val="nil"/>
              <w:left w:val="nil"/>
              <w:bottom w:val="nil"/>
              <w:right w:val="nil"/>
            </w:tcBorders>
            <w:vAlign w:val="center"/>
          </w:tcPr>
          <w:p w14:paraId="7439AE6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15.3</w:t>
            </w:r>
          </w:p>
        </w:tc>
        <w:tc>
          <w:tcPr>
            <w:tcW w:w="420" w:type="pct"/>
            <w:tcBorders>
              <w:top w:val="nil"/>
              <w:left w:val="nil"/>
              <w:bottom w:val="nil"/>
              <w:right w:val="nil"/>
            </w:tcBorders>
            <w:vAlign w:val="center"/>
          </w:tcPr>
          <w:p w14:paraId="7439AE6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28.8</w:t>
            </w:r>
          </w:p>
        </w:tc>
        <w:tc>
          <w:tcPr>
            <w:tcW w:w="373" w:type="pct"/>
            <w:tcBorders>
              <w:top w:val="nil"/>
              <w:left w:val="nil"/>
              <w:bottom w:val="nil"/>
              <w:right w:val="nil"/>
            </w:tcBorders>
            <w:vAlign w:val="center"/>
          </w:tcPr>
          <w:p w14:paraId="7439AE6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6.8</w:t>
            </w:r>
          </w:p>
        </w:tc>
        <w:tc>
          <w:tcPr>
            <w:tcW w:w="280" w:type="pct"/>
            <w:tcBorders>
              <w:top w:val="nil"/>
              <w:left w:val="nil"/>
              <w:bottom w:val="nil"/>
              <w:right w:val="nil"/>
            </w:tcBorders>
            <w:vAlign w:val="center"/>
          </w:tcPr>
          <w:p w14:paraId="7439AE6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5.1</w:t>
            </w:r>
          </w:p>
        </w:tc>
        <w:tc>
          <w:tcPr>
            <w:tcW w:w="373" w:type="pct"/>
            <w:tcBorders>
              <w:top w:val="nil"/>
              <w:left w:val="nil"/>
              <w:bottom w:val="nil"/>
              <w:right w:val="nil"/>
            </w:tcBorders>
            <w:vAlign w:val="center"/>
          </w:tcPr>
          <w:p w14:paraId="7439AE6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1.7</w:t>
            </w:r>
          </w:p>
        </w:tc>
        <w:tc>
          <w:tcPr>
            <w:tcW w:w="373" w:type="pct"/>
            <w:tcBorders>
              <w:top w:val="nil"/>
              <w:left w:val="nil"/>
              <w:bottom w:val="nil"/>
              <w:right w:val="nil"/>
            </w:tcBorders>
            <w:vAlign w:val="center"/>
          </w:tcPr>
          <w:p w14:paraId="7439AE6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1.7</w:t>
            </w:r>
          </w:p>
        </w:tc>
        <w:tc>
          <w:tcPr>
            <w:tcW w:w="373" w:type="pct"/>
            <w:tcBorders>
              <w:top w:val="nil"/>
              <w:left w:val="nil"/>
              <w:bottom w:val="nil"/>
              <w:right w:val="nil"/>
            </w:tcBorders>
            <w:vAlign w:val="center"/>
          </w:tcPr>
          <w:p w14:paraId="7439AE6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3.4</w:t>
            </w:r>
          </w:p>
        </w:tc>
        <w:tc>
          <w:tcPr>
            <w:tcW w:w="289" w:type="pct"/>
            <w:tcBorders>
              <w:top w:val="nil"/>
              <w:left w:val="nil"/>
              <w:bottom w:val="nil"/>
              <w:right w:val="nil"/>
            </w:tcBorders>
            <w:vAlign w:val="center"/>
          </w:tcPr>
          <w:p w14:paraId="7439AE6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59</w:t>
            </w:r>
          </w:p>
        </w:tc>
      </w:tr>
      <w:tr w:rsidR="00D9455B" w:rsidRPr="00D9455B" w14:paraId="7439AE7A" w14:textId="77777777" w:rsidTr="00D9455B">
        <w:trPr>
          <w:trHeight w:val="73"/>
        </w:trPr>
        <w:tc>
          <w:tcPr>
            <w:tcW w:w="840" w:type="pct"/>
            <w:tcBorders>
              <w:top w:val="nil"/>
              <w:left w:val="nil"/>
              <w:bottom w:val="nil"/>
              <w:right w:val="nil"/>
            </w:tcBorders>
            <w:vAlign w:val="center"/>
          </w:tcPr>
          <w:p w14:paraId="7439AE6E"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Transgender woman</w:t>
            </w:r>
          </w:p>
        </w:tc>
        <w:tc>
          <w:tcPr>
            <w:tcW w:w="429" w:type="pct"/>
            <w:tcBorders>
              <w:top w:val="nil"/>
              <w:left w:val="nil"/>
              <w:bottom w:val="nil"/>
              <w:right w:val="nil"/>
            </w:tcBorders>
            <w:vAlign w:val="center"/>
          </w:tcPr>
          <w:p w14:paraId="7439AE6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10.0</w:t>
            </w:r>
          </w:p>
        </w:tc>
        <w:tc>
          <w:tcPr>
            <w:tcW w:w="373" w:type="pct"/>
            <w:tcBorders>
              <w:top w:val="nil"/>
              <w:left w:val="nil"/>
              <w:bottom w:val="nil"/>
              <w:right w:val="nil"/>
            </w:tcBorders>
            <w:vAlign w:val="center"/>
          </w:tcPr>
          <w:p w14:paraId="7439AE7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25.0</w:t>
            </w:r>
          </w:p>
        </w:tc>
        <w:tc>
          <w:tcPr>
            <w:tcW w:w="457" w:type="pct"/>
            <w:tcBorders>
              <w:top w:val="nil"/>
              <w:left w:val="nil"/>
              <w:bottom w:val="nil"/>
              <w:right w:val="nil"/>
            </w:tcBorders>
            <w:vAlign w:val="center"/>
          </w:tcPr>
          <w:p w14:paraId="7439AE7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10.0</w:t>
            </w:r>
          </w:p>
        </w:tc>
        <w:tc>
          <w:tcPr>
            <w:tcW w:w="420" w:type="pct"/>
            <w:tcBorders>
              <w:top w:val="nil"/>
              <w:left w:val="nil"/>
              <w:bottom w:val="nil"/>
              <w:right w:val="nil"/>
            </w:tcBorders>
            <w:vAlign w:val="center"/>
          </w:tcPr>
          <w:p w14:paraId="7439AE7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10.0</w:t>
            </w:r>
          </w:p>
        </w:tc>
        <w:tc>
          <w:tcPr>
            <w:tcW w:w="420" w:type="pct"/>
            <w:tcBorders>
              <w:top w:val="nil"/>
              <w:left w:val="nil"/>
              <w:bottom w:val="nil"/>
              <w:right w:val="nil"/>
            </w:tcBorders>
            <w:vAlign w:val="center"/>
          </w:tcPr>
          <w:p w14:paraId="7439AE7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25.0</w:t>
            </w:r>
          </w:p>
        </w:tc>
        <w:tc>
          <w:tcPr>
            <w:tcW w:w="373" w:type="pct"/>
            <w:tcBorders>
              <w:top w:val="nil"/>
              <w:left w:val="nil"/>
              <w:bottom w:val="nil"/>
              <w:right w:val="nil"/>
            </w:tcBorders>
            <w:vAlign w:val="center"/>
          </w:tcPr>
          <w:p w14:paraId="7439AE7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0.0</w:t>
            </w:r>
          </w:p>
        </w:tc>
        <w:tc>
          <w:tcPr>
            <w:tcW w:w="280" w:type="pct"/>
            <w:tcBorders>
              <w:top w:val="nil"/>
              <w:left w:val="nil"/>
              <w:bottom w:val="nil"/>
              <w:right w:val="nil"/>
            </w:tcBorders>
            <w:vAlign w:val="center"/>
          </w:tcPr>
          <w:p w14:paraId="7439AE7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0.0</w:t>
            </w:r>
          </w:p>
        </w:tc>
        <w:tc>
          <w:tcPr>
            <w:tcW w:w="373" w:type="pct"/>
            <w:tcBorders>
              <w:top w:val="nil"/>
              <w:left w:val="nil"/>
              <w:bottom w:val="nil"/>
              <w:right w:val="nil"/>
            </w:tcBorders>
            <w:vAlign w:val="center"/>
          </w:tcPr>
          <w:p w14:paraId="7439AE7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15.0</w:t>
            </w:r>
          </w:p>
        </w:tc>
        <w:tc>
          <w:tcPr>
            <w:tcW w:w="373" w:type="pct"/>
            <w:tcBorders>
              <w:top w:val="nil"/>
              <w:left w:val="nil"/>
              <w:bottom w:val="nil"/>
              <w:right w:val="nil"/>
            </w:tcBorders>
            <w:vAlign w:val="center"/>
          </w:tcPr>
          <w:p w14:paraId="7439AE7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0.0</w:t>
            </w:r>
          </w:p>
        </w:tc>
        <w:tc>
          <w:tcPr>
            <w:tcW w:w="373" w:type="pct"/>
            <w:tcBorders>
              <w:top w:val="nil"/>
              <w:left w:val="nil"/>
              <w:bottom w:val="nil"/>
              <w:right w:val="nil"/>
            </w:tcBorders>
            <w:vAlign w:val="center"/>
          </w:tcPr>
          <w:p w14:paraId="7439AE7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5.0</w:t>
            </w:r>
          </w:p>
        </w:tc>
        <w:tc>
          <w:tcPr>
            <w:tcW w:w="289" w:type="pct"/>
            <w:tcBorders>
              <w:top w:val="nil"/>
              <w:left w:val="nil"/>
              <w:bottom w:val="nil"/>
              <w:right w:val="nil"/>
            </w:tcBorders>
            <w:vAlign w:val="center"/>
          </w:tcPr>
          <w:p w14:paraId="7439AE7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20</w:t>
            </w:r>
          </w:p>
        </w:tc>
      </w:tr>
      <w:tr w:rsidR="00D9455B" w:rsidRPr="00D9455B" w14:paraId="7439AE87" w14:textId="77777777" w:rsidTr="00D9455B">
        <w:trPr>
          <w:trHeight w:val="73"/>
        </w:trPr>
        <w:tc>
          <w:tcPr>
            <w:tcW w:w="840" w:type="pct"/>
            <w:tcBorders>
              <w:top w:val="nil"/>
              <w:left w:val="nil"/>
              <w:bottom w:val="nil"/>
              <w:right w:val="nil"/>
            </w:tcBorders>
            <w:vAlign w:val="center"/>
          </w:tcPr>
          <w:p w14:paraId="7439AE7B"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Nonbinary</w:t>
            </w:r>
          </w:p>
        </w:tc>
        <w:tc>
          <w:tcPr>
            <w:tcW w:w="429" w:type="pct"/>
            <w:tcBorders>
              <w:top w:val="nil"/>
              <w:left w:val="nil"/>
              <w:bottom w:val="nil"/>
              <w:right w:val="nil"/>
            </w:tcBorders>
            <w:vAlign w:val="center"/>
          </w:tcPr>
          <w:p w14:paraId="7439AE7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3.0</w:t>
            </w:r>
          </w:p>
        </w:tc>
        <w:tc>
          <w:tcPr>
            <w:tcW w:w="373" w:type="pct"/>
            <w:tcBorders>
              <w:top w:val="nil"/>
              <w:left w:val="nil"/>
              <w:bottom w:val="nil"/>
              <w:right w:val="nil"/>
            </w:tcBorders>
            <w:vAlign w:val="center"/>
          </w:tcPr>
          <w:p w14:paraId="7439AE7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12.0</w:t>
            </w:r>
          </w:p>
        </w:tc>
        <w:tc>
          <w:tcPr>
            <w:tcW w:w="457" w:type="pct"/>
            <w:tcBorders>
              <w:top w:val="nil"/>
              <w:left w:val="nil"/>
              <w:bottom w:val="nil"/>
              <w:right w:val="nil"/>
            </w:tcBorders>
            <w:vAlign w:val="center"/>
          </w:tcPr>
          <w:p w14:paraId="7439AE7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19.9</w:t>
            </w:r>
          </w:p>
        </w:tc>
        <w:tc>
          <w:tcPr>
            <w:tcW w:w="420" w:type="pct"/>
            <w:tcBorders>
              <w:top w:val="nil"/>
              <w:left w:val="nil"/>
              <w:bottom w:val="nil"/>
              <w:right w:val="nil"/>
            </w:tcBorders>
            <w:vAlign w:val="center"/>
          </w:tcPr>
          <w:p w14:paraId="7439AE7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15.4</w:t>
            </w:r>
          </w:p>
        </w:tc>
        <w:tc>
          <w:tcPr>
            <w:tcW w:w="420" w:type="pct"/>
            <w:tcBorders>
              <w:top w:val="nil"/>
              <w:left w:val="nil"/>
              <w:bottom w:val="nil"/>
              <w:right w:val="nil"/>
            </w:tcBorders>
            <w:vAlign w:val="center"/>
          </w:tcPr>
          <w:p w14:paraId="7439AE8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25.5</w:t>
            </w:r>
          </w:p>
        </w:tc>
        <w:tc>
          <w:tcPr>
            <w:tcW w:w="373" w:type="pct"/>
            <w:tcBorders>
              <w:top w:val="nil"/>
              <w:left w:val="nil"/>
              <w:bottom w:val="nil"/>
              <w:right w:val="nil"/>
            </w:tcBorders>
            <w:vAlign w:val="center"/>
          </w:tcPr>
          <w:p w14:paraId="7439AE8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7.9</w:t>
            </w:r>
          </w:p>
        </w:tc>
        <w:tc>
          <w:tcPr>
            <w:tcW w:w="280" w:type="pct"/>
            <w:tcBorders>
              <w:top w:val="nil"/>
              <w:left w:val="nil"/>
              <w:bottom w:val="nil"/>
              <w:right w:val="nil"/>
            </w:tcBorders>
            <w:vAlign w:val="center"/>
          </w:tcPr>
          <w:p w14:paraId="7439AE8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3.0</w:t>
            </w:r>
          </w:p>
        </w:tc>
        <w:tc>
          <w:tcPr>
            <w:tcW w:w="373" w:type="pct"/>
            <w:tcBorders>
              <w:top w:val="nil"/>
              <w:left w:val="nil"/>
              <w:bottom w:val="nil"/>
              <w:right w:val="nil"/>
            </w:tcBorders>
            <w:vAlign w:val="center"/>
          </w:tcPr>
          <w:p w14:paraId="7439AE8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3.4</w:t>
            </w:r>
          </w:p>
        </w:tc>
        <w:tc>
          <w:tcPr>
            <w:tcW w:w="373" w:type="pct"/>
            <w:tcBorders>
              <w:top w:val="nil"/>
              <w:left w:val="nil"/>
              <w:bottom w:val="nil"/>
              <w:right w:val="nil"/>
            </w:tcBorders>
            <w:vAlign w:val="center"/>
          </w:tcPr>
          <w:p w14:paraId="7439AE8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3.4</w:t>
            </w:r>
          </w:p>
        </w:tc>
        <w:tc>
          <w:tcPr>
            <w:tcW w:w="373" w:type="pct"/>
            <w:tcBorders>
              <w:top w:val="nil"/>
              <w:left w:val="nil"/>
              <w:bottom w:val="nil"/>
              <w:right w:val="nil"/>
            </w:tcBorders>
            <w:vAlign w:val="center"/>
          </w:tcPr>
          <w:p w14:paraId="7439AE8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6.7</w:t>
            </w:r>
          </w:p>
        </w:tc>
        <w:tc>
          <w:tcPr>
            <w:tcW w:w="289" w:type="pct"/>
            <w:tcBorders>
              <w:top w:val="nil"/>
              <w:left w:val="nil"/>
              <w:bottom w:val="nil"/>
              <w:right w:val="nil"/>
            </w:tcBorders>
            <w:vAlign w:val="center"/>
          </w:tcPr>
          <w:p w14:paraId="7439AE8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267</w:t>
            </w:r>
          </w:p>
        </w:tc>
      </w:tr>
      <w:tr w:rsidR="00D9455B" w:rsidRPr="00D9455B" w14:paraId="7439AE94" w14:textId="77777777" w:rsidTr="00D9455B">
        <w:trPr>
          <w:trHeight w:val="73"/>
        </w:trPr>
        <w:tc>
          <w:tcPr>
            <w:tcW w:w="840" w:type="pct"/>
            <w:tcBorders>
              <w:top w:val="nil"/>
              <w:left w:val="nil"/>
              <w:bottom w:val="nil"/>
              <w:right w:val="nil"/>
            </w:tcBorders>
            <w:vAlign w:val="center"/>
          </w:tcPr>
          <w:p w14:paraId="1118F25D" w14:textId="77777777" w:rsidR="00784751"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Gender diverse/</w:t>
            </w:r>
          </w:p>
          <w:p w14:paraId="7439AE88" w14:textId="541A5418"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questioning</w:t>
            </w:r>
          </w:p>
        </w:tc>
        <w:tc>
          <w:tcPr>
            <w:tcW w:w="429" w:type="pct"/>
            <w:tcBorders>
              <w:top w:val="nil"/>
              <w:left w:val="nil"/>
              <w:bottom w:val="nil"/>
              <w:right w:val="nil"/>
            </w:tcBorders>
            <w:vAlign w:val="center"/>
          </w:tcPr>
          <w:p w14:paraId="7439AE8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w:t>
            </w:r>
          </w:p>
        </w:tc>
        <w:tc>
          <w:tcPr>
            <w:tcW w:w="373" w:type="pct"/>
            <w:tcBorders>
              <w:top w:val="nil"/>
              <w:left w:val="nil"/>
              <w:bottom w:val="nil"/>
              <w:right w:val="nil"/>
            </w:tcBorders>
            <w:vAlign w:val="center"/>
          </w:tcPr>
          <w:p w14:paraId="7439AE8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9.9</w:t>
            </w:r>
          </w:p>
        </w:tc>
        <w:tc>
          <w:tcPr>
            <w:tcW w:w="457" w:type="pct"/>
            <w:tcBorders>
              <w:top w:val="nil"/>
              <w:left w:val="nil"/>
              <w:bottom w:val="nil"/>
              <w:right w:val="nil"/>
            </w:tcBorders>
            <w:vAlign w:val="center"/>
          </w:tcPr>
          <w:p w14:paraId="7439AE8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19.7</w:t>
            </w:r>
          </w:p>
        </w:tc>
        <w:tc>
          <w:tcPr>
            <w:tcW w:w="420" w:type="pct"/>
            <w:tcBorders>
              <w:top w:val="nil"/>
              <w:left w:val="nil"/>
              <w:bottom w:val="nil"/>
              <w:right w:val="nil"/>
            </w:tcBorders>
            <w:vAlign w:val="center"/>
          </w:tcPr>
          <w:p w14:paraId="7439AE8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16.9</w:t>
            </w:r>
          </w:p>
        </w:tc>
        <w:tc>
          <w:tcPr>
            <w:tcW w:w="420" w:type="pct"/>
            <w:tcBorders>
              <w:top w:val="nil"/>
              <w:left w:val="nil"/>
              <w:bottom w:val="nil"/>
              <w:right w:val="nil"/>
            </w:tcBorders>
            <w:vAlign w:val="center"/>
          </w:tcPr>
          <w:p w14:paraId="7439AE8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31.0</w:t>
            </w:r>
          </w:p>
        </w:tc>
        <w:tc>
          <w:tcPr>
            <w:tcW w:w="373" w:type="pct"/>
            <w:tcBorders>
              <w:top w:val="nil"/>
              <w:left w:val="nil"/>
              <w:bottom w:val="nil"/>
              <w:right w:val="nil"/>
            </w:tcBorders>
            <w:vAlign w:val="center"/>
          </w:tcPr>
          <w:p w14:paraId="7439AE8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8.5</w:t>
            </w:r>
          </w:p>
        </w:tc>
        <w:tc>
          <w:tcPr>
            <w:tcW w:w="280" w:type="pct"/>
            <w:tcBorders>
              <w:top w:val="nil"/>
              <w:left w:val="nil"/>
              <w:bottom w:val="nil"/>
              <w:right w:val="nil"/>
            </w:tcBorders>
            <w:vAlign w:val="center"/>
          </w:tcPr>
          <w:p w14:paraId="7439AE8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w:t>
            </w:r>
          </w:p>
        </w:tc>
        <w:tc>
          <w:tcPr>
            <w:tcW w:w="373" w:type="pct"/>
            <w:tcBorders>
              <w:top w:val="nil"/>
              <w:left w:val="nil"/>
              <w:bottom w:val="nil"/>
              <w:right w:val="nil"/>
            </w:tcBorders>
            <w:vAlign w:val="center"/>
          </w:tcPr>
          <w:p w14:paraId="7439AE9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w:t>
            </w:r>
          </w:p>
        </w:tc>
        <w:tc>
          <w:tcPr>
            <w:tcW w:w="373" w:type="pct"/>
            <w:tcBorders>
              <w:top w:val="nil"/>
              <w:left w:val="nil"/>
              <w:bottom w:val="nil"/>
              <w:right w:val="nil"/>
            </w:tcBorders>
            <w:vAlign w:val="center"/>
          </w:tcPr>
          <w:p w14:paraId="7439AE9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5.6</w:t>
            </w:r>
          </w:p>
        </w:tc>
        <w:tc>
          <w:tcPr>
            <w:tcW w:w="373" w:type="pct"/>
            <w:tcBorders>
              <w:top w:val="nil"/>
              <w:left w:val="nil"/>
              <w:bottom w:val="nil"/>
              <w:right w:val="nil"/>
            </w:tcBorders>
            <w:vAlign w:val="center"/>
          </w:tcPr>
          <w:p w14:paraId="7439AE9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4.2</w:t>
            </w:r>
          </w:p>
        </w:tc>
        <w:tc>
          <w:tcPr>
            <w:tcW w:w="289" w:type="pct"/>
            <w:tcBorders>
              <w:top w:val="nil"/>
              <w:left w:val="nil"/>
              <w:bottom w:val="nil"/>
              <w:right w:val="nil"/>
            </w:tcBorders>
            <w:vAlign w:val="center"/>
          </w:tcPr>
          <w:p w14:paraId="7439AE9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71</w:t>
            </w:r>
          </w:p>
        </w:tc>
      </w:tr>
      <w:tr w:rsidR="00D9455B" w:rsidRPr="00D9455B" w14:paraId="7439AEA1" w14:textId="77777777" w:rsidTr="00D9455B">
        <w:trPr>
          <w:trHeight w:val="73"/>
        </w:trPr>
        <w:tc>
          <w:tcPr>
            <w:tcW w:w="840" w:type="pct"/>
            <w:tcBorders>
              <w:top w:val="nil"/>
              <w:left w:val="nil"/>
              <w:bottom w:val="single" w:sz="4" w:space="0" w:color="000000"/>
              <w:right w:val="nil"/>
            </w:tcBorders>
            <w:vAlign w:val="center"/>
          </w:tcPr>
          <w:p w14:paraId="7439AE95"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Prefer not to say</w:t>
            </w:r>
          </w:p>
        </w:tc>
        <w:tc>
          <w:tcPr>
            <w:tcW w:w="429" w:type="pct"/>
            <w:tcBorders>
              <w:top w:val="nil"/>
              <w:left w:val="nil"/>
              <w:bottom w:val="single" w:sz="4" w:space="0" w:color="000000"/>
              <w:right w:val="nil"/>
            </w:tcBorders>
            <w:vAlign w:val="center"/>
          </w:tcPr>
          <w:p w14:paraId="7439AE9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5.0</w:t>
            </w:r>
          </w:p>
        </w:tc>
        <w:tc>
          <w:tcPr>
            <w:tcW w:w="373" w:type="pct"/>
            <w:tcBorders>
              <w:top w:val="nil"/>
              <w:left w:val="nil"/>
              <w:bottom w:val="single" w:sz="4" w:space="0" w:color="000000"/>
              <w:right w:val="nil"/>
            </w:tcBorders>
            <w:vAlign w:val="center"/>
          </w:tcPr>
          <w:p w14:paraId="7439AE9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19.3</w:t>
            </w:r>
          </w:p>
        </w:tc>
        <w:tc>
          <w:tcPr>
            <w:tcW w:w="457" w:type="pct"/>
            <w:tcBorders>
              <w:top w:val="nil"/>
              <w:left w:val="nil"/>
              <w:bottom w:val="single" w:sz="4" w:space="0" w:color="000000"/>
              <w:right w:val="nil"/>
            </w:tcBorders>
            <w:vAlign w:val="center"/>
          </w:tcPr>
          <w:p w14:paraId="7439AE9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18.6</w:t>
            </w:r>
          </w:p>
        </w:tc>
        <w:tc>
          <w:tcPr>
            <w:tcW w:w="420" w:type="pct"/>
            <w:tcBorders>
              <w:top w:val="nil"/>
              <w:left w:val="nil"/>
              <w:bottom w:val="single" w:sz="4" w:space="0" w:color="000000"/>
              <w:right w:val="nil"/>
            </w:tcBorders>
            <w:vAlign w:val="center"/>
          </w:tcPr>
          <w:p w14:paraId="7439AE9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12.9</w:t>
            </w:r>
          </w:p>
        </w:tc>
        <w:tc>
          <w:tcPr>
            <w:tcW w:w="420" w:type="pct"/>
            <w:tcBorders>
              <w:top w:val="nil"/>
              <w:left w:val="nil"/>
              <w:bottom w:val="single" w:sz="4" w:space="0" w:color="000000"/>
              <w:right w:val="nil"/>
            </w:tcBorders>
            <w:vAlign w:val="center"/>
          </w:tcPr>
          <w:p w14:paraId="7439AE9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17.9</w:t>
            </w:r>
          </w:p>
        </w:tc>
        <w:tc>
          <w:tcPr>
            <w:tcW w:w="373" w:type="pct"/>
            <w:tcBorders>
              <w:top w:val="nil"/>
              <w:left w:val="nil"/>
              <w:bottom w:val="single" w:sz="4" w:space="0" w:color="000000"/>
              <w:right w:val="nil"/>
            </w:tcBorders>
            <w:vAlign w:val="center"/>
          </w:tcPr>
          <w:p w14:paraId="7439AE9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9.3</w:t>
            </w:r>
          </w:p>
        </w:tc>
        <w:tc>
          <w:tcPr>
            <w:tcW w:w="280" w:type="pct"/>
            <w:tcBorders>
              <w:top w:val="nil"/>
              <w:left w:val="nil"/>
              <w:bottom w:val="single" w:sz="4" w:space="0" w:color="000000"/>
              <w:right w:val="nil"/>
            </w:tcBorders>
            <w:vAlign w:val="center"/>
          </w:tcPr>
          <w:p w14:paraId="7439AE9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2.9</w:t>
            </w:r>
          </w:p>
        </w:tc>
        <w:tc>
          <w:tcPr>
            <w:tcW w:w="373" w:type="pct"/>
            <w:tcBorders>
              <w:top w:val="nil"/>
              <w:left w:val="nil"/>
              <w:bottom w:val="single" w:sz="4" w:space="0" w:color="000000"/>
              <w:right w:val="nil"/>
            </w:tcBorders>
            <w:vAlign w:val="center"/>
          </w:tcPr>
          <w:p w14:paraId="7439AE9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2.1</w:t>
            </w:r>
          </w:p>
        </w:tc>
        <w:tc>
          <w:tcPr>
            <w:tcW w:w="373" w:type="pct"/>
            <w:tcBorders>
              <w:top w:val="nil"/>
              <w:left w:val="nil"/>
              <w:bottom w:val="single" w:sz="4" w:space="0" w:color="000000"/>
              <w:right w:val="nil"/>
            </w:tcBorders>
            <w:vAlign w:val="center"/>
          </w:tcPr>
          <w:p w14:paraId="7439AE9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3.6</w:t>
            </w:r>
          </w:p>
        </w:tc>
        <w:tc>
          <w:tcPr>
            <w:tcW w:w="373" w:type="pct"/>
            <w:tcBorders>
              <w:top w:val="nil"/>
              <w:left w:val="nil"/>
              <w:bottom w:val="single" w:sz="4" w:space="0" w:color="000000"/>
              <w:right w:val="nil"/>
            </w:tcBorders>
            <w:vAlign w:val="center"/>
          </w:tcPr>
          <w:p w14:paraId="7439AE9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8.6</w:t>
            </w:r>
          </w:p>
        </w:tc>
        <w:tc>
          <w:tcPr>
            <w:tcW w:w="289" w:type="pct"/>
            <w:tcBorders>
              <w:top w:val="nil"/>
              <w:left w:val="nil"/>
              <w:bottom w:val="single" w:sz="4" w:space="0" w:color="000000"/>
              <w:right w:val="nil"/>
            </w:tcBorders>
            <w:vAlign w:val="center"/>
          </w:tcPr>
          <w:p w14:paraId="7439AEA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140</w:t>
            </w:r>
          </w:p>
        </w:tc>
      </w:tr>
      <w:tr w:rsidR="00D9455B" w:rsidRPr="00D9455B" w14:paraId="7439AEAE" w14:textId="77777777" w:rsidTr="00D9455B">
        <w:trPr>
          <w:trHeight w:val="73"/>
        </w:trPr>
        <w:tc>
          <w:tcPr>
            <w:tcW w:w="840" w:type="pct"/>
            <w:tcBorders>
              <w:top w:val="nil"/>
              <w:left w:val="nil"/>
              <w:bottom w:val="single" w:sz="4" w:space="0" w:color="000000"/>
              <w:right w:val="nil"/>
            </w:tcBorders>
            <w:vAlign w:val="center"/>
          </w:tcPr>
          <w:p w14:paraId="7439AEA2"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N</w:t>
            </w:r>
          </w:p>
        </w:tc>
        <w:tc>
          <w:tcPr>
            <w:tcW w:w="429" w:type="pct"/>
            <w:tcBorders>
              <w:top w:val="nil"/>
              <w:left w:val="nil"/>
              <w:bottom w:val="single" w:sz="4" w:space="0" w:color="000000"/>
              <w:right w:val="nil"/>
            </w:tcBorders>
            <w:vAlign w:val="center"/>
          </w:tcPr>
          <w:p w14:paraId="7439AEA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749</w:t>
            </w:r>
          </w:p>
        </w:tc>
        <w:tc>
          <w:tcPr>
            <w:tcW w:w="373" w:type="pct"/>
            <w:tcBorders>
              <w:top w:val="nil"/>
              <w:left w:val="nil"/>
              <w:bottom w:val="single" w:sz="4" w:space="0" w:color="000000"/>
              <w:right w:val="nil"/>
            </w:tcBorders>
            <w:vAlign w:val="center"/>
          </w:tcPr>
          <w:p w14:paraId="7439AEA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1211</w:t>
            </w:r>
          </w:p>
        </w:tc>
        <w:tc>
          <w:tcPr>
            <w:tcW w:w="457" w:type="pct"/>
            <w:tcBorders>
              <w:top w:val="nil"/>
              <w:left w:val="nil"/>
              <w:bottom w:val="single" w:sz="4" w:space="0" w:color="000000"/>
              <w:right w:val="nil"/>
            </w:tcBorders>
            <w:vAlign w:val="center"/>
          </w:tcPr>
          <w:p w14:paraId="7439AEA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1220</w:t>
            </w:r>
          </w:p>
        </w:tc>
        <w:tc>
          <w:tcPr>
            <w:tcW w:w="420" w:type="pct"/>
            <w:tcBorders>
              <w:top w:val="nil"/>
              <w:left w:val="nil"/>
              <w:bottom w:val="single" w:sz="4" w:space="0" w:color="000000"/>
              <w:right w:val="nil"/>
            </w:tcBorders>
            <w:vAlign w:val="center"/>
          </w:tcPr>
          <w:p w14:paraId="7439AEA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920</w:t>
            </w:r>
          </w:p>
        </w:tc>
        <w:tc>
          <w:tcPr>
            <w:tcW w:w="420" w:type="pct"/>
            <w:tcBorders>
              <w:top w:val="nil"/>
              <w:left w:val="nil"/>
              <w:bottom w:val="single" w:sz="4" w:space="0" w:color="000000"/>
              <w:right w:val="nil"/>
            </w:tcBorders>
            <w:vAlign w:val="center"/>
          </w:tcPr>
          <w:p w14:paraId="7439AEA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852</w:t>
            </w:r>
          </w:p>
        </w:tc>
        <w:tc>
          <w:tcPr>
            <w:tcW w:w="373" w:type="pct"/>
            <w:tcBorders>
              <w:top w:val="nil"/>
              <w:left w:val="nil"/>
              <w:bottom w:val="single" w:sz="4" w:space="0" w:color="000000"/>
              <w:right w:val="nil"/>
            </w:tcBorders>
            <w:vAlign w:val="center"/>
          </w:tcPr>
          <w:p w14:paraId="7439AEA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1106</w:t>
            </w:r>
          </w:p>
        </w:tc>
        <w:tc>
          <w:tcPr>
            <w:tcW w:w="280" w:type="pct"/>
            <w:tcBorders>
              <w:top w:val="nil"/>
              <w:left w:val="nil"/>
              <w:bottom w:val="single" w:sz="4" w:space="0" w:color="000000"/>
              <w:right w:val="nil"/>
            </w:tcBorders>
            <w:vAlign w:val="center"/>
          </w:tcPr>
          <w:p w14:paraId="7439AEA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262</w:t>
            </w:r>
          </w:p>
        </w:tc>
        <w:tc>
          <w:tcPr>
            <w:tcW w:w="373" w:type="pct"/>
            <w:tcBorders>
              <w:top w:val="nil"/>
              <w:left w:val="nil"/>
              <w:bottom w:val="single" w:sz="4" w:space="0" w:color="000000"/>
              <w:right w:val="nil"/>
            </w:tcBorders>
            <w:vAlign w:val="center"/>
          </w:tcPr>
          <w:p w14:paraId="7439AEA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255</w:t>
            </w:r>
          </w:p>
        </w:tc>
        <w:tc>
          <w:tcPr>
            <w:tcW w:w="373" w:type="pct"/>
            <w:tcBorders>
              <w:top w:val="nil"/>
              <w:left w:val="nil"/>
              <w:bottom w:val="single" w:sz="4" w:space="0" w:color="000000"/>
              <w:right w:val="nil"/>
            </w:tcBorders>
            <w:vAlign w:val="center"/>
          </w:tcPr>
          <w:p w14:paraId="7439AEA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360</w:t>
            </w:r>
          </w:p>
        </w:tc>
        <w:tc>
          <w:tcPr>
            <w:tcW w:w="373" w:type="pct"/>
            <w:tcBorders>
              <w:top w:val="nil"/>
              <w:left w:val="nil"/>
              <w:bottom w:val="single" w:sz="4" w:space="0" w:color="000000"/>
              <w:right w:val="nil"/>
            </w:tcBorders>
            <w:vAlign w:val="center"/>
          </w:tcPr>
          <w:p w14:paraId="7439AEA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564</w:t>
            </w:r>
          </w:p>
        </w:tc>
        <w:tc>
          <w:tcPr>
            <w:tcW w:w="289" w:type="pct"/>
            <w:tcBorders>
              <w:top w:val="nil"/>
              <w:left w:val="nil"/>
              <w:bottom w:val="single" w:sz="4" w:space="0" w:color="000000"/>
              <w:right w:val="nil"/>
            </w:tcBorders>
            <w:vAlign w:val="center"/>
          </w:tcPr>
          <w:p w14:paraId="7439AEA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7,499</w:t>
            </w:r>
          </w:p>
        </w:tc>
      </w:tr>
    </w:tbl>
    <w:p w14:paraId="63CB4EF2" w14:textId="3CDDD17F" w:rsidR="00D9455B" w:rsidRDefault="00602BF5" w:rsidP="00784751">
      <w:pPr>
        <w:snapToGrid w:val="0"/>
        <w:spacing w:after="240"/>
        <w:rPr>
          <w:rFonts w:asciiTheme="majorHAnsi" w:hAnsiTheme="majorHAnsi" w:cstheme="majorHAnsi"/>
          <w:sz w:val="20"/>
          <w:szCs w:val="20"/>
        </w:rPr>
        <w:sectPr w:rsidR="00D9455B" w:rsidSect="00D9455B">
          <w:pgSz w:w="15840" w:h="12240" w:orient="landscape"/>
          <w:pgMar w:top="1440" w:right="1440" w:bottom="1440" w:left="1440" w:header="720" w:footer="720" w:gutter="0"/>
          <w:cols w:space="720"/>
          <w:docGrid w:linePitch="326"/>
        </w:sectPr>
      </w:pPr>
      <w:r w:rsidRPr="00784751">
        <w:rPr>
          <w:rFonts w:asciiTheme="majorHAnsi" w:hAnsiTheme="majorHAnsi" w:cstheme="majorHAnsi"/>
          <w:i/>
          <w:iCs/>
          <w:sz w:val="20"/>
          <w:szCs w:val="20"/>
        </w:rPr>
        <w:t>Note</w:t>
      </w:r>
      <w:r w:rsidRPr="00784751">
        <w:rPr>
          <w:rFonts w:asciiTheme="majorHAnsi" w:hAnsiTheme="majorHAnsi" w:cstheme="majorHAnsi"/>
          <w:sz w:val="20"/>
          <w:szCs w:val="20"/>
        </w:rPr>
        <w:t xml:space="preserve">. </w:t>
      </w:r>
      <w:del w:id="289" w:author="Kerith Conron" w:date="2026-03-04T15:51:00Z" w16du:dateUtc="2026-03-04T20:51:00Z">
        <w:r w:rsidRPr="00784751" w:rsidDel="0086743B">
          <w:rPr>
            <w:rFonts w:asciiTheme="majorHAnsi" w:hAnsiTheme="majorHAnsi" w:cstheme="majorHAnsi"/>
            <w:sz w:val="20"/>
            <w:szCs w:val="20"/>
          </w:rPr>
          <w:delText xml:space="preserve">The rates depicted represent 7,499 respondents who indicated their intended field of study. </w:delText>
        </w:r>
      </w:del>
      <w:r w:rsidRPr="00784751">
        <w:rPr>
          <w:rFonts w:asciiTheme="majorHAnsi" w:hAnsiTheme="majorHAnsi" w:cstheme="majorHAnsi"/>
          <w:sz w:val="20"/>
          <w:szCs w:val="20"/>
        </w:rPr>
        <w:t>Each cell represents the row percentage.</w:t>
      </w:r>
    </w:p>
    <w:p w14:paraId="6686DE03" w14:textId="7933A45A" w:rsidR="00D9455B" w:rsidRDefault="00602BF5" w:rsidP="003803B1">
      <w:pPr>
        <w:spacing w:line="360" w:lineRule="auto"/>
        <w:ind w:firstLine="720"/>
        <w:rPr>
          <w:rFonts w:asciiTheme="majorHAnsi" w:hAnsiTheme="majorHAnsi" w:cstheme="majorHAnsi"/>
        </w:rPr>
        <w:sectPr w:rsidR="00D9455B">
          <w:pgSz w:w="12240" w:h="15840"/>
          <w:pgMar w:top="1440" w:right="1440" w:bottom="1440" w:left="1440" w:header="720" w:footer="720" w:gutter="0"/>
          <w:cols w:space="720"/>
        </w:sectPr>
      </w:pPr>
      <w:commentRangeStart w:id="290"/>
      <w:r w:rsidRPr="00784751">
        <w:rPr>
          <w:rFonts w:asciiTheme="majorHAnsi" w:hAnsiTheme="majorHAnsi" w:cstheme="majorHAnsi"/>
        </w:rPr>
        <w:lastRenderedPageBreak/>
        <w:t>Students also indicated the highest degree they planned to complete (Figure 2). Across all respondents, over half</w:t>
      </w:r>
      <w:ins w:id="291" w:author="Kerith Conron" w:date="2026-03-04T16:05:00Z" w16du:dateUtc="2026-03-04T21:05:00Z">
        <w:r w:rsidR="004B62AC">
          <w:rPr>
            <w:rFonts w:asciiTheme="majorHAnsi" w:hAnsiTheme="majorHAnsi" w:cstheme="majorHAnsi"/>
          </w:rPr>
          <w:t xml:space="preserve"> (%)</w:t>
        </w:r>
      </w:ins>
      <w:r w:rsidRPr="00784751">
        <w:rPr>
          <w:rFonts w:asciiTheme="majorHAnsi" w:hAnsiTheme="majorHAnsi" w:cstheme="majorHAnsi"/>
        </w:rPr>
        <w:t xml:space="preserve"> planned to earn an advanced degree. Additionally, we find </w:t>
      </w:r>
      <w:ins w:id="292" w:author="Kerith Conron" w:date="2026-03-04T16:05:00Z" w16du:dateUtc="2026-03-04T21:05:00Z">
        <w:r w:rsidR="004B62AC">
          <w:rPr>
            <w:rFonts w:asciiTheme="majorHAnsi" w:hAnsiTheme="majorHAnsi" w:cstheme="majorHAnsi"/>
          </w:rPr>
          <w:t xml:space="preserve">that more </w:t>
        </w:r>
      </w:ins>
      <w:r w:rsidRPr="00784751">
        <w:rPr>
          <w:rFonts w:asciiTheme="majorHAnsi" w:hAnsiTheme="majorHAnsi" w:cstheme="majorHAnsi"/>
        </w:rPr>
        <w:t xml:space="preserve">trans and gender expansive students </w:t>
      </w:r>
      <w:del w:id="293" w:author="Kerith Conron" w:date="2026-03-04T16:05:00Z" w16du:dateUtc="2026-03-04T21:05:00Z">
        <w:r w:rsidRPr="00784751" w:rsidDel="004B62AC">
          <w:rPr>
            <w:rFonts w:asciiTheme="majorHAnsi" w:hAnsiTheme="majorHAnsi" w:cstheme="majorHAnsi"/>
          </w:rPr>
          <w:delText xml:space="preserve">were more likely to </w:delText>
        </w:r>
      </w:del>
      <w:r w:rsidRPr="00784751">
        <w:rPr>
          <w:rFonts w:asciiTheme="majorHAnsi" w:hAnsiTheme="majorHAnsi" w:cstheme="majorHAnsi"/>
        </w:rPr>
        <w:t>indicate</w:t>
      </w:r>
      <w:ins w:id="294" w:author="Kerith Conron" w:date="2026-03-04T16:05:00Z" w16du:dateUtc="2026-03-04T21:05:00Z">
        <w:r w:rsidR="004B62AC">
          <w:rPr>
            <w:rFonts w:asciiTheme="majorHAnsi" w:hAnsiTheme="majorHAnsi" w:cstheme="majorHAnsi"/>
          </w:rPr>
          <w:t>d</w:t>
        </w:r>
      </w:ins>
      <w:r w:rsidRPr="00784751">
        <w:rPr>
          <w:rFonts w:asciiTheme="majorHAnsi" w:hAnsiTheme="majorHAnsi" w:cstheme="majorHAnsi"/>
        </w:rPr>
        <w:t xml:space="preserve"> plans to earn a master’s or doctorate at higher rates compared to cisgender students. Among transgender women, of the 55% that planned to complete an advanced degree, </w:t>
      </w:r>
      <w:commentRangeStart w:id="295"/>
      <w:r w:rsidRPr="00784751">
        <w:rPr>
          <w:rFonts w:asciiTheme="majorHAnsi" w:hAnsiTheme="majorHAnsi" w:cstheme="majorHAnsi"/>
        </w:rPr>
        <w:t>40%</w:t>
      </w:r>
      <w:commentRangeEnd w:id="295"/>
      <w:r w:rsidR="009C3732" w:rsidRPr="00784751">
        <w:rPr>
          <w:rStyle w:val="CommentReference"/>
          <w:rFonts w:asciiTheme="majorHAnsi" w:hAnsiTheme="majorHAnsi" w:cstheme="majorHAnsi"/>
          <w:sz w:val="24"/>
          <w:szCs w:val="24"/>
        </w:rPr>
        <w:commentReference w:id="295"/>
      </w:r>
      <w:r w:rsidRPr="00784751">
        <w:rPr>
          <w:rFonts w:asciiTheme="majorHAnsi" w:hAnsiTheme="majorHAnsi" w:cstheme="majorHAnsi"/>
        </w:rPr>
        <w:t xml:space="preserve"> intended to earn a master’s degree—over six percentage points 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w:t>
      </w:r>
      <w:commentRangeEnd w:id="290"/>
      <w:r w:rsidR="00EC1DA0" w:rsidRPr="00784751">
        <w:rPr>
          <w:rStyle w:val="CommentReference"/>
          <w:rFonts w:asciiTheme="majorHAnsi" w:hAnsiTheme="majorHAnsi" w:cstheme="majorHAnsi"/>
          <w:sz w:val="24"/>
          <w:szCs w:val="24"/>
        </w:rPr>
        <w:commentReference w:id="290"/>
      </w:r>
      <w:r w:rsidRPr="00784751">
        <w:rPr>
          <w:rFonts w:asciiTheme="majorHAnsi" w:hAnsiTheme="majorHAnsi" w:cstheme="majorHAnsi"/>
        </w:rPr>
        <w:t xml:space="preserve">. </w:t>
      </w:r>
      <w:commentRangeStart w:id="296"/>
      <w:r w:rsidRPr="00784751">
        <w:rPr>
          <w:rFonts w:asciiTheme="majorHAnsi" w:hAnsiTheme="majorHAnsi" w:cstheme="majorHAnsi"/>
        </w:rPr>
        <w:t>This may be due to students’ situated context and the potential barriers they might encounter (e.g., financial constraints, a lack of information), which can drive students to various degree pathways. For example, a student may perceive a mismatch between their ability level and certain colleges (Dillon &amp; Smith, 2013), or have concerns about college (e.g., campus climate) (Dugan et al., 2012), driving them to select or avoid selecting a particular institution or pursuing a more advanced degree</w:t>
      </w:r>
      <w:r w:rsidR="00D9455B">
        <w:rPr>
          <w:rFonts w:asciiTheme="majorHAnsi" w:hAnsiTheme="majorHAnsi" w:cstheme="majorHAnsi"/>
        </w:rPr>
        <w:t>.</w:t>
      </w:r>
      <w:commentRangeEnd w:id="296"/>
      <w:r w:rsidR="0096474B">
        <w:rPr>
          <w:rStyle w:val="CommentReference"/>
          <w:rFonts w:asciiTheme="majorHAnsi" w:hAnsiTheme="majorHAnsi" w:cstheme="majorHAnsi"/>
          <w:sz w:val="24"/>
          <w:szCs w:val="24"/>
        </w:rPr>
        <w:commentReference w:id="296"/>
      </w:r>
    </w:p>
    <w:p w14:paraId="1D7155ED" w14:textId="77777777" w:rsidR="00654EC3" w:rsidRPr="00784751" w:rsidRDefault="00602BF5" w:rsidP="003803B1">
      <w:pPr>
        <w:spacing w:line="360" w:lineRule="auto"/>
        <w:rPr>
          <w:rFonts w:asciiTheme="majorHAnsi" w:hAnsiTheme="majorHAnsi" w:cstheme="majorHAnsi"/>
          <w:b/>
          <w:bCs/>
        </w:rPr>
      </w:pPr>
      <w:r w:rsidRPr="00784751">
        <w:rPr>
          <w:rFonts w:asciiTheme="majorHAnsi" w:hAnsiTheme="majorHAnsi" w:cstheme="majorHAnsi"/>
          <w:b/>
          <w:bCs/>
        </w:rPr>
        <w:lastRenderedPageBreak/>
        <w:t>Figure 2</w:t>
      </w:r>
    </w:p>
    <w:p w14:paraId="7439AEB2" w14:textId="4175D0F9" w:rsidR="00BD041A" w:rsidRPr="00845B7A" w:rsidRDefault="00602BF5" w:rsidP="003803B1">
      <w:pPr>
        <w:spacing w:line="360" w:lineRule="auto"/>
      </w:pPr>
      <w:r w:rsidRPr="002D5B3F">
        <w:rPr>
          <w:rFonts w:asciiTheme="majorHAnsi" w:hAnsiTheme="majorHAnsi" w:cstheme="majorHAnsi"/>
          <w:i/>
          <w:iCs/>
          <w:highlight w:val="yellow"/>
          <w:rPrChange w:id="297" w:author="Kerith Conron" w:date="2026-03-04T16:03:00Z" w16du:dateUtc="2026-03-04T21:03:00Z">
            <w:rPr>
              <w:rFonts w:asciiTheme="majorHAnsi" w:hAnsiTheme="majorHAnsi" w:cstheme="majorHAnsi"/>
              <w:i/>
              <w:iCs/>
            </w:rPr>
          </w:rPrChange>
        </w:rPr>
        <w:t>Plans for Degree Completion</w:t>
      </w:r>
      <w:r w:rsidRPr="00845B7A">
        <w:t xml:space="preserve"> </w:t>
      </w:r>
      <w:r w:rsidR="00B7033B">
        <w:rPr>
          <w:noProof/>
        </w:rPr>
        <w:drawing>
          <wp:inline distT="0" distB="0" distL="0" distR="0" wp14:anchorId="5FDEB44D" wp14:editId="474AA88C">
            <wp:extent cx="8168561" cy="3487270"/>
            <wp:effectExtent l="0" t="0" r="0" b="5715"/>
            <wp:docPr id="1873633735" name="Picture 4" descr="A graph with green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3735" name="Picture 4" descr="A graph with green and yellow bars&#10;&#10;AI-generated content may be incorrect."/>
                    <pic:cNvPicPr/>
                  </pic:nvPicPr>
                  <pic:blipFill rotWithShape="1">
                    <a:blip r:embed="rId16" cstate="print">
                      <a:extLst>
                        <a:ext uri="{28A0092B-C50C-407E-A947-70E740481C1C}">
                          <a14:useLocalDpi xmlns:a14="http://schemas.microsoft.com/office/drawing/2010/main" val="0"/>
                        </a:ext>
                      </a:extLst>
                    </a:blip>
                    <a:srcRect l="11051" t="4879" r="8782" b="225"/>
                    <a:stretch>
                      <a:fillRect/>
                    </a:stretch>
                  </pic:blipFill>
                  <pic:spPr bwMode="auto">
                    <a:xfrm>
                      <a:off x="0" y="0"/>
                      <a:ext cx="8242759" cy="3518946"/>
                    </a:xfrm>
                    <a:prstGeom prst="rect">
                      <a:avLst/>
                    </a:prstGeom>
                    <a:ln>
                      <a:noFill/>
                    </a:ln>
                    <a:extLst>
                      <a:ext uri="{53640926-AAD7-44D8-BBD7-CCE9431645EC}">
                        <a14:shadowObscured xmlns:a14="http://schemas.microsoft.com/office/drawing/2010/main"/>
                      </a:ext>
                    </a:extLst>
                  </pic:spPr>
                </pic:pic>
              </a:graphicData>
            </a:graphic>
          </wp:inline>
        </w:drawing>
      </w:r>
    </w:p>
    <w:p w14:paraId="5F000728" w14:textId="73CEEAFA" w:rsidR="00D9455B" w:rsidDel="002D5B3F" w:rsidRDefault="00602BF5" w:rsidP="00784751">
      <w:pPr>
        <w:spacing w:after="240" w:line="360" w:lineRule="auto"/>
        <w:rPr>
          <w:del w:id="298" w:author="Kerith Conron" w:date="2026-03-04T16:03:00Z" w16du:dateUtc="2026-03-04T21:03:00Z"/>
          <w:rFonts w:asciiTheme="majorHAnsi" w:hAnsiTheme="majorHAnsi" w:cstheme="majorHAnsi"/>
          <w:sz w:val="20"/>
          <w:szCs w:val="20"/>
        </w:rPr>
        <w:sectPr w:rsidR="00D9455B" w:rsidDel="002D5B3F" w:rsidSect="00D9455B">
          <w:pgSz w:w="15840" w:h="12240" w:orient="landscape"/>
          <w:pgMar w:top="1440" w:right="1440" w:bottom="1440" w:left="1440" w:header="720" w:footer="720" w:gutter="0"/>
          <w:cols w:space="720"/>
          <w:docGrid w:linePitch="326"/>
        </w:sectPr>
      </w:pPr>
      <w:del w:id="299" w:author="Kerith Conron" w:date="2026-03-04T16:03:00Z" w16du:dateUtc="2026-03-04T21:03:00Z">
        <w:r w:rsidRPr="00784751" w:rsidDel="002D5B3F">
          <w:rPr>
            <w:rFonts w:asciiTheme="majorHAnsi" w:hAnsiTheme="majorHAnsi" w:cstheme="majorHAnsi"/>
            <w:i/>
            <w:iCs/>
            <w:sz w:val="20"/>
            <w:szCs w:val="20"/>
          </w:rPr>
          <w:delText xml:space="preserve">Note. </w:delText>
        </w:r>
        <w:r w:rsidRPr="00784751" w:rsidDel="002D5B3F">
          <w:rPr>
            <w:rFonts w:asciiTheme="majorHAnsi" w:hAnsiTheme="majorHAnsi" w:cstheme="majorHAnsi"/>
            <w:sz w:val="20"/>
            <w:szCs w:val="20"/>
          </w:rPr>
          <w:delText xml:space="preserve">Rates depicted in the figure represent 7,497 respondents who indicated plans for degree completion. </w:delText>
        </w:r>
      </w:del>
    </w:p>
    <w:p w14:paraId="7439AEB4" w14:textId="3F1DAAFD" w:rsidR="00BD041A" w:rsidRPr="00784751" w:rsidRDefault="00602BF5" w:rsidP="003803B1">
      <w:pPr>
        <w:spacing w:line="360" w:lineRule="auto"/>
        <w:ind w:firstLine="720"/>
        <w:rPr>
          <w:rFonts w:asciiTheme="majorHAnsi" w:hAnsiTheme="majorHAnsi" w:cstheme="majorHAnsi"/>
        </w:rPr>
      </w:pPr>
      <w:r w:rsidRPr="00784751">
        <w:rPr>
          <w:rFonts w:asciiTheme="majorHAnsi" w:hAnsiTheme="majorHAnsi" w:cstheme="majorHAnsi"/>
        </w:rPr>
        <w:lastRenderedPageBreak/>
        <w:t xml:space="preserve">To examine whether descriptive differences in academic plans persist after accounting for student demographics, we estimated logit models for intent to attend a four-year college and ordered logit models for highest degree aspirations, separately by gender identity and sexual orientation. For four-year enrollment (Tables 3 and 4), nonbinary students were significantly more likely than cisgender men to plan to attend a four-year </w:t>
      </w:r>
      <w:commentRangeStart w:id="300"/>
      <w:r w:rsidRPr="00784751">
        <w:rPr>
          <w:rFonts w:asciiTheme="majorHAnsi" w:hAnsiTheme="majorHAnsi" w:cstheme="majorHAnsi"/>
        </w:rPr>
        <w:t>institution</w:t>
      </w:r>
      <w:commentRangeEnd w:id="300"/>
      <w:r w:rsidR="002F724A" w:rsidRPr="00784751">
        <w:rPr>
          <w:rStyle w:val="CommentReference"/>
          <w:rFonts w:asciiTheme="majorHAnsi" w:hAnsiTheme="majorHAnsi" w:cstheme="majorHAnsi"/>
          <w:sz w:val="24"/>
          <w:szCs w:val="24"/>
        </w:rPr>
        <w:commentReference w:id="300"/>
      </w:r>
      <w:r w:rsidRPr="00784751">
        <w:rPr>
          <w:rFonts w:asciiTheme="majorHAnsi" w:hAnsiTheme="majorHAnsi" w:cstheme="majorHAnsi"/>
        </w:rPr>
        <w:t>, and this difference was robust to the inclusion of demographic controls. Cisgender women were also significantly more likely to plan to attend a four-year college in both specifications. The coefficient for gender diverse/questioning students was negative in both specifications, consistent with the descriptive finding that this group was roughly equally split between two- and four-year enrollment plans. For the smallest gender identity subgroups — transgender men (</w:t>
      </w:r>
      <w:r w:rsidRPr="00B7033B">
        <w:rPr>
          <w:rFonts w:asciiTheme="majorHAnsi" w:hAnsiTheme="majorHAnsi" w:cstheme="majorHAnsi"/>
          <w:i/>
          <w:iCs/>
        </w:rPr>
        <w:t>n</w:t>
      </w:r>
      <w:r w:rsidRPr="00784751">
        <w:rPr>
          <w:rFonts w:asciiTheme="majorHAnsi" w:hAnsiTheme="majorHAnsi" w:cstheme="majorHAnsi"/>
        </w:rPr>
        <w:t xml:space="preserve"> = 59) and transgender women (</w:t>
      </w:r>
      <w:r w:rsidRPr="00B7033B">
        <w:rPr>
          <w:rFonts w:asciiTheme="majorHAnsi" w:hAnsiTheme="majorHAnsi" w:cstheme="majorHAnsi"/>
          <w:i/>
          <w:iCs/>
        </w:rPr>
        <w:t>n</w:t>
      </w:r>
      <w:r w:rsidRPr="00784751">
        <w:rPr>
          <w:rFonts w:asciiTheme="majorHAnsi" w:hAnsiTheme="majorHAnsi" w:cstheme="majorHAnsi"/>
        </w:rPr>
        <w:t xml:space="preserve"> = 20) — the point estimates were positive</w:t>
      </w:r>
      <w:ins w:id="301" w:author="Kerith Conron" w:date="2026-03-04T16:12:00Z" w16du:dateUtc="2026-03-04T21:12:00Z">
        <w:r w:rsidR="001347BF">
          <w:rPr>
            <w:rFonts w:asciiTheme="majorHAnsi" w:hAnsiTheme="majorHAnsi" w:cstheme="majorHAnsi"/>
          </w:rPr>
          <w:t>, suggesting XXX,</w:t>
        </w:r>
      </w:ins>
      <w:del w:id="302" w:author="Kerith Conron" w:date="2026-03-04T16:12:00Z" w16du:dateUtc="2026-03-04T21:12:00Z">
        <w:r w:rsidRPr="00784751" w:rsidDel="001347BF">
          <w:rPr>
            <w:rFonts w:asciiTheme="majorHAnsi" w:hAnsiTheme="majorHAnsi" w:cstheme="majorHAnsi"/>
          </w:rPr>
          <w:delText xml:space="preserve"> </w:delText>
        </w:r>
      </w:del>
      <w:r w:rsidRPr="00784751">
        <w:rPr>
          <w:rFonts w:asciiTheme="majorHAnsi" w:hAnsiTheme="majorHAnsi" w:cstheme="majorHAnsi"/>
        </w:rPr>
        <w:t xml:space="preserve">but </w:t>
      </w:r>
      <w:ins w:id="303" w:author="Kerith Conron" w:date="2026-03-04T16:15:00Z" w16du:dateUtc="2026-03-04T21:15:00Z">
        <w:r w:rsidR="00814844">
          <w:rPr>
            <w:rFonts w:asciiTheme="majorHAnsi" w:hAnsiTheme="majorHAnsi" w:cstheme="majorHAnsi"/>
          </w:rPr>
          <w:t>may be</w:t>
        </w:r>
        <w:r w:rsidR="00647623">
          <w:rPr>
            <w:rFonts w:asciiTheme="majorHAnsi" w:hAnsiTheme="majorHAnsi" w:cstheme="majorHAnsi"/>
          </w:rPr>
          <w:t xml:space="preserve"> </w:t>
        </w:r>
      </w:ins>
      <w:r w:rsidRPr="00784751">
        <w:rPr>
          <w:rFonts w:asciiTheme="majorHAnsi" w:hAnsiTheme="majorHAnsi" w:cstheme="majorHAnsi"/>
        </w:rPr>
        <w:t>imprecise due to limited sample sizes</w:t>
      </w:r>
      <w:r w:rsidR="00B7033B">
        <w:rPr>
          <w:rFonts w:asciiTheme="majorHAnsi" w:hAnsiTheme="majorHAnsi" w:cstheme="majorHAnsi"/>
        </w:rPr>
        <w:t>;</w:t>
      </w:r>
      <w:r w:rsidRPr="00784751">
        <w:rPr>
          <w:rFonts w:asciiTheme="majorHAnsi" w:hAnsiTheme="majorHAnsi" w:cstheme="majorHAnsi"/>
        </w:rPr>
        <w:t xml:space="preserve"> therefore</w:t>
      </w:r>
      <w:r w:rsidR="00B7033B">
        <w:rPr>
          <w:rFonts w:asciiTheme="majorHAnsi" w:hAnsiTheme="majorHAnsi" w:cstheme="majorHAnsi"/>
        </w:rPr>
        <w:t>, we</w:t>
      </w:r>
      <w:r w:rsidRPr="00784751">
        <w:rPr>
          <w:rFonts w:asciiTheme="majorHAnsi" w:hAnsiTheme="majorHAnsi" w:cstheme="majorHAnsi"/>
        </w:rPr>
        <w:t xml:space="preserve"> refrain from drawing conclusions about four-year enrollment for these categories based on the regression estimates alone and instead direct readers to the descriptive results reported in Figure 1. Results by sexual orientation were more conclusive: gay or lesbian students and bisexual/pansexual/omnisexual students were significantly more likely to plan to attend a four-year college, and these differences persisted after controlling for </w:t>
      </w:r>
      <w:commentRangeStart w:id="304"/>
      <w:r w:rsidRPr="00784751">
        <w:rPr>
          <w:rFonts w:asciiTheme="majorHAnsi" w:hAnsiTheme="majorHAnsi" w:cstheme="majorHAnsi"/>
        </w:rPr>
        <w:t>demographics</w:t>
      </w:r>
      <w:commentRangeEnd w:id="304"/>
      <w:r w:rsidR="00394CC0" w:rsidRPr="00784751">
        <w:rPr>
          <w:rStyle w:val="CommentReference"/>
          <w:rFonts w:asciiTheme="majorHAnsi" w:hAnsiTheme="majorHAnsi" w:cstheme="majorHAnsi"/>
          <w:sz w:val="24"/>
          <w:szCs w:val="24"/>
        </w:rPr>
        <w:commentReference w:id="304"/>
      </w:r>
      <w:r w:rsidRPr="00784751">
        <w:rPr>
          <w:rFonts w:asciiTheme="majorHAnsi" w:hAnsiTheme="majorHAnsi" w:cstheme="majorHAnsi"/>
        </w:rPr>
        <w:t>. The coefficients for asexual/aromantic/demisexual and other/queer/questioning students were positive and significant in the unconditional models but attenuated and no longer statistically significant with the inclusion of demographic controls, suggesting that some of the descriptive differences for these groups may reflect compositional variation in race/ethnicity or parental education.</w:t>
      </w:r>
    </w:p>
    <w:p w14:paraId="00FDB359" w14:textId="77777777" w:rsidR="00550359" w:rsidRDefault="00550359" w:rsidP="003803B1">
      <w:pPr>
        <w:spacing w:line="360" w:lineRule="auto"/>
        <w:rPr>
          <w:b/>
          <w:bCs/>
        </w:rPr>
      </w:pPr>
      <w:r>
        <w:rPr>
          <w:b/>
          <w:bCs/>
        </w:rPr>
        <w:br w:type="page"/>
      </w:r>
    </w:p>
    <w:p w14:paraId="7439AEB5" w14:textId="60B0FD99" w:rsidR="00BD041A" w:rsidRPr="00784751" w:rsidRDefault="00602BF5" w:rsidP="003803B1">
      <w:pPr>
        <w:spacing w:line="360" w:lineRule="auto"/>
        <w:rPr>
          <w:rFonts w:asciiTheme="majorHAnsi" w:hAnsiTheme="majorHAnsi" w:cstheme="majorHAnsi"/>
        </w:rPr>
      </w:pPr>
      <w:r w:rsidRPr="00784751">
        <w:rPr>
          <w:rFonts w:asciiTheme="majorHAnsi" w:hAnsiTheme="majorHAnsi" w:cstheme="majorHAnsi"/>
          <w:b/>
          <w:bCs/>
        </w:rPr>
        <w:lastRenderedPageBreak/>
        <w:t xml:space="preserve">Table </w:t>
      </w:r>
      <w:commentRangeStart w:id="305"/>
      <w:r w:rsidRPr="00784751">
        <w:rPr>
          <w:rFonts w:asciiTheme="majorHAnsi" w:hAnsiTheme="majorHAnsi" w:cstheme="majorHAnsi"/>
          <w:b/>
          <w:bCs/>
        </w:rPr>
        <w:t>3</w:t>
      </w:r>
      <w:commentRangeEnd w:id="305"/>
      <w:r w:rsidR="00BC6CDA" w:rsidRPr="00784751">
        <w:rPr>
          <w:rStyle w:val="CommentReference"/>
          <w:rFonts w:asciiTheme="majorHAnsi" w:hAnsiTheme="majorHAnsi" w:cstheme="majorHAnsi"/>
          <w:sz w:val="24"/>
          <w:szCs w:val="24"/>
        </w:rPr>
        <w:commentReference w:id="305"/>
      </w:r>
    </w:p>
    <w:p w14:paraId="7439AEB6" w14:textId="77777777" w:rsidR="00BD041A" w:rsidRPr="00784751" w:rsidRDefault="00602BF5" w:rsidP="003803B1">
      <w:pPr>
        <w:spacing w:line="360" w:lineRule="auto"/>
        <w:rPr>
          <w:rFonts w:asciiTheme="majorHAnsi" w:hAnsiTheme="majorHAnsi" w:cstheme="majorHAnsi"/>
          <w:i/>
          <w:iCs/>
        </w:rPr>
      </w:pPr>
      <w:r w:rsidRPr="001D4A5D">
        <w:rPr>
          <w:rFonts w:asciiTheme="majorHAnsi" w:hAnsiTheme="majorHAnsi" w:cstheme="majorHAnsi"/>
          <w:i/>
          <w:iCs/>
          <w:highlight w:val="yellow"/>
          <w:rPrChange w:id="306" w:author="Kerith Conron" w:date="2026-03-04T16:17:00Z" w16du:dateUtc="2026-03-04T21:17:00Z">
            <w:rPr>
              <w:rFonts w:asciiTheme="majorHAnsi" w:hAnsiTheme="majorHAnsi" w:cstheme="majorHAnsi"/>
              <w:i/>
              <w:iCs/>
            </w:rPr>
          </w:rPrChange>
        </w:rPr>
        <w:t>Logit Models: Intent to Attend 4-Year College, by Gender Identity</w:t>
      </w:r>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3463"/>
        <w:gridCol w:w="2995"/>
        <w:gridCol w:w="2902"/>
      </w:tblGrid>
      <w:tr w:rsidR="00BD041A" w:rsidRPr="00784751" w14:paraId="7439AEBA" w14:textId="77777777" w:rsidTr="001B2966">
        <w:trPr>
          <w:trHeight w:val="285"/>
        </w:trPr>
        <w:tc>
          <w:tcPr>
            <w:tcW w:w="1850" w:type="pct"/>
            <w:tcBorders>
              <w:top w:val="single" w:sz="8" w:space="0" w:color="000000"/>
              <w:bottom w:val="single" w:sz="8" w:space="0" w:color="000000"/>
            </w:tcBorders>
            <w:tcMar>
              <w:top w:w="0" w:type="dxa"/>
              <w:left w:w="100" w:type="dxa"/>
              <w:bottom w:w="0" w:type="dxa"/>
              <w:right w:w="100" w:type="dxa"/>
            </w:tcMar>
          </w:tcPr>
          <w:p w14:paraId="7439AEB7"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Borders>
              <w:top w:val="single" w:sz="8" w:space="0" w:color="000000"/>
              <w:bottom w:val="single" w:sz="8" w:space="0" w:color="000000"/>
            </w:tcBorders>
            <w:tcMar>
              <w:top w:w="0" w:type="dxa"/>
              <w:left w:w="100" w:type="dxa"/>
              <w:bottom w:w="0" w:type="dxa"/>
              <w:right w:w="100" w:type="dxa"/>
            </w:tcMar>
            <w:vAlign w:val="center"/>
          </w:tcPr>
          <w:p w14:paraId="7439AEB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(1)</w:t>
            </w:r>
          </w:p>
        </w:tc>
        <w:tc>
          <w:tcPr>
            <w:tcW w:w="1550" w:type="pct"/>
            <w:tcBorders>
              <w:top w:val="single" w:sz="8" w:space="0" w:color="000000"/>
              <w:bottom w:val="single" w:sz="8" w:space="0" w:color="000000"/>
            </w:tcBorders>
            <w:tcMar>
              <w:top w:w="0" w:type="dxa"/>
              <w:left w:w="100" w:type="dxa"/>
              <w:bottom w:w="0" w:type="dxa"/>
              <w:right w:w="100" w:type="dxa"/>
            </w:tcMar>
            <w:vAlign w:val="center"/>
          </w:tcPr>
          <w:p w14:paraId="7439AEB9"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(2)</w:t>
            </w:r>
          </w:p>
        </w:tc>
      </w:tr>
      <w:tr w:rsidR="00BD041A" w:rsidRPr="00784751" w14:paraId="7439AEC2" w14:textId="77777777" w:rsidTr="001B2966">
        <w:trPr>
          <w:trHeight w:val="345"/>
        </w:trPr>
        <w:tc>
          <w:tcPr>
            <w:tcW w:w="1850" w:type="pct"/>
            <w:tcMar>
              <w:top w:w="0" w:type="dxa"/>
              <w:left w:w="100" w:type="dxa"/>
              <w:bottom w:w="0" w:type="dxa"/>
              <w:right w:w="100" w:type="dxa"/>
            </w:tcMar>
            <w:vAlign w:val="center"/>
          </w:tcPr>
          <w:p w14:paraId="7439AEBF" w14:textId="353B235E"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Cisgender </w:t>
            </w:r>
            <w:r w:rsidR="00B7033B">
              <w:rPr>
                <w:rFonts w:asciiTheme="majorHAnsi" w:hAnsiTheme="majorHAnsi" w:cstheme="majorHAnsi"/>
                <w:sz w:val="20"/>
                <w:szCs w:val="20"/>
              </w:rPr>
              <w:t>w</w:t>
            </w:r>
            <w:r w:rsidRPr="00784751">
              <w:rPr>
                <w:rFonts w:asciiTheme="majorHAnsi" w:hAnsiTheme="majorHAnsi" w:cstheme="majorHAnsi"/>
                <w:sz w:val="20"/>
                <w:szCs w:val="20"/>
              </w:rPr>
              <w:t>oman</w:t>
            </w:r>
          </w:p>
        </w:tc>
        <w:tc>
          <w:tcPr>
            <w:tcW w:w="1600" w:type="pct"/>
            <w:tcMar>
              <w:top w:w="0" w:type="dxa"/>
              <w:left w:w="100" w:type="dxa"/>
              <w:bottom w:w="0" w:type="dxa"/>
              <w:right w:w="100" w:type="dxa"/>
            </w:tcMar>
            <w:vAlign w:val="center"/>
          </w:tcPr>
          <w:p w14:paraId="7439AEC0"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0.179</w:t>
            </w:r>
            <w:r w:rsidRPr="0078475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439AEC1"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0.248</w:t>
            </w:r>
            <w:r w:rsidRPr="00784751">
              <w:rPr>
                <w:rFonts w:asciiTheme="majorHAnsi" w:hAnsiTheme="majorHAnsi" w:cstheme="majorHAnsi"/>
                <w:sz w:val="20"/>
                <w:szCs w:val="20"/>
                <w:vertAlign w:val="superscript"/>
              </w:rPr>
              <w:t>***</w:t>
            </w:r>
          </w:p>
        </w:tc>
      </w:tr>
      <w:tr w:rsidR="00BD041A" w:rsidRPr="00784751" w14:paraId="7439AEC6" w14:textId="77777777" w:rsidTr="001B2966">
        <w:trPr>
          <w:trHeight w:val="270"/>
        </w:trPr>
        <w:tc>
          <w:tcPr>
            <w:tcW w:w="1850" w:type="pct"/>
            <w:tcMar>
              <w:top w:w="0" w:type="dxa"/>
              <w:left w:w="100" w:type="dxa"/>
              <w:bottom w:w="0" w:type="dxa"/>
              <w:right w:w="100" w:type="dxa"/>
            </w:tcMar>
            <w:vAlign w:val="center"/>
          </w:tcPr>
          <w:p w14:paraId="7439AEC3"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C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(0.050)</w:t>
            </w:r>
          </w:p>
        </w:tc>
        <w:tc>
          <w:tcPr>
            <w:tcW w:w="1550" w:type="pct"/>
            <w:tcMar>
              <w:top w:w="0" w:type="dxa"/>
              <w:left w:w="100" w:type="dxa"/>
              <w:bottom w:w="0" w:type="dxa"/>
              <w:right w:w="100" w:type="dxa"/>
            </w:tcMar>
            <w:vAlign w:val="center"/>
          </w:tcPr>
          <w:p w14:paraId="7439AEC5"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(0.054)</w:t>
            </w:r>
          </w:p>
        </w:tc>
      </w:tr>
      <w:tr w:rsidR="00BD041A" w:rsidRPr="00784751" w14:paraId="7439AECA" w14:textId="77777777" w:rsidTr="001B2966">
        <w:trPr>
          <w:trHeight w:val="270"/>
        </w:trPr>
        <w:tc>
          <w:tcPr>
            <w:tcW w:w="1850" w:type="pct"/>
            <w:tcMar>
              <w:top w:w="0" w:type="dxa"/>
              <w:left w:w="100" w:type="dxa"/>
              <w:bottom w:w="0" w:type="dxa"/>
              <w:right w:w="100" w:type="dxa"/>
            </w:tcMar>
            <w:vAlign w:val="center"/>
          </w:tcPr>
          <w:p w14:paraId="7439AEC7"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C8" w14:textId="162B9598"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C9" w14:textId="2116B8C5" w:rsidR="00BD041A" w:rsidRPr="00784751" w:rsidRDefault="00BD041A" w:rsidP="00784751">
            <w:pPr>
              <w:ind w:left="-120"/>
              <w:jc w:val="center"/>
              <w:rPr>
                <w:rFonts w:asciiTheme="majorHAnsi" w:hAnsiTheme="majorHAnsi" w:cstheme="majorHAnsi"/>
                <w:sz w:val="20"/>
                <w:szCs w:val="20"/>
              </w:rPr>
            </w:pPr>
          </w:p>
        </w:tc>
      </w:tr>
      <w:tr w:rsidR="00BD041A" w:rsidRPr="00784751" w14:paraId="7439AECE" w14:textId="77777777" w:rsidTr="001B2966">
        <w:trPr>
          <w:trHeight w:val="330"/>
        </w:trPr>
        <w:tc>
          <w:tcPr>
            <w:tcW w:w="1850" w:type="pct"/>
            <w:tcMar>
              <w:top w:w="0" w:type="dxa"/>
              <w:left w:w="100" w:type="dxa"/>
              <w:bottom w:w="0" w:type="dxa"/>
              <w:right w:w="100" w:type="dxa"/>
            </w:tcMar>
            <w:vAlign w:val="center"/>
          </w:tcPr>
          <w:p w14:paraId="7439AECB" w14:textId="0561C216"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Transgender </w:t>
            </w:r>
            <w:r w:rsidR="00B7033B">
              <w:rPr>
                <w:rFonts w:asciiTheme="majorHAnsi" w:hAnsiTheme="majorHAnsi" w:cstheme="majorHAnsi"/>
                <w:sz w:val="20"/>
                <w:szCs w:val="20"/>
              </w:rPr>
              <w:t>m</w:t>
            </w:r>
            <w:r w:rsidRPr="00784751">
              <w:rPr>
                <w:rFonts w:asciiTheme="majorHAnsi" w:hAnsiTheme="majorHAnsi" w:cstheme="majorHAnsi"/>
                <w:sz w:val="20"/>
                <w:szCs w:val="20"/>
              </w:rPr>
              <w:t>an</w:t>
            </w:r>
          </w:p>
        </w:tc>
        <w:tc>
          <w:tcPr>
            <w:tcW w:w="1600" w:type="pct"/>
            <w:tcMar>
              <w:top w:w="0" w:type="dxa"/>
              <w:left w:w="100" w:type="dxa"/>
              <w:bottom w:w="0" w:type="dxa"/>
              <w:right w:w="100" w:type="dxa"/>
            </w:tcMar>
            <w:vAlign w:val="center"/>
          </w:tcPr>
          <w:p w14:paraId="7439AECC"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0.517</w:t>
            </w:r>
            <w:r w:rsidRPr="0078475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439AECD"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0.393</w:t>
            </w:r>
          </w:p>
        </w:tc>
      </w:tr>
      <w:tr w:rsidR="00BD041A" w:rsidRPr="00784751" w14:paraId="7439AED2" w14:textId="77777777" w:rsidTr="001B2966">
        <w:trPr>
          <w:trHeight w:val="270"/>
        </w:trPr>
        <w:tc>
          <w:tcPr>
            <w:tcW w:w="1850" w:type="pct"/>
            <w:tcMar>
              <w:top w:w="0" w:type="dxa"/>
              <w:left w:w="100" w:type="dxa"/>
              <w:bottom w:w="0" w:type="dxa"/>
              <w:right w:w="100" w:type="dxa"/>
            </w:tcMar>
            <w:vAlign w:val="center"/>
          </w:tcPr>
          <w:p w14:paraId="7439AECF"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D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(0.285)</w:t>
            </w:r>
          </w:p>
        </w:tc>
        <w:tc>
          <w:tcPr>
            <w:tcW w:w="1550" w:type="pct"/>
            <w:tcMar>
              <w:top w:w="0" w:type="dxa"/>
              <w:left w:w="100" w:type="dxa"/>
              <w:bottom w:w="0" w:type="dxa"/>
              <w:right w:w="100" w:type="dxa"/>
            </w:tcMar>
            <w:vAlign w:val="center"/>
          </w:tcPr>
          <w:p w14:paraId="7439AED1"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(0.304)</w:t>
            </w:r>
          </w:p>
        </w:tc>
      </w:tr>
      <w:tr w:rsidR="00BD041A" w:rsidRPr="00784751" w14:paraId="7439AED6" w14:textId="77777777" w:rsidTr="001B2966">
        <w:trPr>
          <w:trHeight w:val="270"/>
        </w:trPr>
        <w:tc>
          <w:tcPr>
            <w:tcW w:w="1850" w:type="pct"/>
            <w:tcMar>
              <w:top w:w="0" w:type="dxa"/>
              <w:left w:w="100" w:type="dxa"/>
              <w:bottom w:w="0" w:type="dxa"/>
              <w:right w:w="100" w:type="dxa"/>
            </w:tcMar>
            <w:vAlign w:val="center"/>
          </w:tcPr>
          <w:p w14:paraId="7439AED3"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D4" w14:textId="7FBB1B27"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D5" w14:textId="480DB335" w:rsidR="00BD041A" w:rsidRPr="00784751" w:rsidRDefault="00BD041A" w:rsidP="00784751">
            <w:pPr>
              <w:ind w:left="-120"/>
              <w:jc w:val="center"/>
              <w:rPr>
                <w:rFonts w:asciiTheme="majorHAnsi" w:hAnsiTheme="majorHAnsi" w:cstheme="majorHAnsi"/>
                <w:sz w:val="20"/>
                <w:szCs w:val="20"/>
              </w:rPr>
            </w:pPr>
          </w:p>
        </w:tc>
      </w:tr>
      <w:tr w:rsidR="00BD041A" w:rsidRPr="00784751" w14:paraId="7439AEDA" w14:textId="77777777" w:rsidTr="001B2966">
        <w:trPr>
          <w:trHeight w:val="270"/>
        </w:trPr>
        <w:tc>
          <w:tcPr>
            <w:tcW w:w="1850" w:type="pct"/>
            <w:tcMar>
              <w:top w:w="0" w:type="dxa"/>
              <w:left w:w="100" w:type="dxa"/>
              <w:bottom w:w="0" w:type="dxa"/>
              <w:right w:w="100" w:type="dxa"/>
            </w:tcMar>
            <w:vAlign w:val="center"/>
          </w:tcPr>
          <w:p w14:paraId="7439AED7" w14:textId="725F524D"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Transgender </w:t>
            </w:r>
            <w:r w:rsidR="00B7033B">
              <w:rPr>
                <w:rFonts w:asciiTheme="majorHAnsi" w:hAnsiTheme="majorHAnsi" w:cstheme="majorHAnsi"/>
                <w:sz w:val="20"/>
                <w:szCs w:val="20"/>
              </w:rPr>
              <w:t>w</w:t>
            </w:r>
            <w:r w:rsidRPr="00784751">
              <w:rPr>
                <w:rFonts w:asciiTheme="majorHAnsi" w:hAnsiTheme="majorHAnsi" w:cstheme="majorHAnsi"/>
                <w:sz w:val="20"/>
                <w:szCs w:val="20"/>
              </w:rPr>
              <w:t>oman</w:t>
            </w:r>
          </w:p>
        </w:tc>
        <w:tc>
          <w:tcPr>
            <w:tcW w:w="1600" w:type="pct"/>
            <w:tcMar>
              <w:top w:w="0" w:type="dxa"/>
              <w:left w:w="100" w:type="dxa"/>
              <w:bottom w:w="0" w:type="dxa"/>
              <w:right w:w="100" w:type="dxa"/>
            </w:tcMar>
            <w:vAlign w:val="center"/>
          </w:tcPr>
          <w:p w14:paraId="7439AED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0.541</w:t>
            </w:r>
          </w:p>
        </w:tc>
        <w:tc>
          <w:tcPr>
            <w:tcW w:w="1550" w:type="pct"/>
            <w:tcMar>
              <w:top w:w="0" w:type="dxa"/>
              <w:left w:w="100" w:type="dxa"/>
              <w:bottom w:w="0" w:type="dxa"/>
              <w:right w:w="100" w:type="dxa"/>
            </w:tcMar>
            <w:vAlign w:val="center"/>
          </w:tcPr>
          <w:p w14:paraId="7439AED9"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0.416</w:t>
            </w:r>
          </w:p>
        </w:tc>
      </w:tr>
      <w:tr w:rsidR="00BD041A" w:rsidRPr="00784751" w14:paraId="7439AEDE" w14:textId="77777777" w:rsidTr="001B2966">
        <w:trPr>
          <w:trHeight w:val="270"/>
        </w:trPr>
        <w:tc>
          <w:tcPr>
            <w:tcW w:w="1850" w:type="pct"/>
            <w:tcMar>
              <w:top w:w="0" w:type="dxa"/>
              <w:left w:w="100" w:type="dxa"/>
              <w:bottom w:w="0" w:type="dxa"/>
              <w:right w:w="100" w:type="dxa"/>
            </w:tcMar>
            <w:vAlign w:val="center"/>
          </w:tcPr>
          <w:p w14:paraId="7439AEDB"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DC"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(0.490)</w:t>
            </w:r>
          </w:p>
        </w:tc>
        <w:tc>
          <w:tcPr>
            <w:tcW w:w="1550" w:type="pct"/>
            <w:tcMar>
              <w:top w:w="0" w:type="dxa"/>
              <w:left w:w="100" w:type="dxa"/>
              <w:bottom w:w="0" w:type="dxa"/>
              <w:right w:w="100" w:type="dxa"/>
            </w:tcMar>
            <w:vAlign w:val="center"/>
          </w:tcPr>
          <w:p w14:paraId="7439AEDD"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(0.519)</w:t>
            </w:r>
          </w:p>
        </w:tc>
      </w:tr>
      <w:tr w:rsidR="00BD041A" w:rsidRPr="00784751" w14:paraId="7439AEE2" w14:textId="77777777" w:rsidTr="001B2966">
        <w:trPr>
          <w:trHeight w:val="270"/>
        </w:trPr>
        <w:tc>
          <w:tcPr>
            <w:tcW w:w="1850" w:type="pct"/>
            <w:tcMar>
              <w:top w:w="0" w:type="dxa"/>
              <w:left w:w="100" w:type="dxa"/>
              <w:bottom w:w="0" w:type="dxa"/>
              <w:right w:w="100" w:type="dxa"/>
            </w:tcMar>
            <w:vAlign w:val="center"/>
          </w:tcPr>
          <w:p w14:paraId="7439AEDF"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E0" w14:textId="50A0E4D3"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E1" w14:textId="4777540F" w:rsidR="00BD041A" w:rsidRPr="00784751" w:rsidRDefault="00BD041A" w:rsidP="00784751">
            <w:pPr>
              <w:ind w:left="-120"/>
              <w:jc w:val="center"/>
              <w:rPr>
                <w:rFonts w:asciiTheme="majorHAnsi" w:hAnsiTheme="majorHAnsi" w:cstheme="majorHAnsi"/>
                <w:sz w:val="20"/>
                <w:szCs w:val="20"/>
              </w:rPr>
            </w:pPr>
          </w:p>
        </w:tc>
      </w:tr>
      <w:tr w:rsidR="00BD041A" w:rsidRPr="00784751" w14:paraId="7439AEE6" w14:textId="77777777" w:rsidTr="001B2966">
        <w:trPr>
          <w:trHeight w:val="330"/>
        </w:trPr>
        <w:tc>
          <w:tcPr>
            <w:tcW w:w="1850" w:type="pct"/>
            <w:tcMar>
              <w:top w:w="0" w:type="dxa"/>
              <w:left w:w="100" w:type="dxa"/>
              <w:bottom w:w="0" w:type="dxa"/>
              <w:right w:w="100" w:type="dxa"/>
            </w:tcMar>
            <w:vAlign w:val="center"/>
          </w:tcPr>
          <w:p w14:paraId="7439AEE3" w14:textId="00E78E6A"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Nonbinary</w:t>
            </w:r>
          </w:p>
        </w:tc>
        <w:tc>
          <w:tcPr>
            <w:tcW w:w="1600" w:type="pct"/>
            <w:tcMar>
              <w:top w:w="0" w:type="dxa"/>
              <w:left w:w="100" w:type="dxa"/>
              <w:bottom w:w="0" w:type="dxa"/>
              <w:right w:w="100" w:type="dxa"/>
            </w:tcMar>
            <w:vAlign w:val="center"/>
          </w:tcPr>
          <w:p w14:paraId="7439AEE4"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0.336</w:t>
            </w:r>
            <w:r w:rsidRPr="0078475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439AEE5"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0.293</w:t>
            </w:r>
            <w:r w:rsidRPr="00784751">
              <w:rPr>
                <w:rFonts w:asciiTheme="majorHAnsi" w:hAnsiTheme="majorHAnsi" w:cstheme="majorHAnsi"/>
                <w:sz w:val="20"/>
                <w:szCs w:val="20"/>
                <w:vertAlign w:val="superscript"/>
              </w:rPr>
              <w:t>**</w:t>
            </w:r>
          </w:p>
        </w:tc>
      </w:tr>
      <w:tr w:rsidR="00BD041A" w:rsidRPr="00784751" w14:paraId="7439AEEA" w14:textId="77777777" w:rsidTr="001B2966">
        <w:trPr>
          <w:trHeight w:val="270"/>
        </w:trPr>
        <w:tc>
          <w:tcPr>
            <w:tcW w:w="1850" w:type="pct"/>
            <w:tcMar>
              <w:top w:w="0" w:type="dxa"/>
              <w:left w:w="100" w:type="dxa"/>
              <w:bottom w:w="0" w:type="dxa"/>
              <w:right w:w="100" w:type="dxa"/>
            </w:tcMar>
            <w:vAlign w:val="center"/>
          </w:tcPr>
          <w:p w14:paraId="7439AEE7"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E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(0.135)</w:t>
            </w:r>
          </w:p>
        </w:tc>
        <w:tc>
          <w:tcPr>
            <w:tcW w:w="1550" w:type="pct"/>
            <w:tcMar>
              <w:top w:w="0" w:type="dxa"/>
              <w:left w:w="100" w:type="dxa"/>
              <w:bottom w:w="0" w:type="dxa"/>
              <w:right w:w="100" w:type="dxa"/>
            </w:tcMar>
            <w:vAlign w:val="center"/>
          </w:tcPr>
          <w:p w14:paraId="7439AEE9"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(0.142)</w:t>
            </w:r>
          </w:p>
        </w:tc>
      </w:tr>
      <w:tr w:rsidR="00BD041A" w:rsidRPr="00784751" w14:paraId="7439AEEE" w14:textId="77777777" w:rsidTr="001B2966">
        <w:trPr>
          <w:trHeight w:val="270"/>
        </w:trPr>
        <w:tc>
          <w:tcPr>
            <w:tcW w:w="1850" w:type="pct"/>
            <w:tcMar>
              <w:top w:w="0" w:type="dxa"/>
              <w:left w:w="100" w:type="dxa"/>
              <w:bottom w:w="0" w:type="dxa"/>
              <w:right w:w="100" w:type="dxa"/>
            </w:tcMar>
            <w:vAlign w:val="center"/>
          </w:tcPr>
          <w:p w14:paraId="7439AEEB"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EC" w14:textId="47E0A262"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ED" w14:textId="0FC268C4" w:rsidR="00BD041A" w:rsidRPr="00784751" w:rsidRDefault="00BD041A" w:rsidP="00784751">
            <w:pPr>
              <w:ind w:left="-120"/>
              <w:jc w:val="center"/>
              <w:rPr>
                <w:rFonts w:asciiTheme="majorHAnsi" w:hAnsiTheme="majorHAnsi" w:cstheme="majorHAnsi"/>
                <w:sz w:val="20"/>
                <w:szCs w:val="20"/>
              </w:rPr>
            </w:pPr>
          </w:p>
        </w:tc>
      </w:tr>
      <w:tr w:rsidR="00BD041A" w:rsidRPr="00784751" w14:paraId="7439AEF2" w14:textId="77777777" w:rsidTr="001B2966">
        <w:trPr>
          <w:trHeight w:val="270"/>
        </w:trPr>
        <w:tc>
          <w:tcPr>
            <w:tcW w:w="1850" w:type="pct"/>
            <w:tcMar>
              <w:top w:w="0" w:type="dxa"/>
              <w:left w:w="100" w:type="dxa"/>
              <w:bottom w:w="0" w:type="dxa"/>
              <w:right w:w="100" w:type="dxa"/>
            </w:tcMar>
            <w:vAlign w:val="center"/>
          </w:tcPr>
          <w:p w14:paraId="7439AEEF" w14:textId="61418A9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Gender </w:t>
            </w:r>
            <w:r w:rsidR="00B7033B">
              <w:rPr>
                <w:rFonts w:asciiTheme="majorHAnsi" w:hAnsiTheme="majorHAnsi" w:cstheme="majorHAnsi"/>
                <w:sz w:val="20"/>
                <w:szCs w:val="20"/>
              </w:rPr>
              <w:t>d</w:t>
            </w:r>
            <w:r w:rsidRPr="00784751">
              <w:rPr>
                <w:rFonts w:asciiTheme="majorHAnsi" w:hAnsiTheme="majorHAnsi" w:cstheme="majorHAnsi"/>
                <w:sz w:val="20"/>
                <w:szCs w:val="20"/>
              </w:rPr>
              <w:t>iverse/</w:t>
            </w:r>
            <w:r w:rsidR="00B7033B">
              <w:rPr>
                <w:rFonts w:asciiTheme="majorHAnsi" w:hAnsiTheme="majorHAnsi" w:cstheme="majorHAnsi"/>
                <w:sz w:val="20"/>
                <w:szCs w:val="20"/>
              </w:rPr>
              <w:t>q</w:t>
            </w:r>
            <w:r w:rsidRPr="00784751">
              <w:rPr>
                <w:rFonts w:asciiTheme="majorHAnsi" w:hAnsiTheme="majorHAnsi" w:cstheme="majorHAnsi"/>
                <w:sz w:val="20"/>
                <w:szCs w:val="20"/>
              </w:rPr>
              <w:t>uestioning</w:t>
            </w:r>
          </w:p>
        </w:tc>
        <w:tc>
          <w:tcPr>
            <w:tcW w:w="1600" w:type="pct"/>
            <w:tcMar>
              <w:top w:w="0" w:type="dxa"/>
              <w:left w:w="100" w:type="dxa"/>
              <w:bottom w:w="0" w:type="dxa"/>
              <w:right w:w="100" w:type="dxa"/>
            </w:tcMar>
            <w:vAlign w:val="center"/>
          </w:tcPr>
          <w:p w14:paraId="7439AEF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-0.279</w:t>
            </w:r>
          </w:p>
        </w:tc>
        <w:tc>
          <w:tcPr>
            <w:tcW w:w="1550" w:type="pct"/>
            <w:tcMar>
              <w:top w:w="0" w:type="dxa"/>
              <w:left w:w="100" w:type="dxa"/>
              <w:bottom w:w="0" w:type="dxa"/>
              <w:right w:w="100" w:type="dxa"/>
            </w:tcMar>
            <w:vAlign w:val="center"/>
          </w:tcPr>
          <w:p w14:paraId="7439AEF1"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-0.384</w:t>
            </w:r>
          </w:p>
        </w:tc>
      </w:tr>
      <w:tr w:rsidR="00BD041A" w:rsidRPr="00784751" w14:paraId="7439AEF6" w14:textId="77777777" w:rsidTr="001B2966">
        <w:trPr>
          <w:trHeight w:val="270"/>
        </w:trPr>
        <w:tc>
          <w:tcPr>
            <w:tcW w:w="1850" w:type="pct"/>
            <w:tcMar>
              <w:top w:w="0" w:type="dxa"/>
              <w:left w:w="100" w:type="dxa"/>
              <w:bottom w:w="0" w:type="dxa"/>
              <w:right w:w="100" w:type="dxa"/>
            </w:tcMar>
            <w:vAlign w:val="center"/>
          </w:tcPr>
          <w:p w14:paraId="7439AEF3"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F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(0.241)</w:t>
            </w:r>
          </w:p>
        </w:tc>
        <w:tc>
          <w:tcPr>
            <w:tcW w:w="1550" w:type="pct"/>
            <w:tcMar>
              <w:top w:w="0" w:type="dxa"/>
              <w:left w:w="100" w:type="dxa"/>
              <w:bottom w:w="0" w:type="dxa"/>
              <w:right w:w="100" w:type="dxa"/>
            </w:tcMar>
            <w:vAlign w:val="center"/>
          </w:tcPr>
          <w:p w14:paraId="7439AEF5"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(0.256)</w:t>
            </w:r>
          </w:p>
        </w:tc>
      </w:tr>
      <w:tr w:rsidR="00BD041A" w:rsidRPr="00784751" w14:paraId="7439AEFA" w14:textId="77777777" w:rsidTr="001B2966">
        <w:trPr>
          <w:trHeight w:val="270"/>
        </w:trPr>
        <w:tc>
          <w:tcPr>
            <w:tcW w:w="1850" w:type="pct"/>
            <w:tcMar>
              <w:top w:w="0" w:type="dxa"/>
              <w:left w:w="100" w:type="dxa"/>
              <w:bottom w:w="0" w:type="dxa"/>
              <w:right w:w="100" w:type="dxa"/>
            </w:tcMar>
            <w:vAlign w:val="center"/>
          </w:tcPr>
          <w:p w14:paraId="7439AEF7"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F8" w14:textId="3039CE8B"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F9" w14:textId="34B56BD6" w:rsidR="00BD041A" w:rsidRPr="00784751" w:rsidRDefault="00BD041A" w:rsidP="00784751">
            <w:pPr>
              <w:ind w:left="-120"/>
              <w:jc w:val="center"/>
              <w:rPr>
                <w:rFonts w:asciiTheme="majorHAnsi" w:hAnsiTheme="majorHAnsi" w:cstheme="majorHAnsi"/>
                <w:sz w:val="20"/>
                <w:szCs w:val="20"/>
              </w:rPr>
            </w:pPr>
          </w:p>
        </w:tc>
      </w:tr>
      <w:tr w:rsidR="00BD041A" w:rsidRPr="00784751" w14:paraId="7439AEFE" w14:textId="77777777" w:rsidTr="001B2966">
        <w:trPr>
          <w:trHeight w:val="270"/>
        </w:trPr>
        <w:tc>
          <w:tcPr>
            <w:tcW w:w="1850" w:type="pct"/>
            <w:tcMar>
              <w:top w:w="0" w:type="dxa"/>
              <w:left w:w="100" w:type="dxa"/>
              <w:bottom w:w="0" w:type="dxa"/>
              <w:right w:w="100" w:type="dxa"/>
            </w:tcMar>
            <w:vAlign w:val="center"/>
          </w:tcPr>
          <w:p w14:paraId="7439AEFB" w14:textId="00EDE9C1"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Prefer </w:t>
            </w:r>
            <w:r w:rsidR="00B7033B">
              <w:rPr>
                <w:rFonts w:asciiTheme="majorHAnsi" w:hAnsiTheme="majorHAnsi" w:cstheme="majorHAnsi"/>
                <w:sz w:val="20"/>
                <w:szCs w:val="20"/>
              </w:rPr>
              <w:t>n</w:t>
            </w:r>
            <w:r w:rsidRPr="00784751">
              <w:rPr>
                <w:rFonts w:asciiTheme="majorHAnsi" w:hAnsiTheme="majorHAnsi" w:cstheme="majorHAnsi"/>
                <w:sz w:val="20"/>
                <w:szCs w:val="20"/>
              </w:rPr>
              <w:t xml:space="preserve">ot to </w:t>
            </w:r>
            <w:r w:rsidR="00B7033B">
              <w:rPr>
                <w:rFonts w:asciiTheme="majorHAnsi" w:hAnsiTheme="majorHAnsi" w:cstheme="majorHAnsi"/>
                <w:sz w:val="20"/>
                <w:szCs w:val="20"/>
              </w:rPr>
              <w:t>s</w:t>
            </w:r>
            <w:r w:rsidRPr="00784751">
              <w:rPr>
                <w:rFonts w:asciiTheme="majorHAnsi" w:hAnsiTheme="majorHAnsi" w:cstheme="majorHAnsi"/>
                <w:sz w:val="20"/>
                <w:szCs w:val="20"/>
              </w:rPr>
              <w:t>ay</w:t>
            </w:r>
          </w:p>
        </w:tc>
        <w:tc>
          <w:tcPr>
            <w:tcW w:w="1600" w:type="pct"/>
            <w:tcMar>
              <w:top w:w="0" w:type="dxa"/>
              <w:left w:w="100" w:type="dxa"/>
              <w:bottom w:w="0" w:type="dxa"/>
              <w:right w:w="100" w:type="dxa"/>
            </w:tcMar>
            <w:vAlign w:val="center"/>
          </w:tcPr>
          <w:p w14:paraId="7439AEFC"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0.111</w:t>
            </w:r>
          </w:p>
        </w:tc>
        <w:tc>
          <w:tcPr>
            <w:tcW w:w="1550" w:type="pct"/>
            <w:tcMar>
              <w:top w:w="0" w:type="dxa"/>
              <w:left w:w="100" w:type="dxa"/>
              <w:bottom w:w="0" w:type="dxa"/>
              <w:right w:w="100" w:type="dxa"/>
            </w:tcMar>
            <w:vAlign w:val="center"/>
          </w:tcPr>
          <w:p w14:paraId="7439AEFD"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0.095</w:t>
            </w:r>
          </w:p>
        </w:tc>
      </w:tr>
      <w:tr w:rsidR="00BD041A" w:rsidRPr="00784751" w14:paraId="7439AF02" w14:textId="77777777" w:rsidTr="001B2966">
        <w:trPr>
          <w:trHeight w:val="285"/>
        </w:trPr>
        <w:tc>
          <w:tcPr>
            <w:tcW w:w="1850" w:type="pct"/>
            <w:tcBorders>
              <w:bottom w:val="single" w:sz="8" w:space="0" w:color="000000"/>
            </w:tcBorders>
            <w:tcMar>
              <w:top w:w="0" w:type="dxa"/>
              <w:left w:w="100" w:type="dxa"/>
              <w:bottom w:w="0" w:type="dxa"/>
              <w:right w:w="100" w:type="dxa"/>
            </w:tcMar>
            <w:vAlign w:val="center"/>
          </w:tcPr>
          <w:p w14:paraId="7439AEFF"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Borders>
              <w:bottom w:val="single" w:sz="8" w:space="0" w:color="000000"/>
            </w:tcBorders>
            <w:tcMar>
              <w:top w:w="0" w:type="dxa"/>
              <w:left w:w="100" w:type="dxa"/>
              <w:bottom w:w="0" w:type="dxa"/>
              <w:right w:w="100" w:type="dxa"/>
            </w:tcMar>
            <w:vAlign w:val="center"/>
          </w:tcPr>
          <w:p w14:paraId="7439AF0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(0.177)</w:t>
            </w:r>
          </w:p>
        </w:tc>
        <w:tc>
          <w:tcPr>
            <w:tcW w:w="1550" w:type="pct"/>
            <w:tcBorders>
              <w:bottom w:val="single" w:sz="8" w:space="0" w:color="000000"/>
            </w:tcBorders>
            <w:tcMar>
              <w:top w:w="0" w:type="dxa"/>
              <w:left w:w="100" w:type="dxa"/>
              <w:bottom w:w="0" w:type="dxa"/>
              <w:right w:w="100" w:type="dxa"/>
            </w:tcMar>
            <w:vAlign w:val="center"/>
          </w:tcPr>
          <w:p w14:paraId="7439AF01"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(0.192)</w:t>
            </w:r>
          </w:p>
        </w:tc>
      </w:tr>
      <w:tr w:rsidR="00BD041A" w:rsidRPr="00784751" w14:paraId="7439AF06" w14:textId="77777777" w:rsidTr="001B2966">
        <w:trPr>
          <w:trHeight w:val="285"/>
        </w:trPr>
        <w:tc>
          <w:tcPr>
            <w:tcW w:w="1850" w:type="pct"/>
            <w:tcMar>
              <w:top w:w="0" w:type="dxa"/>
              <w:left w:w="100" w:type="dxa"/>
              <w:bottom w:w="0" w:type="dxa"/>
              <w:right w:w="100" w:type="dxa"/>
            </w:tcMar>
            <w:vAlign w:val="center"/>
          </w:tcPr>
          <w:p w14:paraId="7439AF03"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Observations</w:t>
            </w:r>
          </w:p>
        </w:tc>
        <w:tc>
          <w:tcPr>
            <w:tcW w:w="1600" w:type="pct"/>
            <w:tcMar>
              <w:top w:w="0" w:type="dxa"/>
              <w:left w:w="100" w:type="dxa"/>
              <w:bottom w:w="0" w:type="dxa"/>
              <w:right w:w="100" w:type="dxa"/>
            </w:tcMar>
            <w:vAlign w:val="center"/>
          </w:tcPr>
          <w:p w14:paraId="7439AF0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7522</w:t>
            </w:r>
          </w:p>
        </w:tc>
        <w:tc>
          <w:tcPr>
            <w:tcW w:w="1550" w:type="pct"/>
            <w:tcMar>
              <w:top w:w="0" w:type="dxa"/>
              <w:left w:w="100" w:type="dxa"/>
              <w:bottom w:w="0" w:type="dxa"/>
              <w:right w:w="100" w:type="dxa"/>
            </w:tcMar>
            <w:vAlign w:val="center"/>
          </w:tcPr>
          <w:p w14:paraId="7439AF05"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7498</w:t>
            </w:r>
          </w:p>
        </w:tc>
      </w:tr>
      <w:tr w:rsidR="00BD041A" w:rsidRPr="00784751" w14:paraId="7439AF0A" w14:textId="77777777" w:rsidTr="001B2966">
        <w:trPr>
          <w:trHeight w:val="285"/>
        </w:trPr>
        <w:tc>
          <w:tcPr>
            <w:tcW w:w="1850" w:type="pct"/>
            <w:tcBorders>
              <w:bottom w:val="single" w:sz="8" w:space="0" w:color="000000"/>
            </w:tcBorders>
            <w:tcMar>
              <w:top w:w="0" w:type="dxa"/>
              <w:left w:w="100" w:type="dxa"/>
              <w:bottom w:w="0" w:type="dxa"/>
              <w:right w:w="100" w:type="dxa"/>
            </w:tcMar>
            <w:vAlign w:val="center"/>
          </w:tcPr>
          <w:p w14:paraId="7439AF07" w14:textId="75BAD5AA"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Demographic </w:t>
            </w:r>
            <w:r w:rsidR="00B7033B">
              <w:rPr>
                <w:rFonts w:asciiTheme="majorHAnsi" w:hAnsiTheme="majorHAnsi" w:cstheme="majorHAnsi"/>
                <w:sz w:val="20"/>
                <w:szCs w:val="20"/>
              </w:rPr>
              <w:t>c</w:t>
            </w:r>
            <w:r w:rsidRPr="00784751">
              <w:rPr>
                <w:rFonts w:asciiTheme="majorHAnsi" w:hAnsiTheme="majorHAnsi" w:cstheme="majorHAnsi"/>
                <w:sz w:val="20"/>
                <w:szCs w:val="20"/>
              </w:rPr>
              <w:t>ontrols</w:t>
            </w:r>
          </w:p>
        </w:tc>
        <w:tc>
          <w:tcPr>
            <w:tcW w:w="1600" w:type="pct"/>
            <w:tcBorders>
              <w:bottom w:val="single" w:sz="8" w:space="0" w:color="000000"/>
            </w:tcBorders>
            <w:tcMar>
              <w:top w:w="0" w:type="dxa"/>
              <w:left w:w="100" w:type="dxa"/>
              <w:bottom w:w="0" w:type="dxa"/>
              <w:right w:w="100" w:type="dxa"/>
            </w:tcMar>
            <w:vAlign w:val="center"/>
          </w:tcPr>
          <w:p w14:paraId="7439AF0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No</w:t>
            </w:r>
          </w:p>
        </w:tc>
        <w:tc>
          <w:tcPr>
            <w:tcW w:w="1550" w:type="pct"/>
            <w:tcBorders>
              <w:bottom w:val="single" w:sz="8" w:space="0" w:color="000000"/>
            </w:tcBorders>
            <w:tcMar>
              <w:top w:w="0" w:type="dxa"/>
              <w:left w:w="100" w:type="dxa"/>
              <w:bottom w:w="0" w:type="dxa"/>
              <w:right w:w="100" w:type="dxa"/>
            </w:tcMar>
            <w:vAlign w:val="center"/>
          </w:tcPr>
          <w:p w14:paraId="7439AF09"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Yes</w:t>
            </w:r>
          </w:p>
        </w:tc>
      </w:tr>
    </w:tbl>
    <w:p w14:paraId="7439AF0B" w14:textId="206E3B8B" w:rsidR="00BD041A" w:rsidRPr="00784751" w:rsidRDefault="000033F5" w:rsidP="00784751">
      <w:pPr>
        <w:rPr>
          <w:rFonts w:asciiTheme="majorHAnsi" w:hAnsiTheme="majorHAnsi" w:cstheme="majorHAnsi"/>
          <w:sz w:val="20"/>
          <w:szCs w:val="20"/>
        </w:rPr>
      </w:pPr>
      <w:r w:rsidRPr="00784751">
        <w:rPr>
          <w:rFonts w:asciiTheme="majorHAnsi" w:hAnsiTheme="majorHAnsi" w:cstheme="majorHAnsi"/>
          <w:i/>
          <w:iCs/>
          <w:sz w:val="20"/>
          <w:szCs w:val="20"/>
        </w:rPr>
        <w:t>Note</w:t>
      </w:r>
      <w:r w:rsidR="00784751">
        <w:rPr>
          <w:rFonts w:asciiTheme="majorHAnsi" w:hAnsiTheme="majorHAnsi" w:cstheme="majorHAnsi"/>
          <w:sz w:val="20"/>
          <w:szCs w:val="20"/>
        </w:rPr>
        <w:t xml:space="preserve">. </w:t>
      </w:r>
      <w:r w:rsidR="00602BF5" w:rsidRPr="00784751">
        <w:rPr>
          <w:rFonts w:asciiTheme="majorHAnsi" w:hAnsiTheme="majorHAnsi" w:cstheme="majorHAnsi"/>
          <w:sz w:val="20"/>
          <w:szCs w:val="20"/>
        </w:rPr>
        <w:t>Standard errors in parentheses</w:t>
      </w:r>
      <w:r w:rsidR="00784751">
        <w:rPr>
          <w:rFonts w:asciiTheme="majorHAnsi" w:hAnsiTheme="majorHAnsi" w:cstheme="majorHAnsi"/>
          <w:sz w:val="20"/>
          <w:szCs w:val="20"/>
        </w:rPr>
        <w:t>.</w:t>
      </w:r>
      <w:r w:rsidR="00B7033B">
        <w:rPr>
          <w:rFonts w:asciiTheme="majorHAnsi" w:hAnsiTheme="majorHAnsi" w:cstheme="majorHAnsi"/>
          <w:sz w:val="20"/>
          <w:szCs w:val="20"/>
        </w:rPr>
        <w:t xml:space="preserve"> </w:t>
      </w:r>
    </w:p>
    <w:p w14:paraId="7439AF0D" w14:textId="0235440C" w:rsidR="00BD041A" w:rsidRPr="00784751" w:rsidRDefault="00602BF5" w:rsidP="00784751">
      <w:pPr>
        <w:rPr>
          <w:rFonts w:asciiTheme="majorHAnsi" w:hAnsiTheme="majorHAnsi" w:cstheme="majorHAnsi"/>
          <w:sz w:val="20"/>
          <w:szCs w:val="20"/>
        </w:rPr>
      </w:pP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0.10, </w:t>
      </w: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0.05, </w:t>
      </w: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0.01</w:t>
      </w:r>
    </w:p>
    <w:p w14:paraId="7439AF0E" w14:textId="77777777" w:rsidR="00BD041A" w:rsidRPr="00784751" w:rsidRDefault="00602BF5" w:rsidP="003803B1">
      <w:pPr>
        <w:spacing w:line="360" w:lineRule="auto"/>
        <w:rPr>
          <w:rFonts w:asciiTheme="majorHAnsi" w:eastAsia="Arial" w:hAnsiTheme="majorHAnsi" w:cstheme="majorHAnsi"/>
        </w:rPr>
      </w:pPr>
      <w:r w:rsidRPr="00784751">
        <w:rPr>
          <w:rFonts w:asciiTheme="majorHAnsi" w:eastAsia="Arial" w:hAnsiTheme="majorHAnsi" w:cstheme="majorHAnsi"/>
        </w:rPr>
        <w:t xml:space="preserve"> </w:t>
      </w:r>
    </w:p>
    <w:p w14:paraId="7439AF0F" w14:textId="77777777" w:rsidR="00BD041A" w:rsidRPr="00784751" w:rsidRDefault="00602BF5" w:rsidP="003803B1">
      <w:pPr>
        <w:spacing w:line="360" w:lineRule="auto"/>
        <w:rPr>
          <w:rFonts w:asciiTheme="majorHAnsi" w:eastAsia="Arial" w:hAnsiTheme="majorHAnsi" w:cstheme="majorHAnsi"/>
        </w:rPr>
      </w:pPr>
      <w:r w:rsidRPr="00784751">
        <w:rPr>
          <w:rFonts w:asciiTheme="majorHAnsi" w:eastAsia="Arial" w:hAnsiTheme="majorHAnsi" w:cstheme="majorHAnsi"/>
        </w:rPr>
        <w:t xml:space="preserve"> </w:t>
      </w:r>
    </w:p>
    <w:p w14:paraId="7349BB9E" w14:textId="77777777" w:rsidR="00550359" w:rsidRPr="00784751" w:rsidRDefault="00550359" w:rsidP="003803B1">
      <w:pPr>
        <w:spacing w:line="360" w:lineRule="auto"/>
        <w:rPr>
          <w:rFonts w:asciiTheme="majorHAnsi" w:hAnsiTheme="majorHAnsi" w:cstheme="majorHAnsi"/>
          <w:b/>
          <w:bCs/>
        </w:rPr>
      </w:pPr>
      <w:r w:rsidRPr="00784751">
        <w:rPr>
          <w:rFonts w:asciiTheme="majorHAnsi" w:hAnsiTheme="majorHAnsi" w:cstheme="majorHAnsi"/>
          <w:b/>
          <w:bCs/>
        </w:rPr>
        <w:br w:type="page"/>
      </w:r>
    </w:p>
    <w:p w14:paraId="7439AF10" w14:textId="1FD61754" w:rsidR="00BD041A" w:rsidRPr="00784751" w:rsidRDefault="00602BF5" w:rsidP="003803B1">
      <w:pPr>
        <w:spacing w:line="360" w:lineRule="auto"/>
        <w:rPr>
          <w:rFonts w:asciiTheme="majorHAnsi" w:hAnsiTheme="majorHAnsi" w:cstheme="majorHAnsi"/>
        </w:rPr>
      </w:pPr>
      <w:r w:rsidRPr="00784751">
        <w:rPr>
          <w:rFonts w:asciiTheme="majorHAnsi" w:hAnsiTheme="majorHAnsi" w:cstheme="majorHAnsi"/>
          <w:b/>
          <w:bCs/>
        </w:rPr>
        <w:lastRenderedPageBreak/>
        <w:t>Table 4</w:t>
      </w:r>
    </w:p>
    <w:p w14:paraId="7439AF11" w14:textId="77777777" w:rsidR="00BD041A" w:rsidRPr="00784751" w:rsidRDefault="00602BF5" w:rsidP="003803B1">
      <w:pPr>
        <w:spacing w:line="360" w:lineRule="auto"/>
        <w:rPr>
          <w:rFonts w:asciiTheme="majorHAnsi" w:hAnsiTheme="majorHAnsi" w:cstheme="majorHAnsi"/>
        </w:rPr>
      </w:pPr>
      <w:r w:rsidRPr="001D4A5D">
        <w:rPr>
          <w:rFonts w:asciiTheme="majorHAnsi" w:hAnsiTheme="majorHAnsi" w:cstheme="majorHAnsi"/>
          <w:i/>
          <w:iCs/>
          <w:highlight w:val="yellow"/>
          <w:rPrChange w:id="307" w:author="Kerith Conron" w:date="2026-03-04T16:17:00Z" w16du:dateUtc="2026-03-04T21:17:00Z">
            <w:rPr>
              <w:rFonts w:asciiTheme="majorHAnsi" w:hAnsiTheme="majorHAnsi" w:cstheme="majorHAnsi"/>
              <w:i/>
              <w:iCs/>
            </w:rPr>
          </w:rPrChange>
        </w:rPr>
        <w:t>Logit Models: Intent to Attend 4-Year College, by Sexual Orientation</w:t>
      </w:r>
    </w:p>
    <w:tbl>
      <w:tblPr>
        <w:tblStyle w:val="a2"/>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BD041A" w:rsidRPr="00784751" w14:paraId="7439AF15" w14:textId="77777777" w:rsidTr="001B2966">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7439AF12"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439AF13"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(1)</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439AF1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(2)</w:t>
            </w:r>
          </w:p>
        </w:tc>
      </w:tr>
      <w:tr w:rsidR="00BD041A" w:rsidRPr="00784751" w14:paraId="7439AF1D" w14:textId="77777777" w:rsidTr="001B2966">
        <w:trPr>
          <w:trHeight w:val="232"/>
        </w:trPr>
        <w:tc>
          <w:tcPr>
            <w:tcW w:w="1839" w:type="pct"/>
            <w:tcMar>
              <w:top w:w="0" w:type="dxa"/>
              <w:left w:w="100" w:type="dxa"/>
              <w:bottom w:w="0" w:type="dxa"/>
              <w:right w:w="100" w:type="dxa"/>
            </w:tcMar>
            <w:vAlign w:val="center"/>
          </w:tcPr>
          <w:p w14:paraId="7439AF1A" w14:textId="5EDAF8F3"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Gay or </w:t>
            </w:r>
            <w:r w:rsidR="00B7033B">
              <w:rPr>
                <w:rFonts w:asciiTheme="majorHAnsi" w:hAnsiTheme="majorHAnsi" w:cstheme="majorHAnsi"/>
                <w:sz w:val="20"/>
                <w:szCs w:val="20"/>
              </w:rPr>
              <w:t>l</w:t>
            </w:r>
            <w:r w:rsidRPr="00784751">
              <w:rPr>
                <w:rFonts w:asciiTheme="majorHAnsi" w:hAnsiTheme="majorHAnsi" w:cstheme="majorHAnsi"/>
                <w:sz w:val="20"/>
                <w:szCs w:val="20"/>
              </w:rPr>
              <w:t>esbian</w:t>
            </w:r>
          </w:p>
        </w:tc>
        <w:tc>
          <w:tcPr>
            <w:tcW w:w="1581" w:type="pct"/>
            <w:tcMar>
              <w:top w:w="0" w:type="dxa"/>
              <w:left w:w="100" w:type="dxa"/>
              <w:bottom w:w="0" w:type="dxa"/>
              <w:right w:w="100" w:type="dxa"/>
            </w:tcMar>
            <w:vAlign w:val="center"/>
          </w:tcPr>
          <w:p w14:paraId="7439AF1B"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0.526</w:t>
            </w:r>
            <w:r w:rsidRPr="0078475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439AF1C"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0.404</w:t>
            </w:r>
            <w:r w:rsidRPr="00784751">
              <w:rPr>
                <w:rFonts w:asciiTheme="majorHAnsi" w:hAnsiTheme="majorHAnsi" w:cstheme="majorHAnsi"/>
                <w:sz w:val="20"/>
                <w:szCs w:val="20"/>
                <w:vertAlign w:val="superscript"/>
              </w:rPr>
              <w:t>***</w:t>
            </w:r>
          </w:p>
        </w:tc>
      </w:tr>
      <w:tr w:rsidR="00BD041A" w:rsidRPr="00784751" w14:paraId="7439AF21" w14:textId="77777777" w:rsidTr="001B2966">
        <w:trPr>
          <w:trHeight w:val="270"/>
        </w:trPr>
        <w:tc>
          <w:tcPr>
            <w:tcW w:w="1839" w:type="pct"/>
            <w:tcMar>
              <w:top w:w="0" w:type="dxa"/>
              <w:left w:w="100" w:type="dxa"/>
              <w:bottom w:w="0" w:type="dxa"/>
              <w:right w:w="100" w:type="dxa"/>
            </w:tcMar>
            <w:vAlign w:val="center"/>
          </w:tcPr>
          <w:p w14:paraId="7439AF1E"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1F"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(0.124)</w:t>
            </w:r>
          </w:p>
        </w:tc>
        <w:tc>
          <w:tcPr>
            <w:tcW w:w="1581" w:type="pct"/>
            <w:tcMar>
              <w:top w:w="0" w:type="dxa"/>
              <w:left w:w="100" w:type="dxa"/>
              <w:bottom w:w="0" w:type="dxa"/>
              <w:right w:w="100" w:type="dxa"/>
            </w:tcMar>
            <w:vAlign w:val="center"/>
          </w:tcPr>
          <w:p w14:paraId="7439AF2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(0.131)</w:t>
            </w:r>
          </w:p>
        </w:tc>
      </w:tr>
      <w:tr w:rsidR="00BD041A" w:rsidRPr="00784751" w14:paraId="7439AF25" w14:textId="77777777" w:rsidTr="001B2966">
        <w:trPr>
          <w:trHeight w:val="270"/>
        </w:trPr>
        <w:tc>
          <w:tcPr>
            <w:tcW w:w="1839" w:type="pct"/>
            <w:tcMar>
              <w:top w:w="0" w:type="dxa"/>
              <w:left w:w="100" w:type="dxa"/>
              <w:bottom w:w="0" w:type="dxa"/>
              <w:right w:w="100" w:type="dxa"/>
            </w:tcMar>
            <w:vAlign w:val="center"/>
          </w:tcPr>
          <w:p w14:paraId="7439AF22"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23" w14:textId="2EF6B334" w:rsidR="00BD041A" w:rsidRPr="00784751" w:rsidRDefault="00BD041A" w:rsidP="00784751">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7439AF24" w14:textId="4945B026" w:rsidR="00BD041A" w:rsidRPr="00784751" w:rsidRDefault="00BD041A" w:rsidP="00784751">
            <w:pPr>
              <w:ind w:left="-120"/>
              <w:jc w:val="center"/>
              <w:rPr>
                <w:rFonts w:asciiTheme="majorHAnsi" w:hAnsiTheme="majorHAnsi" w:cstheme="majorHAnsi"/>
                <w:sz w:val="20"/>
                <w:szCs w:val="20"/>
              </w:rPr>
            </w:pPr>
          </w:p>
        </w:tc>
      </w:tr>
      <w:tr w:rsidR="00BD041A" w:rsidRPr="00784751" w14:paraId="7439AF29" w14:textId="77777777" w:rsidTr="001B2966">
        <w:trPr>
          <w:trHeight w:val="330"/>
        </w:trPr>
        <w:tc>
          <w:tcPr>
            <w:tcW w:w="1839" w:type="pct"/>
            <w:tcMar>
              <w:top w:w="0" w:type="dxa"/>
              <w:left w:w="100" w:type="dxa"/>
              <w:bottom w:w="0" w:type="dxa"/>
              <w:right w:w="100" w:type="dxa"/>
            </w:tcMar>
            <w:vAlign w:val="center"/>
          </w:tcPr>
          <w:p w14:paraId="7439AF26" w14:textId="7FD2B912"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Bisexual/</w:t>
            </w:r>
            <w:r w:rsidR="00B7033B">
              <w:rPr>
                <w:rFonts w:asciiTheme="majorHAnsi" w:hAnsiTheme="majorHAnsi" w:cstheme="majorHAnsi"/>
                <w:sz w:val="20"/>
                <w:szCs w:val="20"/>
              </w:rPr>
              <w:t>p</w:t>
            </w:r>
            <w:r w:rsidRPr="00784751">
              <w:rPr>
                <w:rFonts w:asciiTheme="majorHAnsi" w:hAnsiTheme="majorHAnsi" w:cstheme="majorHAnsi"/>
                <w:sz w:val="20"/>
                <w:szCs w:val="20"/>
              </w:rPr>
              <w:t>ansexual/</w:t>
            </w:r>
            <w:r w:rsidR="00B7033B">
              <w:rPr>
                <w:rFonts w:asciiTheme="majorHAnsi" w:hAnsiTheme="majorHAnsi" w:cstheme="majorHAnsi"/>
                <w:sz w:val="20"/>
                <w:szCs w:val="20"/>
              </w:rPr>
              <w:t>o</w:t>
            </w:r>
            <w:r w:rsidRPr="00784751">
              <w:rPr>
                <w:rFonts w:asciiTheme="majorHAnsi" w:hAnsiTheme="majorHAnsi" w:cstheme="majorHAnsi"/>
                <w:sz w:val="20"/>
                <w:szCs w:val="20"/>
              </w:rPr>
              <w:t>mnisexual</w:t>
            </w:r>
          </w:p>
        </w:tc>
        <w:tc>
          <w:tcPr>
            <w:tcW w:w="1581" w:type="pct"/>
            <w:tcMar>
              <w:top w:w="0" w:type="dxa"/>
              <w:left w:w="100" w:type="dxa"/>
              <w:bottom w:w="0" w:type="dxa"/>
              <w:right w:w="100" w:type="dxa"/>
            </w:tcMar>
            <w:vAlign w:val="center"/>
          </w:tcPr>
          <w:p w14:paraId="7439AF27"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0.344</w:t>
            </w:r>
            <w:r w:rsidRPr="0078475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439AF28"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0.298</w:t>
            </w:r>
            <w:r w:rsidRPr="00784751">
              <w:rPr>
                <w:rFonts w:asciiTheme="majorHAnsi" w:hAnsiTheme="majorHAnsi" w:cstheme="majorHAnsi"/>
                <w:sz w:val="20"/>
                <w:szCs w:val="20"/>
                <w:vertAlign w:val="superscript"/>
              </w:rPr>
              <w:t>***</w:t>
            </w:r>
          </w:p>
        </w:tc>
      </w:tr>
      <w:tr w:rsidR="00BD041A" w:rsidRPr="00784751" w14:paraId="7439AF2D" w14:textId="77777777" w:rsidTr="001B2966">
        <w:trPr>
          <w:trHeight w:val="270"/>
        </w:trPr>
        <w:tc>
          <w:tcPr>
            <w:tcW w:w="1839" w:type="pct"/>
            <w:tcMar>
              <w:top w:w="0" w:type="dxa"/>
              <w:left w:w="100" w:type="dxa"/>
              <w:bottom w:w="0" w:type="dxa"/>
              <w:right w:w="100" w:type="dxa"/>
            </w:tcMar>
            <w:vAlign w:val="center"/>
          </w:tcPr>
          <w:p w14:paraId="7439AF2A"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2B"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(0.069)</w:t>
            </w:r>
          </w:p>
        </w:tc>
        <w:tc>
          <w:tcPr>
            <w:tcW w:w="1581" w:type="pct"/>
            <w:tcMar>
              <w:top w:w="0" w:type="dxa"/>
              <w:left w:w="100" w:type="dxa"/>
              <w:bottom w:w="0" w:type="dxa"/>
              <w:right w:w="100" w:type="dxa"/>
            </w:tcMar>
            <w:vAlign w:val="center"/>
          </w:tcPr>
          <w:p w14:paraId="7439AF2C"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(0.073)</w:t>
            </w:r>
          </w:p>
        </w:tc>
      </w:tr>
      <w:tr w:rsidR="00BD041A" w:rsidRPr="00784751" w14:paraId="7439AF31" w14:textId="77777777" w:rsidTr="001B2966">
        <w:trPr>
          <w:trHeight w:val="270"/>
        </w:trPr>
        <w:tc>
          <w:tcPr>
            <w:tcW w:w="1839" w:type="pct"/>
            <w:tcMar>
              <w:top w:w="0" w:type="dxa"/>
              <w:left w:w="100" w:type="dxa"/>
              <w:bottom w:w="0" w:type="dxa"/>
              <w:right w:w="100" w:type="dxa"/>
            </w:tcMar>
            <w:vAlign w:val="center"/>
          </w:tcPr>
          <w:p w14:paraId="7439AF2E"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2F" w14:textId="11838EFA" w:rsidR="00BD041A" w:rsidRPr="00784751" w:rsidRDefault="00BD041A" w:rsidP="00784751">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7439AF30" w14:textId="7F10D93E" w:rsidR="00BD041A" w:rsidRPr="00784751" w:rsidRDefault="00BD041A" w:rsidP="00784751">
            <w:pPr>
              <w:ind w:left="-120"/>
              <w:jc w:val="center"/>
              <w:rPr>
                <w:rFonts w:asciiTheme="majorHAnsi" w:hAnsiTheme="majorHAnsi" w:cstheme="majorHAnsi"/>
                <w:sz w:val="20"/>
                <w:szCs w:val="20"/>
              </w:rPr>
            </w:pPr>
          </w:p>
        </w:tc>
      </w:tr>
      <w:tr w:rsidR="00BD041A" w:rsidRPr="00784751" w14:paraId="7439AF35" w14:textId="77777777" w:rsidTr="001B2966">
        <w:trPr>
          <w:trHeight w:val="330"/>
        </w:trPr>
        <w:tc>
          <w:tcPr>
            <w:tcW w:w="1839" w:type="pct"/>
            <w:tcMar>
              <w:top w:w="0" w:type="dxa"/>
              <w:left w:w="100" w:type="dxa"/>
              <w:bottom w:w="0" w:type="dxa"/>
              <w:right w:w="100" w:type="dxa"/>
            </w:tcMar>
            <w:vAlign w:val="center"/>
          </w:tcPr>
          <w:p w14:paraId="7439AF32" w14:textId="79D588ED"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Asexual/</w:t>
            </w:r>
            <w:r w:rsidR="00B7033B">
              <w:rPr>
                <w:rFonts w:asciiTheme="majorHAnsi" w:hAnsiTheme="majorHAnsi" w:cstheme="majorHAnsi"/>
                <w:sz w:val="20"/>
                <w:szCs w:val="20"/>
              </w:rPr>
              <w:t>a</w:t>
            </w:r>
            <w:r w:rsidRPr="00784751">
              <w:rPr>
                <w:rFonts w:asciiTheme="majorHAnsi" w:hAnsiTheme="majorHAnsi" w:cstheme="majorHAnsi"/>
                <w:sz w:val="20"/>
                <w:szCs w:val="20"/>
              </w:rPr>
              <w:t>romantic/</w:t>
            </w:r>
            <w:r w:rsidR="00B7033B">
              <w:rPr>
                <w:rFonts w:asciiTheme="majorHAnsi" w:hAnsiTheme="majorHAnsi" w:cstheme="majorHAnsi"/>
                <w:sz w:val="20"/>
                <w:szCs w:val="20"/>
              </w:rPr>
              <w:t>d</w:t>
            </w:r>
            <w:r w:rsidRPr="00784751">
              <w:rPr>
                <w:rFonts w:asciiTheme="majorHAnsi" w:hAnsiTheme="majorHAnsi" w:cstheme="majorHAnsi"/>
                <w:sz w:val="20"/>
                <w:szCs w:val="20"/>
              </w:rPr>
              <w:t>emisexual</w:t>
            </w:r>
          </w:p>
        </w:tc>
        <w:tc>
          <w:tcPr>
            <w:tcW w:w="1581" w:type="pct"/>
            <w:tcMar>
              <w:top w:w="0" w:type="dxa"/>
              <w:left w:w="100" w:type="dxa"/>
              <w:bottom w:w="0" w:type="dxa"/>
              <w:right w:w="100" w:type="dxa"/>
            </w:tcMar>
            <w:vAlign w:val="center"/>
          </w:tcPr>
          <w:p w14:paraId="7439AF33"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0.475</w:t>
            </w:r>
            <w:r w:rsidRPr="0078475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439AF3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0.174</w:t>
            </w:r>
          </w:p>
        </w:tc>
      </w:tr>
      <w:tr w:rsidR="00BD041A" w:rsidRPr="00784751" w14:paraId="7439AF39" w14:textId="77777777" w:rsidTr="001B2966">
        <w:trPr>
          <w:trHeight w:val="270"/>
        </w:trPr>
        <w:tc>
          <w:tcPr>
            <w:tcW w:w="1839" w:type="pct"/>
            <w:tcMar>
              <w:top w:w="0" w:type="dxa"/>
              <w:left w:w="100" w:type="dxa"/>
              <w:bottom w:w="0" w:type="dxa"/>
              <w:right w:w="100" w:type="dxa"/>
            </w:tcMar>
            <w:vAlign w:val="center"/>
          </w:tcPr>
          <w:p w14:paraId="7439AF36"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37"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(0.163)</w:t>
            </w:r>
          </w:p>
        </w:tc>
        <w:tc>
          <w:tcPr>
            <w:tcW w:w="1581" w:type="pct"/>
            <w:tcMar>
              <w:top w:w="0" w:type="dxa"/>
              <w:left w:w="100" w:type="dxa"/>
              <w:bottom w:w="0" w:type="dxa"/>
              <w:right w:w="100" w:type="dxa"/>
            </w:tcMar>
            <w:vAlign w:val="center"/>
          </w:tcPr>
          <w:p w14:paraId="7439AF3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(0.175)</w:t>
            </w:r>
          </w:p>
        </w:tc>
      </w:tr>
      <w:tr w:rsidR="00BD041A" w:rsidRPr="00784751" w14:paraId="7439AF3D" w14:textId="77777777" w:rsidTr="001B2966">
        <w:trPr>
          <w:trHeight w:val="270"/>
        </w:trPr>
        <w:tc>
          <w:tcPr>
            <w:tcW w:w="1839" w:type="pct"/>
            <w:tcMar>
              <w:top w:w="0" w:type="dxa"/>
              <w:left w:w="100" w:type="dxa"/>
              <w:bottom w:w="0" w:type="dxa"/>
              <w:right w:w="100" w:type="dxa"/>
            </w:tcMar>
            <w:vAlign w:val="center"/>
          </w:tcPr>
          <w:p w14:paraId="7439AF3A"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3B" w14:textId="446B2A37" w:rsidR="00BD041A" w:rsidRPr="00784751" w:rsidRDefault="00BD041A" w:rsidP="00784751">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7439AF3C" w14:textId="5E3F6236" w:rsidR="00BD041A" w:rsidRPr="00784751" w:rsidRDefault="00BD041A" w:rsidP="00784751">
            <w:pPr>
              <w:ind w:left="-120"/>
              <w:jc w:val="center"/>
              <w:rPr>
                <w:rFonts w:asciiTheme="majorHAnsi" w:hAnsiTheme="majorHAnsi" w:cstheme="majorHAnsi"/>
                <w:sz w:val="20"/>
                <w:szCs w:val="20"/>
              </w:rPr>
            </w:pPr>
          </w:p>
        </w:tc>
      </w:tr>
      <w:tr w:rsidR="00BD041A" w:rsidRPr="00784751" w14:paraId="7439AF41" w14:textId="77777777" w:rsidTr="001B2966">
        <w:trPr>
          <w:trHeight w:val="330"/>
        </w:trPr>
        <w:tc>
          <w:tcPr>
            <w:tcW w:w="1839" w:type="pct"/>
            <w:tcMar>
              <w:top w:w="0" w:type="dxa"/>
              <w:left w:w="100" w:type="dxa"/>
              <w:bottom w:w="0" w:type="dxa"/>
              <w:right w:w="100" w:type="dxa"/>
            </w:tcMar>
            <w:vAlign w:val="center"/>
          </w:tcPr>
          <w:p w14:paraId="7439AF3E" w14:textId="2F3F62D9"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Other/</w:t>
            </w:r>
            <w:r w:rsidR="00B7033B">
              <w:rPr>
                <w:rFonts w:asciiTheme="majorHAnsi" w:hAnsiTheme="majorHAnsi" w:cstheme="majorHAnsi"/>
                <w:sz w:val="20"/>
                <w:szCs w:val="20"/>
              </w:rPr>
              <w:t>q</w:t>
            </w:r>
            <w:r w:rsidRPr="00784751">
              <w:rPr>
                <w:rFonts w:asciiTheme="majorHAnsi" w:hAnsiTheme="majorHAnsi" w:cstheme="majorHAnsi"/>
                <w:sz w:val="20"/>
                <w:szCs w:val="20"/>
              </w:rPr>
              <w:t>ueer/</w:t>
            </w:r>
            <w:r w:rsidR="00B7033B">
              <w:rPr>
                <w:rFonts w:asciiTheme="majorHAnsi" w:hAnsiTheme="majorHAnsi" w:cstheme="majorHAnsi"/>
                <w:sz w:val="20"/>
                <w:szCs w:val="20"/>
              </w:rPr>
              <w:t>q</w:t>
            </w:r>
            <w:r w:rsidRPr="00784751">
              <w:rPr>
                <w:rFonts w:asciiTheme="majorHAnsi" w:hAnsiTheme="majorHAnsi" w:cstheme="majorHAnsi"/>
                <w:sz w:val="20"/>
                <w:szCs w:val="20"/>
              </w:rPr>
              <w:t>uestioning</w:t>
            </w:r>
          </w:p>
        </w:tc>
        <w:tc>
          <w:tcPr>
            <w:tcW w:w="1581" w:type="pct"/>
            <w:tcMar>
              <w:top w:w="0" w:type="dxa"/>
              <w:left w:w="100" w:type="dxa"/>
              <w:bottom w:w="0" w:type="dxa"/>
              <w:right w:w="100" w:type="dxa"/>
            </w:tcMar>
            <w:vAlign w:val="center"/>
          </w:tcPr>
          <w:p w14:paraId="7439AF3F"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0.346</w:t>
            </w:r>
            <w:r w:rsidRPr="0078475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439AF4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0.170</w:t>
            </w:r>
          </w:p>
        </w:tc>
      </w:tr>
      <w:tr w:rsidR="00BD041A" w:rsidRPr="00784751" w14:paraId="7439AF45" w14:textId="77777777" w:rsidTr="001B2966">
        <w:trPr>
          <w:trHeight w:val="270"/>
        </w:trPr>
        <w:tc>
          <w:tcPr>
            <w:tcW w:w="1839" w:type="pct"/>
            <w:tcMar>
              <w:top w:w="0" w:type="dxa"/>
              <w:left w:w="100" w:type="dxa"/>
              <w:bottom w:w="0" w:type="dxa"/>
              <w:right w:w="100" w:type="dxa"/>
            </w:tcMar>
            <w:vAlign w:val="center"/>
          </w:tcPr>
          <w:p w14:paraId="7439AF42"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43"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(0.187)</w:t>
            </w:r>
          </w:p>
        </w:tc>
        <w:tc>
          <w:tcPr>
            <w:tcW w:w="1581" w:type="pct"/>
            <w:tcMar>
              <w:top w:w="0" w:type="dxa"/>
              <w:left w:w="100" w:type="dxa"/>
              <w:bottom w:w="0" w:type="dxa"/>
              <w:right w:w="100" w:type="dxa"/>
            </w:tcMar>
            <w:vAlign w:val="center"/>
          </w:tcPr>
          <w:p w14:paraId="7439AF4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(0.199)</w:t>
            </w:r>
          </w:p>
        </w:tc>
      </w:tr>
      <w:tr w:rsidR="00BD041A" w:rsidRPr="00784751" w14:paraId="7439AF49" w14:textId="77777777" w:rsidTr="001B2966">
        <w:trPr>
          <w:trHeight w:val="270"/>
        </w:trPr>
        <w:tc>
          <w:tcPr>
            <w:tcW w:w="1839" w:type="pct"/>
            <w:tcMar>
              <w:top w:w="0" w:type="dxa"/>
              <w:left w:w="100" w:type="dxa"/>
              <w:bottom w:w="0" w:type="dxa"/>
              <w:right w:w="100" w:type="dxa"/>
            </w:tcMar>
            <w:vAlign w:val="center"/>
          </w:tcPr>
          <w:p w14:paraId="7439AF46"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47" w14:textId="40A7907A" w:rsidR="00BD041A" w:rsidRPr="00784751" w:rsidRDefault="00BD041A" w:rsidP="00784751">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7439AF48" w14:textId="775E7082" w:rsidR="00BD041A" w:rsidRPr="00784751" w:rsidRDefault="00BD041A" w:rsidP="00784751">
            <w:pPr>
              <w:ind w:left="-120"/>
              <w:jc w:val="center"/>
              <w:rPr>
                <w:rFonts w:asciiTheme="majorHAnsi" w:hAnsiTheme="majorHAnsi" w:cstheme="majorHAnsi"/>
                <w:sz w:val="20"/>
                <w:szCs w:val="20"/>
              </w:rPr>
            </w:pPr>
          </w:p>
        </w:tc>
      </w:tr>
      <w:tr w:rsidR="00BD041A" w:rsidRPr="00784751" w14:paraId="7439AF4D" w14:textId="77777777" w:rsidTr="001B2966">
        <w:trPr>
          <w:trHeight w:val="270"/>
        </w:trPr>
        <w:tc>
          <w:tcPr>
            <w:tcW w:w="1839" w:type="pct"/>
            <w:tcMar>
              <w:top w:w="0" w:type="dxa"/>
              <w:left w:w="100" w:type="dxa"/>
              <w:bottom w:w="0" w:type="dxa"/>
              <w:right w:w="100" w:type="dxa"/>
            </w:tcMar>
            <w:vAlign w:val="center"/>
          </w:tcPr>
          <w:p w14:paraId="7439AF4A" w14:textId="083E541B"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Prefer </w:t>
            </w:r>
            <w:r w:rsidR="00B7033B">
              <w:rPr>
                <w:rFonts w:asciiTheme="majorHAnsi" w:hAnsiTheme="majorHAnsi" w:cstheme="majorHAnsi"/>
                <w:sz w:val="20"/>
                <w:szCs w:val="20"/>
              </w:rPr>
              <w:t>n</w:t>
            </w:r>
            <w:r w:rsidRPr="00784751">
              <w:rPr>
                <w:rFonts w:asciiTheme="majorHAnsi" w:hAnsiTheme="majorHAnsi" w:cstheme="majorHAnsi"/>
                <w:sz w:val="20"/>
                <w:szCs w:val="20"/>
              </w:rPr>
              <w:t xml:space="preserve">ot to </w:t>
            </w:r>
            <w:r w:rsidR="00B7033B">
              <w:rPr>
                <w:rFonts w:asciiTheme="majorHAnsi" w:hAnsiTheme="majorHAnsi" w:cstheme="majorHAnsi"/>
                <w:sz w:val="20"/>
                <w:szCs w:val="20"/>
              </w:rPr>
              <w:t>s</w:t>
            </w:r>
            <w:r w:rsidRPr="00784751">
              <w:rPr>
                <w:rFonts w:asciiTheme="majorHAnsi" w:hAnsiTheme="majorHAnsi" w:cstheme="majorHAnsi"/>
                <w:sz w:val="20"/>
                <w:szCs w:val="20"/>
              </w:rPr>
              <w:t>ay</w:t>
            </w:r>
          </w:p>
        </w:tc>
        <w:tc>
          <w:tcPr>
            <w:tcW w:w="1581" w:type="pct"/>
            <w:tcMar>
              <w:top w:w="0" w:type="dxa"/>
              <w:left w:w="100" w:type="dxa"/>
              <w:bottom w:w="0" w:type="dxa"/>
              <w:right w:w="100" w:type="dxa"/>
            </w:tcMar>
            <w:vAlign w:val="center"/>
          </w:tcPr>
          <w:p w14:paraId="7439AF4B"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0.001</w:t>
            </w:r>
          </w:p>
        </w:tc>
        <w:tc>
          <w:tcPr>
            <w:tcW w:w="1581" w:type="pct"/>
            <w:tcMar>
              <w:top w:w="0" w:type="dxa"/>
              <w:left w:w="100" w:type="dxa"/>
              <w:bottom w:w="0" w:type="dxa"/>
              <w:right w:w="100" w:type="dxa"/>
            </w:tcMar>
            <w:vAlign w:val="center"/>
          </w:tcPr>
          <w:p w14:paraId="7439AF4C"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-0.107</w:t>
            </w:r>
          </w:p>
        </w:tc>
      </w:tr>
      <w:tr w:rsidR="00BD041A" w:rsidRPr="00784751" w14:paraId="7439AF51" w14:textId="77777777" w:rsidTr="001B2966">
        <w:trPr>
          <w:trHeight w:val="285"/>
        </w:trPr>
        <w:tc>
          <w:tcPr>
            <w:tcW w:w="1839" w:type="pct"/>
            <w:tcBorders>
              <w:bottom w:val="single" w:sz="8" w:space="0" w:color="000000"/>
            </w:tcBorders>
            <w:tcMar>
              <w:top w:w="0" w:type="dxa"/>
              <w:left w:w="100" w:type="dxa"/>
              <w:bottom w:w="0" w:type="dxa"/>
              <w:right w:w="100" w:type="dxa"/>
            </w:tcMar>
            <w:vAlign w:val="center"/>
          </w:tcPr>
          <w:p w14:paraId="7439AF4E"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7439AF4F"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(0.094)</w:t>
            </w:r>
          </w:p>
        </w:tc>
        <w:tc>
          <w:tcPr>
            <w:tcW w:w="1581" w:type="pct"/>
            <w:tcBorders>
              <w:bottom w:val="single" w:sz="8" w:space="0" w:color="000000"/>
            </w:tcBorders>
            <w:tcMar>
              <w:top w:w="0" w:type="dxa"/>
              <w:left w:w="100" w:type="dxa"/>
              <w:bottom w:w="0" w:type="dxa"/>
              <w:right w:w="100" w:type="dxa"/>
            </w:tcMar>
            <w:vAlign w:val="center"/>
          </w:tcPr>
          <w:p w14:paraId="7439AF5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(0.101)</w:t>
            </w:r>
          </w:p>
        </w:tc>
      </w:tr>
      <w:tr w:rsidR="00BD041A" w:rsidRPr="00784751" w14:paraId="7439AF55" w14:textId="77777777" w:rsidTr="001B2966">
        <w:trPr>
          <w:trHeight w:val="285"/>
        </w:trPr>
        <w:tc>
          <w:tcPr>
            <w:tcW w:w="1839" w:type="pct"/>
            <w:tcMar>
              <w:top w:w="0" w:type="dxa"/>
              <w:left w:w="100" w:type="dxa"/>
              <w:bottom w:w="0" w:type="dxa"/>
              <w:right w:w="100" w:type="dxa"/>
            </w:tcMar>
            <w:vAlign w:val="center"/>
          </w:tcPr>
          <w:p w14:paraId="7439AF52"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7439AF53"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7481</w:t>
            </w:r>
          </w:p>
        </w:tc>
        <w:tc>
          <w:tcPr>
            <w:tcW w:w="1581" w:type="pct"/>
            <w:tcMar>
              <w:top w:w="0" w:type="dxa"/>
              <w:left w:w="100" w:type="dxa"/>
              <w:bottom w:w="0" w:type="dxa"/>
              <w:right w:w="100" w:type="dxa"/>
            </w:tcMar>
            <w:vAlign w:val="center"/>
          </w:tcPr>
          <w:p w14:paraId="7439AF5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7456</w:t>
            </w:r>
          </w:p>
        </w:tc>
      </w:tr>
      <w:tr w:rsidR="00BD041A" w:rsidRPr="00784751" w14:paraId="7439AF59" w14:textId="77777777" w:rsidTr="001B2966">
        <w:trPr>
          <w:trHeight w:val="285"/>
        </w:trPr>
        <w:tc>
          <w:tcPr>
            <w:tcW w:w="1839" w:type="pct"/>
            <w:tcBorders>
              <w:bottom w:val="single" w:sz="8" w:space="0" w:color="000000"/>
            </w:tcBorders>
            <w:tcMar>
              <w:top w:w="0" w:type="dxa"/>
              <w:left w:w="100" w:type="dxa"/>
              <w:bottom w:w="0" w:type="dxa"/>
              <w:right w:w="100" w:type="dxa"/>
            </w:tcMar>
            <w:vAlign w:val="center"/>
          </w:tcPr>
          <w:p w14:paraId="7439AF56" w14:textId="16752DF1"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Demographic </w:t>
            </w:r>
            <w:r w:rsidR="00B7033B">
              <w:rPr>
                <w:rFonts w:asciiTheme="majorHAnsi" w:hAnsiTheme="majorHAnsi" w:cstheme="majorHAnsi"/>
                <w:sz w:val="20"/>
                <w:szCs w:val="20"/>
              </w:rPr>
              <w:t>c</w:t>
            </w:r>
            <w:r w:rsidRPr="00784751">
              <w:rPr>
                <w:rFonts w:asciiTheme="majorHAnsi" w:hAnsiTheme="majorHAnsi" w:cstheme="majorHAnsi"/>
                <w:sz w:val="20"/>
                <w:szCs w:val="20"/>
              </w:rPr>
              <w:t>ontrols</w:t>
            </w:r>
          </w:p>
        </w:tc>
        <w:tc>
          <w:tcPr>
            <w:tcW w:w="1581" w:type="pct"/>
            <w:tcBorders>
              <w:bottom w:val="single" w:sz="8" w:space="0" w:color="000000"/>
            </w:tcBorders>
            <w:tcMar>
              <w:top w:w="0" w:type="dxa"/>
              <w:left w:w="100" w:type="dxa"/>
              <w:bottom w:w="0" w:type="dxa"/>
              <w:right w:w="100" w:type="dxa"/>
            </w:tcMar>
            <w:vAlign w:val="center"/>
          </w:tcPr>
          <w:p w14:paraId="7439AF57"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No</w:t>
            </w:r>
          </w:p>
        </w:tc>
        <w:tc>
          <w:tcPr>
            <w:tcW w:w="1581" w:type="pct"/>
            <w:tcBorders>
              <w:bottom w:val="single" w:sz="8" w:space="0" w:color="000000"/>
            </w:tcBorders>
            <w:tcMar>
              <w:top w:w="0" w:type="dxa"/>
              <w:left w:w="100" w:type="dxa"/>
              <w:bottom w:w="0" w:type="dxa"/>
              <w:right w:w="100" w:type="dxa"/>
            </w:tcMar>
            <w:vAlign w:val="center"/>
          </w:tcPr>
          <w:p w14:paraId="7439AF5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Yes</w:t>
            </w:r>
          </w:p>
        </w:tc>
      </w:tr>
    </w:tbl>
    <w:p w14:paraId="7439AF5A" w14:textId="4BF7D909" w:rsidR="00BD041A" w:rsidRPr="00784751" w:rsidRDefault="000033F5" w:rsidP="00784751">
      <w:pPr>
        <w:rPr>
          <w:rFonts w:asciiTheme="majorHAnsi" w:hAnsiTheme="majorHAnsi" w:cstheme="majorHAnsi"/>
          <w:sz w:val="20"/>
          <w:szCs w:val="20"/>
        </w:rPr>
      </w:pPr>
      <w:r w:rsidRPr="00784751">
        <w:rPr>
          <w:rFonts w:asciiTheme="majorHAnsi" w:hAnsiTheme="majorHAnsi" w:cstheme="majorHAnsi"/>
          <w:i/>
          <w:iCs/>
          <w:sz w:val="20"/>
          <w:szCs w:val="20"/>
        </w:rPr>
        <w:t>Note</w:t>
      </w:r>
      <w:r w:rsidR="00784751">
        <w:rPr>
          <w:rFonts w:asciiTheme="majorHAnsi" w:hAnsiTheme="majorHAnsi" w:cstheme="majorHAnsi"/>
          <w:sz w:val="20"/>
          <w:szCs w:val="20"/>
        </w:rPr>
        <w:t>.</w:t>
      </w:r>
      <w:r w:rsidRPr="00784751">
        <w:rPr>
          <w:rFonts w:asciiTheme="majorHAnsi" w:hAnsiTheme="majorHAnsi" w:cstheme="majorHAnsi"/>
          <w:sz w:val="20"/>
          <w:szCs w:val="20"/>
        </w:rPr>
        <w:t xml:space="preserve"> </w:t>
      </w:r>
      <w:r w:rsidR="00602BF5" w:rsidRPr="00784751">
        <w:rPr>
          <w:rFonts w:asciiTheme="majorHAnsi" w:hAnsiTheme="majorHAnsi" w:cstheme="majorHAnsi"/>
          <w:sz w:val="20"/>
          <w:szCs w:val="20"/>
        </w:rPr>
        <w:t>Standard errors in parentheses</w:t>
      </w:r>
      <w:r w:rsidR="00784751">
        <w:rPr>
          <w:rFonts w:asciiTheme="majorHAnsi" w:hAnsiTheme="majorHAnsi" w:cstheme="majorHAnsi"/>
          <w:sz w:val="20"/>
          <w:szCs w:val="20"/>
        </w:rPr>
        <w:t>.</w:t>
      </w:r>
    </w:p>
    <w:p w14:paraId="7439AF5C" w14:textId="7E4E1538" w:rsidR="00BD041A" w:rsidRPr="00784751" w:rsidRDefault="00602BF5" w:rsidP="00784751">
      <w:pPr>
        <w:spacing w:after="240" w:line="360" w:lineRule="auto"/>
        <w:rPr>
          <w:rFonts w:asciiTheme="majorHAnsi" w:hAnsiTheme="majorHAnsi" w:cstheme="majorHAnsi"/>
          <w:sz w:val="20"/>
          <w:szCs w:val="20"/>
        </w:rPr>
      </w:pP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0.10, </w:t>
      </w: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0.05, </w:t>
      </w: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0.01</w:t>
      </w:r>
    </w:p>
    <w:p w14:paraId="7439AF5E" w14:textId="1A7E28A5"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For degree aspirations (Tables 5 and 6), ordered logit results </w:t>
      </w:r>
      <w:r w:rsidR="00EE4EDD">
        <w:rPr>
          <w:rFonts w:asciiTheme="majorHAnsi" w:hAnsiTheme="majorHAnsi" w:cstheme="majorHAnsi"/>
        </w:rPr>
        <w:t>indicate</w:t>
      </w:r>
      <w:r w:rsidRPr="001B2966">
        <w:rPr>
          <w:rFonts w:asciiTheme="majorHAnsi" w:hAnsiTheme="majorHAnsi" w:cstheme="majorHAnsi"/>
        </w:rPr>
        <w:t xml:space="preserve"> that nonbinary students reported significantly higher aspirations than the reference group</w:t>
      </w:r>
      <w:r w:rsidR="00EE4EDD">
        <w:rPr>
          <w:rFonts w:asciiTheme="majorHAnsi" w:hAnsiTheme="majorHAnsi" w:cstheme="majorHAnsi"/>
        </w:rPr>
        <w:t>, cisgender men</w:t>
      </w:r>
      <w:r w:rsidRPr="001B2966">
        <w:rPr>
          <w:rFonts w:asciiTheme="majorHAnsi" w:hAnsiTheme="majorHAnsi" w:cstheme="majorHAnsi"/>
        </w:rPr>
        <w:t>, with the largest and most precisely estimated coefficient among the trans and gender expansive categories in both specifications. Transgender men also reported significantly higher degree aspirations in both the unconditional and controlled models. Gender diverse/questioning students showed a significant positive coefficient in the unconditional model, though this attenuated to marginal significance (p &lt; 0.10) with demographic controls. For transgender women, the very small sample size (</w:t>
      </w:r>
      <w:r w:rsidRPr="00EE4EDD">
        <w:rPr>
          <w:rFonts w:asciiTheme="majorHAnsi" w:hAnsiTheme="majorHAnsi" w:cstheme="majorHAnsi"/>
          <w:i/>
          <w:iCs/>
        </w:rPr>
        <w:t>n</w:t>
      </w:r>
      <w:r w:rsidRPr="001B2966">
        <w:rPr>
          <w:rFonts w:asciiTheme="majorHAnsi" w:hAnsiTheme="majorHAnsi" w:cstheme="majorHAnsi"/>
        </w:rPr>
        <w:t xml:space="preserve"> = 20) produced estimates that were too imprecise to support meaningful inference; while the descriptive patterns suggest that transgender students as a group report lower rates of certificate and associate degree aspirations and comparable or higher rates of master’s degree aspirations relative to cisgender men, the regression models lack the statistical power to confirm these patterns for this subgroup individually. We therefore direct readers to the descriptive results in Figure 2 rather than interpret these coefficients substantively. </w:t>
      </w:r>
      <w:r w:rsidR="00EE4EDD">
        <w:rPr>
          <w:rFonts w:asciiTheme="majorHAnsi" w:hAnsiTheme="majorHAnsi" w:cstheme="majorHAnsi"/>
        </w:rPr>
        <w:t>In terms of</w:t>
      </w:r>
      <w:r w:rsidRPr="001B2966">
        <w:rPr>
          <w:rFonts w:asciiTheme="majorHAnsi" w:hAnsiTheme="majorHAnsi" w:cstheme="majorHAnsi"/>
        </w:rPr>
        <w:t xml:space="preserve"> sexual orientation, gay or lesbian </w:t>
      </w:r>
      <w:r w:rsidRPr="001B2966">
        <w:rPr>
          <w:rFonts w:asciiTheme="majorHAnsi" w:hAnsiTheme="majorHAnsi" w:cstheme="majorHAnsi"/>
        </w:rPr>
        <w:lastRenderedPageBreak/>
        <w:t>and bisexual/pansexual/omnisexual students consistently reported higher degree aspirations across both specifications, while the coefficients for asexual/aromantic/demisexual and other/queer/questioning students were significant in the unconditional regressions but attenuated with the inclusion of demographic controls.</w:t>
      </w:r>
    </w:p>
    <w:p w14:paraId="7439AF5F" w14:textId="283A3007" w:rsidR="00BD041A" w:rsidRPr="001B2966" w:rsidRDefault="00602BF5" w:rsidP="003803B1">
      <w:pPr>
        <w:spacing w:line="360" w:lineRule="auto"/>
        <w:rPr>
          <w:rFonts w:asciiTheme="majorHAnsi" w:hAnsiTheme="majorHAnsi" w:cstheme="majorHAnsi"/>
          <w:b/>
          <w:bCs/>
        </w:rPr>
      </w:pPr>
      <w:r w:rsidRPr="001B2966">
        <w:rPr>
          <w:rFonts w:asciiTheme="majorHAnsi" w:hAnsiTheme="majorHAnsi" w:cstheme="majorHAnsi"/>
          <w:b/>
          <w:bCs/>
        </w:rPr>
        <w:t>Table 5</w:t>
      </w:r>
    </w:p>
    <w:p w14:paraId="7439AF60" w14:textId="77777777" w:rsidR="00BD041A" w:rsidRPr="001B2966" w:rsidRDefault="00602BF5" w:rsidP="003803B1">
      <w:pPr>
        <w:spacing w:line="360" w:lineRule="auto"/>
        <w:rPr>
          <w:rFonts w:asciiTheme="majorHAnsi" w:hAnsiTheme="majorHAnsi" w:cstheme="majorHAnsi"/>
          <w:i/>
          <w:iCs/>
        </w:rPr>
      </w:pPr>
      <w:r w:rsidRPr="001D4A5D">
        <w:rPr>
          <w:rFonts w:asciiTheme="majorHAnsi" w:hAnsiTheme="majorHAnsi" w:cstheme="majorHAnsi"/>
          <w:i/>
          <w:iCs/>
          <w:highlight w:val="yellow"/>
          <w:rPrChange w:id="308" w:author="Kerith Conron" w:date="2026-03-04T16:17:00Z" w16du:dateUtc="2026-03-04T21:17:00Z">
            <w:rPr>
              <w:rFonts w:asciiTheme="majorHAnsi" w:hAnsiTheme="majorHAnsi" w:cstheme="majorHAnsi"/>
              <w:i/>
              <w:iCs/>
            </w:rPr>
          </w:rPrChange>
        </w:rPr>
        <w:t>Ordered Logit Models: Highest Degree Plans, by Gender Identity</w:t>
      </w:r>
    </w:p>
    <w:tbl>
      <w:tblPr>
        <w:tblStyle w:val="a3"/>
        <w:tblW w:w="5000" w:type="pct"/>
        <w:tblInd w:w="0" w:type="dxa"/>
        <w:tblBorders>
          <w:top w:val="nil"/>
          <w:left w:val="nil"/>
          <w:bottom w:val="nil"/>
          <w:right w:val="nil"/>
          <w:insideH w:val="nil"/>
          <w:insideV w:val="nil"/>
        </w:tblBorders>
        <w:tblLook w:val="0600" w:firstRow="0" w:lastRow="0" w:firstColumn="0" w:lastColumn="0" w:noHBand="1" w:noVBand="1"/>
      </w:tblPr>
      <w:tblGrid>
        <w:gridCol w:w="3256"/>
        <w:gridCol w:w="3053"/>
        <w:gridCol w:w="3051"/>
      </w:tblGrid>
      <w:tr w:rsidR="00BD041A" w:rsidRPr="001B2966" w14:paraId="7439AF64" w14:textId="77777777" w:rsidTr="001B2966">
        <w:trPr>
          <w:trHeight w:val="285"/>
        </w:trPr>
        <w:tc>
          <w:tcPr>
            <w:tcW w:w="1739" w:type="pct"/>
            <w:tcBorders>
              <w:top w:val="single" w:sz="8" w:space="0" w:color="000000"/>
              <w:bottom w:val="single" w:sz="8" w:space="0" w:color="000000"/>
            </w:tcBorders>
            <w:tcMar>
              <w:top w:w="0" w:type="dxa"/>
              <w:left w:w="100" w:type="dxa"/>
              <w:bottom w:w="0" w:type="dxa"/>
              <w:right w:w="100" w:type="dxa"/>
            </w:tcMar>
            <w:vAlign w:val="center"/>
          </w:tcPr>
          <w:p w14:paraId="7439AF61"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7439AF62"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(1)</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7439AF6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(2)</w:t>
            </w:r>
          </w:p>
        </w:tc>
      </w:tr>
      <w:tr w:rsidR="00BD041A" w:rsidRPr="001B2966" w14:paraId="7439AF6C" w14:textId="77777777" w:rsidTr="001B2966">
        <w:trPr>
          <w:trHeight w:val="345"/>
        </w:trPr>
        <w:tc>
          <w:tcPr>
            <w:tcW w:w="1739" w:type="pct"/>
            <w:tcMar>
              <w:top w:w="0" w:type="dxa"/>
              <w:left w:w="100" w:type="dxa"/>
              <w:bottom w:w="0" w:type="dxa"/>
              <w:right w:w="100" w:type="dxa"/>
            </w:tcMar>
            <w:vAlign w:val="center"/>
          </w:tcPr>
          <w:p w14:paraId="7439AF69" w14:textId="52EE1F34" w:rsidR="001B2966"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Cisgender </w:t>
            </w:r>
            <w:r w:rsidR="00EE4EDD">
              <w:rPr>
                <w:rFonts w:asciiTheme="majorHAnsi" w:hAnsiTheme="majorHAnsi" w:cstheme="majorHAnsi"/>
                <w:sz w:val="20"/>
                <w:szCs w:val="20"/>
              </w:rPr>
              <w:t>w</w:t>
            </w:r>
            <w:r w:rsidRPr="001B2966">
              <w:rPr>
                <w:rFonts w:asciiTheme="majorHAnsi" w:hAnsiTheme="majorHAnsi" w:cstheme="majorHAnsi"/>
                <w:sz w:val="20"/>
                <w:szCs w:val="20"/>
              </w:rPr>
              <w:t>oman</w:t>
            </w:r>
          </w:p>
        </w:tc>
        <w:tc>
          <w:tcPr>
            <w:tcW w:w="1631" w:type="pct"/>
            <w:tcMar>
              <w:top w:w="0" w:type="dxa"/>
              <w:left w:w="100" w:type="dxa"/>
              <w:bottom w:w="0" w:type="dxa"/>
              <w:right w:w="100" w:type="dxa"/>
            </w:tcMar>
            <w:vAlign w:val="center"/>
          </w:tcPr>
          <w:p w14:paraId="7439AF6A"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0.487</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6B"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0.550</w:t>
            </w:r>
            <w:r w:rsidRPr="001B2966">
              <w:rPr>
                <w:rFonts w:asciiTheme="majorHAnsi" w:hAnsiTheme="majorHAnsi" w:cstheme="majorHAnsi"/>
                <w:sz w:val="20"/>
                <w:szCs w:val="20"/>
                <w:vertAlign w:val="superscript"/>
              </w:rPr>
              <w:t>***</w:t>
            </w:r>
          </w:p>
        </w:tc>
      </w:tr>
      <w:tr w:rsidR="00BD041A" w:rsidRPr="001B2966" w14:paraId="7439AF70" w14:textId="77777777" w:rsidTr="001B2966">
        <w:trPr>
          <w:trHeight w:val="270"/>
        </w:trPr>
        <w:tc>
          <w:tcPr>
            <w:tcW w:w="1739" w:type="pct"/>
            <w:tcMar>
              <w:top w:w="0" w:type="dxa"/>
              <w:left w:w="100" w:type="dxa"/>
              <w:bottom w:w="0" w:type="dxa"/>
              <w:right w:w="100" w:type="dxa"/>
            </w:tcMar>
            <w:vAlign w:val="center"/>
          </w:tcPr>
          <w:p w14:paraId="7439AF6D" w14:textId="3E0DF96A"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6E"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(0.045)</w:t>
            </w:r>
          </w:p>
        </w:tc>
        <w:tc>
          <w:tcPr>
            <w:tcW w:w="1631" w:type="pct"/>
            <w:tcMar>
              <w:top w:w="0" w:type="dxa"/>
              <w:left w:w="100" w:type="dxa"/>
              <w:bottom w:w="0" w:type="dxa"/>
              <w:right w:w="100" w:type="dxa"/>
            </w:tcMar>
            <w:vAlign w:val="center"/>
          </w:tcPr>
          <w:p w14:paraId="7439AF6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(0.046)</w:t>
            </w:r>
          </w:p>
        </w:tc>
      </w:tr>
      <w:tr w:rsidR="00BD041A" w:rsidRPr="001B2966" w14:paraId="7439AF74" w14:textId="77777777" w:rsidTr="001B2966">
        <w:trPr>
          <w:trHeight w:val="270"/>
        </w:trPr>
        <w:tc>
          <w:tcPr>
            <w:tcW w:w="1739" w:type="pct"/>
            <w:tcMar>
              <w:top w:w="0" w:type="dxa"/>
              <w:left w:w="100" w:type="dxa"/>
              <w:bottom w:w="0" w:type="dxa"/>
              <w:right w:w="100" w:type="dxa"/>
            </w:tcMar>
            <w:vAlign w:val="center"/>
          </w:tcPr>
          <w:p w14:paraId="7439AF71" w14:textId="39261E77"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2" w14:textId="198F848A"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3" w14:textId="31DC5396" w:rsidR="00BD041A" w:rsidRPr="001B2966" w:rsidRDefault="00BD041A" w:rsidP="001B2966">
            <w:pPr>
              <w:ind w:left="-120"/>
              <w:jc w:val="center"/>
              <w:rPr>
                <w:rFonts w:asciiTheme="majorHAnsi" w:hAnsiTheme="majorHAnsi" w:cstheme="majorHAnsi"/>
                <w:sz w:val="20"/>
                <w:szCs w:val="20"/>
              </w:rPr>
            </w:pPr>
          </w:p>
        </w:tc>
      </w:tr>
      <w:tr w:rsidR="00BD041A" w:rsidRPr="001B2966" w14:paraId="7439AF78" w14:textId="77777777" w:rsidTr="001B2966">
        <w:trPr>
          <w:trHeight w:val="330"/>
        </w:trPr>
        <w:tc>
          <w:tcPr>
            <w:tcW w:w="1739" w:type="pct"/>
            <w:tcMar>
              <w:top w:w="0" w:type="dxa"/>
              <w:left w:w="100" w:type="dxa"/>
              <w:bottom w:w="0" w:type="dxa"/>
              <w:right w:w="100" w:type="dxa"/>
            </w:tcMar>
            <w:vAlign w:val="center"/>
          </w:tcPr>
          <w:p w14:paraId="7439AF75" w14:textId="0D74FBA0"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Transgender </w:t>
            </w:r>
            <w:r w:rsidR="00EE4EDD">
              <w:rPr>
                <w:rFonts w:asciiTheme="majorHAnsi" w:hAnsiTheme="majorHAnsi" w:cstheme="majorHAnsi"/>
                <w:sz w:val="20"/>
                <w:szCs w:val="20"/>
              </w:rPr>
              <w:t>m</w:t>
            </w:r>
            <w:r w:rsidRPr="001B2966">
              <w:rPr>
                <w:rFonts w:asciiTheme="majorHAnsi" w:hAnsiTheme="majorHAnsi" w:cstheme="majorHAnsi"/>
                <w:sz w:val="20"/>
                <w:szCs w:val="20"/>
              </w:rPr>
              <w:t>an</w:t>
            </w:r>
          </w:p>
        </w:tc>
        <w:tc>
          <w:tcPr>
            <w:tcW w:w="1631" w:type="pct"/>
            <w:tcMar>
              <w:top w:w="0" w:type="dxa"/>
              <w:left w:w="100" w:type="dxa"/>
              <w:bottom w:w="0" w:type="dxa"/>
              <w:right w:w="100" w:type="dxa"/>
            </w:tcMar>
            <w:vAlign w:val="center"/>
          </w:tcPr>
          <w:p w14:paraId="7439AF76"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0.553</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77"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0.508</w:t>
            </w:r>
            <w:r w:rsidRPr="001B2966">
              <w:rPr>
                <w:rFonts w:asciiTheme="majorHAnsi" w:hAnsiTheme="majorHAnsi" w:cstheme="majorHAnsi"/>
                <w:sz w:val="20"/>
                <w:szCs w:val="20"/>
                <w:vertAlign w:val="superscript"/>
              </w:rPr>
              <w:t>**</w:t>
            </w:r>
          </w:p>
        </w:tc>
      </w:tr>
      <w:tr w:rsidR="00BD041A" w:rsidRPr="001B2966" w14:paraId="7439AF7C" w14:textId="77777777" w:rsidTr="001B2966">
        <w:trPr>
          <w:trHeight w:val="270"/>
        </w:trPr>
        <w:tc>
          <w:tcPr>
            <w:tcW w:w="1739" w:type="pct"/>
            <w:tcMar>
              <w:top w:w="0" w:type="dxa"/>
              <w:left w:w="100" w:type="dxa"/>
              <w:bottom w:w="0" w:type="dxa"/>
              <w:right w:w="100" w:type="dxa"/>
            </w:tcMar>
            <w:vAlign w:val="center"/>
          </w:tcPr>
          <w:p w14:paraId="7439AF79" w14:textId="066B9599"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A"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(0.234)</w:t>
            </w:r>
          </w:p>
        </w:tc>
        <w:tc>
          <w:tcPr>
            <w:tcW w:w="1631" w:type="pct"/>
            <w:tcMar>
              <w:top w:w="0" w:type="dxa"/>
              <w:left w:w="100" w:type="dxa"/>
              <w:bottom w:w="0" w:type="dxa"/>
              <w:right w:w="100" w:type="dxa"/>
            </w:tcMar>
            <w:vAlign w:val="center"/>
          </w:tcPr>
          <w:p w14:paraId="7439AF7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(0.243)</w:t>
            </w:r>
          </w:p>
        </w:tc>
      </w:tr>
      <w:tr w:rsidR="00BD041A" w:rsidRPr="001B2966" w14:paraId="7439AF80" w14:textId="77777777" w:rsidTr="001B2966">
        <w:trPr>
          <w:trHeight w:val="270"/>
        </w:trPr>
        <w:tc>
          <w:tcPr>
            <w:tcW w:w="1739" w:type="pct"/>
            <w:tcMar>
              <w:top w:w="0" w:type="dxa"/>
              <w:left w:w="100" w:type="dxa"/>
              <w:bottom w:w="0" w:type="dxa"/>
              <w:right w:w="100" w:type="dxa"/>
            </w:tcMar>
            <w:vAlign w:val="center"/>
          </w:tcPr>
          <w:p w14:paraId="7439AF7D" w14:textId="6856C44E"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E" w14:textId="6C7F76D5"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F" w14:textId="70FEC54F" w:rsidR="00BD041A" w:rsidRPr="001B2966" w:rsidRDefault="00BD041A" w:rsidP="001B2966">
            <w:pPr>
              <w:ind w:left="-120"/>
              <w:jc w:val="center"/>
              <w:rPr>
                <w:rFonts w:asciiTheme="majorHAnsi" w:hAnsiTheme="majorHAnsi" w:cstheme="majorHAnsi"/>
                <w:sz w:val="20"/>
                <w:szCs w:val="20"/>
              </w:rPr>
            </w:pPr>
          </w:p>
        </w:tc>
      </w:tr>
      <w:tr w:rsidR="00BD041A" w:rsidRPr="001B2966" w14:paraId="7439AF84" w14:textId="77777777" w:rsidTr="001B2966">
        <w:trPr>
          <w:trHeight w:val="270"/>
        </w:trPr>
        <w:tc>
          <w:tcPr>
            <w:tcW w:w="1739" w:type="pct"/>
            <w:tcMar>
              <w:top w:w="0" w:type="dxa"/>
              <w:left w:w="100" w:type="dxa"/>
              <w:bottom w:w="0" w:type="dxa"/>
              <w:right w:w="100" w:type="dxa"/>
            </w:tcMar>
            <w:vAlign w:val="center"/>
          </w:tcPr>
          <w:p w14:paraId="7439AF81" w14:textId="1D60C534"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Transgender </w:t>
            </w:r>
            <w:r w:rsidR="00EE4EDD">
              <w:rPr>
                <w:rFonts w:asciiTheme="majorHAnsi" w:hAnsiTheme="majorHAnsi" w:cstheme="majorHAnsi"/>
                <w:sz w:val="20"/>
                <w:szCs w:val="20"/>
              </w:rPr>
              <w:t>w</w:t>
            </w:r>
            <w:r w:rsidRPr="001B2966">
              <w:rPr>
                <w:rFonts w:asciiTheme="majorHAnsi" w:hAnsiTheme="majorHAnsi" w:cstheme="majorHAnsi"/>
                <w:sz w:val="20"/>
                <w:szCs w:val="20"/>
              </w:rPr>
              <w:t>oman</w:t>
            </w:r>
          </w:p>
        </w:tc>
        <w:tc>
          <w:tcPr>
            <w:tcW w:w="1631" w:type="pct"/>
            <w:tcMar>
              <w:top w:w="0" w:type="dxa"/>
              <w:left w:w="100" w:type="dxa"/>
              <w:bottom w:w="0" w:type="dxa"/>
              <w:right w:w="100" w:type="dxa"/>
            </w:tcMar>
            <w:vAlign w:val="center"/>
          </w:tcPr>
          <w:p w14:paraId="7439AF82"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0.178</w:t>
            </w:r>
          </w:p>
        </w:tc>
        <w:tc>
          <w:tcPr>
            <w:tcW w:w="1631" w:type="pct"/>
            <w:tcMar>
              <w:top w:w="0" w:type="dxa"/>
              <w:left w:w="100" w:type="dxa"/>
              <w:bottom w:w="0" w:type="dxa"/>
              <w:right w:w="100" w:type="dxa"/>
            </w:tcMar>
            <w:vAlign w:val="center"/>
          </w:tcPr>
          <w:p w14:paraId="7439AF8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0.049</w:t>
            </w:r>
          </w:p>
        </w:tc>
      </w:tr>
      <w:tr w:rsidR="00BD041A" w:rsidRPr="001B2966" w14:paraId="7439AF88" w14:textId="77777777" w:rsidTr="001B2966">
        <w:trPr>
          <w:trHeight w:val="270"/>
        </w:trPr>
        <w:tc>
          <w:tcPr>
            <w:tcW w:w="1739" w:type="pct"/>
            <w:tcMar>
              <w:top w:w="0" w:type="dxa"/>
              <w:left w:w="100" w:type="dxa"/>
              <w:bottom w:w="0" w:type="dxa"/>
              <w:right w:w="100" w:type="dxa"/>
            </w:tcMar>
            <w:vAlign w:val="center"/>
          </w:tcPr>
          <w:p w14:paraId="7439AF85" w14:textId="63B5C73D"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86"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(0.398)</w:t>
            </w:r>
          </w:p>
        </w:tc>
        <w:tc>
          <w:tcPr>
            <w:tcW w:w="1631" w:type="pct"/>
            <w:tcMar>
              <w:top w:w="0" w:type="dxa"/>
              <w:left w:w="100" w:type="dxa"/>
              <w:bottom w:w="0" w:type="dxa"/>
              <w:right w:w="100" w:type="dxa"/>
            </w:tcMar>
            <w:vAlign w:val="center"/>
          </w:tcPr>
          <w:p w14:paraId="7439AF87"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(0.402)</w:t>
            </w:r>
          </w:p>
        </w:tc>
      </w:tr>
      <w:tr w:rsidR="00BD041A" w:rsidRPr="001B2966" w14:paraId="7439AF8C" w14:textId="77777777" w:rsidTr="001B2966">
        <w:trPr>
          <w:trHeight w:val="270"/>
        </w:trPr>
        <w:tc>
          <w:tcPr>
            <w:tcW w:w="1739" w:type="pct"/>
            <w:tcMar>
              <w:top w:w="0" w:type="dxa"/>
              <w:left w:w="100" w:type="dxa"/>
              <w:bottom w:w="0" w:type="dxa"/>
              <w:right w:w="100" w:type="dxa"/>
            </w:tcMar>
            <w:vAlign w:val="center"/>
          </w:tcPr>
          <w:p w14:paraId="7439AF89" w14:textId="4FA9665F"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8A" w14:textId="78E4522B"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8B" w14:textId="6A31402B" w:rsidR="00BD041A" w:rsidRPr="001B2966" w:rsidRDefault="00BD041A" w:rsidP="001B2966">
            <w:pPr>
              <w:ind w:left="-120"/>
              <w:jc w:val="center"/>
              <w:rPr>
                <w:rFonts w:asciiTheme="majorHAnsi" w:hAnsiTheme="majorHAnsi" w:cstheme="majorHAnsi"/>
                <w:sz w:val="20"/>
                <w:szCs w:val="20"/>
              </w:rPr>
            </w:pPr>
          </w:p>
        </w:tc>
      </w:tr>
      <w:tr w:rsidR="00BD041A" w:rsidRPr="001B2966" w14:paraId="7439AF90" w14:textId="77777777" w:rsidTr="001B2966">
        <w:trPr>
          <w:trHeight w:val="330"/>
        </w:trPr>
        <w:tc>
          <w:tcPr>
            <w:tcW w:w="1739" w:type="pct"/>
            <w:tcMar>
              <w:top w:w="0" w:type="dxa"/>
              <w:left w:w="100" w:type="dxa"/>
              <w:bottom w:w="0" w:type="dxa"/>
              <w:right w:w="100" w:type="dxa"/>
            </w:tcMar>
            <w:vAlign w:val="center"/>
          </w:tcPr>
          <w:p w14:paraId="7439AF8D" w14:textId="0834B39E"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Nonbinary</w:t>
            </w:r>
          </w:p>
        </w:tc>
        <w:tc>
          <w:tcPr>
            <w:tcW w:w="1631" w:type="pct"/>
            <w:tcMar>
              <w:top w:w="0" w:type="dxa"/>
              <w:left w:w="100" w:type="dxa"/>
              <w:bottom w:w="0" w:type="dxa"/>
              <w:right w:w="100" w:type="dxa"/>
            </w:tcMar>
            <w:vAlign w:val="center"/>
          </w:tcPr>
          <w:p w14:paraId="7439AF8E"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0.587</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8F"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0.604</w:t>
            </w:r>
            <w:r w:rsidRPr="001B2966">
              <w:rPr>
                <w:rFonts w:asciiTheme="majorHAnsi" w:hAnsiTheme="majorHAnsi" w:cstheme="majorHAnsi"/>
                <w:sz w:val="20"/>
                <w:szCs w:val="20"/>
                <w:vertAlign w:val="superscript"/>
              </w:rPr>
              <w:t>***</w:t>
            </w:r>
          </w:p>
        </w:tc>
      </w:tr>
      <w:tr w:rsidR="00BD041A" w:rsidRPr="001B2966" w14:paraId="7439AF94" w14:textId="77777777" w:rsidTr="001B2966">
        <w:trPr>
          <w:trHeight w:val="270"/>
        </w:trPr>
        <w:tc>
          <w:tcPr>
            <w:tcW w:w="1739" w:type="pct"/>
            <w:tcMar>
              <w:top w:w="0" w:type="dxa"/>
              <w:left w:w="100" w:type="dxa"/>
              <w:bottom w:w="0" w:type="dxa"/>
              <w:right w:w="100" w:type="dxa"/>
            </w:tcMar>
            <w:vAlign w:val="center"/>
          </w:tcPr>
          <w:p w14:paraId="7439AF91" w14:textId="30C923FA"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92"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(0.116)</w:t>
            </w:r>
          </w:p>
        </w:tc>
        <w:tc>
          <w:tcPr>
            <w:tcW w:w="1631" w:type="pct"/>
            <w:tcMar>
              <w:top w:w="0" w:type="dxa"/>
              <w:left w:w="100" w:type="dxa"/>
              <w:bottom w:w="0" w:type="dxa"/>
              <w:right w:w="100" w:type="dxa"/>
            </w:tcMar>
            <w:vAlign w:val="center"/>
          </w:tcPr>
          <w:p w14:paraId="7439AF9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(0.118)</w:t>
            </w:r>
          </w:p>
        </w:tc>
      </w:tr>
      <w:tr w:rsidR="00BD041A" w:rsidRPr="001B2966" w14:paraId="7439AF98" w14:textId="77777777" w:rsidTr="001B2966">
        <w:trPr>
          <w:trHeight w:val="270"/>
        </w:trPr>
        <w:tc>
          <w:tcPr>
            <w:tcW w:w="1739" w:type="pct"/>
            <w:tcMar>
              <w:top w:w="0" w:type="dxa"/>
              <w:left w:w="100" w:type="dxa"/>
              <w:bottom w:w="0" w:type="dxa"/>
              <w:right w:w="100" w:type="dxa"/>
            </w:tcMar>
            <w:vAlign w:val="center"/>
          </w:tcPr>
          <w:p w14:paraId="7439AF95" w14:textId="2F760304"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96" w14:textId="7E7797E5"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97" w14:textId="4D0B2A12" w:rsidR="00BD041A" w:rsidRPr="001B2966" w:rsidRDefault="00BD041A" w:rsidP="001B2966">
            <w:pPr>
              <w:ind w:left="-120"/>
              <w:jc w:val="center"/>
              <w:rPr>
                <w:rFonts w:asciiTheme="majorHAnsi" w:hAnsiTheme="majorHAnsi" w:cstheme="majorHAnsi"/>
                <w:sz w:val="20"/>
                <w:szCs w:val="20"/>
              </w:rPr>
            </w:pPr>
          </w:p>
        </w:tc>
      </w:tr>
      <w:tr w:rsidR="00BD041A" w:rsidRPr="001B2966" w14:paraId="7439AF9C" w14:textId="77777777" w:rsidTr="001B2966">
        <w:trPr>
          <w:trHeight w:val="330"/>
        </w:trPr>
        <w:tc>
          <w:tcPr>
            <w:tcW w:w="1739" w:type="pct"/>
            <w:tcMar>
              <w:top w:w="0" w:type="dxa"/>
              <w:left w:w="100" w:type="dxa"/>
              <w:bottom w:w="0" w:type="dxa"/>
              <w:right w:w="100" w:type="dxa"/>
            </w:tcMar>
            <w:vAlign w:val="center"/>
          </w:tcPr>
          <w:p w14:paraId="7439AF99" w14:textId="702F5EAA"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Gender </w:t>
            </w:r>
            <w:r w:rsidR="00EE4EDD">
              <w:rPr>
                <w:rFonts w:asciiTheme="majorHAnsi" w:hAnsiTheme="majorHAnsi" w:cstheme="majorHAnsi"/>
                <w:sz w:val="20"/>
                <w:szCs w:val="20"/>
              </w:rPr>
              <w:t>d</w:t>
            </w:r>
            <w:r w:rsidRPr="001B2966">
              <w:rPr>
                <w:rFonts w:asciiTheme="majorHAnsi" w:hAnsiTheme="majorHAnsi" w:cstheme="majorHAnsi"/>
                <w:sz w:val="20"/>
                <w:szCs w:val="20"/>
              </w:rPr>
              <w:t>iverse/</w:t>
            </w:r>
            <w:r w:rsidR="00EE4EDD">
              <w:rPr>
                <w:rFonts w:asciiTheme="majorHAnsi" w:hAnsiTheme="majorHAnsi" w:cstheme="majorHAnsi"/>
                <w:sz w:val="20"/>
                <w:szCs w:val="20"/>
              </w:rPr>
              <w:t>q</w:t>
            </w:r>
            <w:r w:rsidRPr="001B2966">
              <w:rPr>
                <w:rFonts w:asciiTheme="majorHAnsi" w:hAnsiTheme="majorHAnsi" w:cstheme="majorHAnsi"/>
                <w:sz w:val="20"/>
                <w:szCs w:val="20"/>
              </w:rPr>
              <w:t>uestioning</w:t>
            </w:r>
          </w:p>
        </w:tc>
        <w:tc>
          <w:tcPr>
            <w:tcW w:w="1631" w:type="pct"/>
            <w:tcMar>
              <w:top w:w="0" w:type="dxa"/>
              <w:left w:w="100" w:type="dxa"/>
              <w:bottom w:w="0" w:type="dxa"/>
              <w:right w:w="100" w:type="dxa"/>
            </w:tcMar>
            <w:vAlign w:val="center"/>
          </w:tcPr>
          <w:p w14:paraId="7439AF9A"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0.460</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9B"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0.432</w:t>
            </w:r>
            <w:r w:rsidRPr="001B2966">
              <w:rPr>
                <w:rFonts w:asciiTheme="majorHAnsi" w:hAnsiTheme="majorHAnsi" w:cstheme="majorHAnsi"/>
                <w:sz w:val="20"/>
                <w:szCs w:val="20"/>
                <w:vertAlign w:val="superscript"/>
              </w:rPr>
              <w:t>*</w:t>
            </w:r>
          </w:p>
        </w:tc>
      </w:tr>
      <w:tr w:rsidR="00BD041A" w:rsidRPr="001B2966" w14:paraId="7439AFA0" w14:textId="77777777" w:rsidTr="001B2966">
        <w:trPr>
          <w:trHeight w:val="270"/>
        </w:trPr>
        <w:tc>
          <w:tcPr>
            <w:tcW w:w="1739" w:type="pct"/>
            <w:tcMar>
              <w:top w:w="0" w:type="dxa"/>
              <w:left w:w="100" w:type="dxa"/>
              <w:bottom w:w="0" w:type="dxa"/>
              <w:right w:w="100" w:type="dxa"/>
            </w:tcMar>
            <w:vAlign w:val="center"/>
          </w:tcPr>
          <w:p w14:paraId="7439AF9D" w14:textId="5D5E7815"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9E"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(0.223)</w:t>
            </w:r>
          </w:p>
        </w:tc>
        <w:tc>
          <w:tcPr>
            <w:tcW w:w="1631" w:type="pct"/>
            <w:tcMar>
              <w:top w:w="0" w:type="dxa"/>
              <w:left w:w="100" w:type="dxa"/>
              <w:bottom w:w="0" w:type="dxa"/>
              <w:right w:w="100" w:type="dxa"/>
            </w:tcMar>
            <w:vAlign w:val="center"/>
          </w:tcPr>
          <w:p w14:paraId="7439AF9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(0.229)</w:t>
            </w:r>
          </w:p>
        </w:tc>
      </w:tr>
      <w:tr w:rsidR="00BD041A" w:rsidRPr="001B2966" w14:paraId="7439AFA4" w14:textId="77777777" w:rsidTr="001B2966">
        <w:trPr>
          <w:trHeight w:val="270"/>
        </w:trPr>
        <w:tc>
          <w:tcPr>
            <w:tcW w:w="1739" w:type="pct"/>
            <w:tcMar>
              <w:top w:w="0" w:type="dxa"/>
              <w:left w:w="100" w:type="dxa"/>
              <w:bottom w:w="0" w:type="dxa"/>
              <w:right w:w="100" w:type="dxa"/>
            </w:tcMar>
            <w:vAlign w:val="center"/>
          </w:tcPr>
          <w:p w14:paraId="7439AFA1" w14:textId="0C31B059"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A2" w14:textId="4059D45F"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A3" w14:textId="51352690" w:rsidR="00BD041A" w:rsidRPr="001B2966" w:rsidRDefault="00BD041A" w:rsidP="001B2966">
            <w:pPr>
              <w:ind w:left="-120"/>
              <w:jc w:val="center"/>
              <w:rPr>
                <w:rFonts w:asciiTheme="majorHAnsi" w:hAnsiTheme="majorHAnsi" w:cstheme="majorHAnsi"/>
                <w:sz w:val="20"/>
                <w:szCs w:val="20"/>
              </w:rPr>
            </w:pPr>
          </w:p>
        </w:tc>
      </w:tr>
      <w:tr w:rsidR="00BD041A" w:rsidRPr="001B2966" w14:paraId="7439AFA8" w14:textId="77777777" w:rsidTr="001B2966">
        <w:trPr>
          <w:trHeight w:val="330"/>
        </w:trPr>
        <w:tc>
          <w:tcPr>
            <w:tcW w:w="1739" w:type="pct"/>
            <w:tcMar>
              <w:top w:w="0" w:type="dxa"/>
              <w:left w:w="100" w:type="dxa"/>
              <w:bottom w:w="0" w:type="dxa"/>
              <w:right w:w="100" w:type="dxa"/>
            </w:tcMar>
            <w:vAlign w:val="center"/>
          </w:tcPr>
          <w:p w14:paraId="7439AFA5" w14:textId="2B14BAF9"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Prefer </w:t>
            </w:r>
            <w:r w:rsidR="00EE4EDD">
              <w:rPr>
                <w:rFonts w:asciiTheme="majorHAnsi" w:hAnsiTheme="majorHAnsi" w:cstheme="majorHAnsi"/>
                <w:sz w:val="20"/>
                <w:szCs w:val="20"/>
              </w:rPr>
              <w:t>n</w:t>
            </w:r>
            <w:r w:rsidRPr="001B2966">
              <w:rPr>
                <w:rFonts w:asciiTheme="majorHAnsi" w:hAnsiTheme="majorHAnsi" w:cstheme="majorHAnsi"/>
                <w:sz w:val="20"/>
                <w:szCs w:val="20"/>
              </w:rPr>
              <w:t xml:space="preserve">ot to </w:t>
            </w:r>
            <w:r w:rsidR="00EE4EDD">
              <w:rPr>
                <w:rFonts w:asciiTheme="majorHAnsi" w:hAnsiTheme="majorHAnsi" w:cstheme="majorHAnsi"/>
                <w:sz w:val="20"/>
                <w:szCs w:val="20"/>
              </w:rPr>
              <w:t>s</w:t>
            </w:r>
            <w:r w:rsidRPr="001B2966">
              <w:rPr>
                <w:rFonts w:asciiTheme="majorHAnsi" w:hAnsiTheme="majorHAnsi" w:cstheme="majorHAnsi"/>
                <w:sz w:val="20"/>
                <w:szCs w:val="20"/>
              </w:rPr>
              <w:t>ay</w:t>
            </w:r>
          </w:p>
        </w:tc>
        <w:tc>
          <w:tcPr>
            <w:tcW w:w="1631" w:type="pct"/>
            <w:tcMar>
              <w:top w:w="0" w:type="dxa"/>
              <w:left w:w="100" w:type="dxa"/>
              <w:bottom w:w="0" w:type="dxa"/>
              <w:right w:w="100" w:type="dxa"/>
            </w:tcMar>
            <w:vAlign w:val="center"/>
          </w:tcPr>
          <w:p w14:paraId="7439AFA6"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0.313</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A7"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0.259</w:t>
            </w:r>
          </w:p>
        </w:tc>
      </w:tr>
      <w:tr w:rsidR="00BD041A" w:rsidRPr="001B2966" w14:paraId="7439AFAC" w14:textId="77777777" w:rsidTr="001B2966">
        <w:trPr>
          <w:trHeight w:val="285"/>
        </w:trPr>
        <w:tc>
          <w:tcPr>
            <w:tcW w:w="1739" w:type="pct"/>
            <w:tcBorders>
              <w:bottom w:val="single" w:sz="8" w:space="0" w:color="000000"/>
            </w:tcBorders>
            <w:tcMar>
              <w:top w:w="0" w:type="dxa"/>
              <w:left w:w="100" w:type="dxa"/>
              <w:bottom w:w="0" w:type="dxa"/>
              <w:right w:w="100" w:type="dxa"/>
            </w:tcMar>
            <w:vAlign w:val="center"/>
          </w:tcPr>
          <w:p w14:paraId="7439AFA9" w14:textId="6946FD54" w:rsidR="00BD041A" w:rsidRPr="001B2966" w:rsidRDefault="00BD041A" w:rsidP="001B2966">
            <w:pPr>
              <w:rPr>
                <w:rFonts w:asciiTheme="majorHAnsi" w:hAnsiTheme="majorHAnsi" w:cstheme="majorHAnsi"/>
                <w:sz w:val="20"/>
                <w:szCs w:val="20"/>
              </w:rPr>
            </w:pPr>
          </w:p>
        </w:tc>
        <w:tc>
          <w:tcPr>
            <w:tcW w:w="1631" w:type="pct"/>
            <w:tcBorders>
              <w:bottom w:val="single" w:sz="8" w:space="0" w:color="000000"/>
            </w:tcBorders>
            <w:tcMar>
              <w:top w:w="0" w:type="dxa"/>
              <w:left w:w="100" w:type="dxa"/>
              <w:bottom w:w="0" w:type="dxa"/>
              <w:right w:w="100" w:type="dxa"/>
            </w:tcMar>
            <w:vAlign w:val="center"/>
          </w:tcPr>
          <w:p w14:paraId="7439AFAA"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(0.158)</w:t>
            </w:r>
          </w:p>
        </w:tc>
        <w:tc>
          <w:tcPr>
            <w:tcW w:w="1631" w:type="pct"/>
            <w:tcBorders>
              <w:bottom w:val="single" w:sz="8" w:space="0" w:color="000000"/>
            </w:tcBorders>
            <w:tcMar>
              <w:top w:w="0" w:type="dxa"/>
              <w:left w:w="100" w:type="dxa"/>
              <w:bottom w:w="0" w:type="dxa"/>
              <w:right w:w="100" w:type="dxa"/>
            </w:tcMar>
            <w:vAlign w:val="center"/>
          </w:tcPr>
          <w:p w14:paraId="7439AFA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(0.161)</w:t>
            </w:r>
          </w:p>
        </w:tc>
      </w:tr>
      <w:tr w:rsidR="00BD041A" w:rsidRPr="001B2966" w14:paraId="7439AFB0" w14:textId="77777777" w:rsidTr="001B2966">
        <w:trPr>
          <w:trHeight w:val="285"/>
        </w:trPr>
        <w:tc>
          <w:tcPr>
            <w:tcW w:w="1739" w:type="pct"/>
            <w:tcMar>
              <w:top w:w="0" w:type="dxa"/>
              <w:left w:w="100" w:type="dxa"/>
              <w:bottom w:w="0" w:type="dxa"/>
              <w:right w:w="100" w:type="dxa"/>
            </w:tcMar>
            <w:vAlign w:val="center"/>
          </w:tcPr>
          <w:p w14:paraId="7439AFAD"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Observations</w:t>
            </w:r>
          </w:p>
        </w:tc>
        <w:tc>
          <w:tcPr>
            <w:tcW w:w="1631" w:type="pct"/>
            <w:tcMar>
              <w:top w:w="0" w:type="dxa"/>
              <w:left w:w="100" w:type="dxa"/>
              <w:bottom w:w="0" w:type="dxa"/>
              <w:right w:w="100" w:type="dxa"/>
            </w:tcMar>
            <w:vAlign w:val="center"/>
          </w:tcPr>
          <w:p w14:paraId="7439AFAE"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7497</w:t>
            </w:r>
          </w:p>
        </w:tc>
        <w:tc>
          <w:tcPr>
            <w:tcW w:w="1631" w:type="pct"/>
            <w:tcMar>
              <w:top w:w="0" w:type="dxa"/>
              <w:left w:w="100" w:type="dxa"/>
              <w:bottom w:w="0" w:type="dxa"/>
              <w:right w:w="100" w:type="dxa"/>
            </w:tcMar>
            <w:vAlign w:val="center"/>
          </w:tcPr>
          <w:p w14:paraId="7439AFA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7475</w:t>
            </w:r>
          </w:p>
        </w:tc>
      </w:tr>
      <w:tr w:rsidR="00BD041A" w:rsidRPr="001B2966" w14:paraId="7439AFB4" w14:textId="77777777" w:rsidTr="001B2966">
        <w:trPr>
          <w:trHeight w:val="285"/>
        </w:trPr>
        <w:tc>
          <w:tcPr>
            <w:tcW w:w="1739" w:type="pct"/>
            <w:tcBorders>
              <w:bottom w:val="single" w:sz="8" w:space="0" w:color="000000"/>
            </w:tcBorders>
            <w:tcMar>
              <w:top w:w="0" w:type="dxa"/>
              <w:left w:w="100" w:type="dxa"/>
              <w:bottom w:w="0" w:type="dxa"/>
              <w:right w:w="100" w:type="dxa"/>
            </w:tcMar>
            <w:vAlign w:val="center"/>
          </w:tcPr>
          <w:p w14:paraId="7439AFB1" w14:textId="558FDC7F"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Demographic </w:t>
            </w:r>
            <w:r w:rsidR="00EE4EDD">
              <w:rPr>
                <w:rFonts w:asciiTheme="majorHAnsi" w:hAnsiTheme="majorHAnsi" w:cstheme="majorHAnsi"/>
                <w:sz w:val="20"/>
                <w:szCs w:val="20"/>
              </w:rPr>
              <w:t>c</w:t>
            </w:r>
            <w:r w:rsidRPr="001B2966">
              <w:rPr>
                <w:rFonts w:asciiTheme="majorHAnsi" w:hAnsiTheme="majorHAnsi" w:cstheme="majorHAnsi"/>
                <w:sz w:val="20"/>
                <w:szCs w:val="20"/>
              </w:rPr>
              <w:t>ontrols</w:t>
            </w:r>
          </w:p>
        </w:tc>
        <w:tc>
          <w:tcPr>
            <w:tcW w:w="1631" w:type="pct"/>
            <w:tcBorders>
              <w:bottom w:val="single" w:sz="8" w:space="0" w:color="000000"/>
            </w:tcBorders>
            <w:tcMar>
              <w:top w:w="0" w:type="dxa"/>
              <w:left w:w="100" w:type="dxa"/>
              <w:bottom w:w="0" w:type="dxa"/>
              <w:right w:w="100" w:type="dxa"/>
            </w:tcMar>
            <w:vAlign w:val="center"/>
          </w:tcPr>
          <w:p w14:paraId="7439AFB2"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No</w:t>
            </w:r>
          </w:p>
        </w:tc>
        <w:tc>
          <w:tcPr>
            <w:tcW w:w="1631" w:type="pct"/>
            <w:tcBorders>
              <w:bottom w:val="single" w:sz="8" w:space="0" w:color="000000"/>
            </w:tcBorders>
            <w:tcMar>
              <w:top w:w="0" w:type="dxa"/>
              <w:left w:w="100" w:type="dxa"/>
              <w:bottom w:w="0" w:type="dxa"/>
              <w:right w:w="100" w:type="dxa"/>
            </w:tcMar>
            <w:vAlign w:val="center"/>
          </w:tcPr>
          <w:p w14:paraId="7439AFB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Yes</w:t>
            </w:r>
          </w:p>
        </w:tc>
      </w:tr>
    </w:tbl>
    <w:p w14:paraId="5CF95D79" w14:textId="604A32E6" w:rsidR="00D26090" w:rsidRPr="001B2966" w:rsidRDefault="00D26090" w:rsidP="001B2966">
      <w:pPr>
        <w:rPr>
          <w:rFonts w:asciiTheme="majorHAnsi" w:hAnsiTheme="majorHAnsi" w:cstheme="majorHAnsi"/>
          <w:sz w:val="20"/>
          <w:szCs w:val="20"/>
        </w:rPr>
      </w:pPr>
      <w:r w:rsidRPr="001B2966">
        <w:rPr>
          <w:rFonts w:asciiTheme="majorHAnsi" w:hAnsiTheme="majorHAnsi" w:cstheme="majorHAnsi"/>
          <w:i/>
          <w:iCs/>
          <w:sz w:val="20"/>
          <w:szCs w:val="20"/>
        </w:rPr>
        <w:t>Note</w:t>
      </w:r>
      <w:r w:rsidR="001B2966">
        <w:rPr>
          <w:rFonts w:asciiTheme="majorHAnsi" w:hAnsiTheme="majorHAnsi" w:cstheme="majorHAnsi"/>
          <w:sz w:val="20"/>
          <w:szCs w:val="20"/>
        </w:rPr>
        <w:t xml:space="preserve">. </w:t>
      </w:r>
      <w:r w:rsidRPr="001B2966">
        <w:rPr>
          <w:rFonts w:asciiTheme="majorHAnsi" w:hAnsiTheme="majorHAnsi" w:cstheme="majorHAnsi"/>
          <w:sz w:val="20"/>
          <w:szCs w:val="20"/>
        </w:rPr>
        <w:t>Standard errors in parentheses</w:t>
      </w:r>
      <w:r w:rsidR="001B2966">
        <w:rPr>
          <w:rFonts w:asciiTheme="majorHAnsi" w:hAnsiTheme="majorHAnsi" w:cstheme="majorHAnsi"/>
          <w:sz w:val="20"/>
          <w:szCs w:val="20"/>
        </w:rPr>
        <w:t>.</w:t>
      </w:r>
    </w:p>
    <w:p w14:paraId="6583DCFF" w14:textId="77777777" w:rsidR="00D26090" w:rsidRPr="001B2966" w:rsidRDefault="00D26090" w:rsidP="003803B1">
      <w:pPr>
        <w:spacing w:line="360" w:lineRule="auto"/>
        <w:rPr>
          <w:rFonts w:asciiTheme="majorHAnsi" w:hAnsiTheme="majorHAnsi" w:cstheme="majorHAnsi"/>
          <w:sz w:val="20"/>
          <w:szCs w:val="20"/>
        </w:rPr>
      </w:pP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0.10,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0.05,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0.01</w:t>
      </w:r>
    </w:p>
    <w:p w14:paraId="7439AFB7" w14:textId="77777777" w:rsidR="00BD041A" w:rsidRPr="001B2966" w:rsidRDefault="00602BF5" w:rsidP="003803B1">
      <w:pPr>
        <w:spacing w:line="360" w:lineRule="auto"/>
        <w:rPr>
          <w:rFonts w:asciiTheme="majorHAnsi" w:hAnsiTheme="majorHAnsi" w:cstheme="majorHAnsi"/>
        </w:rPr>
      </w:pPr>
      <w:r w:rsidRPr="001B2966">
        <w:rPr>
          <w:rFonts w:asciiTheme="majorHAnsi" w:hAnsiTheme="majorHAnsi" w:cstheme="majorHAnsi"/>
        </w:rPr>
        <w:t xml:space="preserve"> </w:t>
      </w:r>
    </w:p>
    <w:p w14:paraId="7439AFB8" w14:textId="599DEAC6" w:rsidR="00BD041A" w:rsidRPr="001B2966" w:rsidRDefault="000914AF" w:rsidP="003803B1">
      <w:pPr>
        <w:spacing w:line="360" w:lineRule="auto"/>
        <w:rPr>
          <w:rFonts w:asciiTheme="majorHAnsi" w:hAnsiTheme="majorHAnsi" w:cstheme="majorHAnsi"/>
          <w:b/>
          <w:bCs/>
        </w:rPr>
      </w:pPr>
      <w:r>
        <w:rPr>
          <w:b/>
          <w:bCs/>
        </w:rPr>
        <w:br w:type="page"/>
      </w:r>
      <w:r w:rsidR="00602BF5" w:rsidRPr="001B2966">
        <w:rPr>
          <w:rFonts w:asciiTheme="majorHAnsi" w:hAnsiTheme="majorHAnsi" w:cstheme="majorHAnsi"/>
          <w:b/>
          <w:bCs/>
        </w:rPr>
        <w:lastRenderedPageBreak/>
        <w:t>Table 6</w:t>
      </w:r>
    </w:p>
    <w:p w14:paraId="7439AFB9" w14:textId="77777777" w:rsidR="00BD041A" w:rsidRPr="001B2966" w:rsidRDefault="00602BF5" w:rsidP="003803B1">
      <w:pPr>
        <w:spacing w:line="360" w:lineRule="auto"/>
        <w:rPr>
          <w:rFonts w:asciiTheme="majorHAnsi" w:hAnsiTheme="majorHAnsi" w:cstheme="majorHAnsi"/>
        </w:rPr>
      </w:pPr>
      <w:r w:rsidRPr="001D4A5D">
        <w:rPr>
          <w:rFonts w:asciiTheme="majorHAnsi" w:hAnsiTheme="majorHAnsi" w:cstheme="majorHAnsi"/>
          <w:i/>
          <w:iCs/>
          <w:highlight w:val="yellow"/>
          <w:rPrChange w:id="309" w:author="Kerith Conron" w:date="2026-03-04T16:17:00Z" w16du:dateUtc="2026-03-04T21:17:00Z">
            <w:rPr>
              <w:rFonts w:asciiTheme="majorHAnsi" w:hAnsiTheme="majorHAnsi" w:cstheme="majorHAnsi"/>
              <w:i/>
              <w:iCs/>
            </w:rPr>
          </w:rPrChange>
        </w:rPr>
        <w:t>Ordered Logit Models: Highest Degree Plans, by Sexual Orientation</w:t>
      </w:r>
    </w:p>
    <w:tbl>
      <w:tblPr>
        <w:tblStyle w:val="a4"/>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BD041A" w:rsidRPr="001B2966" w14:paraId="7439AFBD" w14:textId="77777777" w:rsidTr="001B2966">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7439AFBA" w14:textId="77777777" w:rsidR="00BD041A" w:rsidRPr="001B2966" w:rsidRDefault="00602BF5" w:rsidP="001B2966">
            <w:pPr>
              <w:ind w:left="-120"/>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439AFB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(1)</w:t>
            </w:r>
          </w:p>
        </w:tc>
        <w:tc>
          <w:tcPr>
            <w:tcW w:w="1580" w:type="pct"/>
            <w:tcBorders>
              <w:top w:val="single" w:sz="8" w:space="0" w:color="000000"/>
              <w:bottom w:val="single" w:sz="8" w:space="0" w:color="000000"/>
            </w:tcBorders>
            <w:tcMar>
              <w:top w:w="0" w:type="dxa"/>
              <w:left w:w="100" w:type="dxa"/>
              <w:bottom w:w="0" w:type="dxa"/>
              <w:right w:w="100" w:type="dxa"/>
            </w:tcMar>
            <w:vAlign w:val="center"/>
          </w:tcPr>
          <w:p w14:paraId="7439AFBC"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(2)</w:t>
            </w:r>
          </w:p>
        </w:tc>
      </w:tr>
      <w:tr w:rsidR="00BD041A" w:rsidRPr="001B2966" w14:paraId="7439AFC5" w14:textId="77777777" w:rsidTr="001B2966">
        <w:trPr>
          <w:trHeight w:val="345"/>
        </w:trPr>
        <w:tc>
          <w:tcPr>
            <w:tcW w:w="1839" w:type="pct"/>
            <w:tcMar>
              <w:top w:w="0" w:type="dxa"/>
              <w:left w:w="100" w:type="dxa"/>
              <w:bottom w:w="0" w:type="dxa"/>
              <w:right w:w="100" w:type="dxa"/>
            </w:tcMar>
            <w:vAlign w:val="center"/>
          </w:tcPr>
          <w:p w14:paraId="7439AFC2" w14:textId="38A0E096"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Gay or </w:t>
            </w:r>
            <w:r w:rsidR="00EE4EDD">
              <w:rPr>
                <w:rFonts w:asciiTheme="majorHAnsi" w:hAnsiTheme="majorHAnsi" w:cstheme="majorHAnsi"/>
                <w:sz w:val="20"/>
                <w:szCs w:val="20"/>
              </w:rPr>
              <w:t>l</w:t>
            </w:r>
            <w:r w:rsidRPr="001B2966">
              <w:rPr>
                <w:rFonts w:asciiTheme="majorHAnsi" w:hAnsiTheme="majorHAnsi" w:cstheme="majorHAnsi"/>
                <w:sz w:val="20"/>
                <w:szCs w:val="20"/>
              </w:rPr>
              <w:t>esbian</w:t>
            </w:r>
          </w:p>
        </w:tc>
        <w:tc>
          <w:tcPr>
            <w:tcW w:w="1581" w:type="pct"/>
            <w:tcMar>
              <w:top w:w="0" w:type="dxa"/>
              <w:left w:w="100" w:type="dxa"/>
              <w:bottom w:w="0" w:type="dxa"/>
              <w:right w:w="100" w:type="dxa"/>
            </w:tcMar>
            <w:vAlign w:val="center"/>
          </w:tcPr>
          <w:p w14:paraId="7439AFC3"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0.423</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C4"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0.328</w:t>
            </w:r>
            <w:r w:rsidRPr="001B2966">
              <w:rPr>
                <w:rFonts w:asciiTheme="majorHAnsi" w:hAnsiTheme="majorHAnsi" w:cstheme="majorHAnsi"/>
                <w:sz w:val="20"/>
                <w:szCs w:val="20"/>
                <w:vertAlign w:val="superscript"/>
              </w:rPr>
              <w:t>***</w:t>
            </w:r>
          </w:p>
        </w:tc>
      </w:tr>
      <w:tr w:rsidR="00BD041A" w:rsidRPr="001B2966" w14:paraId="7439AFC9" w14:textId="77777777" w:rsidTr="001B2966">
        <w:trPr>
          <w:trHeight w:val="270"/>
        </w:trPr>
        <w:tc>
          <w:tcPr>
            <w:tcW w:w="1839" w:type="pct"/>
            <w:tcMar>
              <w:top w:w="0" w:type="dxa"/>
              <w:left w:w="100" w:type="dxa"/>
              <w:bottom w:w="0" w:type="dxa"/>
              <w:right w:w="100" w:type="dxa"/>
            </w:tcMar>
            <w:vAlign w:val="center"/>
          </w:tcPr>
          <w:p w14:paraId="7439AFC6"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C7"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(0.102)</w:t>
            </w:r>
          </w:p>
        </w:tc>
        <w:tc>
          <w:tcPr>
            <w:tcW w:w="1580" w:type="pct"/>
            <w:tcMar>
              <w:top w:w="0" w:type="dxa"/>
              <w:left w:w="100" w:type="dxa"/>
              <w:bottom w:w="0" w:type="dxa"/>
              <w:right w:w="100" w:type="dxa"/>
            </w:tcMar>
            <w:vAlign w:val="center"/>
          </w:tcPr>
          <w:p w14:paraId="7439AFC8"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(0.105)</w:t>
            </w:r>
          </w:p>
        </w:tc>
      </w:tr>
      <w:tr w:rsidR="00BD041A" w:rsidRPr="001B2966" w14:paraId="7439AFCD" w14:textId="77777777" w:rsidTr="001B2966">
        <w:trPr>
          <w:trHeight w:val="270"/>
        </w:trPr>
        <w:tc>
          <w:tcPr>
            <w:tcW w:w="1839" w:type="pct"/>
            <w:tcMar>
              <w:top w:w="0" w:type="dxa"/>
              <w:left w:w="100" w:type="dxa"/>
              <w:bottom w:w="0" w:type="dxa"/>
              <w:right w:w="100" w:type="dxa"/>
            </w:tcMar>
            <w:vAlign w:val="center"/>
          </w:tcPr>
          <w:p w14:paraId="7439AFCA"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CB" w14:textId="13C55DF1" w:rsidR="00BD041A" w:rsidRPr="001B2966" w:rsidRDefault="00BD041A" w:rsidP="001B2966">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7439AFCC" w14:textId="15B19B4E" w:rsidR="00BD041A" w:rsidRPr="001B2966" w:rsidRDefault="00BD041A" w:rsidP="001B2966">
            <w:pPr>
              <w:ind w:left="-120"/>
              <w:jc w:val="center"/>
              <w:rPr>
                <w:rFonts w:asciiTheme="majorHAnsi" w:hAnsiTheme="majorHAnsi" w:cstheme="majorHAnsi"/>
                <w:sz w:val="20"/>
                <w:szCs w:val="20"/>
              </w:rPr>
            </w:pPr>
          </w:p>
        </w:tc>
      </w:tr>
      <w:tr w:rsidR="00BD041A" w:rsidRPr="001B2966" w14:paraId="7439AFD1" w14:textId="77777777" w:rsidTr="001B2966">
        <w:trPr>
          <w:trHeight w:val="330"/>
        </w:trPr>
        <w:tc>
          <w:tcPr>
            <w:tcW w:w="1839" w:type="pct"/>
            <w:tcMar>
              <w:top w:w="0" w:type="dxa"/>
              <w:left w:w="100" w:type="dxa"/>
              <w:bottom w:w="0" w:type="dxa"/>
              <w:right w:w="100" w:type="dxa"/>
            </w:tcMar>
            <w:vAlign w:val="center"/>
          </w:tcPr>
          <w:p w14:paraId="7439AFCE" w14:textId="7A5811CB"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Bisexual/</w:t>
            </w:r>
            <w:r w:rsidR="00EE4EDD">
              <w:rPr>
                <w:rFonts w:asciiTheme="majorHAnsi" w:hAnsiTheme="majorHAnsi" w:cstheme="majorHAnsi"/>
                <w:sz w:val="20"/>
                <w:szCs w:val="20"/>
              </w:rPr>
              <w:t>p</w:t>
            </w:r>
            <w:r w:rsidRPr="001B2966">
              <w:rPr>
                <w:rFonts w:asciiTheme="majorHAnsi" w:hAnsiTheme="majorHAnsi" w:cstheme="majorHAnsi"/>
                <w:sz w:val="20"/>
                <w:szCs w:val="20"/>
              </w:rPr>
              <w:t>ansexual/</w:t>
            </w:r>
            <w:r w:rsidR="00EE4EDD">
              <w:rPr>
                <w:rFonts w:asciiTheme="majorHAnsi" w:hAnsiTheme="majorHAnsi" w:cstheme="majorHAnsi"/>
                <w:sz w:val="20"/>
                <w:szCs w:val="20"/>
              </w:rPr>
              <w:t>o</w:t>
            </w:r>
            <w:r w:rsidRPr="001B2966">
              <w:rPr>
                <w:rFonts w:asciiTheme="majorHAnsi" w:hAnsiTheme="majorHAnsi" w:cstheme="majorHAnsi"/>
                <w:sz w:val="20"/>
                <w:szCs w:val="20"/>
              </w:rPr>
              <w:t>mnisexual</w:t>
            </w:r>
          </w:p>
        </w:tc>
        <w:tc>
          <w:tcPr>
            <w:tcW w:w="1581" w:type="pct"/>
            <w:tcMar>
              <w:top w:w="0" w:type="dxa"/>
              <w:left w:w="100" w:type="dxa"/>
              <w:bottom w:w="0" w:type="dxa"/>
              <w:right w:w="100" w:type="dxa"/>
            </w:tcMar>
            <w:vAlign w:val="center"/>
          </w:tcPr>
          <w:p w14:paraId="7439AFCF"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0.492</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D0"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0.462</w:t>
            </w:r>
            <w:r w:rsidRPr="001B2966">
              <w:rPr>
                <w:rFonts w:asciiTheme="majorHAnsi" w:hAnsiTheme="majorHAnsi" w:cstheme="majorHAnsi"/>
                <w:sz w:val="20"/>
                <w:szCs w:val="20"/>
                <w:vertAlign w:val="superscript"/>
              </w:rPr>
              <w:t>***</w:t>
            </w:r>
          </w:p>
        </w:tc>
      </w:tr>
      <w:tr w:rsidR="00BD041A" w:rsidRPr="001B2966" w14:paraId="7439AFD5" w14:textId="77777777" w:rsidTr="001B2966">
        <w:trPr>
          <w:trHeight w:val="270"/>
        </w:trPr>
        <w:tc>
          <w:tcPr>
            <w:tcW w:w="1839" w:type="pct"/>
            <w:tcMar>
              <w:top w:w="0" w:type="dxa"/>
              <w:left w:w="100" w:type="dxa"/>
              <w:bottom w:w="0" w:type="dxa"/>
              <w:right w:w="100" w:type="dxa"/>
            </w:tcMar>
            <w:vAlign w:val="center"/>
          </w:tcPr>
          <w:p w14:paraId="7439AFD2"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D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(0.060)</w:t>
            </w:r>
          </w:p>
        </w:tc>
        <w:tc>
          <w:tcPr>
            <w:tcW w:w="1580" w:type="pct"/>
            <w:tcMar>
              <w:top w:w="0" w:type="dxa"/>
              <w:left w:w="100" w:type="dxa"/>
              <w:bottom w:w="0" w:type="dxa"/>
              <w:right w:w="100" w:type="dxa"/>
            </w:tcMar>
            <w:vAlign w:val="center"/>
          </w:tcPr>
          <w:p w14:paraId="7439AFD4"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(0.061)</w:t>
            </w:r>
          </w:p>
        </w:tc>
      </w:tr>
      <w:tr w:rsidR="00BD041A" w:rsidRPr="001B2966" w14:paraId="7439AFD9" w14:textId="77777777" w:rsidTr="001B2966">
        <w:trPr>
          <w:trHeight w:val="270"/>
        </w:trPr>
        <w:tc>
          <w:tcPr>
            <w:tcW w:w="1839" w:type="pct"/>
            <w:tcMar>
              <w:top w:w="0" w:type="dxa"/>
              <w:left w:w="100" w:type="dxa"/>
              <w:bottom w:w="0" w:type="dxa"/>
              <w:right w:w="100" w:type="dxa"/>
            </w:tcMar>
            <w:vAlign w:val="center"/>
          </w:tcPr>
          <w:p w14:paraId="7439AFD6"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D7" w14:textId="599FAE04" w:rsidR="00BD041A" w:rsidRPr="001B2966" w:rsidRDefault="00BD041A" w:rsidP="001B2966">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7439AFD8" w14:textId="5DE3AF82" w:rsidR="00BD041A" w:rsidRPr="001B2966" w:rsidRDefault="00BD041A" w:rsidP="001B2966">
            <w:pPr>
              <w:ind w:left="-120"/>
              <w:jc w:val="center"/>
              <w:rPr>
                <w:rFonts w:asciiTheme="majorHAnsi" w:hAnsiTheme="majorHAnsi" w:cstheme="majorHAnsi"/>
                <w:sz w:val="20"/>
                <w:szCs w:val="20"/>
              </w:rPr>
            </w:pPr>
          </w:p>
        </w:tc>
      </w:tr>
      <w:tr w:rsidR="00BD041A" w:rsidRPr="001B2966" w14:paraId="7439AFDD" w14:textId="77777777" w:rsidTr="001B2966">
        <w:trPr>
          <w:trHeight w:val="330"/>
        </w:trPr>
        <w:tc>
          <w:tcPr>
            <w:tcW w:w="1839" w:type="pct"/>
            <w:tcMar>
              <w:top w:w="0" w:type="dxa"/>
              <w:left w:w="100" w:type="dxa"/>
              <w:bottom w:w="0" w:type="dxa"/>
              <w:right w:w="100" w:type="dxa"/>
            </w:tcMar>
            <w:vAlign w:val="center"/>
          </w:tcPr>
          <w:p w14:paraId="7439AFDA" w14:textId="76F1EF12"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Asexual/</w:t>
            </w:r>
            <w:r w:rsidR="00EE4EDD">
              <w:rPr>
                <w:rFonts w:asciiTheme="majorHAnsi" w:hAnsiTheme="majorHAnsi" w:cstheme="majorHAnsi"/>
                <w:sz w:val="20"/>
                <w:szCs w:val="20"/>
              </w:rPr>
              <w:t>a</w:t>
            </w:r>
            <w:r w:rsidRPr="001B2966">
              <w:rPr>
                <w:rFonts w:asciiTheme="majorHAnsi" w:hAnsiTheme="majorHAnsi" w:cstheme="majorHAnsi"/>
                <w:sz w:val="20"/>
                <w:szCs w:val="20"/>
              </w:rPr>
              <w:t>romantic/</w:t>
            </w:r>
            <w:r w:rsidR="00EE4EDD">
              <w:rPr>
                <w:rFonts w:asciiTheme="majorHAnsi" w:hAnsiTheme="majorHAnsi" w:cstheme="majorHAnsi"/>
                <w:sz w:val="20"/>
                <w:szCs w:val="20"/>
              </w:rPr>
              <w:t>d</w:t>
            </w:r>
            <w:r w:rsidRPr="001B2966">
              <w:rPr>
                <w:rFonts w:asciiTheme="majorHAnsi" w:hAnsiTheme="majorHAnsi" w:cstheme="majorHAnsi"/>
                <w:sz w:val="20"/>
                <w:szCs w:val="20"/>
              </w:rPr>
              <w:t>emisexual</w:t>
            </w:r>
          </w:p>
        </w:tc>
        <w:tc>
          <w:tcPr>
            <w:tcW w:w="1581" w:type="pct"/>
            <w:tcMar>
              <w:top w:w="0" w:type="dxa"/>
              <w:left w:w="100" w:type="dxa"/>
              <w:bottom w:w="0" w:type="dxa"/>
              <w:right w:w="100" w:type="dxa"/>
            </w:tcMar>
            <w:vAlign w:val="center"/>
          </w:tcPr>
          <w:p w14:paraId="7439AFDB"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0.420</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DC"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0.224</w:t>
            </w:r>
          </w:p>
        </w:tc>
      </w:tr>
      <w:tr w:rsidR="00BD041A" w:rsidRPr="001B2966" w14:paraId="7439AFE1" w14:textId="77777777" w:rsidTr="001B2966">
        <w:trPr>
          <w:trHeight w:val="270"/>
        </w:trPr>
        <w:tc>
          <w:tcPr>
            <w:tcW w:w="1839" w:type="pct"/>
            <w:tcMar>
              <w:top w:w="0" w:type="dxa"/>
              <w:left w:w="100" w:type="dxa"/>
              <w:bottom w:w="0" w:type="dxa"/>
              <w:right w:w="100" w:type="dxa"/>
            </w:tcMar>
            <w:vAlign w:val="center"/>
          </w:tcPr>
          <w:p w14:paraId="7439AFDE"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D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(0.135)</w:t>
            </w:r>
          </w:p>
        </w:tc>
        <w:tc>
          <w:tcPr>
            <w:tcW w:w="1580" w:type="pct"/>
            <w:tcMar>
              <w:top w:w="0" w:type="dxa"/>
              <w:left w:w="100" w:type="dxa"/>
              <w:bottom w:w="0" w:type="dxa"/>
              <w:right w:w="100" w:type="dxa"/>
            </w:tcMar>
            <w:vAlign w:val="center"/>
          </w:tcPr>
          <w:p w14:paraId="7439AFE0"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(0.138)</w:t>
            </w:r>
          </w:p>
        </w:tc>
      </w:tr>
      <w:tr w:rsidR="00BD041A" w:rsidRPr="001B2966" w14:paraId="7439AFE5" w14:textId="77777777" w:rsidTr="001B2966">
        <w:trPr>
          <w:trHeight w:val="270"/>
        </w:trPr>
        <w:tc>
          <w:tcPr>
            <w:tcW w:w="1839" w:type="pct"/>
            <w:tcMar>
              <w:top w:w="0" w:type="dxa"/>
              <w:left w:w="100" w:type="dxa"/>
              <w:bottom w:w="0" w:type="dxa"/>
              <w:right w:w="100" w:type="dxa"/>
            </w:tcMar>
            <w:vAlign w:val="center"/>
          </w:tcPr>
          <w:p w14:paraId="7439AFE2"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E3" w14:textId="02D10930" w:rsidR="00BD041A" w:rsidRPr="001B2966" w:rsidRDefault="00BD041A" w:rsidP="001B2966">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7439AFE4" w14:textId="285A2CB0" w:rsidR="00BD041A" w:rsidRPr="001B2966" w:rsidRDefault="00BD041A" w:rsidP="001B2966">
            <w:pPr>
              <w:ind w:left="-120"/>
              <w:jc w:val="center"/>
              <w:rPr>
                <w:rFonts w:asciiTheme="majorHAnsi" w:hAnsiTheme="majorHAnsi" w:cstheme="majorHAnsi"/>
                <w:sz w:val="20"/>
                <w:szCs w:val="20"/>
              </w:rPr>
            </w:pPr>
          </w:p>
        </w:tc>
      </w:tr>
      <w:tr w:rsidR="00BD041A" w:rsidRPr="001B2966" w14:paraId="7439AFE9" w14:textId="77777777" w:rsidTr="001B2966">
        <w:trPr>
          <w:trHeight w:val="330"/>
        </w:trPr>
        <w:tc>
          <w:tcPr>
            <w:tcW w:w="1839" w:type="pct"/>
            <w:tcMar>
              <w:top w:w="0" w:type="dxa"/>
              <w:left w:w="100" w:type="dxa"/>
              <w:bottom w:w="0" w:type="dxa"/>
              <w:right w:w="100" w:type="dxa"/>
            </w:tcMar>
            <w:vAlign w:val="center"/>
          </w:tcPr>
          <w:p w14:paraId="7439AFE6" w14:textId="48299206"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Other/</w:t>
            </w:r>
            <w:r w:rsidR="00EE4EDD">
              <w:rPr>
                <w:rFonts w:asciiTheme="majorHAnsi" w:hAnsiTheme="majorHAnsi" w:cstheme="majorHAnsi"/>
                <w:sz w:val="20"/>
                <w:szCs w:val="20"/>
              </w:rPr>
              <w:t>q</w:t>
            </w:r>
            <w:r w:rsidRPr="001B2966">
              <w:rPr>
                <w:rFonts w:asciiTheme="majorHAnsi" w:hAnsiTheme="majorHAnsi" w:cstheme="majorHAnsi"/>
                <w:sz w:val="20"/>
                <w:szCs w:val="20"/>
              </w:rPr>
              <w:t>ueer/</w:t>
            </w:r>
            <w:r w:rsidR="00EE4EDD">
              <w:rPr>
                <w:rFonts w:asciiTheme="majorHAnsi" w:hAnsiTheme="majorHAnsi" w:cstheme="majorHAnsi"/>
                <w:sz w:val="20"/>
                <w:szCs w:val="20"/>
              </w:rPr>
              <w:t>q</w:t>
            </w:r>
            <w:r w:rsidRPr="001B2966">
              <w:rPr>
                <w:rFonts w:asciiTheme="majorHAnsi" w:hAnsiTheme="majorHAnsi" w:cstheme="majorHAnsi"/>
                <w:sz w:val="20"/>
                <w:szCs w:val="20"/>
              </w:rPr>
              <w:t>uestioning</w:t>
            </w:r>
          </w:p>
        </w:tc>
        <w:tc>
          <w:tcPr>
            <w:tcW w:w="1581" w:type="pct"/>
            <w:tcMar>
              <w:top w:w="0" w:type="dxa"/>
              <w:left w:w="100" w:type="dxa"/>
              <w:bottom w:w="0" w:type="dxa"/>
              <w:right w:w="100" w:type="dxa"/>
            </w:tcMar>
            <w:vAlign w:val="center"/>
          </w:tcPr>
          <w:p w14:paraId="7439AFE7"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0.365</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E8"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0.257</w:t>
            </w:r>
          </w:p>
        </w:tc>
      </w:tr>
      <w:tr w:rsidR="00BD041A" w:rsidRPr="001B2966" w14:paraId="7439AFED" w14:textId="77777777" w:rsidTr="001B2966">
        <w:trPr>
          <w:trHeight w:val="270"/>
        </w:trPr>
        <w:tc>
          <w:tcPr>
            <w:tcW w:w="1839" w:type="pct"/>
            <w:tcMar>
              <w:top w:w="0" w:type="dxa"/>
              <w:left w:w="100" w:type="dxa"/>
              <w:bottom w:w="0" w:type="dxa"/>
              <w:right w:w="100" w:type="dxa"/>
            </w:tcMar>
            <w:vAlign w:val="center"/>
          </w:tcPr>
          <w:p w14:paraId="7439AFEA"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E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(0.158)</w:t>
            </w:r>
          </w:p>
        </w:tc>
        <w:tc>
          <w:tcPr>
            <w:tcW w:w="1580" w:type="pct"/>
            <w:tcMar>
              <w:top w:w="0" w:type="dxa"/>
              <w:left w:w="100" w:type="dxa"/>
              <w:bottom w:w="0" w:type="dxa"/>
              <w:right w:w="100" w:type="dxa"/>
            </w:tcMar>
            <w:vAlign w:val="center"/>
          </w:tcPr>
          <w:p w14:paraId="7439AFEC"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(0.162)</w:t>
            </w:r>
          </w:p>
        </w:tc>
      </w:tr>
      <w:tr w:rsidR="00BD041A" w:rsidRPr="001B2966" w14:paraId="7439AFF1" w14:textId="77777777" w:rsidTr="001B2966">
        <w:trPr>
          <w:trHeight w:val="270"/>
        </w:trPr>
        <w:tc>
          <w:tcPr>
            <w:tcW w:w="1839" w:type="pct"/>
            <w:tcMar>
              <w:top w:w="0" w:type="dxa"/>
              <w:left w:w="100" w:type="dxa"/>
              <w:bottom w:w="0" w:type="dxa"/>
              <w:right w:w="100" w:type="dxa"/>
            </w:tcMar>
            <w:vAlign w:val="center"/>
          </w:tcPr>
          <w:p w14:paraId="7439AFEE"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EF" w14:textId="267122E6" w:rsidR="00BD041A" w:rsidRPr="001B2966" w:rsidRDefault="00BD041A" w:rsidP="001B2966">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7439AFF0" w14:textId="5D549C8E" w:rsidR="00BD041A" w:rsidRPr="001B2966" w:rsidRDefault="00BD041A" w:rsidP="001B2966">
            <w:pPr>
              <w:ind w:left="-120"/>
              <w:jc w:val="center"/>
              <w:rPr>
                <w:rFonts w:asciiTheme="majorHAnsi" w:hAnsiTheme="majorHAnsi" w:cstheme="majorHAnsi"/>
                <w:sz w:val="20"/>
                <w:szCs w:val="20"/>
              </w:rPr>
            </w:pPr>
          </w:p>
        </w:tc>
      </w:tr>
      <w:tr w:rsidR="00BD041A" w:rsidRPr="001B2966" w14:paraId="7439AFF5" w14:textId="77777777" w:rsidTr="001B2966">
        <w:trPr>
          <w:trHeight w:val="330"/>
        </w:trPr>
        <w:tc>
          <w:tcPr>
            <w:tcW w:w="1839" w:type="pct"/>
            <w:tcMar>
              <w:top w:w="0" w:type="dxa"/>
              <w:left w:w="100" w:type="dxa"/>
              <w:bottom w:w="0" w:type="dxa"/>
              <w:right w:w="100" w:type="dxa"/>
            </w:tcMar>
            <w:vAlign w:val="center"/>
          </w:tcPr>
          <w:p w14:paraId="7439AFF2" w14:textId="274EB740"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Prefer </w:t>
            </w:r>
            <w:r w:rsidR="00EE4EDD">
              <w:rPr>
                <w:rFonts w:asciiTheme="majorHAnsi" w:hAnsiTheme="majorHAnsi" w:cstheme="majorHAnsi"/>
                <w:sz w:val="20"/>
                <w:szCs w:val="20"/>
              </w:rPr>
              <w:t>n</w:t>
            </w:r>
            <w:r w:rsidRPr="001B2966">
              <w:rPr>
                <w:rFonts w:asciiTheme="majorHAnsi" w:hAnsiTheme="majorHAnsi" w:cstheme="majorHAnsi"/>
                <w:sz w:val="20"/>
                <w:szCs w:val="20"/>
              </w:rPr>
              <w:t xml:space="preserve">ot to </w:t>
            </w:r>
            <w:r w:rsidR="00EE4EDD">
              <w:rPr>
                <w:rFonts w:asciiTheme="majorHAnsi" w:hAnsiTheme="majorHAnsi" w:cstheme="majorHAnsi"/>
                <w:sz w:val="20"/>
                <w:szCs w:val="20"/>
              </w:rPr>
              <w:t>s</w:t>
            </w:r>
            <w:r w:rsidRPr="001B2966">
              <w:rPr>
                <w:rFonts w:asciiTheme="majorHAnsi" w:hAnsiTheme="majorHAnsi" w:cstheme="majorHAnsi"/>
                <w:sz w:val="20"/>
                <w:szCs w:val="20"/>
              </w:rPr>
              <w:t>ay</w:t>
            </w:r>
          </w:p>
        </w:tc>
        <w:tc>
          <w:tcPr>
            <w:tcW w:w="1581" w:type="pct"/>
            <w:tcMar>
              <w:top w:w="0" w:type="dxa"/>
              <w:left w:w="100" w:type="dxa"/>
              <w:bottom w:w="0" w:type="dxa"/>
              <w:right w:w="100" w:type="dxa"/>
            </w:tcMar>
            <w:vAlign w:val="center"/>
          </w:tcPr>
          <w:p w14:paraId="7439AFF3"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0.150</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F4"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0.048</w:t>
            </w:r>
          </w:p>
        </w:tc>
      </w:tr>
      <w:tr w:rsidR="00BD041A" w:rsidRPr="001B2966" w14:paraId="7439AFF9" w14:textId="77777777" w:rsidTr="001B2966">
        <w:trPr>
          <w:trHeight w:val="285"/>
        </w:trPr>
        <w:tc>
          <w:tcPr>
            <w:tcW w:w="1839" w:type="pct"/>
            <w:tcBorders>
              <w:bottom w:val="single" w:sz="8" w:space="0" w:color="000000"/>
            </w:tcBorders>
            <w:tcMar>
              <w:top w:w="0" w:type="dxa"/>
              <w:left w:w="100" w:type="dxa"/>
              <w:bottom w:w="0" w:type="dxa"/>
              <w:right w:w="100" w:type="dxa"/>
            </w:tcMar>
            <w:vAlign w:val="center"/>
          </w:tcPr>
          <w:p w14:paraId="7439AFF6"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7439AFF7"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(0.084)</w:t>
            </w:r>
          </w:p>
        </w:tc>
        <w:tc>
          <w:tcPr>
            <w:tcW w:w="1580" w:type="pct"/>
            <w:tcBorders>
              <w:bottom w:val="single" w:sz="8" w:space="0" w:color="000000"/>
            </w:tcBorders>
            <w:tcMar>
              <w:top w:w="0" w:type="dxa"/>
              <w:left w:w="100" w:type="dxa"/>
              <w:bottom w:w="0" w:type="dxa"/>
              <w:right w:w="100" w:type="dxa"/>
            </w:tcMar>
            <w:vAlign w:val="center"/>
          </w:tcPr>
          <w:p w14:paraId="7439AFF8"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(0.085)</w:t>
            </w:r>
          </w:p>
        </w:tc>
      </w:tr>
      <w:tr w:rsidR="00BD041A" w:rsidRPr="001B2966" w14:paraId="7439AFFD" w14:textId="77777777" w:rsidTr="001B2966">
        <w:trPr>
          <w:trHeight w:val="285"/>
        </w:trPr>
        <w:tc>
          <w:tcPr>
            <w:tcW w:w="1839" w:type="pct"/>
            <w:tcMar>
              <w:top w:w="0" w:type="dxa"/>
              <w:left w:w="100" w:type="dxa"/>
              <w:bottom w:w="0" w:type="dxa"/>
              <w:right w:w="100" w:type="dxa"/>
            </w:tcMar>
            <w:vAlign w:val="center"/>
          </w:tcPr>
          <w:p w14:paraId="7439AFFA"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7439AFF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7456</w:t>
            </w:r>
          </w:p>
        </w:tc>
        <w:tc>
          <w:tcPr>
            <w:tcW w:w="1580" w:type="pct"/>
            <w:tcMar>
              <w:top w:w="0" w:type="dxa"/>
              <w:left w:w="100" w:type="dxa"/>
              <w:bottom w:w="0" w:type="dxa"/>
              <w:right w:w="100" w:type="dxa"/>
            </w:tcMar>
            <w:vAlign w:val="center"/>
          </w:tcPr>
          <w:p w14:paraId="7439AFFC"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7433</w:t>
            </w:r>
          </w:p>
        </w:tc>
      </w:tr>
      <w:tr w:rsidR="00BD041A" w:rsidRPr="001B2966" w14:paraId="7439B001" w14:textId="77777777" w:rsidTr="001B2966">
        <w:trPr>
          <w:trHeight w:val="285"/>
        </w:trPr>
        <w:tc>
          <w:tcPr>
            <w:tcW w:w="1839" w:type="pct"/>
            <w:tcBorders>
              <w:bottom w:val="single" w:sz="8" w:space="0" w:color="000000"/>
            </w:tcBorders>
            <w:tcMar>
              <w:top w:w="0" w:type="dxa"/>
              <w:left w:w="100" w:type="dxa"/>
              <w:bottom w:w="0" w:type="dxa"/>
              <w:right w:w="100" w:type="dxa"/>
            </w:tcMar>
            <w:vAlign w:val="center"/>
          </w:tcPr>
          <w:p w14:paraId="7439AFFE" w14:textId="4459FFEA"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Demographic </w:t>
            </w:r>
            <w:r w:rsidR="00EE4EDD">
              <w:rPr>
                <w:rFonts w:asciiTheme="majorHAnsi" w:hAnsiTheme="majorHAnsi" w:cstheme="majorHAnsi"/>
                <w:sz w:val="20"/>
                <w:szCs w:val="20"/>
              </w:rPr>
              <w:t>c</w:t>
            </w:r>
            <w:r w:rsidRPr="001B2966">
              <w:rPr>
                <w:rFonts w:asciiTheme="majorHAnsi" w:hAnsiTheme="majorHAnsi" w:cstheme="majorHAnsi"/>
                <w:sz w:val="20"/>
                <w:szCs w:val="20"/>
              </w:rPr>
              <w:t>ontrols</w:t>
            </w:r>
          </w:p>
        </w:tc>
        <w:tc>
          <w:tcPr>
            <w:tcW w:w="1581" w:type="pct"/>
            <w:tcBorders>
              <w:bottom w:val="single" w:sz="8" w:space="0" w:color="000000"/>
            </w:tcBorders>
            <w:tcMar>
              <w:top w:w="0" w:type="dxa"/>
              <w:left w:w="100" w:type="dxa"/>
              <w:bottom w:w="0" w:type="dxa"/>
              <w:right w:w="100" w:type="dxa"/>
            </w:tcMar>
            <w:vAlign w:val="center"/>
          </w:tcPr>
          <w:p w14:paraId="7439AFF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No</w:t>
            </w:r>
          </w:p>
        </w:tc>
        <w:tc>
          <w:tcPr>
            <w:tcW w:w="1580" w:type="pct"/>
            <w:tcBorders>
              <w:bottom w:val="single" w:sz="8" w:space="0" w:color="000000"/>
            </w:tcBorders>
            <w:tcMar>
              <w:top w:w="0" w:type="dxa"/>
              <w:left w:w="100" w:type="dxa"/>
              <w:bottom w:w="0" w:type="dxa"/>
              <w:right w:w="100" w:type="dxa"/>
            </w:tcMar>
            <w:vAlign w:val="center"/>
          </w:tcPr>
          <w:p w14:paraId="7439B000"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Yes</w:t>
            </w:r>
          </w:p>
        </w:tc>
      </w:tr>
    </w:tbl>
    <w:p w14:paraId="51D0D59B" w14:textId="7426A8EA" w:rsidR="00D26090" w:rsidRPr="001B2966" w:rsidRDefault="00D26090" w:rsidP="001B2966">
      <w:pPr>
        <w:rPr>
          <w:rFonts w:asciiTheme="majorHAnsi" w:hAnsiTheme="majorHAnsi" w:cstheme="majorHAnsi"/>
          <w:sz w:val="20"/>
          <w:szCs w:val="20"/>
        </w:rPr>
      </w:pPr>
      <w:r w:rsidRPr="001B2966">
        <w:rPr>
          <w:rFonts w:asciiTheme="majorHAnsi" w:hAnsiTheme="majorHAnsi" w:cstheme="majorHAnsi"/>
          <w:i/>
          <w:iCs/>
          <w:sz w:val="20"/>
          <w:szCs w:val="20"/>
        </w:rPr>
        <w:t>Note</w:t>
      </w:r>
      <w:r w:rsidR="001B2966">
        <w:rPr>
          <w:rFonts w:asciiTheme="majorHAnsi" w:hAnsiTheme="majorHAnsi" w:cstheme="majorHAnsi"/>
          <w:sz w:val="20"/>
          <w:szCs w:val="20"/>
        </w:rPr>
        <w:t xml:space="preserve">. </w:t>
      </w:r>
      <w:r w:rsidRPr="001B2966">
        <w:rPr>
          <w:rFonts w:asciiTheme="majorHAnsi" w:hAnsiTheme="majorHAnsi" w:cstheme="majorHAnsi"/>
          <w:sz w:val="20"/>
          <w:szCs w:val="20"/>
        </w:rPr>
        <w:t>Standard errors in parentheses</w:t>
      </w:r>
      <w:r w:rsidR="001B2966">
        <w:rPr>
          <w:rFonts w:asciiTheme="majorHAnsi" w:hAnsiTheme="majorHAnsi" w:cstheme="majorHAnsi"/>
          <w:sz w:val="20"/>
          <w:szCs w:val="20"/>
        </w:rPr>
        <w:t>.</w:t>
      </w:r>
    </w:p>
    <w:p w14:paraId="00B5FCD4" w14:textId="0A2B0AFA" w:rsidR="00550359" w:rsidRPr="001B2966" w:rsidRDefault="00D26090" w:rsidP="001B2966">
      <w:pPr>
        <w:spacing w:after="240" w:line="360" w:lineRule="auto"/>
        <w:rPr>
          <w:rFonts w:asciiTheme="majorHAnsi" w:hAnsiTheme="majorHAnsi" w:cstheme="majorHAnsi"/>
          <w:sz w:val="20"/>
          <w:szCs w:val="20"/>
        </w:rPr>
      </w:pP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0.10,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0.05,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0.01</w:t>
      </w:r>
    </w:p>
    <w:p w14:paraId="1BF3CD86" w14:textId="77777777" w:rsid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Overall, these regression results confirm that many LGBTQ+ students — particularly nonbinary students, gay or lesbian students, and bisexual/pansexual/omnisexual students — maintain high educational aspirations that are not explained by demographic composition alone. At the same time, the limited statistical power for the smallest gender identity subgroups highlights a recurring challenge in quantitative research on transgender populations and reinforces the need for larger, targeted data collection efforts that can support more precise inference for these communities.</w:t>
      </w:r>
      <w:bookmarkStart w:id="310" w:name="_q8blxzy9nm45" w:colFirst="0" w:colLast="0"/>
      <w:bookmarkEnd w:id="310"/>
    </w:p>
    <w:p w14:paraId="5DC6305C" w14:textId="425397D0" w:rsidR="003202AF" w:rsidRPr="001B2966" w:rsidRDefault="00602BF5" w:rsidP="001B2966">
      <w:pPr>
        <w:spacing w:line="360" w:lineRule="auto"/>
        <w:rPr>
          <w:rFonts w:asciiTheme="majorHAnsi" w:hAnsiTheme="majorHAnsi" w:cstheme="majorHAnsi"/>
        </w:rPr>
      </w:pPr>
      <w:r w:rsidRPr="001B2966">
        <w:rPr>
          <w:rFonts w:asciiTheme="majorHAnsi" w:hAnsiTheme="majorHAnsi" w:cstheme="majorHAnsi"/>
          <w:b/>
          <w:bCs/>
        </w:rPr>
        <w:t xml:space="preserve">High School Experiences </w:t>
      </w:r>
    </w:p>
    <w:p w14:paraId="7439B006" w14:textId="05886F02" w:rsidR="00BD041A" w:rsidRPr="001B2966" w:rsidRDefault="00602BF5" w:rsidP="003803B1">
      <w:pPr>
        <w:spacing w:line="360" w:lineRule="auto"/>
        <w:ind w:firstLine="720"/>
        <w:rPr>
          <w:rFonts w:asciiTheme="majorHAnsi" w:hAnsiTheme="majorHAnsi" w:cstheme="majorHAnsi"/>
        </w:rPr>
      </w:pPr>
      <w:r w:rsidRPr="001B2966">
        <w:rPr>
          <w:rFonts w:asciiTheme="majorHAnsi" w:hAnsiTheme="majorHAnsi" w:cstheme="majorHAnsi"/>
        </w:rPr>
        <w:t xml:space="preserve">Students were also asked about their academic and social experiences in high school. We included a total of six </w:t>
      </w:r>
      <w:r w:rsidR="00EE4EDD" w:rsidRPr="001B2966">
        <w:rPr>
          <w:rFonts w:asciiTheme="majorHAnsi" w:hAnsiTheme="majorHAnsi" w:cstheme="majorHAnsi"/>
        </w:rPr>
        <w:t xml:space="preserve">Likert-scale </w:t>
      </w:r>
      <w:r w:rsidRPr="001B2966">
        <w:rPr>
          <w:rFonts w:asciiTheme="majorHAnsi" w:hAnsiTheme="majorHAnsi" w:cstheme="majorHAnsi"/>
        </w:rPr>
        <w:t xml:space="preserve">survey questions on high school experiences, with each item ranging from -2 (very negative) to 2 (very positive), with 0 indicating a neutral experience (see </w:t>
      </w:r>
      <w:r w:rsidRPr="0071788A">
        <w:rPr>
          <w:rFonts w:asciiTheme="majorHAnsi" w:hAnsiTheme="majorHAnsi" w:cstheme="majorHAnsi"/>
        </w:rPr>
        <w:t>Appendix B</w:t>
      </w:r>
      <w:r w:rsidRPr="001B2966">
        <w:rPr>
          <w:rFonts w:asciiTheme="majorHAnsi" w:hAnsiTheme="majorHAnsi" w:cstheme="majorHAnsi"/>
        </w:rPr>
        <w:t xml:space="preserve"> for high school experience survey items and summary statistics). </w:t>
      </w:r>
    </w:p>
    <w:p w14:paraId="7439B007" w14:textId="3CE6DD79" w:rsidR="00BD041A" w:rsidRPr="001B2966" w:rsidRDefault="00602BF5" w:rsidP="003803B1">
      <w:pPr>
        <w:spacing w:line="360" w:lineRule="auto"/>
        <w:ind w:firstLine="720"/>
        <w:rPr>
          <w:rFonts w:asciiTheme="majorHAnsi" w:hAnsiTheme="majorHAnsi" w:cstheme="majorHAnsi"/>
        </w:rPr>
      </w:pPr>
      <w:r w:rsidRPr="001B2966">
        <w:rPr>
          <w:rFonts w:asciiTheme="majorHAnsi" w:hAnsiTheme="majorHAnsi" w:cstheme="majorHAnsi"/>
        </w:rPr>
        <w:lastRenderedPageBreak/>
        <w:t xml:space="preserve">We constructed an index for these experiences and compared average high school experiences by gender </w:t>
      </w:r>
      <w:commentRangeStart w:id="311"/>
      <w:r w:rsidRPr="001B2966">
        <w:rPr>
          <w:rFonts w:asciiTheme="majorHAnsi" w:hAnsiTheme="majorHAnsi" w:cstheme="majorHAnsi"/>
        </w:rPr>
        <w:t>identity</w:t>
      </w:r>
      <w:commentRangeEnd w:id="311"/>
      <w:r w:rsidR="00735625" w:rsidRPr="001B2966">
        <w:rPr>
          <w:rStyle w:val="CommentReference"/>
          <w:rFonts w:asciiTheme="majorHAnsi" w:hAnsiTheme="majorHAnsi" w:cstheme="majorHAnsi"/>
          <w:sz w:val="24"/>
          <w:szCs w:val="24"/>
        </w:rPr>
        <w:commentReference w:id="311"/>
      </w:r>
      <w:r w:rsidR="00143DCC" w:rsidRPr="001B2966">
        <w:rPr>
          <w:rFonts w:asciiTheme="majorHAnsi" w:hAnsiTheme="majorHAnsi" w:cstheme="majorHAnsi"/>
        </w:rPr>
        <w:t>.</w:t>
      </w:r>
      <w:r w:rsidR="00143DCC" w:rsidRPr="001B2966">
        <w:rPr>
          <w:rStyle w:val="FootnoteReference"/>
          <w:rFonts w:asciiTheme="majorHAnsi" w:hAnsiTheme="majorHAnsi" w:cstheme="majorHAnsi"/>
        </w:rPr>
        <w:footnoteReference w:id="8"/>
      </w:r>
      <w:r w:rsidRPr="001B2966">
        <w:rPr>
          <w:rFonts w:asciiTheme="majorHAnsi" w:hAnsiTheme="majorHAnsi" w:cstheme="majorHAnsi"/>
        </w:rPr>
        <w:t xml:space="preserve"> In this case, a positive value denoted an overall positive experience, a negative value indicated an overall negative experience, while zero suggested a neutral experience in high school. Additionally, a larger index value indicated a higher rating of high school experience. In Table 7, we present the average general high school experience construct for each gender identity category. We tested whether these differences are statistically significant </w:t>
      </w:r>
      <w:commentRangeStart w:id="312"/>
      <w:r w:rsidRPr="001B2966">
        <w:rPr>
          <w:rFonts w:asciiTheme="majorHAnsi" w:hAnsiTheme="majorHAnsi" w:cstheme="majorHAnsi"/>
        </w:rPr>
        <w:t>and</w:t>
      </w:r>
      <w:commentRangeEnd w:id="312"/>
      <w:r w:rsidR="008A2B79" w:rsidRPr="001B2966">
        <w:rPr>
          <w:rStyle w:val="CommentReference"/>
          <w:rFonts w:asciiTheme="majorHAnsi" w:hAnsiTheme="majorHAnsi" w:cstheme="majorHAnsi"/>
          <w:sz w:val="24"/>
          <w:szCs w:val="24"/>
        </w:rPr>
        <w:commentReference w:id="312"/>
      </w:r>
      <w:r w:rsidRPr="001B2966">
        <w:rPr>
          <w:rFonts w:asciiTheme="majorHAnsi" w:hAnsiTheme="majorHAnsi" w:cstheme="majorHAnsi"/>
        </w:rPr>
        <w:t xml:space="preserve"> found that cisgender men report the most positive high school experiences compared to students of other gender identities. Conversely, trans and gender expansive students reported less positive high school experiences compared to their cisgender peers, particularly students that identify as gender diverse/questioning. We plotted these differences in Figure 3</w:t>
      </w:r>
      <w:r w:rsidR="001B2966">
        <w:rPr>
          <w:rFonts w:asciiTheme="majorHAnsi" w:hAnsiTheme="majorHAnsi" w:cstheme="majorHAnsi"/>
        </w:rPr>
        <w:t xml:space="preserve"> </w:t>
      </w:r>
      <w:r w:rsidRPr="001B2966">
        <w:rPr>
          <w:rFonts w:asciiTheme="majorHAnsi" w:hAnsiTheme="majorHAnsi" w:cstheme="majorHAnsi"/>
        </w:rPr>
        <w:t>and found them statistically significant and robust to the inclusion of demographic controls. While not causal, these results indicate that there is an association between gender identity and students’ experiences in high school, which we consider in later analyses.</w:t>
      </w:r>
    </w:p>
    <w:p w14:paraId="2BF30CA4" w14:textId="77777777" w:rsidR="003202AF" w:rsidRPr="001B2966" w:rsidRDefault="003202AF" w:rsidP="003803B1">
      <w:pPr>
        <w:spacing w:line="360" w:lineRule="auto"/>
        <w:rPr>
          <w:rFonts w:asciiTheme="majorHAnsi" w:hAnsiTheme="majorHAnsi" w:cstheme="majorHAnsi"/>
          <w:b/>
          <w:bCs/>
        </w:rPr>
      </w:pPr>
    </w:p>
    <w:p w14:paraId="682726FC" w14:textId="77777777" w:rsidR="003202AF" w:rsidRPr="001B2966" w:rsidRDefault="003202AF" w:rsidP="003803B1">
      <w:pPr>
        <w:spacing w:line="360" w:lineRule="auto"/>
        <w:rPr>
          <w:rFonts w:asciiTheme="majorHAnsi" w:hAnsiTheme="majorHAnsi" w:cstheme="majorHAnsi"/>
          <w:b/>
          <w:bCs/>
        </w:rPr>
      </w:pPr>
    </w:p>
    <w:p w14:paraId="43BD4A99" w14:textId="77777777" w:rsidR="003202AF" w:rsidRDefault="003202AF" w:rsidP="003803B1">
      <w:pPr>
        <w:spacing w:line="360" w:lineRule="auto"/>
        <w:rPr>
          <w:b/>
          <w:bCs/>
        </w:rPr>
      </w:pPr>
    </w:p>
    <w:p w14:paraId="6D93B2A2" w14:textId="77777777" w:rsidR="003202AF" w:rsidRDefault="003202AF" w:rsidP="003803B1">
      <w:pPr>
        <w:spacing w:line="360" w:lineRule="auto"/>
        <w:rPr>
          <w:b/>
          <w:bCs/>
        </w:rPr>
      </w:pPr>
    </w:p>
    <w:p w14:paraId="438C307D" w14:textId="77777777" w:rsidR="00550359" w:rsidRDefault="00550359" w:rsidP="003803B1">
      <w:pPr>
        <w:spacing w:line="360" w:lineRule="auto"/>
        <w:rPr>
          <w:b/>
          <w:bCs/>
        </w:rPr>
      </w:pPr>
      <w:r>
        <w:rPr>
          <w:b/>
          <w:bCs/>
        </w:rPr>
        <w:br w:type="page"/>
      </w:r>
    </w:p>
    <w:p w14:paraId="7439B008" w14:textId="0A4992AA" w:rsidR="00BD041A" w:rsidRPr="001B2966" w:rsidRDefault="00602BF5" w:rsidP="003803B1">
      <w:pPr>
        <w:spacing w:line="360" w:lineRule="auto"/>
        <w:rPr>
          <w:rFonts w:asciiTheme="majorHAnsi" w:hAnsiTheme="majorHAnsi" w:cstheme="majorHAnsi"/>
          <w:b/>
          <w:bCs/>
        </w:rPr>
      </w:pPr>
      <w:r w:rsidRPr="001B2966">
        <w:rPr>
          <w:rFonts w:asciiTheme="majorHAnsi" w:hAnsiTheme="majorHAnsi" w:cstheme="majorHAnsi"/>
          <w:b/>
          <w:bCs/>
        </w:rPr>
        <w:lastRenderedPageBreak/>
        <w:t>Table 7</w:t>
      </w:r>
    </w:p>
    <w:p w14:paraId="7439B009" w14:textId="77777777" w:rsidR="00BD041A" w:rsidRPr="001B2966" w:rsidRDefault="00602BF5" w:rsidP="003803B1">
      <w:pPr>
        <w:spacing w:line="360" w:lineRule="auto"/>
        <w:rPr>
          <w:rFonts w:asciiTheme="majorHAnsi" w:hAnsiTheme="majorHAnsi" w:cstheme="majorHAnsi"/>
          <w:i/>
          <w:iCs/>
        </w:rPr>
      </w:pPr>
      <w:r w:rsidRPr="001D4A5D">
        <w:rPr>
          <w:rFonts w:asciiTheme="majorHAnsi" w:hAnsiTheme="majorHAnsi" w:cstheme="majorHAnsi"/>
          <w:i/>
          <w:iCs/>
          <w:highlight w:val="yellow"/>
          <w:rPrChange w:id="313" w:author="Kerith Conron" w:date="2026-03-04T16:17:00Z" w16du:dateUtc="2026-03-04T21:17:00Z">
            <w:rPr>
              <w:rFonts w:asciiTheme="majorHAnsi" w:hAnsiTheme="majorHAnsi" w:cstheme="majorHAnsi"/>
              <w:i/>
              <w:iCs/>
            </w:rPr>
          </w:rPrChange>
        </w:rPr>
        <w:t>General High School Experience by Gender Identity</w:t>
      </w:r>
    </w:p>
    <w:tbl>
      <w:tblPr>
        <w:tblStyle w:val="a5"/>
        <w:tblW w:w="5000" w:type="pct"/>
        <w:tblInd w:w="0" w:type="dxa"/>
        <w:tblLook w:val="0400" w:firstRow="0" w:lastRow="0" w:firstColumn="0" w:lastColumn="0" w:noHBand="0" w:noVBand="1"/>
      </w:tblPr>
      <w:tblGrid>
        <w:gridCol w:w="3231"/>
        <w:gridCol w:w="1803"/>
        <w:gridCol w:w="4326"/>
      </w:tblGrid>
      <w:tr w:rsidR="00BD041A" w:rsidRPr="001B2966" w14:paraId="7439B00D" w14:textId="77777777" w:rsidTr="001B2966">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7439B00A"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439B00B" w14:textId="36D679FD" w:rsidR="00BD041A" w:rsidRPr="001B2966" w:rsidRDefault="00602BF5" w:rsidP="001B2966">
            <w:pPr>
              <w:jc w:val="center"/>
              <w:rPr>
                <w:rFonts w:asciiTheme="majorHAnsi" w:hAnsiTheme="majorHAnsi" w:cstheme="majorHAnsi"/>
                <w:sz w:val="20"/>
                <w:szCs w:val="20"/>
              </w:rPr>
            </w:pPr>
            <w:del w:id="314" w:author="Kerith Conron" w:date="2026-03-04T16:17:00Z" w16du:dateUtc="2026-03-04T21:17:00Z">
              <w:r w:rsidRPr="001B2966" w:rsidDel="001D4A5D">
                <w:rPr>
                  <w:rFonts w:asciiTheme="majorHAnsi" w:hAnsiTheme="majorHAnsi" w:cstheme="majorHAnsi"/>
                  <w:sz w:val="20"/>
                  <w:szCs w:val="20"/>
                </w:rPr>
                <w:delText>Freq.</w:delText>
              </w:r>
            </w:del>
            <w:ins w:id="315" w:author="Kerith Conron" w:date="2026-03-04T16:17:00Z" w16du:dateUtc="2026-03-04T21:17:00Z">
              <w:r w:rsidR="001D4A5D">
                <w:rPr>
                  <w:rFonts w:asciiTheme="majorHAnsi" w:hAnsiTheme="majorHAnsi" w:cstheme="majorHAnsi"/>
                  <w:sz w:val="20"/>
                  <w:szCs w:val="20"/>
                </w:rPr>
                <w:t>n</w:t>
              </w:r>
            </w:ins>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7439B00C"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General high school experience index</w:t>
            </w:r>
          </w:p>
        </w:tc>
      </w:tr>
      <w:tr w:rsidR="00BD041A" w:rsidRPr="001B2966" w14:paraId="7439B011" w14:textId="77777777" w:rsidTr="001B2966">
        <w:trPr>
          <w:trHeight w:val="285"/>
        </w:trPr>
        <w:tc>
          <w:tcPr>
            <w:tcW w:w="1726" w:type="pct"/>
            <w:tcBorders>
              <w:top w:val="single" w:sz="4" w:space="0" w:color="000000"/>
            </w:tcBorders>
            <w:tcMar>
              <w:top w:w="0" w:type="dxa"/>
              <w:left w:w="100" w:type="dxa"/>
              <w:bottom w:w="0" w:type="dxa"/>
              <w:right w:w="100" w:type="dxa"/>
            </w:tcMar>
            <w:vAlign w:val="center"/>
          </w:tcPr>
          <w:p w14:paraId="7439B00E"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Cisgender man</w:t>
            </w:r>
          </w:p>
        </w:tc>
        <w:tc>
          <w:tcPr>
            <w:tcW w:w="963" w:type="pct"/>
            <w:tcBorders>
              <w:top w:val="single" w:sz="4" w:space="0" w:color="000000"/>
            </w:tcBorders>
            <w:tcMar>
              <w:top w:w="20" w:type="dxa"/>
              <w:left w:w="20" w:type="dxa"/>
              <w:bottom w:w="20" w:type="dxa"/>
              <w:right w:w="20" w:type="dxa"/>
            </w:tcMar>
            <w:vAlign w:val="center"/>
          </w:tcPr>
          <w:p w14:paraId="7439B00F"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2,659</w:t>
            </w:r>
          </w:p>
        </w:tc>
        <w:tc>
          <w:tcPr>
            <w:tcW w:w="2311" w:type="pct"/>
            <w:tcBorders>
              <w:top w:val="single" w:sz="4" w:space="0" w:color="000000"/>
            </w:tcBorders>
            <w:tcMar>
              <w:top w:w="0" w:type="dxa"/>
              <w:left w:w="100" w:type="dxa"/>
              <w:bottom w:w="0" w:type="dxa"/>
              <w:right w:w="100" w:type="dxa"/>
            </w:tcMar>
            <w:vAlign w:val="center"/>
          </w:tcPr>
          <w:p w14:paraId="7439B010"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4.271</w:t>
            </w:r>
          </w:p>
        </w:tc>
      </w:tr>
      <w:tr w:rsidR="00BD041A" w:rsidRPr="001B2966" w14:paraId="7439B015" w14:textId="77777777" w:rsidTr="001B2966">
        <w:trPr>
          <w:trHeight w:val="270"/>
        </w:trPr>
        <w:tc>
          <w:tcPr>
            <w:tcW w:w="1726" w:type="pct"/>
            <w:tcMar>
              <w:top w:w="0" w:type="dxa"/>
              <w:left w:w="100" w:type="dxa"/>
              <w:bottom w:w="0" w:type="dxa"/>
              <w:right w:w="100" w:type="dxa"/>
            </w:tcMar>
            <w:vAlign w:val="center"/>
          </w:tcPr>
          <w:p w14:paraId="7439B012"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Cisgender woman</w:t>
            </w:r>
          </w:p>
        </w:tc>
        <w:tc>
          <w:tcPr>
            <w:tcW w:w="963" w:type="pct"/>
            <w:tcMar>
              <w:top w:w="20" w:type="dxa"/>
              <w:left w:w="20" w:type="dxa"/>
              <w:bottom w:w="20" w:type="dxa"/>
              <w:right w:w="20" w:type="dxa"/>
            </w:tcMar>
            <w:vAlign w:val="center"/>
          </w:tcPr>
          <w:p w14:paraId="7439B013"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4,269</w:t>
            </w:r>
          </w:p>
        </w:tc>
        <w:tc>
          <w:tcPr>
            <w:tcW w:w="2311" w:type="pct"/>
            <w:tcMar>
              <w:top w:w="0" w:type="dxa"/>
              <w:left w:w="100" w:type="dxa"/>
              <w:bottom w:w="0" w:type="dxa"/>
              <w:right w:w="100" w:type="dxa"/>
            </w:tcMar>
            <w:vAlign w:val="center"/>
          </w:tcPr>
          <w:p w14:paraId="7439B014"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3.787</w:t>
            </w:r>
          </w:p>
        </w:tc>
      </w:tr>
      <w:tr w:rsidR="00BD041A" w:rsidRPr="001B2966" w14:paraId="7439B019" w14:textId="77777777" w:rsidTr="001B2966">
        <w:trPr>
          <w:trHeight w:val="270"/>
        </w:trPr>
        <w:tc>
          <w:tcPr>
            <w:tcW w:w="1726" w:type="pct"/>
            <w:tcMar>
              <w:top w:w="0" w:type="dxa"/>
              <w:left w:w="100" w:type="dxa"/>
              <w:bottom w:w="0" w:type="dxa"/>
              <w:right w:w="100" w:type="dxa"/>
            </w:tcMar>
            <w:vAlign w:val="center"/>
          </w:tcPr>
          <w:p w14:paraId="7439B016"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Transgender man</w:t>
            </w:r>
          </w:p>
        </w:tc>
        <w:tc>
          <w:tcPr>
            <w:tcW w:w="963" w:type="pct"/>
            <w:tcMar>
              <w:top w:w="20" w:type="dxa"/>
              <w:left w:w="20" w:type="dxa"/>
              <w:bottom w:w="20" w:type="dxa"/>
              <w:right w:w="20" w:type="dxa"/>
            </w:tcMar>
            <w:vAlign w:val="center"/>
          </w:tcPr>
          <w:p w14:paraId="7439B017"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59</w:t>
            </w:r>
          </w:p>
        </w:tc>
        <w:tc>
          <w:tcPr>
            <w:tcW w:w="2311" w:type="pct"/>
            <w:tcMar>
              <w:top w:w="0" w:type="dxa"/>
              <w:left w:w="100" w:type="dxa"/>
              <w:bottom w:w="0" w:type="dxa"/>
              <w:right w:w="100" w:type="dxa"/>
            </w:tcMar>
            <w:vAlign w:val="center"/>
          </w:tcPr>
          <w:p w14:paraId="7439B018"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2.424</w:t>
            </w:r>
          </w:p>
        </w:tc>
      </w:tr>
      <w:tr w:rsidR="00BD041A" w:rsidRPr="001B2966" w14:paraId="7439B01D" w14:textId="77777777" w:rsidTr="001B2966">
        <w:trPr>
          <w:trHeight w:val="270"/>
        </w:trPr>
        <w:tc>
          <w:tcPr>
            <w:tcW w:w="1726" w:type="pct"/>
            <w:tcMar>
              <w:top w:w="0" w:type="dxa"/>
              <w:left w:w="100" w:type="dxa"/>
              <w:bottom w:w="0" w:type="dxa"/>
              <w:right w:w="100" w:type="dxa"/>
            </w:tcMar>
            <w:vAlign w:val="center"/>
          </w:tcPr>
          <w:p w14:paraId="7439B01A"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Transgender woman</w:t>
            </w:r>
          </w:p>
        </w:tc>
        <w:tc>
          <w:tcPr>
            <w:tcW w:w="963" w:type="pct"/>
            <w:tcMar>
              <w:top w:w="20" w:type="dxa"/>
              <w:left w:w="20" w:type="dxa"/>
              <w:bottom w:w="20" w:type="dxa"/>
              <w:right w:w="20" w:type="dxa"/>
            </w:tcMar>
            <w:vAlign w:val="center"/>
          </w:tcPr>
          <w:p w14:paraId="7439B01B"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20</w:t>
            </w:r>
          </w:p>
        </w:tc>
        <w:tc>
          <w:tcPr>
            <w:tcW w:w="2311" w:type="pct"/>
            <w:tcMar>
              <w:top w:w="0" w:type="dxa"/>
              <w:left w:w="100" w:type="dxa"/>
              <w:bottom w:w="0" w:type="dxa"/>
              <w:right w:w="100" w:type="dxa"/>
            </w:tcMar>
            <w:vAlign w:val="center"/>
          </w:tcPr>
          <w:p w14:paraId="7439B01C"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2.55</w:t>
            </w:r>
          </w:p>
        </w:tc>
      </w:tr>
      <w:tr w:rsidR="00BD041A" w:rsidRPr="001B2966" w14:paraId="7439B021" w14:textId="77777777" w:rsidTr="001B2966">
        <w:trPr>
          <w:trHeight w:val="270"/>
        </w:trPr>
        <w:tc>
          <w:tcPr>
            <w:tcW w:w="1726" w:type="pct"/>
            <w:tcMar>
              <w:top w:w="0" w:type="dxa"/>
              <w:left w:w="100" w:type="dxa"/>
              <w:bottom w:w="0" w:type="dxa"/>
              <w:right w:w="100" w:type="dxa"/>
            </w:tcMar>
            <w:vAlign w:val="center"/>
          </w:tcPr>
          <w:p w14:paraId="7439B01E"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Nonbinary</w:t>
            </w:r>
          </w:p>
        </w:tc>
        <w:tc>
          <w:tcPr>
            <w:tcW w:w="963" w:type="pct"/>
            <w:tcMar>
              <w:top w:w="20" w:type="dxa"/>
              <w:left w:w="20" w:type="dxa"/>
              <w:bottom w:w="20" w:type="dxa"/>
              <w:right w:w="20" w:type="dxa"/>
            </w:tcMar>
            <w:vAlign w:val="center"/>
          </w:tcPr>
          <w:p w14:paraId="7439B01F"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267</w:t>
            </w:r>
          </w:p>
        </w:tc>
        <w:tc>
          <w:tcPr>
            <w:tcW w:w="2311" w:type="pct"/>
            <w:tcMar>
              <w:top w:w="0" w:type="dxa"/>
              <w:left w:w="100" w:type="dxa"/>
              <w:bottom w:w="0" w:type="dxa"/>
              <w:right w:w="100" w:type="dxa"/>
            </w:tcMar>
            <w:vAlign w:val="center"/>
          </w:tcPr>
          <w:p w14:paraId="7439B020"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2.318</w:t>
            </w:r>
          </w:p>
        </w:tc>
      </w:tr>
      <w:tr w:rsidR="00BD041A" w:rsidRPr="001B2966" w14:paraId="7439B025" w14:textId="77777777" w:rsidTr="001B2966">
        <w:trPr>
          <w:trHeight w:val="270"/>
        </w:trPr>
        <w:tc>
          <w:tcPr>
            <w:tcW w:w="1726" w:type="pct"/>
            <w:tcMar>
              <w:top w:w="0" w:type="dxa"/>
              <w:left w:w="100" w:type="dxa"/>
              <w:bottom w:w="0" w:type="dxa"/>
              <w:right w:w="100" w:type="dxa"/>
            </w:tcMar>
            <w:vAlign w:val="center"/>
          </w:tcPr>
          <w:p w14:paraId="7439B022"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Gender diverse/questioning</w:t>
            </w:r>
          </w:p>
        </w:tc>
        <w:tc>
          <w:tcPr>
            <w:tcW w:w="963" w:type="pct"/>
            <w:tcMar>
              <w:top w:w="20" w:type="dxa"/>
              <w:left w:w="20" w:type="dxa"/>
              <w:bottom w:w="20" w:type="dxa"/>
              <w:right w:w="20" w:type="dxa"/>
            </w:tcMar>
            <w:vAlign w:val="center"/>
          </w:tcPr>
          <w:p w14:paraId="7439B023"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71</w:t>
            </w:r>
          </w:p>
        </w:tc>
        <w:tc>
          <w:tcPr>
            <w:tcW w:w="2311" w:type="pct"/>
            <w:tcMar>
              <w:top w:w="0" w:type="dxa"/>
              <w:left w:w="100" w:type="dxa"/>
              <w:bottom w:w="0" w:type="dxa"/>
              <w:right w:w="100" w:type="dxa"/>
            </w:tcMar>
            <w:vAlign w:val="center"/>
          </w:tcPr>
          <w:p w14:paraId="7439B024"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1.113</w:t>
            </w:r>
          </w:p>
        </w:tc>
      </w:tr>
      <w:tr w:rsidR="00BD041A" w:rsidRPr="001B2966" w14:paraId="7439B029" w14:textId="77777777" w:rsidTr="001B2966">
        <w:trPr>
          <w:trHeight w:val="270"/>
        </w:trPr>
        <w:tc>
          <w:tcPr>
            <w:tcW w:w="1726" w:type="pct"/>
            <w:tcBorders>
              <w:bottom w:val="single" w:sz="6" w:space="0" w:color="000000"/>
            </w:tcBorders>
            <w:tcMar>
              <w:top w:w="0" w:type="dxa"/>
              <w:left w:w="100" w:type="dxa"/>
              <w:bottom w:w="0" w:type="dxa"/>
              <w:right w:w="100" w:type="dxa"/>
            </w:tcMar>
            <w:vAlign w:val="center"/>
          </w:tcPr>
          <w:p w14:paraId="7439B026"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Prefer not to say</w:t>
            </w:r>
          </w:p>
        </w:tc>
        <w:tc>
          <w:tcPr>
            <w:tcW w:w="963" w:type="pct"/>
            <w:tcBorders>
              <w:bottom w:val="single" w:sz="6" w:space="0" w:color="000000"/>
            </w:tcBorders>
            <w:tcMar>
              <w:top w:w="20" w:type="dxa"/>
              <w:left w:w="20" w:type="dxa"/>
              <w:bottom w:w="20" w:type="dxa"/>
              <w:right w:w="20" w:type="dxa"/>
            </w:tcMar>
            <w:vAlign w:val="center"/>
          </w:tcPr>
          <w:p w14:paraId="7439B027"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138</w:t>
            </w:r>
          </w:p>
        </w:tc>
        <w:tc>
          <w:tcPr>
            <w:tcW w:w="2311" w:type="pct"/>
            <w:tcBorders>
              <w:bottom w:val="single" w:sz="6" w:space="0" w:color="000000"/>
            </w:tcBorders>
            <w:tcMar>
              <w:top w:w="0" w:type="dxa"/>
              <w:left w:w="100" w:type="dxa"/>
              <w:bottom w:w="0" w:type="dxa"/>
              <w:right w:w="100" w:type="dxa"/>
            </w:tcMar>
            <w:vAlign w:val="center"/>
          </w:tcPr>
          <w:p w14:paraId="7439B028"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2.232</w:t>
            </w:r>
          </w:p>
        </w:tc>
      </w:tr>
      <w:tr w:rsidR="00BD041A" w:rsidRPr="001B2966" w14:paraId="7439B02D" w14:textId="77777777" w:rsidTr="001B2966">
        <w:trPr>
          <w:trHeight w:val="285"/>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7439B02A"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Total</w:t>
            </w:r>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7439B02B"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7,483</w:t>
            </w:r>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7439B02C"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3.839</w:t>
            </w:r>
          </w:p>
        </w:tc>
      </w:tr>
    </w:tbl>
    <w:p w14:paraId="7439B02F" w14:textId="72B932C6" w:rsidR="00BD041A" w:rsidRPr="001B2966" w:rsidRDefault="00602BF5" w:rsidP="001B2966">
      <w:pPr>
        <w:spacing w:after="160"/>
        <w:rPr>
          <w:rFonts w:asciiTheme="majorHAnsi" w:hAnsiTheme="majorHAnsi" w:cstheme="majorHAnsi"/>
          <w:sz w:val="20"/>
          <w:szCs w:val="20"/>
        </w:rPr>
      </w:pPr>
      <w:r w:rsidRPr="001B2966">
        <w:rPr>
          <w:rFonts w:asciiTheme="majorHAnsi" w:hAnsiTheme="majorHAnsi" w:cstheme="majorHAnsi"/>
          <w:i/>
          <w:iCs/>
          <w:sz w:val="20"/>
          <w:szCs w:val="20"/>
        </w:rPr>
        <w:t>Note.</w:t>
      </w:r>
      <w:commentRangeStart w:id="316"/>
      <w:r w:rsidRPr="001B2966">
        <w:rPr>
          <w:rFonts w:asciiTheme="majorHAnsi" w:hAnsiTheme="majorHAnsi" w:cstheme="majorHAnsi"/>
          <w:i/>
          <w:iCs/>
          <w:sz w:val="20"/>
          <w:szCs w:val="20"/>
        </w:rPr>
        <w:t xml:space="preserve"> </w:t>
      </w:r>
      <w:r w:rsidRPr="001B2966">
        <w:rPr>
          <w:rFonts w:asciiTheme="majorHAnsi" w:hAnsiTheme="majorHAnsi" w:cstheme="majorHAnsi"/>
          <w:sz w:val="20"/>
          <w:szCs w:val="20"/>
        </w:rPr>
        <w:t xml:space="preserve">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w:t>
      </w:r>
      <w:r w:rsidRPr="0071788A">
        <w:rPr>
          <w:rFonts w:asciiTheme="majorHAnsi" w:hAnsiTheme="majorHAnsi" w:cstheme="majorHAnsi"/>
          <w:sz w:val="20"/>
          <w:szCs w:val="20"/>
        </w:rPr>
        <w:t>in Appendi</w:t>
      </w:r>
      <w:r w:rsidR="0071788A" w:rsidRPr="0071788A">
        <w:rPr>
          <w:rFonts w:asciiTheme="majorHAnsi" w:hAnsiTheme="majorHAnsi" w:cstheme="majorHAnsi"/>
          <w:sz w:val="20"/>
          <w:szCs w:val="20"/>
        </w:rPr>
        <w:t>ces</w:t>
      </w:r>
      <w:r w:rsidR="007163AD" w:rsidRPr="0071788A">
        <w:rPr>
          <w:rFonts w:asciiTheme="majorHAnsi" w:hAnsiTheme="majorHAnsi" w:cstheme="majorHAnsi"/>
          <w:sz w:val="20"/>
          <w:szCs w:val="20"/>
        </w:rPr>
        <w:t xml:space="preserve"> </w:t>
      </w:r>
      <w:r w:rsidR="0071788A" w:rsidRPr="0071788A">
        <w:rPr>
          <w:rFonts w:asciiTheme="majorHAnsi" w:hAnsiTheme="majorHAnsi" w:cstheme="majorHAnsi"/>
          <w:sz w:val="20"/>
          <w:szCs w:val="20"/>
        </w:rPr>
        <w:t>B and C</w:t>
      </w:r>
      <w:r w:rsidRPr="0071788A">
        <w:rPr>
          <w:rFonts w:asciiTheme="majorHAnsi" w:hAnsiTheme="majorHAnsi" w:cstheme="majorHAnsi"/>
          <w:sz w:val="20"/>
          <w:szCs w:val="20"/>
        </w:rPr>
        <w:t>.</w:t>
      </w:r>
      <w:commentRangeEnd w:id="316"/>
      <w:r w:rsidR="001D4A5D" w:rsidRPr="001B2966">
        <w:rPr>
          <w:rStyle w:val="CommentReference"/>
          <w:rFonts w:asciiTheme="majorHAnsi" w:hAnsiTheme="majorHAnsi" w:cstheme="majorHAnsi"/>
          <w:sz w:val="20"/>
          <w:szCs w:val="20"/>
        </w:rPr>
        <w:commentReference w:id="316"/>
      </w:r>
    </w:p>
    <w:p w14:paraId="2FC93B32" w14:textId="2C1F2C9D" w:rsidR="00D9157E" w:rsidRPr="001B2966" w:rsidRDefault="00602BF5" w:rsidP="003803B1">
      <w:pPr>
        <w:spacing w:line="360" w:lineRule="auto"/>
        <w:rPr>
          <w:rFonts w:asciiTheme="majorHAnsi" w:hAnsiTheme="majorHAnsi" w:cstheme="majorHAnsi"/>
          <w:b/>
          <w:bCs/>
        </w:rPr>
      </w:pPr>
      <w:r w:rsidRPr="001B2966">
        <w:rPr>
          <w:rFonts w:asciiTheme="majorHAnsi" w:hAnsiTheme="majorHAnsi" w:cstheme="majorHAnsi"/>
          <w:b/>
          <w:bCs/>
        </w:rPr>
        <w:t>Figure 3</w:t>
      </w:r>
    </w:p>
    <w:p w14:paraId="17AA1302" w14:textId="42FF5502" w:rsidR="00D9157E" w:rsidRPr="001B2966" w:rsidRDefault="001B2966" w:rsidP="003803B1">
      <w:pPr>
        <w:spacing w:line="360" w:lineRule="auto"/>
        <w:rPr>
          <w:rFonts w:asciiTheme="majorHAnsi" w:hAnsiTheme="majorHAnsi" w:cstheme="majorHAnsi"/>
          <w:b/>
          <w:bCs/>
        </w:rPr>
      </w:pPr>
      <w:r w:rsidRPr="00185246">
        <w:rPr>
          <w:rFonts w:asciiTheme="majorHAnsi" w:hAnsiTheme="majorHAnsi" w:cstheme="majorHAnsi"/>
          <w:noProof/>
          <w:highlight w:val="yellow"/>
          <w:rPrChange w:id="317" w:author="Kerith Conron" w:date="2026-03-04T16:19:00Z" w16du:dateUtc="2026-03-04T21:19:00Z">
            <w:rPr>
              <w:rFonts w:asciiTheme="majorHAnsi" w:hAnsiTheme="majorHAnsi" w:cstheme="majorHAnsi"/>
              <w:noProof/>
            </w:rPr>
          </w:rPrChange>
        </w:rPr>
        <w:drawing>
          <wp:anchor distT="114300" distB="114300" distL="114300" distR="114300" simplePos="0" relativeHeight="251658240" behindDoc="0" locked="0" layoutInCell="1" hidden="0" allowOverlap="0" wp14:anchorId="7439B282" wp14:editId="586CFCA0">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sidR="00D9157E" w:rsidRPr="00185246">
        <w:rPr>
          <w:rFonts w:asciiTheme="majorHAnsi" w:hAnsiTheme="majorHAnsi" w:cstheme="majorHAnsi"/>
          <w:i/>
          <w:iCs/>
          <w:highlight w:val="yellow"/>
          <w:rPrChange w:id="318" w:author="Kerith Conron" w:date="2026-03-04T16:19:00Z" w16du:dateUtc="2026-03-04T21:19:00Z">
            <w:rPr>
              <w:rFonts w:asciiTheme="majorHAnsi" w:hAnsiTheme="majorHAnsi" w:cstheme="majorHAnsi"/>
              <w:i/>
              <w:iCs/>
            </w:rPr>
          </w:rPrChange>
        </w:rPr>
        <w:t xml:space="preserve">Regression of Overall High School Experience on Gender Identity </w:t>
      </w:r>
      <w:commentRangeStart w:id="319"/>
      <w:r w:rsidR="00D9157E" w:rsidRPr="00185246">
        <w:rPr>
          <w:rFonts w:asciiTheme="majorHAnsi" w:hAnsiTheme="majorHAnsi" w:cstheme="majorHAnsi"/>
          <w:i/>
          <w:iCs/>
          <w:highlight w:val="yellow"/>
          <w:rPrChange w:id="320" w:author="Kerith Conron" w:date="2026-03-04T16:19:00Z" w16du:dateUtc="2026-03-04T21:19:00Z">
            <w:rPr>
              <w:rFonts w:asciiTheme="majorHAnsi" w:hAnsiTheme="majorHAnsi" w:cstheme="majorHAnsi"/>
              <w:i/>
              <w:iCs/>
            </w:rPr>
          </w:rPrChange>
        </w:rPr>
        <w:t>Categories</w:t>
      </w:r>
      <w:commentRangeEnd w:id="319"/>
      <w:r w:rsidR="007E466E" w:rsidRPr="001B2966">
        <w:rPr>
          <w:rStyle w:val="CommentReference"/>
          <w:rFonts w:asciiTheme="majorHAnsi" w:hAnsiTheme="majorHAnsi" w:cstheme="majorHAnsi"/>
          <w:b/>
          <w:bCs/>
          <w:sz w:val="24"/>
          <w:szCs w:val="24"/>
        </w:rPr>
        <w:commentReference w:id="319"/>
      </w:r>
    </w:p>
    <w:p w14:paraId="7439B033"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i/>
          <w:iCs/>
          <w:sz w:val="20"/>
          <w:szCs w:val="20"/>
        </w:rPr>
        <w:t xml:space="preserve">Note. </w:t>
      </w:r>
      <w:r w:rsidRPr="001B2966">
        <w:rPr>
          <w:rFonts w:asciiTheme="majorHAnsi" w:hAnsiTheme="majorHAnsi" w:cstheme="majorHAnsi"/>
          <w:sz w:val="20"/>
          <w:szCs w:val="20"/>
        </w:rPr>
        <w:t xml:space="preserve">For the unconditional model, </w:t>
      </w:r>
      <w:r w:rsidRPr="001B2966">
        <w:rPr>
          <w:rFonts w:asciiTheme="majorHAnsi" w:hAnsiTheme="majorHAnsi" w:cstheme="majorHAnsi"/>
          <w:i/>
          <w:iCs/>
          <w:sz w:val="20"/>
          <w:szCs w:val="20"/>
        </w:rPr>
        <w:t>n</w:t>
      </w:r>
      <w:r w:rsidRPr="001B2966">
        <w:rPr>
          <w:rFonts w:asciiTheme="majorHAnsi" w:hAnsiTheme="majorHAnsi" w:cstheme="majorHAnsi"/>
          <w:sz w:val="20"/>
          <w:szCs w:val="20"/>
        </w:rPr>
        <w:t xml:space="preserve"> = 7,483. For the model controlling for demographics (race/ethnicity and parental level of education), </w:t>
      </w:r>
      <w:r w:rsidRPr="001B2966">
        <w:rPr>
          <w:rFonts w:asciiTheme="majorHAnsi" w:hAnsiTheme="majorHAnsi" w:cstheme="majorHAnsi"/>
          <w:i/>
          <w:iCs/>
          <w:sz w:val="20"/>
          <w:szCs w:val="20"/>
        </w:rPr>
        <w:t>n</w:t>
      </w:r>
      <w:r w:rsidRPr="001B2966">
        <w:rPr>
          <w:rFonts w:asciiTheme="majorHAnsi" w:hAnsiTheme="majorHAnsi" w:cstheme="majorHAnsi"/>
          <w:sz w:val="20"/>
          <w:szCs w:val="20"/>
        </w:rPr>
        <w:t xml:space="preserve"> = 7,464. The lines indicate 95 percent confidence intervals while the sample frequency and mean index of each gender identity are reported in parentheses. The vertical line at 0 represents the coefficient for the reference group (cisgender man).</w:t>
      </w:r>
    </w:p>
    <w:p w14:paraId="7439B034" w14:textId="77777777" w:rsidR="00BD041A" w:rsidRPr="00845B7A" w:rsidRDefault="00BD041A" w:rsidP="003803B1">
      <w:pPr>
        <w:spacing w:line="360" w:lineRule="auto"/>
      </w:pPr>
    </w:p>
    <w:p w14:paraId="7439B036" w14:textId="768B9666" w:rsidR="00BD041A" w:rsidRPr="001B2966" w:rsidRDefault="00602BF5" w:rsidP="001B2966">
      <w:pPr>
        <w:pStyle w:val="Heading2"/>
        <w:spacing w:before="0" w:after="0" w:line="360" w:lineRule="auto"/>
        <w:rPr>
          <w:rFonts w:asciiTheme="majorHAnsi" w:hAnsiTheme="majorHAnsi" w:cstheme="majorHAnsi"/>
          <w:b/>
          <w:bCs/>
          <w:sz w:val="24"/>
          <w:szCs w:val="28"/>
        </w:rPr>
      </w:pPr>
      <w:bookmarkStart w:id="321" w:name="_1ou31tc7vaj8" w:colFirst="0" w:colLast="0"/>
      <w:bookmarkEnd w:id="321"/>
      <w:r w:rsidRPr="001B2966">
        <w:rPr>
          <w:rFonts w:asciiTheme="majorHAnsi" w:hAnsiTheme="majorHAnsi" w:cstheme="majorHAnsi"/>
          <w:b/>
          <w:bCs/>
          <w:sz w:val="24"/>
          <w:szCs w:val="28"/>
        </w:rPr>
        <w:lastRenderedPageBreak/>
        <w:t>Bullying in High School</w:t>
      </w:r>
    </w:p>
    <w:p w14:paraId="7439B037" w14:textId="0816F0A1"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We also included two survey questions </w:t>
      </w:r>
      <w:r w:rsidR="00EE4EDD">
        <w:rPr>
          <w:rFonts w:asciiTheme="majorHAnsi" w:hAnsiTheme="majorHAnsi" w:cstheme="majorHAnsi"/>
        </w:rPr>
        <w:t>to understand the extent to which</w:t>
      </w:r>
      <w:r w:rsidRPr="001B2966">
        <w:rPr>
          <w:rFonts w:asciiTheme="majorHAnsi" w:hAnsiTheme="majorHAnsi" w:cstheme="majorHAnsi"/>
        </w:rPr>
        <w:t xml:space="preserve"> students </w:t>
      </w:r>
      <w:r w:rsidR="00EE4EDD">
        <w:rPr>
          <w:rFonts w:asciiTheme="majorHAnsi" w:hAnsiTheme="majorHAnsi" w:cstheme="majorHAnsi"/>
        </w:rPr>
        <w:t xml:space="preserve">may have </w:t>
      </w:r>
      <w:r w:rsidRPr="001B2966">
        <w:rPr>
          <w:rFonts w:asciiTheme="majorHAnsi" w:hAnsiTheme="majorHAnsi" w:cstheme="majorHAnsi"/>
        </w:rPr>
        <w:t xml:space="preserve">experienced bullying </w:t>
      </w:r>
      <w:r w:rsidR="00EE4EDD">
        <w:rPr>
          <w:rFonts w:asciiTheme="majorHAnsi" w:hAnsiTheme="majorHAnsi" w:cstheme="majorHAnsi"/>
        </w:rPr>
        <w:t xml:space="preserve">or harassment while </w:t>
      </w:r>
      <w:r w:rsidRPr="001B2966">
        <w:rPr>
          <w:rFonts w:asciiTheme="majorHAnsi" w:hAnsiTheme="majorHAnsi" w:cstheme="majorHAnsi"/>
        </w:rPr>
        <w:t>in high school. First, we asked students the number of times they were bullied or harassed at school in the last 12 months (response options include</w:t>
      </w:r>
      <w:r w:rsidR="001B2966">
        <w:rPr>
          <w:rFonts w:asciiTheme="majorHAnsi" w:hAnsiTheme="majorHAnsi" w:cstheme="majorHAnsi"/>
        </w:rPr>
        <w:t>d</w:t>
      </w:r>
      <w:r w:rsidRPr="001B2966">
        <w:rPr>
          <w:rFonts w:asciiTheme="majorHAnsi" w:hAnsiTheme="majorHAnsi" w:cstheme="majorHAnsi"/>
        </w:rPr>
        <w:t xml:space="preserve"> </w:t>
      </w:r>
      <w:r w:rsidRPr="00EE4EDD">
        <w:rPr>
          <w:rFonts w:asciiTheme="majorHAnsi" w:hAnsiTheme="majorHAnsi" w:cstheme="majorHAnsi"/>
          <w:i/>
          <w:iCs/>
        </w:rPr>
        <w:t>0 times</w:t>
      </w:r>
      <w:r w:rsidRPr="001B2966">
        <w:rPr>
          <w:rFonts w:asciiTheme="majorHAnsi" w:hAnsiTheme="majorHAnsi" w:cstheme="majorHAnsi"/>
        </w:rPr>
        <w:t xml:space="preserve">, </w:t>
      </w:r>
      <w:r w:rsidRPr="00EE4EDD">
        <w:rPr>
          <w:rFonts w:asciiTheme="majorHAnsi" w:hAnsiTheme="majorHAnsi" w:cstheme="majorHAnsi"/>
          <w:i/>
          <w:iCs/>
        </w:rPr>
        <w:t>1 time</w:t>
      </w:r>
      <w:r w:rsidRPr="001B2966">
        <w:rPr>
          <w:rFonts w:asciiTheme="majorHAnsi" w:hAnsiTheme="majorHAnsi" w:cstheme="majorHAnsi"/>
        </w:rPr>
        <w:t xml:space="preserve">, </w:t>
      </w:r>
      <w:r w:rsidRPr="00EE4EDD">
        <w:rPr>
          <w:rFonts w:asciiTheme="majorHAnsi" w:hAnsiTheme="majorHAnsi" w:cstheme="majorHAnsi"/>
          <w:i/>
          <w:iCs/>
        </w:rPr>
        <w:t>2-3 times</w:t>
      </w:r>
      <w:r w:rsidRPr="001B2966">
        <w:rPr>
          <w:rFonts w:asciiTheme="majorHAnsi" w:hAnsiTheme="majorHAnsi" w:cstheme="majorHAnsi"/>
        </w:rPr>
        <w:t xml:space="preserve">, and </w:t>
      </w:r>
      <w:r w:rsidRPr="00EE4EDD">
        <w:rPr>
          <w:rFonts w:asciiTheme="majorHAnsi" w:hAnsiTheme="majorHAnsi" w:cstheme="majorHAnsi"/>
          <w:i/>
          <w:iCs/>
        </w:rPr>
        <w:t>4 or more times</w:t>
      </w:r>
      <w:r w:rsidRPr="001B2966">
        <w:rPr>
          <w:rFonts w:asciiTheme="majorHAnsi" w:hAnsiTheme="majorHAnsi" w:cstheme="majorHAnsi"/>
        </w:rPr>
        <w:t xml:space="preserve">). For </w:t>
      </w:r>
      <w:r w:rsidR="00EE4EDD">
        <w:rPr>
          <w:rFonts w:asciiTheme="majorHAnsi" w:hAnsiTheme="majorHAnsi" w:cstheme="majorHAnsi"/>
        </w:rPr>
        <w:t>students</w:t>
      </w:r>
      <w:r w:rsidRPr="001B2966">
        <w:rPr>
          <w:rFonts w:asciiTheme="majorHAnsi" w:hAnsiTheme="majorHAnsi" w:cstheme="majorHAnsi"/>
        </w:rPr>
        <w:t xml:space="preserve"> who reported being bullied at least </w:t>
      </w:r>
      <w:r w:rsidR="00EE4EDD">
        <w:rPr>
          <w:rFonts w:asciiTheme="majorHAnsi" w:hAnsiTheme="majorHAnsi" w:cstheme="majorHAnsi"/>
        </w:rPr>
        <w:t>once</w:t>
      </w:r>
      <w:r w:rsidRPr="001B2966">
        <w:rPr>
          <w:rFonts w:asciiTheme="majorHAnsi" w:hAnsiTheme="majorHAnsi" w:cstheme="majorHAnsi"/>
        </w:rPr>
        <w:t xml:space="preserve">, </w:t>
      </w:r>
      <w:r w:rsidR="00EE4EDD">
        <w:rPr>
          <w:rFonts w:asciiTheme="majorHAnsi" w:hAnsiTheme="majorHAnsi" w:cstheme="majorHAnsi"/>
        </w:rPr>
        <w:t>students were also</w:t>
      </w:r>
      <w:r w:rsidRPr="001B2966">
        <w:rPr>
          <w:rFonts w:asciiTheme="majorHAnsi" w:hAnsiTheme="majorHAnsi" w:cstheme="majorHAnsi"/>
        </w:rPr>
        <w:t xml:space="preserve"> asked about the reasons they were harassed or bullied (i.e., race or ethnicity, religion, gender identity, or sexual orientation). </w:t>
      </w:r>
    </w:p>
    <w:p w14:paraId="0922CEFD" w14:textId="512196C0" w:rsidR="003F4E39" w:rsidRDefault="00602BF5" w:rsidP="003F4E39">
      <w:pPr>
        <w:spacing w:line="360" w:lineRule="auto"/>
        <w:ind w:firstLine="720"/>
        <w:rPr>
          <w:rFonts w:asciiTheme="majorHAnsi" w:hAnsiTheme="majorHAnsi" w:cstheme="majorHAnsi"/>
        </w:rPr>
      </w:pPr>
      <w:r w:rsidRPr="001B2966">
        <w:rPr>
          <w:rFonts w:asciiTheme="majorHAnsi" w:hAnsiTheme="majorHAnsi" w:cstheme="majorHAnsi"/>
        </w:rPr>
        <w:t xml:space="preserve">Figure 4 presents the frequency of bullying by gender identity and sexual orientation. Across all respondents, approximately 77% of students reported not being bullied or harassed on school property in the past </w:t>
      </w:r>
      <w:r w:rsidR="00262B50">
        <w:rPr>
          <w:rFonts w:asciiTheme="majorHAnsi" w:hAnsiTheme="majorHAnsi" w:cstheme="majorHAnsi"/>
        </w:rPr>
        <w:t>year</w:t>
      </w:r>
      <w:r w:rsidRPr="001B2966">
        <w:rPr>
          <w:rFonts w:asciiTheme="majorHAnsi" w:hAnsiTheme="majorHAnsi" w:cstheme="majorHAnsi"/>
        </w:rPr>
        <w:t xml:space="preserve">, while roughly 10% reported being bullied once, 9% reported being bullied two to three times, and about 4% reported being bullied four or more times. However, these rates varied considerably by gender identity. Among cisgender men, nearly 84% reported no bullying compared to only about 35% of transgender students and 54% of nonbinary and gender diverse/questioning students. </w:t>
      </w:r>
      <w:r w:rsidR="00262B50">
        <w:rPr>
          <w:rFonts w:asciiTheme="majorHAnsi" w:hAnsiTheme="majorHAnsi" w:cstheme="majorHAnsi"/>
        </w:rPr>
        <w:t>Moreover, t</w:t>
      </w:r>
      <w:r w:rsidRPr="001B2966">
        <w:rPr>
          <w:rFonts w:asciiTheme="majorHAnsi" w:hAnsiTheme="majorHAnsi" w:cstheme="majorHAnsi"/>
        </w:rPr>
        <w:t xml:space="preserve">ransgender students reported the highest rates of repeated victimization, with approximately 27% experiencing bullying two to three times and nearly 16% experiencing bullying four or more times — rates far </w:t>
      </w:r>
      <w:r w:rsidR="00262B50" w:rsidRPr="001B2966">
        <w:rPr>
          <w:rFonts w:asciiTheme="majorHAnsi" w:hAnsiTheme="majorHAnsi" w:cstheme="majorHAnsi"/>
        </w:rPr>
        <w:t>exceed</w:t>
      </w:r>
      <w:r w:rsidR="00262B50">
        <w:rPr>
          <w:rFonts w:asciiTheme="majorHAnsi" w:hAnsiTheme="majorHAnsi" w:cstheme="majorHAnsi"/>
        </w:rPr>
        <w:t>ing</w:t>
      </w:r>
      <w:r w:rsidRPr="001B2966">
        <w:rPr>
          <w:rFonts w:asciiTheme="majorHAnsi" w:hAnsiTheme="majorHAnsi" w:cstheme="majorHAnsi"/>
        </w:rPr>
        <w:t xml:space="preserve"> those of any other gender identity group. Nonbinary and gender diverse/questioning students also reported elevated rates of bullying relative to their cisgender peers, with roughly 23% reporting two to three incidents and about 10% reporting four or more.</w:t>
      </w:r>
    </w:p>
    <w:p w14:paraId="581AACFA" w14:textId="176B660D" w:rsidR="00BD041A" w:rsidRPr="001B2966" w:rsidRDefault="003F4E39" w:rsidP="003F4E39">
      <w:pPr>
        <w:spacing w:line="360" w:lineRule="auto"/>
        <w:ind w:firstLine="720"/>
        <w:rPr>
          <w:rFonts w:asciiTheme="majorHAnsi" w:hAnsiTheme="majorHAnsi" w:cstheme="majorHAnsi"/>
        </w:rPr>
      </w:pPr>
      <w:r w:rsidRPr="001B2966">
        <w:rPr>
          <w:rFonts w:asciiTheme="majorHAnsi" w:hAnsiTheme="majorHAnsi" w:cstheme="majorHAnsi"/>
        </w:rPr>
        <w:t>Patterns by sexual orientation revealed similar disparities. While approximately 82% of straight/heterosexual students reported no bullying in the past year, this figure dropped to about 61% for gay or lesbian students and 62% for bisexual, pansexual, and omnisexual students. Students identifying as other, queer, or questioning also reported lower rates of no bullying (about 60%) and higher rates of repeated victimization compared to their heterosexual peers. Asexual, aromantic, and demisexual students reported rates closer to the overall average, though still below those of heterosexual students.</w:t>
      </w:r>
      <w:r>
        <w:rPr>
          <w:rFonts w:asciiTheme="majorHAnsi" w:hAnsiTheme="majorHAnsi" w:cstheme="majorHAnsi"/>
        </w:rPr>
        <w:br w:type="page"/>
      </w:r>
    </w:p>
    <w:p w14:paraId="7439B03C" w14:textId="0902E288"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Figure 4</w:t>
      </w:r>
    </w:p>
    <w:p w14:paraId="7439B03D" w14:textId="00A4C9AC" w:rsidR="00BD041A" w:rsidRPr="001B2966" w:rsidRDefault="0071788A" w:rsidP="001B2966">
      <w:pPr>
        <w:spacing w:line="360" w:lineRule="auto"/>
        <w:rPr>
          <w:rFonts w:asciiTheme="majorHAnsi" w:hAnsiTheme="majorHAnsi" w:cstheme="majorHAnsi"/>
          <w:i/>
          <w:iCs/>
        </w:rPr>
      </w:pPr>
      <w:commentRangeStart w:id="322"/>
      <w:r>
        <w:rPr>
          <w:rFonts w:asciiTheme="majorHAnsi" w:hAnsiTheme="majorHAnsi" w:cstheme="majorHAnsi"/>
          <w:i/>
          <w:iCs/>
        </w:rPr>
        <w:t>Frequency of Bullying/Harassment in the Past Year</w:t>
      </w:r>
      <w:commentRangeEnd w:id="322"/>
      <w:r w:rsidR="00D84443" w:rsidRPr="001B2966">
        <w:rPr>
          <w:rStyle w:val="CommentReference"/>
          <w:rFonts w:asciiTheme="majorHAnsi" w:hAnsiTheme="majorHAnsi" w:cstheme="majorHAnsi"/>
          <w:i/>
          <w:iCs/>
          <w:sz w:val="24"/>
          <w:szCs w:val="24"/>
        </w:rPr>
        <w:commentReference w:id="322"/>
      </w:r>
    </w:p>
    <w:p w14:paraId="7439B03E" w14:textId="77777777" w:rsidR="00BD041A" w:rsidRPr="001B2966" w:rsidRDefault="00602BF5" w:rsidP="001B2966">
      <w:pPr>
        <w:pStyle w:val="Heading2"/>
        <w:spacing w:before="0" w:after="0" w:line="360" w:lineRule="auto"/>
        <w:rPr>
          <w:rFonts w:asciiTheme="majorHAnsi" w:hAnsiTheme="majorHAnsi" w:cstheme="majorHAnsi"/>
          <w:sz w:val="24"/>
          <w:szCs w:val="24"/>
        </w:rPr>
      </w:pPr>
      <w:bookmarkStart w:id="323" w:name="_jq9y13bm3euw" w:colFirst="0" w:colLast="0"/>
      <w:bookmarkEnd w:id="323"/>
      <w:r w:rsidRPr="001B2966">
        <w:rPr>
          <w:rFonts w:asciiTheme="majorHAnsi" w:hAnsiTheme="majorHAnsi" w:cstheme="majorHAnsi"/>
          <w:i/>
          <w:iCs/>
          <w:noProof/>
          <w:sz w:val="24"/>
          <w:szCs w:val="24"/>
        </w:rPr>
        <w:drawing>
          <wp:inline distT="114300" distB="114300" distL="114300" distR="114300" wp14:anchorId="7439B284" wp14:editId="7439B285">
            <wp:extent cx="5943600" cy="31750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175000"/>
                    </a:xfrm>
                    <a:prstGeom prst="rect">
                      <a:avLst/>
                    </a:prstGeom>
                    <a:ln/>
                  </pic:spPr>
                </pic:pic>
              </a:graphicData>
            </a:graphic>
          </wp:inline>
        </w:drawing>
      </w:r>
    </w:p>
    <w:p w14:paraId="6A0F5D10" w14:textId="2ED5599D" w:rsidR="001B2966" w:rsidRPr="003F4E39" w:rsidRDefault="00602BF5" w:rsidP="003F4E39">
      <w:pPr>
        <w:spacing w:after="240"/>
        <w:rPr>
          <w:rFonts w:asciiTheme="majorHAnsi" w:hAnsiTheme="majorHAnsi" w:cstheme="majorHAnsi"/>
          <w:sz w:val="20"/>
        </w:rPr>
      </w:pPr>
      <w:r w:rsidRPr="001B2966">
        <w:rPr>
          <w:rFonts w:asciiTheme="majorHAnsi" w:hAnsiTheme="majorHAnsi" w:cstheme="majorHAnsi"/>
          <w:i/>
          <w:iCs/>
          <w:sz w:val="20"/>
        </w:rPr>
        <w:t>Note.</w:t>
      </w:r>
      <w:r w:rsidRPr="001B2966">
        <w:rPr>
          <w:rFonts w:asciiTheme="majorHAnsi" w:hAnsiTheme="majorHAnsi" w:cstheme="majorHAnsi"/>
          <w:sz w:val="20"/>
        </w:rPr>
        <w:t xml:space="preserve"> </w:t>
      </w:r>
      <w:r w:rsidR="001B2966">
        <w:rPr>
          <w:rFonts w:asciiTheme="majorHAnsi" w:hAnsiTheme="majorHAnsi" w:cstheme="majorHAnsi"/>
          <w:sz w:val="20"/>
        </w:rPr>
        <w:t>Rates depicted in the figure represent the sample of students that responded to questions about bullying and harassment (</w:t>
      </w:r>
      <w:r w:rsidR="001B2966" w:rsidRPr="001B2966">
        <w:rPr>
          <w:rFonts w:asciiTheme="majorHAnsi" w:hAnsiTheme="majorHAnsi" w:cstheme="majorHAnsi"/>
          <w:sz w:val="20"/>
        </w:rPr>
        <w:t>n</w:t>
      </w:r>
      <w:r w:rsidR="001B2966">
        <w:rPr>
          <w:rFonts w:asciiTheme="majorHAnsi" w:hAnsiTheme="majorHAnsi" w:cstheme="majorHAnsi"/>
          <w:sz w:val="20"/>
        </w:rPr>
        <w:t xml:space="preserve"> = </w:t>
      </w:r>
      <w:r w:rsidRPr="001B2966">
        <w:rPr>
          <w:rFonts w:asciiTheme="majorHAnsi" w:hAnsiTheme="majorHAnsi" w:cstheme="majorHAnsi"/>
          <w:sz w:val="20"/>
        </w:rPr>
        <w:t xml:space="preserve">7,512 for disaggregation by gender, and </w:t>
      </w:r>
      <w:r w:rsidR="001B2966">
        <w:rPr>
          <w:rFonts w:asciiTheme="majorHAnsi" w:hAnsiTheme="majorHAnsi" w:cstheme="majorHAnsi"/>
          <w:i/>
          <w:iCs/>
          <w:sz w:val="20"/>
        </w:rPr>
        <w:t>n</w:t>
      </w:r>
      <w:r w:rsidRPr="001B2966">
        <w:rPr>
          <w:rFonts w:asciiTheme="majorHAnsi" w:hAnsiTheme="majorHAnsi" w:cstheme="majorHAnsi"/>
          <w:sz w:val="20"/>
        </w:rPr>
        <w:t xml:space="preserve"> = 7,471 for disaggregation by sexual orientation</w:t>
      </w:r>
      <w:r w:rsidR="001B2966">
        <w:rPr>
          <w:rFonts w:asciiTheme="majorHAnsi" w:hAnsiTheme="majorHAnsi" w:cstheme="majorHAnsi"/>
          <w:sz w:val="20"/>
        </w:rPr>
        <w:t>)</w:t>
      </w:r>
      <w:r w:rsidRPr="001B2966">
        <w:rPr>
          <w:rFonts w:asciiTheme="majorHAnsi" w:hAnsiTheme="majorHAnsi" w:cstheme="majorHAnsi"/>
          <w:sz w:val="20"/>
        </w:rPr>
        <w:t xml:space="preserve">. The omitted group is </w:t>
      </w:r>
      <w:r w:rsidR="001B2966">
        <w:rPr>
          <w:rFonts w:asciiTheme="majorHAnsi" w:hAnsiTheme="majorHAnsi" w:cstheme="majorHAnsi"/>
          <w:sz w:val="20"/>
        </w:rPr>
        <w:t xml:space="preserve">students that selected they were not bullied (i.e., </w:t>
      </w:r>
      <w:r w:rsidRPr="001B2966">
        <w:rPr>
          <w:rFonts w:asciiTheme="majorHAnsi" w:hAnsiTheme="majorHAnsi" w:cstheme="majorHAnsi"/>
          <w:sz w:val="20"/>
        </w:rPr>
        <w:t>“0 times”</w:t>
      </w:r>
      <w:r w:rsidR="001B2966">
        <w:rPr>
          <w:rFonts w:asciiTheme="majorHAnsi" w:hAnsiTheme="majorHAnsi" w:cstheme="majorHAnsi"/>
          <w:sz w:val="20"/>
        </w:rPr>
        <w:t>)</w:t>
      </w:r>
      <w:r w:rsidRPr="001B2966">
        <w:rPr>
          <w:rFonts w:asciiTheme="majorHAnsi" w:hAnsiTheme="majorHAnsi" w:cstheme="majorHAnsi"/>
          <w:sz w:val="20"/>
        </w:rPr>
        <w:t>.</w:t>
      </w:r>
    </w:p>
    <w:p w14:paraId="5F15EE9E" w14:textId="65268240" w:rsidR="00C93A68" w:rsidRPr="001B2966" w:rsidRDefault="001B2966" w:rsidP="001B2966">
      <w:pPr>
        <w:spacing w:line="360" w:lineRule="auto"/>
        <w:ind w:firstLine="720"/>
        <w:rPr>
          <w:rFonts w:asciiTheme="majorHAnsi" w:hAnsiTheme="majorHAnsi" w:cstheme="majorHAnsi"/>
          <w:b/>
          <w:bCs/>
        </w:rPr>
      </w:pPr>
      <w:r w:rsidRPr="001B2966">
        <w:rPr>
          <w:rFonts w:asciiTheme="majorHAnsi" w:hAnsiTheme="majorHAnsi" w:cstheme="majorHAnsi"/>
        </w:rPr>
        <w:t xml:space="preserve">Among students who reported being bullied one or more times, we further examined whether </w:t>
      </w:r>
      <w:r w:rsidR="00262B50">
        <w:rPr>
          <w:rFonts w:asciiTheme="majorHAnsi" w:hAnsiTheme="majorHAnsi" w:cstheme="majorHAnsi"/>
        </w:rPr>
        <w:t>students</w:t>
      </w:r>
      <w:r w:rsidRPr="001B2966">
        <w:rPr>
          <w:rFonts w:asciiTheme="majorHAnsi" w:hAnsiTheme="majorHAnsi" w:cstheme="majorHAnsi"/>
        </w:rPr>
        <w:t xml:space="preserve"> attributed the bullying to their gender identity or sexual orientation (Figure 5). Overall, about 55% of students </w:t>
      </w:r>
      <w:r w:rsidR="00262B50">
        <w:rPr>
          <w:rFonts w:asciiTheme="majorHAnsi" w:hAnsiTheme="majorHAnsi" w:cstheme="majorHAnsi"/>
        </w:rPr>
        <w:t xml:space="preserve">that were </w:t>
      </w:r>
      <w:r w:rsidR="00262B50" w:rsidRPr="001B2966">
        <w:rPr>
          <w:rFonts w:asciiTheme="majorHAnsi" w:hAnsiTheme="majorHAnsi" w:cstheme="majorHAnsi"/>
        </w:rPr>
        <w:t xml:space="preserve">bullied </w:t>
      </w:r>
      <w:r w:rsidRPr="001B2966">
        <w:rPr>
          <w:rFonts w:asciiTheme="majorHAnsi" w:hAnsiTheme="majorHAnsi" w:cstheme="majorHAnsi"/>
        </w:rPr>
        <w:t>indicated they had been harassed because of their gender or sexual orientation. This figure, however, masks stark differences across identity groups. Among transgender students who reported being bullied (</w:t>
      </w:r>
      <w:r w:rsidRPr="003F4E39">
        <w:rPr>
          <w:rFonts w:asciiTheme="majorHAnsi" w:hAnsiTheme="majorHAnsi" w:cstheme="majorHAnsi"/>
          <w:i/>
          <w:iCs/>
        </w:rPr>
        <w:t>n</w:t>
      </w:r>
      <w:r w:rsidRPr="001B2966">
        <w:rPr>
          <w:rFonts w:asciiTheme="majorHAnsi" w:hAnsiTheme="majorHAnsi" w:cstheme="majorHAnsi"/>
        </w:rPr>
        <w:t xml:space="preserve"> = 42), all attributed the bullying to their gender or sexual orientation, and nearly 88% of nonbinary and gender diverse/questioning students who were bullied reported the same. In contrast, only about 35% of cisgender men and 51% of cisgender women who were bullied attributed it to gender or sexual orientation. Disparities were just as pronounced across sexual orientation: approximately 97% of gay or lesbian students who experienced bullying reported it was related to their gender or sexual orientation, compared to about 77% of bisexual, pansexual, and omnisexual students and only 28% of straight/heterosexual students. These patterns underscore that trans and gender expansive students and sexual minority students not only </w:t>
      </w:r>
      <w:r w:rsidRPr="001B2966">
        <w:rPr>
          <w:rFonts w:asciiTheme="majorHAnsi" w:hAnsiTheme="majorHAnsi" w:cstheme="majorHAnsi"/>
        </w:rPr>
        <w:lastRenderedPageBreak/>
        <w:t>experience higher rates of bullying overall, but are also disproportionately targeted because of their identity — a finding consistent with prior research documenting the heightened risk of bias-based victimization among LGBTQ+ youth (Day et al., 2018; Kosciw et al., 2022).</w:t>
      </w:r>
    </w:p>
    <w:p w14:paraId="7439B042" w14:textId="2B866D25"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t>Figure 5</w:t>
      </w:r>
    </w:p>
    <w:p w14:paraId="7439B043"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rPr>
        <w:t>Student Responses to “During the past 12 months, were you harassed or bullied for your gender identity or sexual orientation?”</w:t>
      </w:r>
    </w:p>
    <w:p w14:paraId="7439B049" w14:textId="325FD330" w:rsidR="00BD041A" w:rsidRPr="001B2966" w:rsidRDefault="00602BF5" w:rsidP="003F4E39">
      <w:pPr>
        <w:spacing w:after="240"/>
        <w:rPr>
          <w:rFonts w:asciiTheme="majorHAnsi" w:hAnsiTheme="majorHAnsi" w:cstheme="majorHAnsi"/>
        </w:rPr>
      </w:pPr>
      <w:r w:rsidRPr="001B2966">
        <w:rPr>
          <w:rFonts w:asciiTheme="majorHAnsi" w:hAnsiTheme="majorHAnsi" w:cstheme="majorHAnsi"/>
          <w:noProof/>
        </w:rPr>
        <w:drawing>
          <wp:anchor distT="0" distB="0" distL="114300" distR="114300" simplePos="0" relativeHeight="251658241" behindDoc="0" locked="0" layoutInCell="1" allowOverlap="1" wp14:anchorId="7439B286" wp14:editId="21D135B8">
            <wp:simplePos x="0" y="0"/>
            <wp:positionH relativeFrom="column">
              <wp:posOffset>0</wp:posOffset>
            </wp:positionH>
            <wp:positionV relativeFrom="paragraph">
              <wp:posOffset>80645</wp:posOffset>
            </wp:positionV>
            <wp:extent cx="5755005" cy="3338195"/>
            <wp:effectExtent l="0" t="0" r="0" b="1905"/>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5755005" cy="3338195"/>
                    </a:xfrm>
                    <a:prstGeom prst="rect">
                      <a:avLst/>
                    </a:prstGeom>
                    <a:ln/>
                  </pic:spPr>
                </pic:pic>
              </a:graphicData>
            </a:graphic>
            <wp14:sizeRelH relativeFrom="page">
              <wp14:pctWidth>0</wp14:pctWidth>
            </wp14:sizeRelH>
            <wp14:sizeRelV relativeFrom="page">
              <wp14:pctHeight>0</wp14:pctHeight>
            </wp14:sizeRelV>
          </wp:anchor>
        </w:drawing>
      </w:r>
      <w:r w:rsidRPr="001B2966">
        <w:rPr>
          <w:rFonts w:asciiTheme="majorHAnsi" w:hAnsiTheme="majorHAnsi" w:cstheme="majorHAnsi"/>
          <w:i/>
          <w:iCs/>
          <w:sz w:val="20"/>
        </w:rPr>
        <w:t>Note</w:t>
      </w:r>
      <w:r w:rsidRPr="001B2966">
        <w:rPr>
          <w:rFonts w:asciiTheme="majorHAnsi" w:hAnsiTheme="majorHAnsi" w:cstheme="majorHAnsi"/>
          <w:sz w:val="20"/>
        </w:rPr>
        <w:t xml:space="preserve">. </w:t>
      </w:r>
      <w:r w:rsidR="003F4E39">
        <w:rPr>
          <w:rFonts w:asciiTheme="majorHAnsi" w:hAnsiTheme="majorHAnsi" w:cstheme="majorHAnsi"/>
          <w:sz w:val="20"/>
        </w:rPr>
        <w:t>Rates depicted in the figure represent the sample of students that reported being bullied or harassed more than once (</w:t>
      </w:r>
      <w:r w:rsidR="003F4E39" w:rsidRPr="001B2966">
        <w:rPr>
          <w:rFonts w:asciiTheme="majorHAnsi" w:hAnsiTheme="majorHAnsi" w:cstheme="majorHAnsi"/>
          <w:sz w:val="20"/>
        </w:rPr>
        <w:t>n</w:t>
      </w:r>
      <w:r w:rsidR="003F4E39">
        <w:rPr>
          <w:rFonts w:asciiTheme="majorHAnsi" w:hAnsiTheme="majorHAnsi" w:cstheme="majorHAnsi"/>
          <w:sz w:val="20"/>
        </w:rPr>
        <w:t xml:space="preserve"> = 960</w:t>
      </w:r>
      <w:r w:rsidR="003F4E39" w:rsidRPr="001B2966">
        <w:rPr>
          <w:rFonts w:asciiTheme="majorHAnsi" w:hAnsiTheme="majorHAnsi" w:cstheme="majorHAnsi"/>
          <w:sz w:val="20"/>
        </w:rPr>
        <w:t xml:space="preserve"> for disaggregation by gender, and </w:t>
      </w:r>
      <w:r w:rsidR="003F4E39">
        <w:rPr>
          <w:rFonts w:asciiTheme="majorHAnsi" w:hAnsiTheme="majorHAnsi" w:cstheme="majorHAnsi"/>
          <w:i/>
          <w:iCs/>
          <w:sz w:val="20"/>
        </w:rPr>
        <w:t>n</w:t>
      </w:r>
      <w:r w:rsidR="003F4E39" w:rsidRPr="001B2966">
        <w:rPr>
          <w:rFonts w:asciiTheme="majorHAnsi" w:hAnsiTheme="majorHAnsi" w:cstheme="majorHAnsi"/>
          <w:sz w:val="20"/>
        </w:rPr>
        <w:t xml:space="preserve"> = </w:t>
      </w:r>
      <w:r w:rsidR="003F4E39">
        <w:rPr>
          <w:rFonts w:asciiTheme="majorHAnsi" w:hAnsiTheme="majorHAnsi" w:cstheme="majorHAnsi"/>
          <w:sz w:val="20"/>
        </w:rPr>
        <w:t>958</w:t>
      </w:r>
      <w:r w:rsidR="003F4E39" w:rsidRPr="001B2966">
        <w:rPr>
          <w:rFonts w:asciiTheme="majorHAnsi" w:hAnsiTheme="majorHAnsi" w:cstheme="majorHAnsi"/>
          <w:sz w:val="20"/>
        </w:rPr>
        <w:t xml:space="preserve"> for disaggregation by sexual orientation</w:t>
      </w:r>
      <w:r w:rsidR="003F4E39">
        <w:rPr>
          <w:rFonts w:asciiTheme="majorHAnsi" w:hAnsiTheme="majorHAnsi" w:cstheme="majorHAnsi"/>
          <w:sz w:val="20"/>
        </w:rPr>
        <w:t>)</w:t>
      </w:r>
      <w:r w:rsidR="003F4E39" w:rsidRPr="001B2966">
        <w:rPr>
          <w:rFonts w:asciiTheme="majorHAnsi" w:hAnsiTheme="majorHAnsi" w:cstheme="majorHAnsi"/>
          <w:sz w:val="20"/>
        </w:rPr>
        <w:t xml:space="preserve">. </w:t>
      </w:r>
    </w:p>
    <w:p w14:paraId="7439B04A"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Together, these patterns paint a troubling picture of the high school climate for trans and gender expansive students and sexual minority students more broadly. Not only are these students bullied at substantially higher rates, but the bullying they experience is overwhelmingly tied to their identity. Importantly, these experiences do not exist in isolation from students’ expectations for college. As we examine in the following section, the elevated rates of identity-based victimization documented here likely contribute to the heightened worries about discrimination that trans and gender expansive students report ahead of the college transition, even as students simultaneously express excitement about the possibility of finding safer, more affirming postsecondary environments.</w:t>
      </w:r>
    </w:p>
    <w:p w14:paraId="646156BF" w14:textId="758BF513" w:rsidR="00487CAD" w:rsidRPr="003F4E39" w:rsidRDefault="00602BF5" w:rsidP="001B2966">
      <w:pPr>
        <w:pStyle w:val="Heading2"/>
        <w:spacing w:before="0" w:after="0" w:line="360" w:lineRule="auto"/>
        <w:rPr>
          <w:rFonts w:asciiTheme="majorHAnsi" w:hAnsiTheme="majorHAnsi" w:cstheme="majorHAnsi"/>
          <w:b/>
          <w:bCs/>
          <w:sz w:val="24"/>
          <w:szCs w:val="28"/>
        </w:rPr>
      </w:pPr>
      <w:bookmarkStart w:id="324" w:name="_xymerxmxx7ya" w:colFirst="0" w:colLast="0"/>
      <w:bookmarkEnd w:id="324"/>
      <w:r w:rsidRPr="003F4E39">
        <w:rPr>
          <w:rFonts w:asciiTheme="majorHAnsi" w:hAnsiTheme="majorHAnsi" w:cstheme="majorHAnsi"/>
          <w:b/>
          <w:bCs/>
          <w:sz w:val="24"/>
          <w:szCs w:val="28"/>
        </w:rPr>
        <w:lastRenderedPageBreak/>
        <w:t xml:space="preserve">Concerns About College Experiences </w:t>
      </w:r>
    </w:p>
    <w:p w14:paraId="4F52614C" w14:textId="77777777" w:rsidR="00E32A0E"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Students were also asked about their concerns ahead of the transition to college (Table 8). Answers to each question ranged from 0 to 3, in which a higher value corresponded with a higher level of concern. Using PCA, we found that students’ worries about the transition to college can be divided into three dimensions: (1) general worries; (2) worries about discrimination (including gender, sexuality, race, and religion); and (3) worries about financial burdens (including tuition and living </w:t>
      </w:r>
      <w:r w:rsidRPr="0071788A">
        <w:rPr>
          <w:rFonts w:asciiTheme="majorHAnsi" w:hAnsiTheme="majorHAnsi" w:cstheme="majorHAnsi"/>
        </w:rPr>
        <w:t>costs). For summary statistics of the survey items used to construct these dimensions by gender identity, see Appendix C. Together</w:t>
      </w:r>
      <w:r w:rsidRPr="001B2966">
        <w:rPr>
          <w:rFonts w:asciiTheme="majorHAnsi" w:hAnsiTheme="majorHAnsi" w:cstheme="majorHAnsi"/>
        </w:rPr>
        <w:t xml:space="preserve">, these components explained 56% of the variance in overall worries about the transition to college. We constructed three indices of worries using PCA eigenvectors (summary statistics of the PCA constructs are reported in Table 8). </w:t>
      </w:r>
    </w:p>
    <w:p w14:paraId="127A85C8" w14:textId="7F666DB2" w:rsidR="00E32A0E" w:rsidRPr="001B2966" w:rsidRDefault="00602BF5" w:rsidP="001B2966">
      <w:pPr>
        <w:spacing w:line="360" w:lineRule="auto"/>
        <w:rPr>
          <w:rFonts w:asciiTheme="majorHAnsi" w:hAnsiTheme="majorHAnsi" w:cstheme="majorHAnsi"/>
        </w:rPr>
      </w:pPr>
      <w:r w:rsidRPr="001B2966">
        <w:rPr>
          <w:rFonts w:asciiTheme="majorHAnsi" w:hAnsiTheme="majorHAnsi" w:cstheme="majorHAnsi"/>
          <w:b/>
          <w:bCs/>
        </w:rPr>
        <w:t>Table 8</w:t>
      </w:r>
    </w:p>
    <w:p w14:paraId="7439B04E" w14:textId="66F6507C" w:rsidR="00BD041A" w:rsidRPr="001B2966" w:rsidRDefault="00602BF5" w:rsidP="001B2966">
      <w:pPr>
        <w:spacing w:line="360" w:lineRule="auto"/>
        <w:rPr>
          <w:rFonts w:asciiTheme="majorHAnsi" w:hAnsiTheme="majorHAnsi" w:cstheme="majorHAnsi"/>
        </w:rPr>
      </w:pPr>
      <w:r w:rsidRPr="001B2966">
        <w:rPr>
          <w:rFonts w:asciiTheme="majorHAnsi" w:hAnsiTheme="majorHAnsi" w:cstheme="majorHAnsi"/>
          <w:i/>
          <w:iCs/>
        </w:rPr>
        <w:t>College Concern Items and Results from Principal Component Analysis (PCA)</w:t>
      </w:r>
    </w:p>
    <w:tbl>
      <w:tblPr>
        <w:tblStyle w:val="a6"/>
        <w:tblW w:w="5000" w:type="pct"/>
        <w:tblInd w:w="0" w:type="dxa"/>
        <w:tblLook w:val="0400" w:firstRow="0" w:lastRow="0" w:firstColumn="0" w:lastColumn="0" w:noHBand="0" w:noVBand="1"/>
      </w:tblPr>
      <w:tblGrid>
        <w:gridCol w:w="7295"/>
        <w:gridCol w:w="1054"/>
        <w:gridCol w:w="1011"/>
      </w:tblGrid>
      <w:tr w:rsidR="00BD041A" w:rsidRPr="003F4E39" w14:paraId="7439B052" w14:textId="77777777" w:rsidTr="00262B50">
        <w:trPr>
          <w:trHeight w:val="255"/>
        </w:trPr>
        <w:tc>
          <w:tcPr>
            <w:tcW w:w="3896" w:type="pct"/>
            <w:tcBorders>
              <w:top w:val="single" w:sz="6" w:space="0" w:color="000000"/>
              <w:bottom w:val="single" w:sz="4" w:space="0" w:color="auto"/>
            </w:tcBorders>
            <w:tcMar>
              <w:top w:w="0" w:type="dxa"/>
              <w:left w:w="100" w:type="dxa"/>
              <w:bottom w:w="0" w:type="dxa"/>
              <w:right w:w="100" w:type="dxa"/>
            </w:tcMar>
          </w:tcPr>
          <w:p w14:paraId="7439B04F" w14:textId="77777777" w:rsidR="00BD041A" w:rsidRPr="003F4E39" w:rsidRDefault="00602BF5" w:rsidP="003F4E39">
            <w:pPr>
              <w:jc w:val="right"/>
              <w:rPr>
                <w:rFonts w:asciiTheme="majorHAnsi" w:hAnsiTheme="majorHAnsi" w:cstheme="majorHAnsi"/>
                <w:sz w:val="20"/>
                <w:szCs w:val="20"/>
              </w:rPr>
            </w:pPr>
            <w:r w:rsidRPr="003F4E39">
              <w:rPr>
                <w:rFonts w:asciiTheme="majorHAnsi" w:hAnsiTheme="majorHAnsi" w:cstheme="majorHAnsi"/>
                <w:sz w:val="20"/>
                <w:szCs w:val="20"/>
              </w:rPr>
              <w:t> </w:t>
            </w:r>
          </w:p>
        </w:tc>
        <w:tc>
          <w:tcPr>
            <w:tcW w:w="563" w:type="pct"/>
            <w:tcBorders>
              <w:top w:val="single" w:sz="6" w:space="0" w:color="000000"/>
              <w:bottom w:val="single" w:sz="4" w:space="0" w:color="auto"/>
            </w:tcBorders>
            <w:tcMar>
              <w:top w:w="0" w:type="dxa"/>
              <w:left w:w="100" w:type="dxa"/>
              <w:bottom w:w="0" w:type="dxa"/>
              <w:right w:w="100" w:type="dxa"/>
            </w:tcMar>
            <w:vAlign w:val="center"/>
          </w:tcPr>
          <w:p w14:paraId="7439B05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N</w:t>
            </w:r>
          </w:p>
        </w:tc>
        <w:tc>
          <w:tcPr>
            <w:tcW w:w="540" w:type="pct"/>
            <w:tcBorders>
              <w:top w:val="single" w:sz="6" w:space="0" w:color="000000"/>
              <w:bottom w:val="single" w:sz="4" w:space="0" w:color="auto"/>
            </w:tcBorders>
            <w:tcMar>
              <w:top w:w="0" w:type="dxa"/>
              <w:left w:w="100" w:type="dxa"/>
              <w:bottom w:w="0" w:type="dxa"/>
              <w:right w:w="100" w:type="dxa"/>
            </w:tcMar>
            <w:vAlign w:val="center"/>
          </w:tcPr>
          <w:p w14:paraId="7439B05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Mean</w:t>
            </w:r>
          </w:p>
        </w:tc>
      </w:tr>
      <w:tr w:rsidR="00BD041A" w:rsidRPr="003F4E39" w14:paraId="7439B056" w14:textId="77777777" w:rsidTr="00262B50">
        <w:trPr>
          <w:trHeight w:val="255"/>
        </w:trPr>
        <w:tc>
          <w:tcPr>
            <w:tcW w:w="3896" w:type="pct"/>
            <w:tcBorders>
              <w:top w:val="single" w:sz="4" w:space="0" w:color="auto"/>
            </w:tcBorders>
            <w:tcMar>
              <w:top w:w="0" w:type="dxa"/>
              <w:left w:w="100" w:type="dxa"/>
              <w:bottom w:w="0" w:type="dxa"/>
              <w:right w:w="100" w:type="dxa"/>
            </w:tcMar>
            <w:vAlign w:val="center"/>
          </w:tcPr>
          <w:p w14:paraId="7439B053" w14:textId="77777777" w:rsidR="00BD041A" w:rsidRPr="003F4E39" w:rsidRDefault="00602BF5" w:rsidP="003F4E39">
            <w:pPr>
              <w:rPr>
                <w:rFonts w:asciiTheme="majorHAnsi" w:hAnsiTheme="majorHAnsi" w:cstheme="majorHAnsi"/>
                <w:sz w:val="20"/>
                <w:szCs w:val="20"/>
              </w:rPr>
            </w:pPr>
            <w:r w:rsidRPr="003F4E39">
              <w:rPr>
                <w:rFonts w:asciiTheme="majorHAnsi" w:hAnsiTheme="majorHAnsi" w:cstheme="majorHAnsi"/>
                <w:sz w:val="20"/>
                <w:szCs w:val="20"/>
              </w:rPr>
              <w:t xml:space="preserve">Items: </w:t>
            </w:r>
          </w:p>
        </w:tc>
        <w:tc>
          <w:tcPr>
            <w:tcW w:w="563" w:type="pct"/>
            <w:tcBorders>
              <w:top w:val="single" w:sz="4" w:space="0" w:color="auto"/>
            </w:tcBorders>
            <w:tcMar>
              <w:top w:w="0" w:type="dxa"/>
              <w:left w:w="100" w:type="dxa"/>
              <w:bottom w:w="0" w:type="dxa"/>
              <w:right w:w="100" w:type="dxa"/>
            </w:tcMar>
            <w:vAlign w:val="center"/>
          </w:tcPr>
          <w:p w14:paraId="7439B054" w14:textId="77777777" w:rsidR="00BD041A" w:rsidRPr="003F4E39" w:rsidRDefault="00BD041A" w:rsidP="003F4E39">
            <w:pPr>
              <w:jc w:val="center"/>
              <w:rPr>
                <w:rFonts w:asciiTheme="majorHAnsi" w:hAnsiTheme="majorHAnsi" w:cstheme="majorHAnsi"/>
                <w:sz w:val="20"/>
                <w:szCs w:val="20"/>
              </w:rPr>
            </w:pPr>
          </w:p>
        </w:tc>
        <w:tc>
          <w:tcPr>
            <w:tcW w:w="540" w:type="pct"/>
            <w:tcBorders>
              <w:top w:val="single" w:sz="4" w:space="0" w:color="auto"/>
            </w:tcBorders>
            <w:tcMar>
              <w:top w:w="0" w:type="dxa"/>
              <w:left w:w="100" w:type="dxa"/>
              <w:bottom w:w="0" w:type="dxa"/>
              <w:right w:w="100" w:type="dxa"/>
            </w:tcMar>
            <w:vAlign w:val="center"/>
          </w:tcPr>
          <w:p w14:paraId="7439B055" w14:textId="77777777" w:rsidR="00BD041A" w:rsidRPr="003F4E39" w:rsidRDefault="00BD041A" w:rsidP="003F4E39">
            <w:pPr>
              <w:jc w:val="center"/>
              <w:rPr>
                <w:rFonts w:asciiTheme="majorHAnsi" w:hAnsiTheme="majorHAnsi" w:cstheme="majorHAnsi"/>
                <w:sz w:val="20"/>
                <w:szCs w:val="20"/>
              </w:rPr>
            </w:pPr>
          </w:p>
        </w:tc>
      </w:tr>
      <w:tr w:rsidR="00BD041A" w:rsidRPr="003F4E39" w14:paraId="7439B05A" w14:textId="77777777" w:rsidTr="003F4E39">
        <w:trPr>
          <w:trHeight w:val="255"/>
        </w:trPr>
        <w:tc>
          <w:tcPr>
            <w:tcW w:w="3896" w:type="pct"/>
            <w:tcMar>
              <w:top w:w="0" w:type="dxa"/>
              <w:left w:w="100" w:type="dxa"/>
              <w:bottom w:w="0" w:type="dxa"/>
              <w:right w:w="100" w:type="dxa"/>
            </w:tcMar>
            <w:vAlign w:val="center"/>
          </w:tcPr>
          <w:p w14:paraId="7439B057" w14:textId="77777777" w:rsidR="00BD041A" w:rsidRPr="003F4E39" w:rsidRDefault="00602BF5" w:rsidP="003F4E39">
            <w:pPr>
              <w:rPr>
                <w:rFonts w:asciiTheme="majorHAnsi" w:hAnsiTheme="majorHAnsi" w:cstheme="majorHAnsi"/>
                <w:sz w:val="20"/>
                <w:szCs w:val="20"/>
              </w:rPr>
            </w:pPr>
            <w:r w:rsidRPr="003F4E39">
              <w:rPr>
                <w:rFonts w:asciiTheme="majorHAnsi" w:hAnsiTheme="majorHAnsi" w:cstheme="majorHAnsi"/>
                <w:sz w:val="20"/>
                <w:szCs w:val="20"/>
              </w:rPr>
              <w:t>How worried are you about…</w:t>
            </w:r>
          </w:p>
        </w:tc>
        <w:tc>
          <w:tcPr>
            <w:tcW w:w="563" w:type="pct"/>
            <w:tcMar>
              <w:top w:w="0" w:type="dxa"/>
              <w:left w:w="100" w:type="dxa"/>
              <w:bottom w:w="0" w:type="dxa"/>
              <w:right w:w="100" w:type="dxa"/>
            </w:tcMar>
            <w:vAlign w:val="center"/>
          </w:tcPr>
          <w:p w14:paraId="7439B058" w14:textId="77777777" w:rsidR="00BD041A" w:rsidRPr="003F4E39" w:rsidRDefault="00BD041A" w:rsidP="003F4E39">
            <w:pPr>
              <w:jc w:val="center"/>
              <w:rPr>
                <w:rFonts w:asciiTheme="majorHAnsi" w:hAnsiTheme="majorHAnsi" w:cstheme="majorHAnsi"/>
                <w:sz w:val="20"/>
                <w:szCs w:val="20"/>
              </w:rPr>
            </w:pPr>
          </w:p>
        </w:tc>
        <w:tc>
          <w:tcPr>
            <w:tcW w:w="540" w:type="pct"/>
            <w:tcMar>
              <w:top w:w="0" w:type="dxa"/>
              <w:left w:w="100" w:type="dxa"/>
              <w:bottom w:w="0" w:type="dxa"/>
              <w:right w:w="100" w:type="dxa"/>
            </w:tcMar>
            <w:vAlign w:val="center"/>
          </w:tcPr>
          <w:p w14:paraId="7439B059" w14:textId="77777777" w:rsidR="00BD041A" w:rsidRPr="003F4E39" w:rsidRDefault="00BD041A" w:rsidP="003F4E39">
            <w:pPr>
              <w:jc w:val="center"/>
              <w:rPr>
                <w:rFonts w:asciiTheme="majorHAnsi" w:hAnsiTheme="majorHAnsi" w:cstheme="majorHAnsi"/>
                <w:sz w:val="20"/>
                <w:szCs w:val="20"/>
              </w:rPr>
            </w:pPr>
          </w:p>
        </w:tc>
      </w:tr>
      <w:tr w:rsidR="00BD041A" w:rsidRPr="003F4E39" w14:paraId="7439B05E" w14:textId="77777777" w:rsidTr="003F4E39">
        <w:trPr>
          <w:trHeight w:val="255"/>
        </w:trPr>
        <w:tc>
          <w:tcPr>
            <w:tcW w:w="3896" w:type="pct"/>
            <w:tcMar>
              <w:top w:w="0" w:type="dxa"/>
              <w:left w:w="100" w:type="dxa"/>
              <w:bottom w:w="0" w:type="dxa"/>
              <w:right w:w="100" w:type="dxa"/>
            </w:tcMar>
            <w:vAlign w:val="center"/>
          </w:tcPr>
          <w:p w14:paraId="7439B05B"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Affording tuition fees?</w:t>
            </w:r>
          </w:p>
        </w:tc>
        <w:tc>
          <w:tcPr>
            <w:tcW w:w="563" w:type="pct"/>
            <w:tcMar>
              <w:top w:w="0" w:type="dxa"/>
              <w:left w:w="100" w:type="dxa"/>
              <w:bottom w:w="0" w:type="dxa"/>
              <w:right w:w="100" w:type="dxa"/>
            </w:tcMar>
            <w:vAlign w:val="center"/>
          </w:tcPr>
          <w:p w14:paraId="7439B05C"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7,957</w:t>
            </w:r>
          </w:p>
        </w:tc>
        <w:tc>
          <w:tcPr>
            <w:tcW w:w="540" w:type="pct"/>
            <w:tcMar>
              <w:top w:w="0" w:type="dxa"/>
              <w:left w:w="100" w:type="dxa"/>
              <w:bottom w:w="0" w:type="dxa"/>
              <w:right w:w="100" w:type="dxa"/>
            </w:tcMar>
            <w:vAlign w:val="center"/>
          </w:tcPr>
          <w:p w14:paraId="7439B05D"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1.827</w:t>
            </w:r>
          </w:p>
        </w:tc>
      </w:tr>
      <w:tr w:rsidR="00BD041A" w:rsidRPr="003F4E39" w14:paraId="7439B062" w14:textId="77777777" w:rsidTr="003F4E39">
        <w:trPr>
          <w:trHeight w:val="240"/>
        </w:trPr>
        <w:tc>
          <w:tcPr>
            <w:tcW w:w="3896" w:type="pct"/>
            <w:tcMar>
              <w:top w:w="0" w:type="dxa"/>
              <w:left w:w="100" w:type="dxa"/>
              <w:bottom w:w="0" w:type="dxa"/>
              <w:right w:w="100" w:type="dxa"/>
            </w:tcMar>
            <w:vAlign w:val="center"/>
          </w:tcPr>
          <w:p w14:paraId="7439B05F"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Living expenses?</w:t>
            </w:r>
          </w:p>
        </w:tc>
        <w:tc>
          <w:tcPr>
            <w:tcW w:w="563" w:type="pct"/>
            <w:tcMar>
              <w:top w:w="0" w:type="dxa"/>
              <w:left w:w="100" w:type="dxa"/>
              <w:bottom w:w="0" w:type="dxa"/>
              <w:right w:w="100" w:type="dxa"/>
            </w:tcMar>
            <w:vAlign w:val="center"/>
          </w:tcPr>
          <w:p w14:paraId="7439B06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7,956</w:t>
            </w:r>
          </w:p>
        </w:tc>
        <w:tc>
          <w:tcPr>
            <w:tcW w:w="540" w:type="pct"/>
            <w:tcMar>
              <w:top w:w="0" w:type="dxa"/>
              <w:left w:w="100" w:type="dxa"/>
              <w:bottom w:w="0" w:type="dxa"/>
              <w:right w:w="100" w:type="dxa"/>
            </w:tcMar>
            <w:vAlign w:val="center"/>
          </w:tcPr>
          <w:p w14:paraId="7439B06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1.676</w:t>
            </w:r>
          </w:p>
        </w:tc>
      </w:tr>
      <w:tr w:rsidR="00BD041A" w:rsidRPr="003F4E39" w14:paraId="7439B066" w14:textId="77777777" w:rsidTr="003F4E39">
        <w:trPr>
          <w:trHeight w:val="240"/>
        </w:trPr>
        <w:tc>
          <w:tcPr>
            <w:tcW w:w="3896" w:type="pct"/>
            <w:tcMar>
              <w:top w:w="0" w:type="dxa"/>
              <w:left w:w="100" w:type="dxa"/>
              <w:bottom w:w="0" w:type="dxa"/>
              <w:right w:w="100" w:type="dxa"/>
            </w:tcMar>
            <w:vAlign w:val="center"/>
          </w:tcPr>
          <w:p w14:paraId="7439B063"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Performing well academically?</w:t>
            </w:r>
          </w:p>
        </w:tc>
        <w:tc>
          <w:tcPr>
            <w:tcW w:w="563" w:type="pct"/>
            <w:tcMar>
              <w:top w:w="0" w:type="dxa"/>
              <w:left w:w="100" w:type="dxa"/>
              <w:bottom w:w="0" w:type="dxa"/>
              <w:right w:w="100" w:type="dxa"/>
            </w:tcMar>
            <w:vAlign w:val="center"/>
          </w:tcPr>
          <w:p w14:paraId="7439B064"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7,958</w:t>
            </w:r>
          </w:p>
        </w:tc>
        <w:tc>
          <w:tcPr>
            <w:tcW w:w="540" w:type="pct"/>
            <w:tcMar>
              <w:top w:w="0" w:type="dxa"/>
              <w:left w:w="100" w:type="dxa"/>
              <w:bottom w:w="0" w:type="dxa"/>
              <w:right w:w="100" w:type="dxa"/>
            </w:tcMar>
            <w:vAlign w:val="center"/>
          </w:tcPr>
          <w:p w14:paraId="7439B065"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1.502</w:t>
            </w:r>
          </w:p>
        </w:tc>
      </w:tr>
      <w:tr w:rsidR="00BD041A" w:rsidRPr="003F4E39" w14:paraId="7439B06A" w14:textId="77777777" w:rsidTr="003F4E39">
        <w:trPr>
          <w:trHeight w:val="240"/>
        </w:trPr>
        <w:tc>
          <w:tcPr>
            <w:tcW w:w="3896" w:type="pct"/>
            <w:tcMar>
              <w:top w:w="0" w:type="dxa"/>
              <w:left w:w="100" w:type="dxa"/>
              <w:bottom w:w="0" w:type="dxa"/>
              <w:right w:w="100" w:type="dxa"/>
            </w:tcMar>
            <w:vAlign w:val="center"/>
          </w:tcPr>
          <w:p w14:paraId="7439B067"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Balancing work obligations?</w:t>
            </w:r>
          </w:p>
        </w:tc>
        <w:tc>
          <w:tcPr>
            <w:tcW w:w="563" w:type="pct"/>
            <w:tcMar>
              <w:top w:w="0" w:type="dxa"/>
              <w:left w:w="100" w:type="dxa"/>
              <w:bottom w:w="0" w:type="dxa"/>
              <w:right w:w="100" w:type="dxa"/>
            </w:tcMar>
            <w:vAlign w:val="center"/>
          </w:tcPr>
          <w:p w14:paraId="7439B068"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7,943</w:t>
            </w:r>
          </w:p>
        </w:tc>
        <w:tc>
          <w:tcPr>
            <w:tcW w:w="540" w:type="pct"/>
            <w:tcMar>
              <w:top w:w="0" w:type="dxa"/>
              <w:left w:w="100" w:type="dxa"/>
              <w:bottom w:w="0" w:type="dxa"/>
              <w:right w:w="100" w:type="dxa"/>
            </w:tcMar>
            <w:vAlign w:val="center"/>
          </w:tcPr>
          <w:p w14:paraId="7439B069"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1.557</w:t>
            </w:r>
          </w:p>
        </w:tc>
      </w:tr>
      <w:tr w:rsidR="00BD041A" w:rsidRPr="003F4E39" w14:paraId="7439B06E" w14:textId="77777777" w:rsidTr="003F4E39">
        <w:trPr>
          <w:trHeight w:val="240"/>
        </w:trPr>
        <w:tc>
          <w:tcPr>
            <w:tcW w:w="3896" w:type="pct"/>
            <w:tcMar>
              <w:top w:w="0" w:type="dxa"/>
              <w:left w:w="100" w:type="dxa"/>
              <w:bottom w:w="0" w:type="dxa"/>
              <w:right w:w="100" w:type="dxa"/>
            </w:tcMar>
            <w:vAlign w:val="center"/>
          </w:tcPr>
          <w:p w14:paraId="7439B06B"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Balancing family obligations?</w:t>
            </w:r>
          </w:p>
        </w:tc>
        <w:tc>
          <w:tcPr>
            <w:tcW w:w="563" w:type="pct"/>
            <w:tcMar>
              <w:top w:w="0" w:type="dxa"/>
              <w:left w:w="100" w:type="dxa"/>
              <w:bottom w:w="0" w:type="dxa"/>
              <w:right w:w="100" w:type="dxa"/>
            </w:tcMar>
            <w:vAlign w:val="center"/>
          </w:tcPr>
          <w:p w14:paraId="7439B06C"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7,941</w:t>
            </w:r>
          </w:p>
        </w:tc>
        <w:tc>
          <w:tcPr>
            <w:tcW w:w="540" w:type="pct"/>
            <w:tcMar>
              <w:top w:w="0" w:type="dxa"/>
              <w:left w:w="100" w:type="dxa"/>
              <w:bottom w:w="0" w:type="dxa"/>
              <w:right w:w="100" w:type="dxa"/>
            </w:tcMar>
            <w:vAlign w:val="center"/>
          </w:tcPr>
          <w:p w14:paraId="7439B06D"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1.055</w:t>
            </w:r>
          </w:p>
        </w:tc>
      </w:tr>
      <w:tr w:rsidR="00BD041A" w:rsidRPr="003F4E39" w14:paraId="7439B072" w14:textId="77777777" w:rsidTr="003F4E39">
        <w:trPr>
          <w:trHeight w:val="240"/>
        </w:trPr>
        <w:tc>
          <w:tcPr>
            <w:tcW w:w="3896" w:type="pct"/>
            <w:tcMar>
              <w:top w:w="0" w:type="dxa"/>
              <w:left w:w="100" w:type="dxa"/>
              <w:bottom w:w="0" w:type="dxa"/>
              <w:right w:w="100" w:type="dxa"/>
            </w:tcMar>
            <w:vAlign w:val="center"/>
          </w:tcPr>
          <w:p w14:paraId="7439B06F"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Finding community?</w:t>
            </w:r>
          </w:p>
        </w:tc>
        <w:tc>
          <w:tcPr>
            <w:tcW w:w="563" w:type="pct"/>
            <w:tcMar>
              <w:top w:w="0" w:type="dxa"/>
              <w:left w:w="100" w:type="dxa"/>
              <w:bottom w:w="0" w:type="dxa"/>
              <w:right w:w="100" w:type="dxa"/>
            </w:tcMar>
            <w:vAlign w:val="center"/>
          </w:tcPr>
          <w:p w14:paraId="7439B07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7,934</w:t>
            </w:r>
          </w:p>
        </w:tc>
        <w:tc>
          <w:tcPr>
            <w:tcW w:w="540" w:type="pct"/>
            <w:tcMar>
              <w:top w:w="0" w:type="dxa"/>
              <w:left w:w="100" w:type="dxa"/>
              <w:bottom w:w="0" w:type="dxa"/>
              <w:right w:w="100" w:type="dxa"/>
            </w:tcMar>
            <w:vAlign w:val="center"/>
          </w:tcPr>
          <w:p w14:paraId="7439B07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1.316</w:t>
            </w:r>
          </w:p>
        </w:tc>
      </w:tr>
      <w:tr w:rsidR="00BD041A" w:rsidRPr="003F4E39" w14:paraId="7439B076" w14:textId="77777777" w:rsidTr="003F4E39">
        <w:trPr>
          <w:trHeight w:val="240"/>
        </w:trPr>
        <w:tc>
          <w:tcPr>
            <w:tcW w:w="3896" w:type="pct"/>
            <w:tcMar>
              <w:top w:w="0" w:type="dxa"/>
              <w:left w:w="100" w:type="dxa"/>
              <w:bottom w:w="0" w:type="dxa"/>
              <w:right w:w="100" w:type="dxa"/>
            </w:tcMar>
            <w:vAlign w:val="center"/>
          </w:tcPr>
          <w:p w14:paraId="7439B073"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Living away from home?</w:t>
            </w:r>
          </w:p>
        </w:tc>
        <w:tc>
          <w:tcPr>
            <w:tcW w:w="563" w:type="pct"/>
            <w:tcMar>
              <w:top w:w="0" w:type="dxa"/>
              <w:left w:w="100" w:type="dxa"/>
              <w:bottom w:w="0" w:type="dxa"/>
              <w:right w:w="100" w:type="dxa"/>
            </w:tcMar>
            <w:vAlign w:val="center"/>
          </w:tcPr>
          <w:p w14:paraId="7439B074"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7,948</w:t>
            </w:r>
          </w:p>
        </w:tc>
        <w:tc>
          <w:tcPr>
            <w:tcW w:w="540" w:type="pct"/>
            <w:tcMar>
              <w:top w:w="0" w:type="dxa"/>
              <w:left w:w="100" w:type="dxa"/>
              <w:bottom w:w="0" w:type="dxa"/>
              <w:right w:w="100" w:type="dxa"/>
            </w:tcMar>
            <w:vAlign w:val="center"/>
          </w:tcPr>
          <w:p w14:paraId="7439B075"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.908</w:t>
            </w:r>
          </w:p>
        </w:tc>
      </w:tr>
      <w:tr w:rsidR="00BD041A" w:rsidRPr="003F4E39" w14:paraId="7439B07A" w14:textId="77777777" w:rsidTr="003F4E39">
        <w:trPr>
          <w:trHeight w:val="240"/>
        </w:trPr>
        <w:tc>
          <w:tcPr>
            <w:tcW w:w="3896" w:type="pct"/>
            <w:tcMar>
              <w:top w:w="0" w:type="dxa"/>
              <w:left w:w="100" w:type="dxa"/>
              <w:bottom w:w="0" w:type="dxa"/>
              <w:right w:w="100" w:type="dxa"/>
            </w:tcMar>
            <w:vAlign w:val="center"/>
          </w:tcPr>
          <w:p w14:paraId="7439B077"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Having adequate support for emotional and mental health needs?</w:t>
            </w:r>
          </w:p>
        </w:tc>
        <w:tc>
          <w:tcPr>
            <w:tcW w:w="563" w:type="pct"/>
            <w:tcMar>
              <w:top w:w="0" w:type="dxa"/>
              <w:left w:w="100" w:type="dxa"/>
              <w:bottom w:w="0" w:type="dxa"/>
              <w:right w:w="100" w:type="dxa"/>
            </w:tcMar>
            <w:vAlign w:val="center"/>
          </w:tcPr>
          <w:p w14:paraId="7439B078"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7,944</w:t>
            </w:r>
          </w:p>
        </w:tc>
        <w:tc>
          <w:tcPr>
            <w:tcW w:w="540" w:type="pct"/>
            <w:tcMar>
              <w:top w:w="0" w:type="dxa"/>
              <w:left w:w="100" w:type="dxa"/>
              <w:bottom w:w="0" w:type="dxa"/>
              <w:right w:w="100" w:type="dxa"/>
            </w:tcMar>
            <w:vAlign w:val="center"/>
          </w:tcPr>
          <w:p w14:paraId="7439B079"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1.127</w:t>
            </w:r>
          </w:p>
        </w:tc>
      </w:tr>
      <w:tr w:rsidR="00BD041A" w:rsidRPr="003F4E39" w14:paraId="7439B07E" w14:textId="77777777" w:rsidTr="003F4E39">
        <w:trPr>
          <w:trHeight w:val="240"/>
        </w:trPr>
        <w:tc>
          <w:tcPr>
            <w:tcW w:w="3896" w:type="pct"/>
            <w:tcMar>
              <w:top w:w="0" w:type="dxa"/>
              <w:left w:w="100" w:type="dxa"/>
              <w:bottom w:w="0" w:type="dxa"/>
              <w:right w:w="100" w:type="dxa"/>
            </w:tcMar>
            <w:vAlign w:val="center"/>
          </w:tcPr>
          <w:p w14:paraId="7439B07B"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Discrimination based on gender?</w:t>
            </w:r>
          </w:p>
        </w:tc>
        <w:tc>
          <w:tcPr>
            <w:tcW w:w="563" w:type="pct"/>
            <w:tcMar>
              <w:top w:w="0" w:type="dxa"/>
              <w:left w:w="100" w:type="dxa"/>
              <w:bottom w:w="0" w:type="dxa"/>
              <w:right w:w="100" w:type="dxa"/>
            </w:tcMar>
            <w:vAlign w:val="center"/>
          </w:tcPr>
          <w:p w14:paraId="7439B07C"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7,886</w:t>
            </w:r>
          </w:p>
        </w:tc>
        <w:tc>
          <w:tcPr>
            <w:tcW w:w="540" w:type="pct"/>
            <w:tcMar>
              <w:top w:w="0" w:type="dxa"/>
              <w:left w:w="100" w:type="dxa"/>
              <w:bottom w:w="0" w:type="dxa"/>
              <w:right w:w="100" w:type="dxa"/>
            </w:tcMar>
            <w:vAlign w:val="center"/>
          </w:tcPr>
          <w:p w14:paraId="7439B07D"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.436</w:t>
            </w:r>
          </w:p>
        </w:tc>
      </w:tr>
      <w:tr w:rsidR="00BD041A" w:rsidRPr="003F4E39" w14:paraId="7439B082" w14:textId="77777777" w:rsidTr="003F4E39">
        <w:trPr>
          <w:trHeight w:val="240"/>
        </w:trPr>
        <w:tc>
          <w:tcPr>
            <w:tcW w:w="3896" w:type="pct"/>
            <w:tcMar>
              <w:top w:w="0" w:type="dxa"/>
              <w:left w:w="100" w:type="dxa"/>
              <w:bottom w:w="0" w:type="dxa"/>
              <w:right w:w="100" w:type="dxa"/>
            </w:tcMar>
            <w:vAlign w:val="center"/>
          </w:tcPr>
          <w:p w14:paraId="7439B07F"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Discrimination based on sexual orientation?</w:t>
            </w:r>
          </w:p>
        </w:tc>
        <w:tc>
          <w:tcPr>
            <w:tcW w:w="563" w:type="pct"/>
            <w:tcMar>
              <w:top w:w="0" w:type="dxa"/>
              <w:left w:w="100" w:type="dxa"/>
              <w:bottom w:w="0" w:type="dxa"/>
              <w:right w:w="100" w:type="dxa"/>
            </w:tcMar>
            <w:vAlign w:val="center"/>
          </w:tcPr>
          <w:p w14:paraId="7439B08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7,876</w:t>
            </w:r>
          </w:p>
        </w:tc>
        <w:tc>
          <w:tcPr>
            <w:tcW w:w="540" w:type="pct"/>
            <w:tcMar>
              <w:top w:w="0" w:type="dxa"/>
              <w:left w:w="100" w:type="dxa"/>
              <w:bottom w:w="0" w:type="dxa"/>
              <w:right w:w="100" w:type="dxa"/>
            </w:tcMar>
            <w:vAlign w:val="center"/>
          </w:tcPr>
          <w:p w14:paraId="7439B08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.333</w:t>
            </w:r>
          </w:p>
        </w:tc>
      </w:tr>
      <w:tr w:rsidR="00BD041A" w:rsidRPr="003F4E39" w14:paraId="7439B086" w14:textId="77777777" w:rsidTr="003F4E39">
        <w:trPr>
          <w:trHeight w:val="240"/>
        </w:trPr>
        <w:tc>
          <w:tcPr>
            <w:tcW w:w="3896" w:type="pct"/>
            <w:tcMar>
              <w:top w:w="0" w:type="dxa"/>
              <w:left w:w="100" w:type="dxa"/>
              <w:bottom w:w="0" w:type="dxa"/>
              <w:right w:w="100" w:type="dxa"/>
            </w:tcMar>
            <w:vAlign w:val="center"/>
          </w:tcPr>
          <w:p w14:paraId="7439B083"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Discrimination based on race?</w:t>
            </w:r>
          </w:p>
        </w:tc>
        <w:tc>
          <w:tcPr>
            <w:tcW w:w="563" w:type="pct"/>
            <w:tcMar>
              <w:top w:w="0" w:type="dxa"/>
              <w:left w:w="100" w:type="dxa"/>
              <w:bottom w:w="0" w:type="dxa"/>
              <w:right w:w="100" w:type="dxa"/>
            </w:tcMar>
            <w:vAlign w:val="center"/>
          </w:tcPr>
          <w:p w14:paraId="7439B084"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7,895</w:t>
            </w:r>
          </w:p>
        </w:tc>
        <w:tc>
          <w:tcPr>
            <w:tcW w:w="540" w:type="pct"/>
            <w:tcMar>
              <w:top w:w="0" w:type="dxa"/>
              <w:left w:w="100" w:type="dxa"/>
              <w:bottom w:w="0" w:type="dxa"/>
              <w:right w:w="100" w:type="dxa"/>
            </w:tcMar>
            <w:vAlign w:val="center"/>
          </w:tcPr>
          <w:p w14:paraId="7439B085"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.514</w:t>
            </w:r>
          </w:p>
        </w:tc>
      </w:tr>
      <w:tr w:rsidR="00BD041A" w:rsidRPr="003F4E39" w14:paraId="7439B08A" w14:textId="77777777" w:rsidTr="003F4E39">
        <w:trPr>
          <w:trHeight w:val="240"/>
        </w:trPr>
        <w:tc>
          <w:tcPr>
            <w:tcW w:w="3896" w:type="pct"/>
            <w:tcBorders>
              <w:bottom w:val="single" w:sz="6" w:space="0" w:color="000000"/>
            </w:tcBorders>
            <w:tcMar>
              <w:top w:w="0" w:type="dxa"/>
              <w:left w:w="100" w:type="dxa"/>
              <w:bottom w:w="0" w:type="dxa"/>
              <w:right w:w="100" w:type="dxa"/>
            </w:tcMar>
            <w:vAlign w:val="center"/>
          </w:tcPr>
          <w:p w14:paraId="7439B087"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Discrimination based on religion?</w:t>
            </w:r>
          </w:p>
        </w:tc>
        <w:tc>
          <w:tcPr>
            <w:tcW w:w="563" w:type="pct"/>
            <w:tcBorders>
              <w:bottom w:val="single" w:sz="6" w:space="0" w:color="000000"/>
            </w:tcBorders>
            <w:tcMar>
              <w:top w:w="0" w:type="dxa"/>
              <w:left w:w="100" w:type="dxa"/>
              <w:bottom w:w="0" w:type="dxa"/>
              <w:right w:w="100" w:type="dxa"/>
            </w:tcMar>
            <w:vAlign w:val="center"/>
          </w:tcPr>
          <w:p w14:paraId="7439B088"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7,891</w:t>
            </w:r>
          </w:p>
        </w:tc>
        <w:tc>
          <w:tcPr>
            <w:tcW w:w="540" w:type="pct"/>
            <w:tcBorders>
              <w:bottom w:val="single" w:sz="6" w:space="0" w:color="000000"/>
            </w:tcBorders>
            <w:tcMar>
              <w:top w:w="0" w:type="dxa"/>
              <w:left w:w="100" w:type="dxa"/>
              <w:bottom w:w="0" w:type="dxa"/>
              <w:right w:w="100" w:type="dxa"/>
            </w:tcMar>
            <w:vAlign w:val="center"/>
          </w:tcPr>
          <w:p w14:paraId="7439B089"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.232</w:t>
            </w:r>
          </w:p>
        </w:tc>
      </w:tr>
      <w:tr w:rsidR="00BD041A" w:rsidRPr="003F4E39" w14:paraId="7439B08E" w14:textId="77777777" w:rsidTr="003F4E39">
        <w:trPr>
          <w:trHeight w:val="240"/>
        </w:trPr>
        <w:tc>
          <w:tcPr>
            <w:tcW w:w="3896" w:type="pct"/>
            <w:tcBorders>
              <w:top w:val="single" w:sz="6" w:space="0" w:color="000000"/>
            </w:tcBorders>
            <w:tcMar>
              <w:top w:w="0" w:type="dxa"/>
              <w:left w:w="100" w:type="dxa"/>
              <w:bottom w:w="0" w:type="dxa"/>
              <w:right w:w="100" w:type="dxa"/>
            </w:tcMar>
            <w:vAlign w:val="center"/>
          </w:tcPr>
          <w:p w14:paraId="7439B08B" w14:textId="77777777" w:rsidR="00BD041A" w:rsidRPr="003F4E39" w:rsidRDefault="00602BF5" w:rsidP="003F4E39">
            <w:pPr>
              <w:rPr>
                <w:rFonts w:asciiTheme="majorHAnsi" w:hAnsiTheme="majorHAnsi" w:cstheme="majorHAnsi"/>
                <w:sz w:val="20"/>
                <w:szCs w:val="20"/>
              </w:rPr>
            </w:pPr>
            <w:r w:rsidRPr="003F4E39">
              <w:rPr>
                <w:rFonts w:asciiTheme="majorHAnsi" w:hAnsiTheme="majorHAnsi" w:cstheme="majorHAnsi"/>
                <w:sz w:val="20"/>
                <w:szCs w:val="20"/>
              </w:rPr>
              <w:t>PCA Constructs:</w:t>
            </w:r>
          </w:p>
        </w:tc>
        <w:tc>
          <w:tcPr>
            <w:tcW w:w="563" w:type="pct"/>
            <w:tcBorders>
              <w:top w:val="single" w:sz="6" w:space="0" w:color="000000"/>
            </w:tcBorders>
            <w:tcMar>
              <w:top w:w="0" w:type="dxa"/>
              <w:left w:w="100" w:type="dxa"/>
              <w:bottom w:w="0" w:type="dxa"/>
              <w:right w:w="100" w:type="dxa"/>
            </w:tcMar>
            <w:vAlign w:val="center"/>
          </w:tcPr>
          <w:p w14:paraId="7439B08C" w14:textId="77777777" w:rsidR="00BD041A" w:rsidRPr="003F4E39" w:rsidRDefault="00BD041A" w:rsidP="003F4E39">
            <w:pPr>
              <w:jc w:val="center"/>
              <w:rPr>
                <w:rFonts w:asciiTheme="majorHAnsi" w:hAnsiTheme="majorHAnsi" w:cstheme="majorHAnsi"/>
                <w:sz w:val="20"/>
                <w:szCs w:val="20"/>
              </w:rPr>
            </w:pPr>
          </w:p>
        </w:tc>
        <w:tc>
          <w:tcPr>
            <w:tcW w:w="540" w:type="pct"/>
            <w:tcBorders>
              <w:top w:val="single" w:sz="6" w:space="0" w:color="000000"/>
            </w:tcBorders>
            <w:tcMar>
              <w:top w:w="0" w:type="dxa"/>
              <w:left w:w="100" w:type="dxa"/>
              <w:bottom w:w="0" w:type="dxa"/>
              <w:right w:w="100" w:type="dxa"/>
            </w:tcMar>
            <w:vAlign w:val="center"/>
          </w:tcPr>
          <w:p w14:paraId="7439B08D" w14:textId="77777777" w:rsidR="00BD041A" w:rsidRPr="003F4E39" w:rsidRDefault="00BD041A" w:rsidP="003F4E39">
            <w:pPr>
              <w:jc w:val="center"/>
              <w:rPr>
                <w:rFonts w:asciiTheme="majorHAnsi" w:hAnsiTheme="majorHAnsi" w:cstheme="majorHAnsi"/>
                <w:sz w:val="20"/>
                <w:szCs w:val="20"/>
              </w:rPr>
            </w:pPr>
          </w:p>
        </w:tc>
      </w:tr>
      <w:tr w:rsidR="00BD041A" w:rsidRPr="003F4E39" w14:paraId="7439B092" w14:textId="77777777" w:rsidTr="003F4E39">
        <w:trPr>
          <w:trHeight w:val="240"/>
        </w:trPr>
        <w:tc>
          <w:tcPr>
            <w:tcW w:w="3896" w:type="pct"/>
            <w:tcMar>
              <w:top w:w="0" w:type="dxa"/>
              <w:left w:w="100" w:type="dxa"/>
              <w:bottom w:w="0" w:type="dxa"/>
              <w:right w:w="100" w:type="dxa"/>
            </w:tcMar>
            <w:vAlign w:val="center"/>
          </w:tcPr>
          <w:p w14:paraId="7439B08F"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General worries (32.03%)</w:t>
            </w:r>
          </w:p>
        </w:tc>
        <w:tc>
          <w:tcPr>
            <w:tcW w:w="563" w:type="pct"/>
            <w:tcMar>
              <w:top w:w="0" w:type="dxa"/>
              <w:left w:w="100" w:type="dxa"/>
              <w:bottom w:w="0" w:type="dxa"/>
              <w:right w:w="100" w:type="dxa"/>
            </w:tcMar>
            <w:vAlign w:val="center"/>
          </w:tcPr>
          <w:p w14:paraId="7439B09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3.776</w:t>
            </w:r>
          </w:p>
        </w:tc>
      </w:tr>
      <w:tr w:rsidR="00BD041A" w:rsidRPr="003F4E39" w14:paraId="7439B096" w14:textId="77777777" w:rsidTr="00262B50">
        <w:trPr>
          <w:trHeight w:val="240"/>
        </w:trPr>
        <w:tc>
          <w:tcPr>
            <w:tcW w:w="3896" w:type="pct"/>
            <w:tcMar>
              <w:top w:w="0" w:type="dxa"/>
              <w:left w:w="100" w:type="dxa"/>
              <w:bottom w:w="0" w:type="dxa"/>
              <w:right w:w="100" w:type="dxa"/>
            </w:tcMar>
            <w:vAlign w:val="center"/>
          </w:tcPr>
          <w:p w14:paraId="7439B093"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Worries about discrimination (13.79%)</w:t>
            </w:r>
          </w:p>
        </w:tc>
        <w:tc>
          <w:tcPr>
            <w:tcW w:w="563" w:type="pct"/>
            <w:tcMar>
              <w:top w:w="0" w:type="dxa"/>
              <w:left w:w="100" w:type="dxa"/>
              <w:bottom w:w="0" w:type="dxa"/>
              <w:right w:w="100" w:type="dxa"/>
            </w:tcMar>
            <w:vAlign w:val="center"/>
          </w:tcPr>
          <w:p w14:paraId="7439B094"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5" w14:textId="3615FDF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1.219</w:t>
            </w:r>
          </w:p>
        </w:tc>
      </w:tr>
      <w:tr w:rsidR="00BD041A" w:rsidRPr="003F4E39" w14:paraId="7439B09A" w14:textId="77777777" w:rsidTr="00262B50">
        <w:trPr>
          <w:trHeight w:val="240"/>
        </w:trPr>
        <w:tc>
          <w:tcPr>
            <w:tcW w:w="3896" w:type="pct"/>
            <w:tcBorders>
              <w:bottom w:val="single" w:sz="4" w:space="0" w:color="auto"/>
            </w:tcBorders>
            <w:tcMar>
              <w:top w:w="0" w:type="dxa"/>
              <w:left w:w="100" w:type="dxa"/>
              <w:bottom w:w="0" w:type="dxa"/>
              <w:right w:w="100" w:type="dxa"/>
            </w:tcMar>
            <w:vAlign w:val="center"/>
          </w:tcPr>
          <w:p w14:paraId="7439B097"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Worries about financial burdens (10.26%)</w:t>
            </w:r>
          </w:p>
        </w:tc>
        <w:tc>
          <w:tcPr>
            <w:tcW w:w="563" w:type="pct"/>
            <w:tcBorders>
              <w:bottom w:val="single" w:sz="4" w:space="0" w:color="auto"/>
            </w:tcBorders>
            <w:tcMar>
              <w:top w:w="0" w:type="dxa"/>
              <w:left w:w="100" w:type="dxa"/>
              <w:bottom w:w="0" w:type="dxa"/>
              <w:right w:w="100" w:type="dxa"/>
            </w:tcMar>
            <w:vAlign w:val="center"/>
          </w:tcPr>
          <w:p w14:paraId="7439B098"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7,706</w:t>
            </w:r>
          </w:p>
        </w:tc>
        <w:tc>
          <w:tcPr>
            <w:tcW w:w="540" w:type="pct"/>
            <w:tcBorders>
              <w:bottom w:val="single" w:sz="4" w:space="0" w:color="auto"/>
            </w:tcBorders>
            <w:tcMar>
              <w:top w:w="0" w:type="dxa"/>
              <w:left w:w="100" w:type="dxa"/>
              <w:bottom w:w="0" w:type="dxa"/>
              <w:right w:w="100" w:type="dxa"/>
            </w:tcMar>
            <w:vAlign w:val="center"/>
          </w:tcPr>
          <w:p w14:paraId="7439B099"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.634</w:t>
            </w:r>
          </w:p>
        </w:tc>
      </w:tr>
    </w:tbl>
    <w:p w14:paraId="7439B09B" w14:textId="77777777" w:rsidR="00BD041A" w:rsidRPr="003F4E39" w:rsidRDefault="00602BF5" w:rsidP="003F4E39">
      <w:pPr>
        <w:spacing w:after="240"/>
        <w:rPr>
          <w:rFonts w:asciiTheme="majorHAnsi" w:hAnsiTheme="majorHAnsi" w:cstheme="majorHAnsi"/>
          <w:sz w:val="20"/>
        </w:rPr>
      </w:pPr>
      <w:r w:rsidRPr="003F4E39">
        <w:rPr>
          <w:rFonts w:asciiTheme="majorHAnsi" w:hAnsiTheme="majorHAnsi" w:cstheme="majorHAnsi"/>
          <w:i/>
          <w:iCs/>
          <w:sz w:val="20"/>
        </w:rPr>
        <w:t xml:space="preserve">Note. </w:t>
      </w:r>
      <w:r w:rsidRPr="003F4E39">
        <w:rPr>
          <w:rFonts w:asciiTheme="majorHAnsi" w:hAnsiTheme="majorHAnsi" w:cstheme="majorHAnsi"/>
          <w:sz w:val="20"/>
        </w:rPr>
        <w:t>The first twelve rows are survey items related to college worries. Each item ranges from 0 (</w:t>
      </w:r>
      <w:r w:rsidRPr="003F4E39">
        <w:rPr>
          <w:rFonts w:asciiTheme="majorHAnsi" w:hAnsiTheme="majorHAnsi" w:cstheme="majorHAnsi"/>
          <w:i/>
          <w:iCs/>
          <w:sz w:val="20"/>
        </w:rPr>
        <w:t>not worried at all</w:t>
      </w:r>
      <w:r w:rsidRPr="003F4E39">
        <w:rPr>
          <w:rFonts w:asciiTheme="majorHAnsi" w:hAnsiTheme="majorHAnsi" w:cstheme="majorHAnsi"/>
          <w:sz w:val="20"/>
        </w:rPr>
        <w:t>)</w:t>
      </w:r>
      <w:r w:rsidRPr="003F4E39">
        <w:rPr>
          <w:rFonts w:asciiTheme="majorHAnsi" w:hAnsiTheme="majorHAnsi" w:cstheme="majorHAnsi"/>
          <w:i/>
          <w:iCs/>
          <w:sz w:val="20"/>
        </w:rPr>
        <w:t xml:space="preserve"> </w:t>
      </w:r>
      <w:r w:rsidRPr="003F4E39">
        <w:rPr>
          <w:rFonts w:asciiTheme="majorHAnsi" w:hAnsiTheme="majorHAnsi" w:cstheme="majorHAnsi"/>
          <w:sz w:val="20"/>
        </w:rPr>
        <w:t>to 3 (</w:t>
      </w:r>
      <w:r w:rsidRPr="003F4E39">
        <w:rPr>
          <w:rFonts w:asciiTheme="majorHAnsi" w:hAnsiTheme="majorHAnsi" w:cstheme="majorHAnsi"/>
          <w:i/>
          <w:iCs/>
          <w:sz w:val="20"/>
        </w:rPr>
        <w:t>very worried</w:t>
      </w:r>
      <w:r w:rsidRPr="003F4E39">
        <w:rPr>
          <w:rFonts w:asciiTheme="majorHAnsi" w:hAnsiTheme="majorHAnsi" w:cstheme="majorHAnsi"/>
          <w:sz w:val="20"/>
        </w:rPr>
        <w:t xml:space="preserve">). The last three rows indicate the three constructs: (1) </w:t>
      </w:r>
      <w:r w:rsidRPr="003F4E39">
        <w:rPr>
          <w:rFonts w:asciiTheme="majorHAnsi" w:hAnsiTheme="majorHAnsi" w:cstheme="majorHAnsi"/>
          <w:i/>
          <w:iCs/>
          <w:sz w:val="20"/>
        </w:rPr>
        <w:t>general worries</w:t>
      </w:r>
      <w:r w:rsidRPr="003F4E39">
        <w:rPr>
          <w:rFonts w:asciiTheme="majorHAnsi" w:hAnsiTheme="majorHAnsi" w:cstheme="majorHAnsi"/>
          <w:sz w:val="20"/>
        </w:rPr>
        <w:t xml:space="preserve"> ranges from 0 to 10.23; (2) </w:t>
      </w:r>
      <w:commentRangeStart w:id="325"/>
      <w:r w:rsidRPr="003F4E39">
        <w:rPr>
          <w:rFonts w:asciiTheme="majorHAnsi" w:hAnsiTheme="majorHAnsi" w:cstheme="majorHAnsi"/>
          <w:i/>
          <w:iCs/>
          <w:sz w:val="20"/>
        </w:rPr>
        <w:t>worries about discrimination</w:t>
      </w:r>
      <w:r w:rsidRPr="003F4E39">
        <w:rPr>
          <w:rFonts w:asciiTheme="majorHAnsi" w:hAnsiTheme="majorHAnsi" w:cstheme="majorHAnsi"/>
          <w:sz w:val="20"/>
        </w:rPr>
        <w:t xml:space="preserve"> ranges from -3.83 to 5.12; and (3) </w:t>
      </w:r>
      <w:r w:rsidRPr="003F4E39">
        <w:rPr>
          <w:rFonts w:asciiTheme="majorHAnsi" w:hAnsiTheme="majorHAnsi" w:cstheme="majorHAnsi"/>
          <w:i/>
          <w:iCs/>
          <w:sz w:val="20"/>
        </w:rPr>
        <w:t>worries about financial burdens</w:t>
      </w:r>
      <w:r w:rsidRPr="003F4E39">
        <w:rPr>
          <w:rFonts w:asciiTheme="majorHAnsi" w:hAnsiTheme="majorHAnsi" w:cstheme="majorHAnsi"/>
          <w:sz w:val="20"/>
        </w:rPr>
        <w:t xml:space="preserve"> ranges from -3.64 to 3.65</w:t>
      </w:r>
      <w:commentRangeEnd w:id="325"/>
      <w:r w:rsidR="00F611B6" w:rsidRPr="003F4E39">
        <w:rPr>
          <w:rStyle w:val="CommentReference"/>
          <w:rFonts w:asciiTheme="majorHAnsi" w:hAnsiTheme="majorHAnsi" w:cstheme="majorHAnsi"/>
          <w:sz w:val="20"/>
          <w:szCs w:val="24"/>
        </w:rPr>
        <w:commentReference w:id="325"/>
      </w:r>
      <w:r w:rsidRPr="003F4E39">
        <w:rPr>
          <w:rFonts w:asciiTheme="majorHAnsi" w:hAnsiTheme="majorHAnsi" w:cstheme="majorHAnsi"/>
          <w:sz w:val="20"/>
        </w:rPr>
        <w:t>. Constructs were only created for high school students that reported non-missing values for all twelve items. The PCA proportion explained is reported in parentheses after each construct.</w:t>
      </w:r>
    </w:p>
    <w:p w14:paraId="7439B09D"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In terms of broad concerns, we find trans and gender expansive students experience a higher level of general worries compared to cisgender students. When we correlated these </w:t>
      </w:r>
      <w:r w:rsidRPr="001B2966">
        <w:rPr>
          <w:rFonts w:asciiTheme="majorHAnsi" w:hAnsiTheme="majorHAnsi" w:cstheme="majorHAnsi"/>
        </w:rPr>
        <w:lastRenderedPageBreak/>
        <w:t>worries to students’ high school experiences, there appeared to be a negative, fairly weak correlation between high school experience and general worries about college; that is, students who reported more negative experiences in high school, on average, reported more worries. However, there is almost no correlation between high school experience and worries about discrimination or financial burdens, respectively.</w:t>
      </w:r>
      <w:r w:rsidRPr="001B2966">
        <w:rPr>
          <w:rFonts w:asciiTheme="majorHAnsi" w:hAnsiTheme="majorHAnsi" w:cstheme="majorHAnsi"/>
          <w:b/>
          <w:bCs/>
        </w:rPr>
        <w:t xml:space="preserve"> </w:t>
      </w:r>
    </w:p>
    <w:p w14:paraId="7439B09E"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Figures 6 through 8 present ordinary least squares (OLS) regression estimates for each component of worry by gender identity both with and without controls for high school experiences and demographics. In all regressions, </w:t>
      </w:r>
      <w:r w:rsidRPr="001B2966">
        <w:rPr>
          <w:rFonts w:asciiTheme="majorHAnsi" w:hAnsiTheme="majorHAnsi" w:cstheme="majorHAnsi"/>
          <w:i/>
          <w:iCs/>
        </w:rPr>
        <w:t>cisgender men</w:t>
      </w:r>
      <w:r w:rsidRPr="001B2966">
        <w:rPr>
          <w:rFonts w:asciiTheme="majorHAnsi" w:hAnsiTheme="majorHAnsi" w:cstheme="majorHAnsi"/>
        </w:rPr>
        <w:t xml:space="preserve"> was set as the baseline comparison category. The point estimates represent the difference in a component of worry for each gender identity relative to cisgender men. The blue dots show the point estimates of the unconditional OLS estimates, while the yellow dots indicate OLS estimates that include race/ethnicity indicators, parental education indicators, and the constructed high school experience index as covariates. The lines represent 95% confidence intervals, which indicate if the estimated difference is statistically significant from cisgender men.</w:t>
      </w:r>
    </w:p>
    <w:p w14:paraId="7439B09F"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Regression estimates for general college worries on gender categories are presented in Figure 6. Among trans and gender expansive students, we find no statistical differences in general worries between different gender identities. That is, the general worries of transgender men, transgender women, and nonbinary or gender questioning students was significantly lower than cisgender men, but not significantly different from each other. </w:t>
      </w:r>
    </w:p>
    <w:p w14:paraId="3EDECF4A" w14:textId="77777777" w:rsidR="00887500" w:rsidRPr="001B2966" w:rsidRDefault="00887500" w:rsidP="001B2966">
      <w:pPr>
        <w:spacing w:line="360" w:lineRule="auto"/>
        <w:rPr>
          <w:rFonts w:asciiTheme="majorHAnsi" w:hAnsiTheme="majorHAnsi" w:cstheme="majorHAnsi"/>
          <w:b/>
          <w:bCs/>
        </w:rPr>
      </w:pPr>
      <w:r w:rsidRPr="001B2966">
        <w:rPr>
          <w:rFonts w:asciiTheme="majorHAnsi" w:hAnsiTheme="majorHAnsi" w:cstheme="majorHAnsi"/>
          <w:b/>
          <w:bCs/>
        </w:rPr>
        <w:br w:type="page"/>
      </w:r>
    </w:p>
    <w:p w14:paraId="7439B0A0" w14:textId="2DB61F62"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Figure 6</w:t>
      </w:r>
    </w:p>
    <w:p w14:paraId="7439B0A1"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rPr>
        <w:t xml:space="preserve">Regression of General College Worries on Gender Identity </w:t>
      </w:r>
      <w:commentRangeStart w:id="326"/>
      <w:r w:rsidRPr="001B2966">
        <w:rPr>
          <w:rFonts w:asciiTheme="majorHAnsi" w:hAnsiTheme="majorHAnsi" w:cstheme="majorHAnsi"/>
          <w:i/>
          <w:iCs/>
        </w:rPr>
        <w:t>Categories</w:t>
      </w:r>
      <w:commentRangeEnd w:id="326"/>
      <w:r w:rsidR="001869A4" w:rsidRPr="001B2966">
        <w:rPr>
          <w:rStyle w:val="CommentReference"/>
          <w:rFonts w:asciiTheme="majorHAnsi" w:hAnsiTheme="majorHAnsi" w:cstheme="majorHAnsi"/>
          <w:i/>
          <w:iCs/>
          <w:sz w:val="24"/>
          <w:szCs w:val="24"/>
        </w:rPr>
        <w:commentReference w:id="326"/>
      </w:r>
    </w:p>
    <w:p w14:paraId="7439B0A2"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noProof/>
        </w:rPr>
        <w:drawing>
          <wp:inline distT="114300" distB="114300" distL="114300" distR="114300" wp14:anchorId="7439B288" wp14:editId="02BE52F6">
            <wp:extent cx="5351929" cy="3656965"/>
            <wp:effectExtent l="0" t="0" r="0" b="635"/>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0"/>
                    <a:srcRect t="2499" r="1488" b="4838"/>
                    <a:stretch>
                      <a:fillRect/>
                    </a:stretch>
                  </pic:blipFill>
                  <pic:spPr bwMode="auto">
                    <a:xfrm>
                      <a:off x="0" y="0"/>
                      <a:ext cx="5353205" cy="3657837"/>
                    </a:xfrm>
                    <a:prstGeom prst="rect">
                      <a:avLst/>
                    </a:prstGeom>
                    <a:ln>
                      <a:noFill/>
                    </a:ln>
                    <a:extLst>
                      <a:ext uri="{53640926-AAD7-44D8-BBD7-CCE9431645EC}">
                        <a14:shadowObscured xmlns:a14="http://schemas.microsoft.com/office/drawing/2010/main"/>
                      </a:ext>
                    </a:extLst>
                  </pic:spPr>
                </pic:pic>
              </a:graphicData>
            </a:graphic>
          </wp:inline>
        </w:drawing>
      </w:r>
    </w:p>
    <w:p w14:paraId="7439B0A3" w14:textId="77777777" w:rsidR="00BD041A" w:rsidRPr="001B2966" w:rsidRDefault="00602BF5" w:rsidP="003F4E39">
      <w:pPr>
        <w:spacing w:after="240"/>
        <w:rPr>
          <w:rFonts w:asciiTheme="majorHAnsi" w:hAnsiTheme="majorHAnsi" w:cstheme="majorHAnsi"/>
          <w:sz w:val="20"/>
        </w:rPr>
      </w:pPr>
      <w:r w:rsidRPr="001B2966">
        <w:rPr>
          <w:rFonts w:asciiTheme="majorHAnsi" w:hAnsiTheme="majorHAnsi" w:cstheme="majorHAnsi"/>
          <w:i/>
          <w:iCs/>
          <w:sz w:val="20"/>
        </w:rPr>
        <w:t xml:space="preserve">Note. </w:t>
      </w:r>
      <w:r w:rsidRPr="001B2966">
        <w:rPr>
          <w:rFonts w:asciiTheme="majorHAnsi" w:hAnsiTheme="majorHAnsi" w:cstheme="majorHAnsi"/>
          <w:sz w:val="20"/>
        </w:rPr>
        <w:t>We estimate regression models with gender indicators for an unconditional model (</w:t>
      </w:r>
      <w:r w:rsidRPr="001B2966">
        <w:rPr>
          <w:rFonts w:asciiTheme="majorHAnsi" w:hAnsiTheme="majorHAnsi" w:cstheme="majorHAnsi"/>
          <w:i/>
          <w:iCs/>
          <w:sz w:val="20"/>
        </w:rPr>
        <w:t>n</w:t>
      </w:r>
      <w:r w:rsidRPr="001B2966">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1B2966">
        <w:rPr>
          <w:rFonts w:asciiTheme="majorHAnsi" w:hAnsiTheme="majorHAnsi" w:cstheme="majorHAnsi"/>
          <w:i/>
          <w:iCs/>
          <w:sz w:val="20"/>
        </w:rPr>
        <w:t>n</w:t>
      </w:r>
      <w:r w:rsidRPr="001B2966">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5" w14:textId="3E9534B6" w:rsidR="003F4E39"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Additionally, results illustrate that trans and gender expansive students maintain higher levels of worry about discrimination compared to cisgender students (Figure 7),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8 suggests that worries about financial burdens do not differ by gender identity.</w:t>
      </w:r>
      <w:r w:rsidR="003F4E39">
        <w:rPr>
          <w:rFonts w:asciiTheme="majorHAnsi" w:hAnsiTheme="majorHAnsi" w:cstheme="majorHAnsi"/>
        </w:rPr>
        <w:br w:type="page"/>
      </w:r>
    </w:p>
    <w:p w14:paraId="7439B0A6" w14:textId="77777777"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Figure 7</w:t>
      </w:r>
    </w:p>
    <w:p w14:paraId="7439B0A7" w14:textId="77777777" w:rsidR="00BD041A" w:rsidRPr="001B2966" w:rsidRDefault="00602BF5" w:rsidP="001B2966">
      <w:pPr>
        <w:spacing w:line="360" w:lineRule="auto"/>
        <w:rPr>
          <w:rFonts w:asciiTheme="majorHAnsi" w:hAnsiTheme="majorHAnsi" w:cstheme="majorHAnsi"/>
          <w:i/>
          <w:iCs/>
        </w:rPr>
      </w:pPr>
      <w:r w:rsidRPr="00111EC5">
        <w:rPr>
          <w:rFonts w:asciiTheme="majorHAnsi" w:hAnsiTheme="majorHAnsi" w:cstheme="majorHAnsi"/>
          <w:i/>
          <w:iCs/>
          <w:highlight w:val="yellow"/>
          <w:rPrChange w:id="327" w:author="Kerith Conron" w:date="2026-03-04T17:58:00Z" w16du:dateUtc="2026-03-04T22:58:00Z">
            <w:rPr>
              <w:rFonts w:asciiTheme="majorHAnsi" w:hAnsiTheme="majorHAnsi" w:cstheme="majorHAnsi"/>
              <w:i/>
              <w:iCs/>
            </w:rPr>
          </w:rPrChange>
        </w:rPr>
        <w:t>Regression of Worries about Discrimination on Gender Identity Categories</w:t>
      </w:r>
    </w:p>
    <w:p w14:paraId="7439B0A8"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noProof/>
        </w:rPr>
        <w:drawing>
          <wp:inline distT="114300" distB="114300" distL="114300" distR="114300" wp14:anchorId="7439B28A" wp14:editId="29CBA70B">
            <wp:extent cx="5647765" cy="3898900"/>
            <wp:effectExtent l="0" t="0" r="381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1"/>
                    <a:srcRect t="2357" r="1882" b="4454"/>
                    <a:stretch>
                      <a:fillRect/>
                    </a:stretch>
                  </pic:blipFill>
                  <pic:spPr bwMode="auto">
                    <a:xfrm>
                      <a:off x="0" y="0"/>
                      <a:ext cx="5649461" cy="3900071"/>
                    </a:xfrm>
                    <a:prstGeom prst="rect">
                      <a:avLst/>
                    </a:prstGeom>
                    <a:ln>
                      <a:noFill/>
                    </a:ln>
                    <a:extLst>
                      <a:ext uri="{53640926-AAD7-44D8-BBD7-CCE9431645EC}">
                        <a14:shadowObscured xmlns:a14="http://schemas.microsoft.com/office/drawing/2010/main"/>
                      </a:ext>
                    </a:extLst>
                  </pic:spPr>
                </pic:pic>
              </a:graphicData>
            </a:graphic>
          </wp:inline>
        </w:drawing>
      </w:r>
    </w:p>
    <w:p w14:paraId="7439B0A9" w14:textId="77777777" w:rsidR="00BD041A" w:rsidRPr="001B2966" w:rsidRDefault="00602BF5" w:rsidP="003F4E39">
      <w:pPr>
        <w:rPr>
          <w:rFonts w:asciiTheme="majorHAnsi" w:hAnsiTheme="majorHAnsi" w:cstheme="majorHAnsi"/>
          <w:sz w:val="20"/>
        </w:rPr>
      </w:pPr>
      <w:r w:rsidRPr="001B2966">
        <w:rPr>
          <w:rFonts w:asciiTheme="majorHAnsi" w:hAnsiTheme="majorHAnsi" w:cstheme="majorHAnsi"/>
          <w:i/>
          <w:iCs/>
          <w:sz w:val="20"/>
        </w:rPr>
        <w:t xml:space="preserve">Note. </w:t>
      </w:r>
      <w:r w:rsidRPr="001B2966">
        <w:rPr>
          <w:rFonts w:asciiTheme="majorHAnsi" w:hAnsiTheme="majorHAnsi" w:cstheme="majorHAnsi"/>
          <w:sz w:val="20"/>
        </w:rPr>
        <w:t>We estimate regression models with gender indicators for an unconditional model (</w:t>
      </w:r>
      <w:r w:rsidRPr="001B2966">
        <w:rPr>
          <w:rFonts w:asciiTheme="majorHAnsi" w:hAnsiTheme="majorHAnsi" w:cstheme="majorHAnsi"/>
          <w:i/>
          <w:iCs/>
          <w:sz w:val="20"/>
        </w:rPr>
        <w:t>n</w:t>
      </w:r>
      <w:r w:rsidRPr="001B2966">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1B2966">
        <w:rPr>
          <w:rFonts w:asciiTheme="majorHAnsi" w:hAnsiTheme="majorHAnsi" w:cstheme="majorHAnsi"/>
          <w:i/>
          <w:iCs/>
          <w:sz w:val="20"/>
        </w:rPr>
        <w:t>n</w:t>
      </w:r>
      <w:r w:rsidRPr="001B2966">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A" w14:textId="77777777" w:rsidR="00BD041A" w:rsidRPr="001B2966" w:rsidRDefault="00BD041A" w:rsidP="001B2966">
      <w:pPr>
        <w:spacing w:line="360" w:lineRule="auto"/>
        <w:rPr>
          <w:rFonts w:asciiTheme="majorHAnsi" w:hAnsiTheme="majorHAnsi" w:cstheme="majorHAnsi"/>
          <w:highlight w:val="yellow"/>
        </w:rPr>
      </w:pPr>
    </w:p>
    <w:p w14:paraId="0C65722A" w14:textId="77777777" w:rsidR="006366C4" w:rsidRPr="001B2966" w:rsidRDefault="006366C4" w:rsidP="001B2966">
      <w:pPr>
        <w:spacing w:line="360" w:lineRule="auto"/>
        <w:rPr>
          <w:rFonts w:asciiTheme="majorHAnsi" w:hAnsiTheme="majorHAnsi" w:cstheme="majorHAnsi"/>
          <w:b/>
          <w:bCs/>
        </w:rPr>
      </w:pPr>
      <w:r w:rsidRPr="001B2966">
        <w:rPr>
          <w:rFonts w:asciiTheme="majorHAnsi" w:hAnsiTheme="majorHAnsi" w:cstheme="majorHAnsi"/>
          <w:b/>
          <w:bCs/>
        </w:rPr>
        <w:br w:type="page"/>
      </w:r>
    </w:p>
    <w:p w14:paraId="7439B0AB" w14:textId="41239059"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Figure 8</w:t>
      </w:r>
    </w:p>
    <w:p w14:paraId="7439B0AC" w14:textId="77777777" w:rsidR="00BD041A" w:rsidRPr="001B2966" w:rsidRDefault="00602BF5" w:rsidP="001B2966">
      <w:pPr>
        <w:spacing w:line="360" w:lineRule="auto"/>
        <w:rPr>
          <w:rFonts w:asciiTheme="majorHAnsi" w:hAnsiTheme="majorHAnsi" w:cstheme="majorHAnsi"/>
          <w:i/>
          <w:iCs/>
        </w:rPr>
      </w:pPr>
      <w:r w:rsidRPr="0045490E">
        <w:rPr>
          <w:rFonts w:asciiTheme="majorHAnsi" w:hAnsiTheme="majorHAnsi" w:cstheme="majorHAnsi"/>
          <w:i/>
          <w:iCs/>
          <w:highlight w:val="yellow"/>
          <w:rPrChange w:id="328" w:author="Kerith Conron" w:date="2026-03-04T17:56:00Z" w16du:dateUtc="2026-03-04T22:56:00Z">
            <w:rPr>
              <w:rFonts w:asciiTheme="majorHAnsi" w:hAnsiTheme="majorHAnsi" w:cstheme="majorHAnsi"/>
              <w:i/>
              <w:iCs/>
            </w:rPr>
          </w:rPrChange>
        </w:rPr>
        <w:t xml:space="preserve">Regression of Worries about Financial Burdens on Gender Identity </w:t>
      </w:r>
      <w:commentRangeStart w:id="329"/>
      <w:r w:rsidRPr="0045490E">
        <w:rPr>
          <w:rFonts w:asciiTheme="majorHAnsi" w:hAnsiTheme="majorHAnsi" w:cstheme="majorHAnsi"/>
          <w:i/>
          <w:iCs/>
          <w:highlight w:val="yellow"/>
          <w:rPrChange w:id="330" w:author="Kerith Conron" w:date="2026-03-04T17:56:00Z" w16du:dateUtc="2026-03-04T22:56:00Z">
            <w:rPr>
              <w:rFonts w:asciiTheme="majorHAnsi" w:hAnsiTheme="majorHAnsi" w:cstheme="majorHAnsi"/>
              <w:i/>
              <w:iCs/>
            </w:rPr>
          </w:rPrChange>
        </w:rPr>
        <w:t>Categories</w:t>
      </w:r>
      <w:commentRangeEnd w:id="329"/>
      <w:r w:rsidR="00D103FB" w:rsidRPr="001B2966">
        <w:rPr>
          <w:rStyle w:val="CommentReference"/>
          <w:rFonts w:asciiTheme="majorHAnsi" w:hAnsiTheme="majorHAnsi" w:cstheme="majorHAnsi"/>
          <w:i/>
          <w:iCs/>
          <w:sz w:val="24"/>
          <w:szCs w:val="24"/>
        </w:rPr>
        <w:commentReference w:id="329"/>
      </w:r>
    </w:p>
    <w:p w14:paraId="7439B0AE" w14:textId="39493948"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noProof/>
        </w:rPr>
        <w:drawing>
          <wp:inline distT="114300" distB="114300" distL="114300" distR="114300" wp14:anchorId="7439B28C" wp14:editId="59A48F1D">
            <wp:extent cx="5755341" cy="396811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22"/>
                    <a:srcRect t="2595" r="1797" b="4253"/>
                    <a:stretch>
                      <a:fillRect/>
                    </a:stretch>
                  </pic:blipFill>
                  <pic:spPr bwMode="auto">
                    <a:xfrm>
                      <a:off x="0" y="0"/>
                      <a:ext cx="5757318" cy="3969478"/>
                    </a:xfrm>
                    <a:prstGeom prst="rect">
                      <a:avLst/>
                    </a:prstGeom>
                    <a:ln>
                      <a:noFill/>
                    </a:ln>
                    <a:extLst>
                      <a:ext uri="{53640926-AAD7-44D8-BBD7-CCE9431645EC}">
                        <a14:shadowObscured xmlns:a14="http://schemas.microsoft.com/office/drawing/2010/main"/>
                      </a:ext>
                    </a:extLst>
                  </pic:spPr>
                </pic:pic>
              </a:graphicData>
            </a:graphic>
          </wp:inline>
        </w:drawing>
      </w:r>
    </w:p>
    <w:p w14:paraId="7439B0AF" w14:textId="77777777" w:rsidR="00BD041A" w:rsidRPr="001B2966" w:rsidRDefault="00602BF5" w:rsidP="003F4E39">
      <w:pPr>
        <w:spacing w:after="240"/>
        <w:rPr>
          <w:rFonts w:asciiTheme="majorHAnsi" w:hAnsiTheme="majorHAnsi" w:cstheme="majorHAnsi"/>
          <w:sz w:val="20"/>
        </w:rPr>
      </w:pPr>
      <w:r w:rsidRPr="001B2966">
        <w:rPr>
          <w:rFonts w:asciiTheme="majorHAnsi" w:hAnsiTheme="majorHAnsi" w:cstheme="majorHAnsi"/>
          <w:i/>
          <w:iCs/>
          <w:sz w:val="20"/>
        </w:rPr>
        <w:t xml:space="preserve">Note. </w:t>
      </w:r>
      <w:r w:rsidRPr="001B2966">
        <w:rPr>
          <w:rFonts w:asciiTheme="majorHAnsi" w:hAnsiTheme="majorHAnsi" w:cstheme="majorHAnsi"/>
          <w:sz w:val="20"/>
        </w:rPr>
        <w:t>We estimate regression models with gender indicators for an unconditional model (</w:t>
      </w:r>
      <w:r w:rsidRPr="001B2966">
        <w:rPr>
          <w:rFonts w:asciiTheme="majorHAnsi" w:hAnsiTheme="majorHAnsi" w:cstheme="majorHAnsi"/>
          <w:i/>
          <w:iCs/>
          <w:sz w:val="20"/>
        </w:rPr>
        <w:t>n</w:t>
      </w:r>
      <w:r w:rsidRPr="001B2966">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1B2966">
        <w:rPr>
          <w:rFonts w:asciiTheme="majorHAnsi" w:hAnsiTheme="majorHAnsi" w:cstheme="majorHAnsi"/>
          <w:i/>
          <w:iCs/>
          <w:sz w:val="20"/>
        </w:rPr>
        <w:t>n</w:t>
      </w:r>
      <w:r w:rsidRPr="001B2966">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2EFDC10B" w14:textId="3D3536DA" w:rsidR="00405435" w:rsidRPr="003F4E39" w:rsidRDefault="00602BF5" w:rsidP="001B2966">
      <w:pPr>
        <w:pStyle w:val="Heading2"/>
        <w:spacing w:before="0" w:after="0" w:line="360" w:lineRule="auto"/>
        <w:rPr>
          <w:rFonts w:asciiTheme="majorHAnsi" w:hAnsiTheme="majorHAnsi" w:cstheme="majorHAnsi"/>
          <w:b/>
          <w:bCs/>
          <w:sz w:val="24"/>
          <w:szCs w:val="28"/>
        </w:rPr>
      </w:pPr>
      <w:bookmarkStart w:id="331" w:name="_1t7u8xxsbxel" w:colFirst="0" w:colLast="0"/>
      <w:bookmarkEnd w:id="331"/>
      <w:r w:rsidRPr="003F4E39">
        <w:rPr>
          <w:rFonts w:asciiTheme="majorHAnsi" w:hAnsiTheme="majorHAnsi" w:cstheme="majorHAnsi"/>
          <w:b/>
          <w:bCs/>
          <w:sz w:val="24"/>
          <w:szCs w:val="28"/>
        </w:rPr>
        <w:t>Qualitative Findings</w:t>
      </w:r>
    </w:p>
    <w:p w14:paraId="69BA04D8" w14:textId="19379C0F" w:rsidR="00405435"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The survey also asked respondents two open-ended questions: (1) </w:t>
      </w:r>
      <w:r w:rsidR="004D71F4" w:rsidRPr="001B2966">
        <w:rPr>
          <w:rFonts w:asciiTheme="majorHAnsi" w:hAnsiTheme="majorHAnsi" w:cstheme="majorHAnsi"/>
        </w:rPr>
        <w:t>“</w:t>
      </w:r>
      <w:r w:rsidRPr="001B2966">
        <w:rPr>
          <w:rFonts w:asciiTheme="majorHAnsi" w:hAnsiTheme="majorHAnsi" w:cstheme="majorHAnsi"/>
          <w:highlight w:val="white"/>
        </w:rPr>
        <w:t>What do you think is the biggest challenge you’ll face in college?</w:t>
      </w:r>
      <w:r w:rsidR="004D71F4" w:rsidRPr="001B2966">
        <w:rPr>
          <w:rFonts w:asciiTheme="majorHAnsi" w:hAnsiTheme="majorHAnsi" w:cstheme="majorHAnsi"/>
          <w:highlight w:val="white"/>
        </w:rPr>
        <w:t>”</w:t>
      </w:r>
      <w:r w:rsidRPr="001B2966">
        <w:rPr>
          <w:rFonts w:asciiTheme="majorHAnsi" w:hAnsiTheme="majorHAnsi" w:cstheme="majorHAnsi"/>
          <w:highlight w:val="white"/>
        </w:rPr>
        <w:t xml:space="preserve"> and (2) </w:t>
      </w:r>
      <w:r w:rsidR="004D71F4" w:rsidRPr="001B2966">
        <w:rPr>
          <w:rFonts w:asciiTheme="majorHAnsi" w:hAnsiTheme="majorHAnsi" w:cstheme="majorHAnsi"/>
          <w:highlight w:val="white"/>
        </w:rPr>
        <w:t>“</w:t>
      </w:r>
      <w:r w:rsidRPr="001B2966">
        <w:rPr>
          <w:rFonts w:asciiTheme="majorHAnsi" w:hAnsiTheme="majorHAnsi" w:cstheme="majorHAnsi"/>
          <w:highlight w:val="white"/>
        </w:rPr>
        <w:t>What</w:t>
      </w:r>
      <w:r w:rsidRPr="001B2966">
        <w:rPr>
          <w:rFonts w:asciiTheme="majorHAnsi" w:hAnsiTheme="majorHAnsi" w:cstheme="majorHAnsi"/>
        </w:rPr>
        <w:t xml:space="preserve"> are you most excited about for college?</w:t>
      </w:r>
      <w:r w:rsidR="004D71F4" w:rsidRPr="001B2966">
        <w:rPr>
          <w:rFonts w:asciiTheme="majorHAnsi" w:hAnsiTheme="majorHAnsi" w:cstheme="majorHAnsi"/>
        </w:rPr>
        <w:t>”</w:t>
      </w:r>
      <w:r w:rsidRPr="001B2966">
        <w:rPr>
          <w:rFonts w:asciiTheme="majorHAnsi" w:hAnsiTheme="majorHAnsi" w:cstheme="majorHAnsi"/>
        </w:rPr>
        <w:t xml:space="preserve"> Although a full qualitative analysis of these data </w:t>
      </w:r>
      <w:r w:rsidR="00503037" w:rsidRPr="001B2966">
        <w:rPr>
          <w:rFonts w:asciiTheme="majorHAnsi" w:hAnsiTheme="majorHAnsi" w:cstheme="majorHAnsi"/>
        </w:rPr>
        <w:t>is</w:t>
      </w:r>
      <w:r w:rsidRPr="001B2966">
        <w:rPr>
          <w:rFonts w:asciiTheme="majorHAnsi" w:hAnsiTheme="majorHAnsi" w:cstheme="majorHAnsi"/>
        </w:rPr>
        <w:t xml:space="preserve"> beyond the scope of this </w:t>
      </w:r>
      <w:commentRangeStart w:id="332"/>
      <w:r w:rsidRPr="001B2966">
        <w:rPr>
          <w:rFonts w:asciiTheme="majorHAnsi" w:hAnsiTheme="majorHAnsi" w:cstheme="majorHAnsi"/>
        </w:rPr>
        <w:t>paper</w:t>
      </w:r>
      <w:commentRangeEnd w:id="332"/>
      <w:r w:rsidR="00545C96" w:rsidRPr="001B2966">
        <w:rPr>
          <w:rStyle w:val="CommentReference"/>
          <w:rFonts w:asciiTheme="majorHAnsi" w:hAnsiTheme="majorHAnsi" w:cstheme="majorHAnsi"/>
          <w:sz w:val="24"/>
          <w:szCs w:val="24"/>
        </w:rPr>
        <w:commentReference w:id="332"/>
      </w:r>
      <w:r w:rsidRPr="001B2966">
        <w:rPr>
          <w:rFonts w:asciiTheme="majorHAnsi" w:hAnsiTheme="majorHAnsi" w:cstheme="majorHAnsi"/>
        </w:rPr>
        <w:t>, we report some of the social concerns and hopes raised by transgender, nonbinary, and gender diverse/questioning students</w:t>
      </w:r>
      <w:r w:rsidR="00984500" w:rsidRPr="001B2966">
        <w:rPr>
          <w:rFonts w:asciiTheme="majorHAnsi" w:hAnsiTheme="majorHAnsi" w:cstheme="majorHAnsi"/>
        </w:rPr>
        <w:t>.</w:t>
      </w:r>
      <w:r w:rsidR="00984500" w:rsidRPr="001B2966">
        <w:rPr>
          <w:rStyle w:val="FootnoteReference"/>
          <w:rFonts w:asciiTheme="majorHAnsi" w:hAnsiTheme="majorHAnsi" w:cstheme="majorHAnsi"/>
        </w:rPr>
        <w:footnoteReference w:id="9"/>
      </w:r>
      <w:r w:rsidRPr="001B2966">
        <w:rPr>
          <w:rFonts w:asciiTheme="majorHAnsi" w:hAnsiTheme="majorHAnsi" w:cstheme="majorHAnsi"/>
        </w:rPr>
        <w:t xml:space="preserve"> </w:t>
      </w:r>
    </w:p>
    <w:p w14:paraId="6A8B9BB9" w14:textId="68BCE272" w:rsidR="00405435" w:rsidRPr="003F4E39" w:rsidRDefault="00602BF5" w:rsidP="001B2966">
      <w:pPr>
        <w:pStyle w:val="Heading3"/>
        <w:spacing w:before="0" w:after="0" w:line="360" w:lineRule="auto"/>
        <w:rPr>
          <w:rFonts w:asciiTheme="majorHAnsi" w:hAnsiTheme="majorHAnsi" w:cstheme="majorHAnsi"/>
          <w:b/>
          <w:bCs/>
          <w:i/>
          <w:iCs/>
          <w:color w:val="auto"/>
        </w:rPr>
      </w:pPr>
      <w:r w:rsidRPr="003F4E39">
        <w:rPr>
          <w:rFonts w:asciiTheme="majorHAnsi" w:hAnsiTheme="majorHAnsi" w:cstheme="majorHAnsi"/>
          <w:b/>
          <w:bCs/>
          <w:i/>
          <w:iCs/>
          <w:color w:val="auto"/>
        </w:rPr>
        <w:lastRenderedPageBreak/>
        <w:t xml:space="preserve">Social Challenges and Discrimination </w:t>
      </w:r>
    </w:p>
    <w:p w14:paraId="7439B0B7" w14:textId="1FC11EE0"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Nearly one-quarter of trans and gender expansive students identified social challenges as a concern, with many worried about making new friends or whether they would make friends at all. A nonbinary student described, “Making friends has been a challenge for me in the past when I had to go somewhere new and didn’t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others, and seeing kids from their high school. Moreover, the most intense social concern came from one nonbinary student who shared: “I could die from hate crimes”</w:t>
      </w:r>
      <w:commentRangeStart w:id="333"/>
      <w:r w:rsidRPr="001B2966">
        <w:rPr>
          <w:rFonts w:asciiTheme="majorHAnsi" w:hAnsiTheme="majorHAnsi" w:cstheme="majorHAnsi"/>
        </w:rPr>
        <w:t xml:space="preserve">—a worry that is warranted given that transgender and gender expansive individuals are at a heightened risk for hate crimes and violence (James et al., 2024; Robinson &amp; Cooper, 2024). </w:t>
      </w:r>
      <w:commentRangeEnd w:id="333"/>
      <w:r w:rsidR="00EE4953" w:rsidRPr="001B2966">
        <w:rPr>
          <w:rStyle w:val="CommentReference"/>
          <w:rFonts w:asciiTheme="majorHAnsi" w:hAnsiTheme="majorHAnsi" w:cstheme="majorHAnsi"/>
          <w:sz w:val="24"/>
          <w:szCs w:val="24"/>
        </w:rPr>
        <w:commentReference w:id="333"/>
      </w:r>
    </w:p>
    <w:p w14:paraId="3E984AD2" w14:textId="2D4CD15E" w:rsidR="00405435" w:rsidRPr="003F4E39" w:rsidRDefault="00602BF5" w:rsidP="001B2966">
      <w:pPr>
        <w:pStyle w:val="Heading3"/>
        <w:spacing w:before="0" w:after="0" w:line="360" w:lineRule="auto"/>
        <w:rPr>
          <w:rFonts w:asciiTheme="majorHAnsi" w:hAnsiTheme="majorHAnsi" w:cstheme="majorHAnsi"/>
          <w:b/>
          <w:bCs/>
          <w:i/>
          <w:iCs/>
          <w:color w:val="auto"/>
        </w:rPr>
      </w:pPr>
      <w:r w:rsidRPr="003F4E39">
        <w:rPr>
          <w:rFonts w:asciiTheme="majorHAnsi" w:hAnsiTheme="majorHAnsi" w:cstheme="majorHAnsi"/>
          <w:b/>
          <w:bCs/>
          <w:i/>
          <w:iCs/>
          <w:color w:val="auto"/>
        </w:rPr>
        <w:t>Finding Friends and Community</w:t>
      </w:r>
    </w:p>
    <w:p w14:paraId="7439B0B9" w14:textId="1913271A"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In contrast, over 36% of trans and gender expansive students were excited about the social aspects of college, as students anticipated meeting new people and building new friendships even despite 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anticipated meeting other students similar to themselves. One nonbinary student explained, “I’m most excited about the friendships I will form with people who share the same mindset as me.” Students also wanted to meet people who shared their academic interests. As one gender diverse/questioning student noted: “I’m really excited to be part of a supportive and engaging community… [and] excited to be around people with a similar drive for learning and an appreciation of education.” </w:t>
      </w:r>
    </w:p>
    <w:p w14:paraId="7439B0BA" w14:textId="1BFCD2D7" w:rsidR="00BD041A" w:rsidRPr="001B2966" w:rsidRDefault="00602BF5" w:rsidP="001B2966">
      <w:pPr>
        <w:spacing w:line="360" w:lineRule="auto"/>
        <w:ind w:firstLine="720"/>
        <w:rPr>
          <w:rFonts w:asciiTheme="majorHAnsi" w:hAnsiTheme="majorHAnsi" w:cstheme="majorHAnsi"/>
          <w:highlight w:val="yellow"/>
        </w:rPr>
      </w:pPr>
      <w:r w:rsidRPr="001B2966">
        <w:rPr>
          <w:rFonts w:asciiTheme="majorHAnsi" w:hAnsiTheme="majorHAnsi" w:cstheme="majorHAnsi"/>
        </w:rPr>
        <w:t xml:space="preserve">Several students were also excited to attend a college where they could access gender-affirming healthcare and housing. One gender diverse/questioning student mentioned, “I’m also going to be downtown for </w:t>
      </w:r>
      <w:r w:rsidR="008D55E1" w:rsidRPr="001B2966">
        <w:rPr>
          <w:rFonts w:asciiTheme="majorHAnsi" w:hAnsiTheme="majorHAnsi" w:cstheme="majorHAnsi"/>
        </w:rPr>
        <w:t xml:space="preserve">college </w:t>
      </w:r>
      <w:r w:rsidRPr="001B2966">
        <w:rPr>
          <w:rFonts w:asciiTheme="majorHAnsi" w:hAnsiTheme="majorHAnsi" w:cstheme="majorHAnsi"/>
        </w:rPr>
        <w:t xml:space="preserve">and I know that the college I’m going to is very LGBTQ+ </w:t>
      </w:r>
      <w:r w:rsidRPr="001B2966">
        <w:rPr>
          <w:rFonts w:asciiTheme="majorHAnsi" w:hAnsiTheme="majorHAnsi" w:cstheme="majorHAnsi"/>
        </w:rPr>
        <w:lastRenderedPageBreak/>
        <w:t>friendly.” Another nonbinary student explained, “I’m also looking forward to receiving certain medical treatment at my college’s health center that I currently don’t have access to.”</w:t>
      </w:r>
    </w:p>
    <w:p w14:paraId="7439B0BB" w14:textId="77777777" w:rsidR="00BD041A" w:rsidRPr="001B2966" w:rsidRDefault="00602BF5" w:rsidP="001B2966">
      <w:pPr>
        <w:spacing w:line="360" w:lineRule="auto"/>
        <w:rPr>
          <w:rFonts w:asciiTheme="majorHAnsi" w:hAnsiTheme="majorHAnsi" w:cstheme="majorHAnsi"/>
        </w:rPr>
      </w:pPr>
      <w:r w:rsidRPr="001B2966">
        <w:rPr>
          <w:rFonts w:asciiTheme="majorHAnsi" w:hAnsiTheme="majorHAnsi" w:cstheme="majorHAnsi"/>
        </w:rPr>
        <w:tab/>
        <w:t xml:space="preserve">Some trans and gender expansive students also looked forward to the opportunity to leave their home environment. Students described a desire to “[get] away from home and a community that I was almost constantly harassed in,” “leave my abusive household,” and “be away from home… [and] finally hav[e] my own autonomy.” One trans woman added that leaving home and entering college explicitly offered “the ability to transition my gender identity, as my parents are opposed to it.” </w:t>
      </w:r>
      <w:commentRangeStart w:id="334"/>
      <w:r w:rsidRPr="001B2966">
        <w:rPr>
          <w:rFonts w:asciiTheme="majorHAnsi" w:hAnsiTheme="majorHAnsi" w:cstheme="majorHAnsi"/>
        </w:rPr>
        <w:t xml:space="preserve">Together, these responses underscore how important postsecondary spaces can be for trans and gender expansive students. </w:t>
      </w:r>
      <w:commentRangeEnd w:id="334"/>
      <w:r w:rsidR="00EF23EA" w:rsidRPr="001B2966">
        <w:rPr>
          <w:rStyle w:val="CommentReference"/>
          <w:rFonts w:asciiTheme="majorHAnsi" w:hAnsiTheme="majorHAnsi" w:cstheme="majorHAnsi"/>
          <w:sz w:val="24"/>
          <w:szCs w:val="24"/>
        </w:rPr>
        <w:commentReference w:id="334"/>
      </w:r>
    </w:p>
    <w:p w14:paraId="1370BA0B" w14:textId="77777777" w:rsidR="002142D4" w:rsidRPr="003F4E39" w:rsidRDefault="00602BF5" w:rsidP="003F4E39">
      <w:pPr>
        <w:pStyle w:val="Heading2"/>
        <w:spacing w:before="0" w:after="0" w:line="360" w:lineRule="auto"/>
        <w:jc w:val="center"/>
        <w:rPr>
          <w:rFonts w:asciiTheme="majorHAnsi" w:hAnsiTheme="majorHAnsi" w:cstheme="majorHAnsi"/>
          <w:b/>
          <w:bCs/>
          <w:sz w:val="24"/>
          <w:szCs w:val="28"/>
        </w:rPr>
      </w:pPr>
      <w:bookmarkStart w:id="335" w:name="_h3kgdaj6y36" w:colFirst="0" w:colLast="0"/>
      <w:bookmarkEnd w:id="335"/>
      <w:r w:rsidRPr="003F4E39">
        <w:rPr>
          <w:rFonts w:asciiTheme="majorHAnsi" w:hAnsiTheme="majorHAnsi" w:cstheme="majorHAnsi"/>
          <w:b/>
          <w:bCs/>
          <w:sz w:val="24"/>
          <w:szCs w:val="28"/>
        </w:rPr>
        <w:t>Limitations</w:t>
      </w:r>
    </w:p>
    <w:p w14:paraId="7439B0BD" w14:textId="60639113"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One limitation to consider in this work is that our sample is restricted to students that indicated their plans to enroll in college in the fall after their senior year. In this case, our results uniquely speak to a group of students that </w:t>
      </w:r>
      <w:ins w:id="336" w:author="Kerith Conron" w:date="2026-03-06T11:34:00Z" w16du:dateUtc="2026-03-06T16:34:00Z">
        <w:r w:rsidR="00015514">
          <w:rPr>
            <w:rFonts w:asciiTheme="majorHAnsi" w:hAnsiTheme="majorHAnsi" w:cstheme="majorHAnsi"/>
          </w:rPr>
          <w:t>made it to 12</w:t>
        </w:r>
        <w:r w:rsidR="00015514" w:rsidRPr="00015514">
          <w:rPr>
            <w:rFonts w:asciiTheme="majorHAnsi" w:hAnsiTheme="majorHAnsi" w:cstheme="majorHAnsi"/>
            <w:vertAlign w:val="superscript"/>
            <w:rPrChange w:id="337" w:author="Kerith Conron" w:date="2026-03-06T11:34:00Z" w16du:dateUtc="2026-03-06T16:34:00Z">
              <w:rPr>
                <w:rFonts w:asciiTheme="majorHAnsi" w:hAnsiTheme="majorHAnsi" w:cstheme="majorHAnsi"/>
              </w:rPr>
            </w:rPrChange>
          </w:rPr>
          <w:t>th</w:t>
        </w:r>
        <w:r w:rsidR="00015514">
          <w:rPr>
            <w:rFonts w:asciiTheme="majorHAnsi" w:hAnsiTheme="majorHAnsi" w:cstheme="majorHAnsi"/>
          </w:rPr>
          <w:t xml:space="preserve"> grade and </w:t>
        </w:r>
      </w:ins>
      <w:del w:id="338" w:author="Kerith Conron" w:date="2026-03-06T11:34:00Z" w16du:dateUtc="2026-03-06T16:34:00Z">
        <w:r w:rsidRPr="001B2966" w:rsidDel="00015514">
          <w:rPr>
            <w:rFonts w:asciiTheme="majorHAnsi" w:hAnsiTheme="majorHAnsi" w:cstheme="majorHAnsi"/>
          </w:rPr>
          <w:delText xml:space="preserve">had </w:delText>
        </w:r>
      </w:del>
      <w:r w:rsidRPr="001B2966">
        <w:rPr>
          <w:rFonts w:asciiTheme="majorHAnsi" w:hAnsiTheme="majorHAnsi" w:cstheme="majorHAnsi"/>
        </w:rPr>
        <w:t xml:space="preserve">made the decision to </w:t>
      </w:r>
      <w:ins w:id="339" w:author="Kerith Conron" w:date="2026-03-06T11:34:00Z" w16du:dateUtc="2026-03-06T16:34:00Z">
        <w:r w:rsidR="00015514">
          <w:rPr>
            <w:rFonts w:asciiTheme="majorHAnsi" w:hAnsiTheme="majorHAnsi" w:cstheme="majorHAnsi"/>
          </w:rPr>
          <w:t xml:space="preserve">explore </w:t>
        </w:r>
      </w:ins>
      <w:del w:id="340" w:author="Kerith Conron" w:date="2026-03-06T11:34:00Z" w16du:dateUtc="2026-03-06T16:34:00Z">
        <w:r w:rsidRPr="001B2966" w:rsidDel="00015514">
          <w:rPr>
            <w:rFonts w:asciiTheme="majorHAnsi" w:hAnsiTheme="majorHAnsi" w:cstheme="majorHAnsi"/>
          </w:rPr>
          <w:delText xml:space="preserve">enroll in </w:delText>
        </w:r>
      </w:del>
      <w:r w:rsidRPr="001B2966">
        <w:rPr>
          <w:rFonts w:asciiTheme="majorHAnsi" w:hAnsiTheme="majorHAnsi" w:cstheme="majorHAnsi"/>
        </w:rPr>
        <w:t>college</w:t>
      </w:r>
      <w:del w:id="341" w:author="Kerith Conron" w:date="2026-03-06T11:35:00Z" w16du:dateUtc="2026-03-06T16:35:00Z">
        <w:r w:rsidRPr="001B2966" w:rsidDel="00790F46">
          <w:rPr>
            <w:rFonts w:asciiTheme="majorHAnsi" w:hAnsiTheme="majorHAnsi" w:cstheme="majorHAnsi"/>
          </w:rPr>
          <w:delText xml:space="preserve"> prior to data collection</w:delText>
        </w:r>
      </w:del>
      <w:r w:rsidRPr="001B2966">
        <w:rPr>
          <w:rFonts w:asciiTheme="majorHAnsi" w:hAnsiTheme="majorHAnsi" w:cstheme="majorHAnsi"/>
        </w:rPr>
        <w:t xml:space="preserve">. As such, results do not include students who </w:t>
      </w:r>
      <w:ins w:id="342" w:author="Kerith Conron" w:date="2026-03-06T11:35:00Z" w16du:dateUtc="2026-03-06T16:35:00Z">
        <w:r w:rsidR="00790F46">
          <w:rPr>
            <w:rFonts w:asciiTheme="majorHAnsi" w:hAnsiTheme="majorHAnsi" w:cstheme="majorHAnsi"/>
          </w:rPr>
          <w:t>dropped out prior to 12</w:t>
        </w:r>
        <w:r w:rsidR="00790F46" w:rsidRPr="00790F46">
          <w:rPr>
            <w:rFonts w:asciiTheme="majorHAnsi" w:hAnsiTheme="majorHAnsi" w:cstheme="majorHAnsi"/>
            <w:vertAlign w:val="superscript"/>
            <w:rPrChange w:id="343" w:author="Kerith Conron" w:date="2026-03-06T11:35:00Z" w16du:dateUtc="2026-03-06T16:35:00Z">
              <w:rPr>
                <w:rFonts w:asciiTheme="majorHAnsi" w:hAnsiTheme="majorHAnsi" w:cstheme="majorHAnsi"/>
              </w:rPr>
            </w:rPrChange>
          </w:rPr>
          <w:t>th</w:t>
        </w:r>
        <w:r w:rsidR="00790F46">
          <w:rPr>
            <w:rFonts w:asciiTheme="majorHAnsi" w:hAnsiTheme="majorHAnsi" w:cstheme="majorHAnsi"/>
          </w:rPr>
          <w:t xml:space="preserve"> grade, </w:t>
        </w:r>
      </w:ins>
      <w:r w:rsidRPr="001B2966">
        <w:rPr>
          <w:rFonts w:asciiTheme="majorHAnsi" w:hAnsiTheme="majorHAnsi" w:cstheme="majorHAnsi"/>
        </w:rPr>
        <w:t xml:space="preserve">had other plans, or </w:t>
      </w:r>
      <w:ins w:id="344" w:author="Kerith Conron" w:date="2026-03-06T11:35:00Z" w16du:dateUtc="2026-03-06T16:35:00Z">
        <w:r w:rsidR="00790F46">
          <w:rPr>
            <w:rFonts w:asciiTheme="majorHAnsi" w:hAnsiTheme="majorHAnsi" w:cstheme="majorHAnsi"/>
          </w:rPr>
          <w:t xml:space="preserve">for whom </w:t>
        </w:r>
      </w:ins>
      <w:ins w:id="345" w:author="Kerith Conron" w:date="2026-03-06T11:36:00Z" w16du:dateUtc="2026-03-06T16:36:00Z">
        <w:r w:rsidR="00790F46">
          <w:rPr>
            <w:rFonts w:asciiTheme="majorHAnsi" w:hAnsiTheme="majorHAnsi" w:cstheme="majorHAnsi"/>
          </w:rPr>
          <w:t xml:space="preserve">college </w:t>
        </w:r>
        <w:r w:rsidR="00F63976">
          <w:rPr>
            <w:rFonts w:asciiTheme="majorHAnsi" w:hAnsiTheme="majorHAnsi" w:cstheme="majorHAnsi"/>
          </w:rPr>
          <w:t>seemed out of reach</w:t>
        </w:r>
      </w:ins>
      <w:del w:id="346" w:author="Kerith Conron" w:date="2026-03-06T11:36:00Z" w16du:dateUtc="2026-03-06T16:36:00Z">
        <w:r w:rsidRPr="001B2966" w:rsidDel="00F63976">
          <w:rPr>
            <w:rFonts w:asciiTheme="majorHAnsi" w:hAnsiTheme="majorHAnsi" w:cstheme="majorHAnsi"/>
          </w:rPr>
          <w:delText>expressed uncertainty about what was next</w:delText>
        </w:r>
      </w:del>
      <w:r w:rsidRPr="001B2966">
        <w:rPr>
          <w:rFonts w:asciiTheme="majorHAnsi" w:hAnsiTheme="majorHAnsi" w:cstheme="majorHAnsi"/>
        </w:rPr>
        <w:t xml:space="preserve">—a population future research should examine in more detail, particularly for LGBTQ+ students. </w:t>
      </w:r>
      <w:ins w:id="347" w:author="Kerith Conron" w:date="2026-03-06T11:36:00Z" w16du:dateUtc="2026-03-06T16:36:00Z">
        <w:r w:rsidR="00EA7D12">
          <w:rPr>
            <w:rFonts w:asciiTheme="majorHAnsi" w:hAnsiTheme="majorHAnsi" w:cstheme="majorHAnsi"/>
          </w:rPr>
          <w:t>We also wi</w:t>
        </w:r>
      </w:ins>
      <w:ins w:id="348" w:author="Kerith Conron" w:date="2026-03-06T11:37:00Z" w16du:dateUtc="2026-03-06T16:37:00Z">
        <w:r w:rsidR="00EA7D12">
          <w:rPr>
            <w:rFonts w:asciiTheme="majorHAnsi" w:hAnsiTheme="majorHAnsi" w:cstheme="majorHAnsi"/>
          </w:rPr>
          <w:t xml:space="preserve">sh to note that </w:t>
        </w:r>
      </w:ins>
      <w:del w:id="349" w:author="Kerith Conron" w:date="2026-03-06T11:37:00Z" w16du:dateUtc="2026-03-06T16:37:00Z">
        <w:r w:rsidRPr="001B2966" w:rsidDel="00EA7D12">
          <w:rPr>
            <w:rFonts w:asciiTheme="majorHAnsi" w:hAnsiTheme="majorHAnsi" w:cstheme="majorHAnsi"/>
          </w:rPr>
          <w:delText xml:space="preserve">However, </w:delText>
        </w:r>
      </w:del>
      <w:r w:rsidRPr="001B2966">
        <w:rPr>
          <w:rFonts w:asciiTheme="majorHAnsi" w:hAnsiTheme="majorHAnsi" w:cstheme="majorHAnsi"/>
        </w:rPr>
        <w:t xml:space="preserve">students’ plans can </w:t>
      </w:r>
      <w:del w:id="350" w:author="Kerith Conron" w:date="2026-03-06T11:37:00Z" w16du:dateUtc="2026-03-06T16:37:00Z">
        <w:r w:rsidRPr="001B2966" w:rsidDel="00EA7D12">
          <w:rPr>
            <w:rFonts w:asciiTheme="majorHAnsi" w:hAnsiTheme="majorHAnsi" w:cstheme="majorHAnsi"/>
          </w:rPr>
          <w:delText xml:space="preserve">also </w:delText>
        </w:r>
      </w:del>
      <w:r w:rsidRPr="001B2966">
        <w:rPr>
          <w:rFonts w:asciiTheme="majorHAnsi" w:hAnsiTheme="majorHAnsi" w:cstheme="majorHAnsi"/>
        </w:rPr>
        <w:t xml:space="preserve">change—some students may </w:t>
      </w:r>
      <w:del w:id="351" w:author="Kerith Conron" w:date="2026-03-06T11:37:00Z" w16du:dateUtc="2026-03-06T16:37:00Z">
        <w:r w:rsidRPr="001B2966" w:rsidDel="00EA7D12">
          <w:rPr>
            <w:rFonts w:asciiTheme="majorHAnsi" w:hAnsiTheme="majorHAnsi" w:cstheme="majorHAnsi"/>
          </w:rPr>
          <w:delText xml:space="preserve">have decided </w:delText>
        </w:r>
      </w:del>
      <w:r w:rsidRPr="001B2966">
        <w:rPr>
          <w:rFonts w:asciiTheme="majorHAnsi" w:hAnsiTheme="majorHAnsi" w:cstheme="majorHAnsi"/>
        </w:rPr>
        <w:t xml:space="preserve">not </w:t>
      </w:r>
      <w:del w:id="352" w:author="Kerith Conron" w:date="2026-03-06T11:37:00Z" w16du:dateUtc="2026-03-06T16:37:00Z">
        <w:r w:rsidRPr="001B2966" w:rsidDel="00EA7D12">
          <w:rPr>
            <w:rFonts w:asciiTheme="majorHAnsi" w:hAnsiTheme="majorHAnsi" w:cstheme="majorHAnsi"/>
          </w:rPr>
          <w:delText xml:space="preserve">to </w:delText>
        </w:r>
      </w:del>
      <w:r w:rsidRPr="001B2966">
        <w:rPr>
          <w:rFonts w:asciiTheme="majorHAnsi" w:hAnsiTheme="majorHAnsi" w:cstheme="majorHAnsi"/>
        </w:rPr>
        <w:t>enroll in college</w:t>
      </w:r>
      <w:del w:id="353" w:author="Kerith Conron" w:date="2026-03-06T11:37:00Z" w16du:dateUtc="2026-03-06T16:37:00Z">
        <w:r w:rsidRPr="001B2966" w:rsidDel="00E2614B">
          <w:rPr>
            <w:rFonts w:asciiTheme="majorHAnsi" w:hAnsiTheme="majorHAnsi" w:cstheme="majorHAnsi"/>
          </w:rPr>
          <w:delText xml:space="preserve">, or were unable to for a variety of reasons </w:delText>
        </w:r>
      </w:del>
      <w:ins w:id="354" w:author="Kerith Conron" w:date="2026-03-06T11:37:00Z" w16du:dateUtc="2026-03-06T16:37:00Z">
        <w:r w:rsidR="00E2614B">
          <w:rPr>
            <w:rFonts w:asciiTheme="majorHAnsi" w:hAnsiTheme="majorHAnsi" w:cstheme="majorHAnsi"/>
          </w:rPr>
          <w:t xml:space="preserve"> </w:t>
        </w:r>
      </w:ins>
      <w:del w:id="355" w:author="Kerith Conron" w:date="2026-03-06T11:37:00Z" w16du:dateUtc="2026-03-06T16:37:00Z">
        <w:r w:rsidRPr="001B2966" w:rsidDel="00E2614B">
          <w:rPr>
            <w:rFonts w:asciiTheme="majorHAnsi" w:hAnsiTheme="majorHAnsi" w:cstheme="majorHAnsi"/>
          </w:rPr>
          <w:delText>a</w:delText>
        </w:r>
      </w:del>
      <w:ins w:id="356" w:author="Kerith Conron" w:date="2026-03-06T11:37:00Z" w16du:dateUtc="2026-03-06T16:37:00Z">
        <w:r w:rsidR="00E2614B">
          <w:rPr>
            <w:rFonts w:asciiTheme="majorHAnsi" w:hAnsiTheme="majorHAnsi" w:cstheme="majorHAnsi"/>
          </w:rPr>
          <w:t>a</w:t>
        </w:r>
      </w:ins>
      <w:r w:rsidRPr="001B2966">
        <w:rPr>
          <w:rFonts w:asciiTheme="majorHAnsi" w:hAnsiTheme="majorHAnsi" w:cstheme="majorHAnsi"/>
        </w:rPr>
        <w:t xml:space="preserve">fter the survey was administered, underscoring that expectations to enroll do not always lead to enrollment (Klasik et al., 2025). </w:t>
      </w:r>
      <w:ins w:id="357" w:author="Kerith Conron" w:date="2026-03-06T11:37:00Z" w16du:dateUtc="2026-03-06T16:37:00Z">
        <w:r w:rsidR="00E2614B">
          <w:rPr>
            <w:rFonts w:asciiTheme="majorHAnsi" w:hAnsiTheme="majorHAnsi" w:cstheme="majorHAnsi"/>
          </w:rPr>
          <w:t xml:space="preserve">Thus, </w:t>
        </w:r>
      </w:ins>
      <w:del w:id="358" w:author="Kerith Conron" w:date="2026-03-06T11:37:00Z" w16du:dateUtc="2026-03-06T16:37:00Z">
        <w:r w:rsidRPr="001B2966" w:rsidDel="00E2614B">
          <w:rPr>
            <w:rFonts w:asciiTheme="majorHAnsi" w:hAnsiTheme="majorHAnsi" w:cstheme="majorHAnsi"/>
          </w:rPr>
          <w:delText>T</w:delText>
        </w:r>
      </w:del>
      <w:ins w:id="359" w:author="Kerith Conron" w:date="2026-03-06T11:37:00Z" w16du:dateUtc="2026-03-06T16:37:00Z">
        <w:r w:rsidR="00E2614B">
          <w:rPr>
            <w:rFonts w:asciiTheme="majorHAnsi" w:hAnsiTheme="majorHAnsi" w:cstheme="majorHAnsi"/>
          </w:rPr>
          <w:t>t</w:t>
        </w:r>
      </w:ins>
      <w:r w:rsidRPr="001B2966">
        <w:rPr>
          <w:rFonts w:asciiTheme="majorHAnsi" w:hAnsiTheme="majorHAnsi" w:cstheme="majorHAnsi"/>
        </w:rPr>
        <w:t xml:space="preserve">hese results </w:t>
      </w:r>
      <w:del w:id="360" w:author="Kerith Conron" w:date="2026-03-06T11:38:00Z" w16du:dateUtc="2026-03-06T16:38:00Z">
        <w:r w:rsidRPr="001B2966" w:rsidDel="00496A39">
          <w:rPr>
            <w:rFonts w:asciiTheme="majorHAnsi" w:hAnsiTheme="majorHAnsi" w:cstheme="majorHAnsi"/>
          </w:rPr>
          <w:delText xml:space="preserve">thus </w:delText>
        </w:r>
      </w:del>
      <w:r w:rsidRPr="001B2966">
        <w:rPr>
          <w:rFonts w:asciiTheme="majorHAnsi" w:hAnsiTheme="majorHAnsi" w:cstheme="majorHAnsi"/>
        </w:rPr>
        <w:t xml:space="preserve">reflect a unique sample of intended college-goers captured at one point </w:t>
      </w:r>
      <w:ins w:id="361" w:author="Kerith Conron" w:date="2026-03-06T11:38:00Z" w16du:dateUtc="2026-03-06T16:38:00Z">
        <w:r w:rsidR="00496A39">
          <w:rPr>
            <w:rFonts w:asciiTheme="majorHAnsi" w:hAnsiTheme="majorHAnsi" w:cstheme="majorHAnsi"/>
          </w:rPr>
          <w:t xml:space="preserve">in time. </w:t>
        </w:r>
      </w:ins>
      <w:del w:id="362" w:author="Kerith Conron" w:date="2026-03-06T11:38:00Z" w16du:dateUtc="2026-03-06T16:38:00Z">
        <w:r w:rsidRPr="001B2966" w:rsidDel="00496A39">
          <w:rPr>
            <w:rFonts w:asciiTheme="majorHAnsi" w:hAnsiTheme="majorHAnsi" w:cstheme="majorHAnsi"/>
          </w:rPr>
          <w:delText>in time ahead of college matriculation</w:delText>
        </w:r>
      </w:del>
      <w:r w:rsidRPr="001B2966">
        <w:rPr>
          <w:rFonts w:asciiTheme="majorHAnsi" w:hAnsiTheme="majorHAnsi" w:cstheme="majorHAnsi"/>
        </w:rPr>
        <w:t xml:space="preserve">. </w:t>
      </w:r>
      <w:ins w:id="363" w:author="Kerith Conron" w:date="2026-03-06T11:38:00Z" w16du:dateUtc="2026-03-06T16:38:00Z">
        <w:r w:rsidR="00496A39">
          <w:rPr>
            <w:rFonts w:asciiTheme="majorHAnsi" w:hAnsiTheme="majorHAnsi" w:cstheme="majorHAnsi"/>
          </w:rPr>
          <w:t xml:space="preserve">Future research on </w:t>
        </w:r>
      </w:ins>
      <w:ins w:id="364" w:author="Kerith Conron" w:date="2026-03-06T11:39:00Z" w16du:dateUtc="2026-03-06T16:39:00Z">
        <w:r w:rsidR="008E6925">
          <w:rPr>
            <w:rFonts w:asciiTheme="majorHAnsi" w:hAnsiTheme="majorHAnsi" w:cstheme="majorHAnsi"/>
          </w:rPr>
          <w:t xml:space="preserve">high school completion as well as </w:t>
        </w:r>
      </w:ins>
      <w:ins w:id="365" w:author="Kerith Conron" w:date="2026-03-06T11:38:00Z" w16du:dateUtc="2026-03-06T16:38:00Z">
        <w:r w:rsidR="008E6925">
          <w:rPr>
            <w:rFonts w:asciiTheme="majorHAnsi" w:hAnsiTheme="majorHAnsi" w:cstheme="majorHAnsi"/>
          </w:rPr>
          <w:t xml:space="preserve">college enrollment and retention by gender identity </w:t>
        </w:r>
      </w:ins>
      <w:ins w:id="366" w:author="Kerith Conron" w:date="2026-03-06T11:39:00Z" w16du:dateUtc="2026-03-06T16:39:00Z">
        <w:r w:rsidR="008E6925">
          <w:rPr>
            <w:rFonts w:asciiTheme="majorHAnsi" w:hAnsiTheme="majorHAnsi" w:cstheme="majorHAnsi"/>
          </w:rPr>
          <w:t>is needed.</w:t>
        </w:r>
      </w:ins>
    </w:p>
    <w:p w14:paraId="1B240FA8" w14:textId="4C2704BD" w:rsidR="00230904" w:rsidRPr="000E543C" w:rsidRDefault="00602BF5" w:rsidP="001B2966">
      <w:pPr>
        <w:pStyle w:val="Heading1"/>
        <w:spacing w:before="0" w:after="0" w:line="360" w:lineRule="auto"/>
        <w:rPr>
          <w:rFonts w:asciiTheme="majorHAnsi" w:hAnsiTheme="majorHAnsi" w:cstheme="majorHAnsi"/>
          <w:b/>
          <w:bCs/>
          <w:sz w:val="24"/>
          <w:szCs w:val="24"/>
        </w:rPr>
      </w:pPr>
      <w:bookmarkStart w:id="367" w:name="_c599vspu63qn" w:colFirst="0" w:colLast="0"/>
      <w:bookmarkEnd w:id="367"/>
      <w:r w:rsidRPr="000E543C">
        <w:rPr>
          <w:rFonts w:asciiTheme="majorHAnsi" w:hAnsiTheme="majorHAnsi" w:cstheme="majorHAnsi"/>
          <w:b/>
          <w:bCs/>
          <w:sz w:val="24"/>
          <w:szCs w:val="24"/>
        </w:rPr>
        <w:t>Discussion and Conclusion</w:t>
      </w:r>
    </w:p>
    <w:p w14:paraId="7439B0BF" w14:textId="68D93224" w:rsidR="00BD041A" w:rsidRPr="001B2966" w:rsidRDefault="00602BF5" w:rsidP="001B2966">
      <w:pPr>
        <w:spacing w:line="360" w:lineRule="auto"/>
        <w:ind w:firstLine="720"/>
        <w:rPr>
          <w:rFonts w:asciiTheme="majorHAnsi" w:hAnsiTheme="majorHAnsi" w:cstheme="majorHAnsi"/>
        </w:rPr>
      </w:pPr>
      <w:commentRangeStart w:id="368"/>
      <w:r w:rsidRPr="001B2966">
        <w:rPr>
          <w:rFonts w:asciiTheme="majorHAnsi" w:hAnsiTheme="majorHAnsi" w:cstheme="majorHAnsi"/>
        </w:rPr>
        <w:t>The transition from high school to college is an important one, and the high school experiences of LGBTQ+ students can influence their educational expectations and later attainment</w:t>
      </w:r>
      <w:commentRangeEnd w:id="368"/>
      <w:r w:rsidR="00E627CB" w:rsidRPr="001B2966">
        <w:rPr>
          <w:rStyle w:val="CommentReference"/>
          <w:rFonts w:asciiTheme="majorHAnsi" w:hAnsiTheme="majorHAnsi" w:cstheme="majorHAnsi"/>
          <w:sz w:val="24"/>
          <w:szCs w:val="24"/>
        </w:rPr>
        <w:commentReference w:id="368"/>
      </w:r>
      <w:r w:rsidRPr="001B2966">
        <w:rPr>
          <w:rFonts w:asciiTheme="majorHAnsi" w:hAnsiTheme="majorHAnsi" w:cstheme="majorHAnsi"/>
        </w:rPr>
        <w:t xml:space="preserve">. Results revealed a statistically significant difference between the experiences of cisgender students compared to trans and gender expansive students, who reported less positive high school experiences overall. </w:t>
      </w:r>
      <w:commentRangeStart w:id="369"/>
      <w:r w:rsidRPr="001B2966">
        <w:rPr>
          <w:rFonts w:asciiTheme="majorHAnsi" w:hAnsiTheme="majorHAnsi" w:cstheme="majorHAnsi"/>
        </w:rPr>
        <w:t xml:space="preserve">This may be associated with gender-related </w:t>
      </w:r>
      <w:r w:rsidRPr="001B2966">
        <w:rPr>
          <w:rFonts w:asciiTheme="majorHAnsi" w:hAnsiTheme="majorHAnsi" w:cstheme="majorHAnsi"/>
        </w:rPr>
        <w:lastRenderedPageBreak/>
        <w:t xml:space="preserve">victimization, </w:t>
      </w:r>
      <w:commentRangeEnd w:id="369"/>
      <w:r w:rsidR="00F6496F" w:rsidRPr="001B2966">
        <w:rPr>
          <w:rStyle w:val="CommentReference"/>
          <w:rFonts w:asciiTheme="majorHAnsi" w:hAnsiTheme="majorHAnsi" w:cstheme="majorHAnsi"/>
          <w:sz w:val="24"/>
          <w:szCs w:val="24"/>
        </w:rPr>
        <w:commentReference w:id="369"/>
      </w:r>
      <w:r w:rsidRPr="001B2966">
        <w:rPr>
          <w:rFonts w:asciiTheme="majorHAnsi" w:hAnsiTheme="majorHAnsi" w:cstheme="majorHAnsi"/>
        </w:rPr>
        <w:t xml:space="preserve">which transgender and gender expansive students often experience in high school (Hatchel et al., 2018; McBride, 2021). This is consistent with our findings on bullying, in which only 35% of transgender students and 54% of nonbinary and gender diverse/questioning students reported no bullying in the past year, compared to 84% of cisgender men. Moreover, among those who were bullied, 100% of transgender students and 88% of nonbinary and gender diverse/questioning students attributed the bullying to their gender identity or sexual orientation, </w:t>
      </w:r>
      <w:commentRangeStart w:id="370"/>
      <w:r w:rsidRPr="001B2966">
        <w:rPr>
          <w:rFonts w:asciiTheme="majorHAnsi" w:hAnsiTheme="majorHAnsi" w:cstheme="majorHAnsi"/>
        </w:rPr>
        <w:t xml:space="preserve">suggesting that the less positive high school experiences reported by these students are connected to identity-based victimization. </w:t>
      </w:r>
      <w:commentRangeEnd w:id="370"/>
      <w:r w:rsidR="007E04A4" w:rsidRPr="001B2966">
        <w:rPr>
          <w:rStyle w:val="CommentReference"/>
          <w:rFonts w:asciiTheme="majorHAnsi" w:hAnsiTheme="majorHAnsi" w:cstheme="majorHAnsi"/>
          <w:sz w:val="24"/>
          <w:szCs w:val="24"/>
        </w:rPr>
        <w:commentReference w:id="370"/>
      </w:r>
      <w:r w:rsidRPr="001B2966">
        <w:rPr>
          <w:rFonts w:asciiTheme="majorHAnsi" w:hAnsiTheme="majorHAnsi" w:cstheme="majorHAnsi"/>
        </w:rPr>
        <w:t xml:space="preserve">Given these experiences, we examined students’ perceptions ahead of college enrollment as experiences can play a role in students’ expectations for college. Overall, trans and gender expansive students worried more about discrimination compared to cisgender students. This increased concern then likely played a role in how trans and gender expansive students thought about where to </w:t>
      </w:r>
      <w:commentRangeStart w:id="371"/>
      <w:r w:rsidRPr="001B2966">
        <w:rPr>
          <w:rFonts w:asciiTheme="majorHAnsi" w:hAnsiTheme="majorHAnsi" w:cstheme="majorHAnsi"/>
        </w:rPr>
        <w:t>enroll</w:t>
      </w:r>
      <w:commentRangeEnd w:id="371"/>
      <w:r w:rsidR="004C7F34" w:rsidRPr="001B2966">
        <w:rPr>
          <w:rStyle w:val="CommentReference"/>
          <w:rFonts w:asciiTheme="majorHAnsi" w:hAnsiTheme="majorHAnsi" w:cstheme="majorHAnsi"/>
          <w:sz w:val="24"/>
          <w:szCs w:val="24"/>
        </w:rPr>
        <w:commentReference w:id="371"/>
      </w:r>
      <w:r w:rsidRPr="001B2966">
        <w:rPr>
          <w:rFonts w:asciiTheme="majorHAnsi" w:hAnsiTheme="majorHAnsi" w:cstheme="majorHAnsi"/>
        </w:rPr>
        <w:t xml:space="preserve">, what to study, and how they would navigate </w:t>
      </w:r>
      <w:commentRangeStart w:id="372"/>
      <w:r w:rsidRPr="001B2966">
        <w:rPr>
          <w:rFonts w:asciiTheme="majorHAnsi" w:hAnsiTheme="majorHAnsi" w:cstheme="majorHAnsi"/>
        </w:rPr>
        <w:t>college</w:t>
      </w:r>
      <w:commentRangeEnd w:id="372"/>
      <w:r w:rsidR="000B5235" w:rsidRPr="001B2966">
        <w:rPr>
          <w:rStyle w:val="CommentReference"/>
          <w:rFonts w:asciiTheme="majorHAnsi" w:hAnsiTheme="majorHAnsi" w:cstheme="majorHAnsi"/>
          <w:sz w:val="24"/>
          <w:szCs w:val="24"/>
        </w:rPr>
        <w:commentReference w:id="372"/>
      </w:r>
      <w:r w:rsidRPr="001B2966">
        <w:rPr>
          <w:rFonts w:asciiTheme="majorHAnsi" w:hAnsiTheme="majorHAnsi" w:cstheme="majorHAnsi"/>
        </w:rPr>
        <w:t xml:space="preserve">. </w:t>
      </w:r>
    </w:p>
    <w:p w14:paraId="7439B0C0" w14:textId="435CDC8D"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However, despite (or because of) these worries, students still planned to pursue postsecondary schooling—</w:t>
      </w:r>
      <w:commentRangeStart w:id="373"/>
      <w:r w:rsidRPr="001B2966">
        <w:rPr>
          <w:rFonts w:asciiTheme="majorHAnsi" w:hAnsiTheme="majorHAnsi" w:cstheme="majorHAnsi"/>
        </w:rPr>
        <w:t xml:space="preserve">in fact, trans and gender expansive students planned to </w:t>
      </w:r>
      <w:del w:id="374" w:author="Kerith Conron" w:date="2026-03-06T13:16:00Z" w16du:dateUtc="2026-03-06T18:16:00Z">
        <w:r w:rsidRPr="001B2966" w:rsidDel="00B10156">
          <w:rPr>
            <w:rFonts w:asciiTheme="majorHAnsi" w:hAnsiTheme="majorHAnsi" w:cstheme="majorHAnsi"/>
          </w:rPr>
          <w:delText xml:space="preserve">both enroll in college and </w:delText>
        </w:r>
      </w:del>
      <w:r w:rsidRPr="001B2966">
        <w:rPr>
          <w:rFonts w:asciiTheme="majorHAnsi" w:hAnsiTheme="majorHAnsi" w:cstheme="majorHAnsi"/>
        </w:rPr>
        <w:t xml:space="preserve">pursue advanced degrees at higher rates than their peers. </w:t>
      </w:r>
      <w:commentRangeEnd w:id="373"/>
      <w:r w:rsidR="00D83847" w:rsidRPr="001B2966">
        <w:rPr>
          <w:rStyle w:val="CommentReference"/>
          <w:rFonts w:asciiTheme="majorHAnsi" w:hAnsiTheme="majorHAnsi" w:cstheme="majorHAnsi"/>
          <w:sz w:val="24"/>
          <w:szCs w:val="24"/>
        </w:rPr>
        <w:commentReference w:id="373"/>
      </w:r>
      <w:r w:rsidRPr="001B2966">
        <w:rPr>
          <w:rFonts w:asciiTheme="majorHAnsi" w:hAnsiTheme="majorHAnsi" w:cstheme="majorHAnsi"/>
        </w:rPr>
        <w:t xml:space="preserve">While this differs from previous research (Feldman et al., 2022; Sansone, 2019; Wilkinson et al., 2021), the </w:t>
      </w:r>
      <w:commentRangeStart w:id="375"/>
      <w:r w:rsidRPr="001B2966">
        <w:rPr>
          <w:rFonts w:asciiTheme="majorHAnsi" w:hAnsiTheme="majorHAnsi" w:cstheme="majorHAnsi"/>
        </w:rPr>
        <w:t>situated context</w:t>
      </w:r>
      <w:commentRangeEnd w:id="375"/>
      <w:r w:rsidR="00D83847" w:rsidRPr="001B2966">
        <w:rPr>
          <w:rStyle w:val="CommentReference"/>
          <w:rFonts w:asciiTheme="majorHAnsi" w:hAnsiTheme="majorHAnsi" w:cstheme="majorHAnsi"/>
          <w:sz w:val="24"/>
          <w:szCs w:val="24"/>
        </w:rPr>
        <w:commentReference w:id="375"/>
      </w:r>
      <w:r w:rsidRPr="001B2966">
        <w:rPr>
          <w:rFonts w:asciiTheme="majorHAnsi" w:hAnsiTheme="majorHAnsi" w:cstheme="majorHAnsi"/>
        </w:rPr>
        <w:t xml:space="preserve"> of transgender and gender expansive students in our sample may include supports (whether </w:t>
      </w:r>
      <w:commentRangeStart w:id="376"/>
      <w:commentRangeStart w:id="377"/>
      <w:r w:rsidRPr="001B2966">
        <w:rPr>
          <w:rFonts w:asciiTheme="majorHAnsi" w:hAnsiTheme="majorHAnsi" w:cstheme="majorHAnsi"/>
        </w:rPr>
        <w:t>situational</w:t>
      </w:r>
      <w:commentRangeEnd w:id="376"/>
      <w:r w:rsidR="00D83847" w:rsidRPr="001B2966">
        <w:rPr>
          <w:rStyle w:val="CommentReference"/>
          <w:rFonts w:asciiTheme="majorHAnsi" w:hAnsiTheme="majorHAnsi" w:cstheme="majorHAnsi"/>
          <w:sz w:val="24"/>
          <w:szCs w:val="24"/>
        </w:rPr>
        <w:commentReference w:id="376"/>
      </w:r>
      <w:commentRangeEnd w:id="377"/>
      <w:r w:rsidR="00582442" w:rsidRPr="001B2966">
        <w:rPr>
          <w:rStyle w:val="CommentReference"/>
          <w:rFonts w:asciiTheme="majorHAnsi" w:hAnsiTheme="majorHAnsi" w:cstheme="majorHAnsi"/>
          <w:sz w:val="24"/>
          <w:szCs w:val="24"/>
        </w:rPr>
        <w:commentReference w:id="377"/>
      </w:r>
      <w:r w:rsidRPr="001B2966">
        <w:rPr>
          <w:rFonts w:asciiTheme="majorHAnsi" w:hAnsiTheme="majorHAnsi" w:cstheme="majorHAnsi"/>
        </w:rPr>
        <w:t xml:space="preserve"> or relational) potentially absent to students documented in other studies. For example, students may have had access to resources that can promote the well-being of trans and gender expansive students, such as social support from peers, family, and the community; school-inclusive policies; and extracurricular activities, among others (Fernandes et al., 2023). </w:t>
      </w:r>
    </w:p>
    <w:p w14:paraId="7439B0C1" w14:textId="3E23768F"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These findings take on added significance in the current policy landscape. Since the collection of our data in 2023, the federal policy environment for LGBTQ+ students has shifted considerably. For example, Executive Order 14168, titled “Defending Women from Gender Ideology Extremism and Restoring Biological Truth to the Federal Government,” was signed on January 20, 2025, withdrawing federal recognition of transgender identities and requiring federal agencies to define sex as an immutable binary determined at conception. Subsequent </w:t>
      </w:r>
      <w:r w:rsidRPr="001B2966">
        <w:rPr>
          <w:rFonts w:asciiTheme="majorHAnsi" w:hAnsiTheme="majorHAnsi" w:cstheme="majorHAnsi"/>
        </w:rPr>
        <w:lastRenderedPageBreak/>
        <w:t xml:space="preserve">executive actions have further restricted Title IX protections for transgender students, banned transgender individuals from military service, and sought to curtail access to gender-affirming care for </w:t>
      </w:r>
      <w:commentRangeStart w:id="378"/>
      <w:r w:rsidRPr="001B2966">
        <w:rPr>
          <w:rFonts w:asciiTheme="majorHAnsi" w:hAnsiTheme="majorHAnsi" w:cstheme="majorHAnsi"/>
        </w:rPr>
        <w:t>minors</w:t>
      </w:r>
      <w:commentRangeEnd w:id="378"/>
      <w:r w:rsidR="00D3396C" w:rsidRPr="001B2966">
        <w:rPr>
          <w:rStyle w:val="CommentReference"/>
          <w:rFonts w:asciiTheme="majorHAnsi" w:hAnsiTheme="majorHAnsi" w:cstheme="majorHAnsi"/>
          <w:sz w:val="24"/>
          <w:szCs w:val="24"/>
        </w:rPr>
        <w:commentReference w:id="378"/>
      </w:r>
      <w:r w:rsidRPr="001B2966">
        <w:rPr>
          <w:rFonts w:asciiTheme="majorHAnsi" w:hAnsiTheme="majorHAnsi" w:cstheme="majorHAnsi"/>
        </w:rPr>
        <w:t xml:space="preserve">. At the same time, California has continued to strengthen state-level protections for LGBTQ+ </w:t>
      </w:r>
      <w:commentRangeStart w:id="379"/>
      <w:r w:rsidRPr="001B2966">
        <w:rPr>
          <w:rFonts w:asciiTheme="majorHAnsi" w:hAnsiTheme="majorHAnsi" w:cstheme="majorHAnsi"/>
        </w:rPr>
        <w:t>youth</w:t>
      </w:r>
      <w:commentRangeEnd w:id="379"/>
      <w:r w:rsidR="00D3396C" w:rsidRPr="001B2966">
        <w:rPr>
          <w:rStyle w:val="CommentReference"/>
          <w:rFonts w:asciiTheme="majorHAnsi" w:hAnsiTheme="majorHAnsi" w:cstheme="majorHAnsi"/>
          <w:sz w:val="24"/>
          <w:szCs w:val="24"/>
        </w:rPr>
        <w:commentReference w:id="379"/>
      </w:r>
      <w:r w:rsidRPr="001B2966">
        <w:rPr>
          <w:rFonts w:asciiTheme="majorHAnsi" w:hAnsiTheme="majorHAnsi" w:cstheme="majorHAnsi"/>
        </w:rPr>
        <w:t>. This divergence underscores the importance of state-level data and state-level action. Our results</w:t>
      </w:r>
      <w:ins w:id="380" w:author="Kerith Conron" w:date="2026-03-06T11:13:00Z" w16du:dateUtc="2026-03-06T16:13:00Z">
        <w:r w:rsidR="00D3396C">
          <w:rPr>
            <w:rFonts w:asciiTheme="majorHAnsi" w:hAnsiTheme="majorHAnsi" w:cstheme="majorHAnsi"/>
          </w:rPr>
          <w:t xml:space="preserve">, </w:t>
        </w:r>
      </w:ins>
      <w:del w:id="381" w:author="Kerith Conron" w:date="2026-03-06T11:13:00Z" w16du:dateUtc="2026-03-06T16:13:00Z">
        <w:r w:rsidRPr="001B2966" w:rsidDel="00D3396C">
          <w:rPr>
            <w:rFonts w:asciiTheme="majorHAnsi" w:hAnsiTheme="majorHAnsi" w:cstheme="majorHAnsi"/>
          </w:rPr>
          <w:delText xml:space="preserve"> </w:delText>
        </w:r>
      </w:del>
      <w:ins w:id="382" w:author="Kerith Conron" w:date="2026-03-06T11:13:00Z" w16du:dateUtc="2026-03-06T16:13:00Z">
        <w:r w:rsidR="00D3396C">
          <w:rPr>
            <w:rFonts w:asciiTheme="majorHAnsi" w:hAnsiTheme="majorHAnsi" w:cstheme="majorHAnsi"/>
          </w:rPr>
          <w:t xml:space="preserve">and findings from </w:t>
        </w:r>
        <w:r w:rsidR="006F0A64">
          <w:rPr>
            <w:rFonts w:asciiTheme="majorHAnsi" w:hAnsiTheme="majorHAnsi" w:cstheme="majorHAnsi"/>
          </w:rPr>
          <w:t xml:space="preserve">the </w:t>
        </w:r>
        <w:r w:rsidR="00D3396C">
          <w:rPr>
            <w:rFonts w:asciiTheme="majorHAnsi" w:hAnsiTheme="majorHAnsi" w:cstheme="majorHAnsi"/>
          </w:rPr>
          <w:t xml:space="preserve">California Healthy Kids </w:t>
        </w:r>
        <w:commentRangeStart w:id="383"/>
        <w:r w:rsidR="006F0A64">
          <w:rPr>
            <w:rFonts w:asciiTheme="majorHAnsi" w:hAnsiTheme="majorHAnsi" w:cstheme="majorHAnsi"/>
          </w:rPr>
          <w:t>Survey</w:t>
        </w:r>
      </w:ins>
      <w:commentRangeEnd w:id="383"/>
      <w:r w:rsidR="00A739D5">
        <w:rPr>
          <w:rStyle w:val="CommentReference"/>
          <w:rFonts w:asciiTheme="majorHAnsi" w:hAnsiTheme="majorHAnsi" w:cstheme="majorHAnsi"/>
          <w:sz w:val="24"/>
          <w:szCs w:val="24"/>
        </w:rPr>
        <w:commentReference w:id="383"/>
      </w:r>
      <w:ins w:id="384" w:author="Kerith Conron" w:date="2026-03-06T11:13:00Z" w16du:dateUtc="2026-03-06T16:13:00Z">
        <w:r w:rsidR="006F0A64">
          <w:rPr>
            <w:rFonts w:asciiTheme="majorHAnsi" w:hAnsiTheme="majorHAnsi" w:cstheme="majorHAnsi"/>
          </w:rPr>
          <w:t xml:space="preserve">, </w:t>
        </w:r>
      </w:ins>
      <w:r w:rsidRPr="001B2966">
        <w:rPr>
          <w:rFonts w:asciiTheme="majorHAnsi" w:hAnsiTheme="majorHAnsi" w:cstheme="majorHAnsi"/>
        </w:rPr>
        <w:t>suggest that even within California’s comparatively protective policy environment, trans and gender expansive students experienced significant disparities in high school climate and identity-based victimization at the time of our survey.</w:t>
      </w:r>
      <w:commentRangeStart w:id="385"/>
      <w:r w:rsidRPr="001B2966">
        <w:rPr>
          <w:rFonts w:asciiTheme="majorHAnsi" w:hAnsiTheme="majorHAnsi" w:cstheme="majorHAnsi"/>
        </w:rPr>
        <w:t xml:space="preserve"> As federal protections for transgender students are rolled back, the role of state and local policy in addressing these disparities becomes </w:t>
      </w:r>
      <w:del w:id="386" w:author="Kerith Conron" w:date="2026-03-06T11:11:00Z" w16du:dateUtc="2026-03-06T16:11:00Z">
        <w:r w:rsidRPr="001B2966" w:rsidDel="000748DC">
          <w:rPr>
            <w:rFonts w:asciiTheme="majorHAnsi" w:hAnsiTheme="majorHAnsi" w:cstheme="majorHAnsi"/>
          </w:rPr>
          <w:delText>all the more</w:delText>
        </w:r>
      </w:del>
      <w:ins w:id="387" w:author="Kerith Conron" w:date="2026-03-06T11:11:00Z" w16du:dateUtc="2026-03-06T16:11:00Z">
        <w:r w:rsidR="000748DC" w:rsidRPr="001B2966">
          <w:rPr>
            <w:rFonts w:asciiTheme="majorHAnsi" w:hAnsiTheme="majorHAnsi" w:cstheme="majorHAnsi"/>
          </w:rPr>
          <w:t>even more</w:t>
        </w:r>
      </w:ins>
      <w:r w:rsidRPr="001B2966">
        <w:rPr>
          <w:rFonts w:asciiTheme="majorHAnsi" w:hAnsiTheme="majorHAnsi" w:cstheme="majorHAnsi"/>
        </w:rPr>
        <w:t xml:space="preserve"> critical.</w:t>
      </w:r>
    </w:p>
    <w:p w14:paraId="7439B0C2"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Our findings carry several implications for California education policy. First, the stark disparities in bullying rates and identity-based victimization documented in this study suggest that generic anti-bullying programs may be insufficient to address the experiences of trans and gender expansive students.</w:t>
      </w:r>
      <w:commentRangeEnd w:id="385"/>
      <w:r w:rsidR="006F0A64" w:rsidRPr="001B2966">
        <w:rPr>
          <w:rStyle w:val="CommentReference"/>
          <w:rFonts w:asciiTheme="majorHAnsi" w:hAnsiTheme="majorHAnsi" w:cstheme="majorHAnsi"/>
          <w:sz w:val="24"/>
          <w:szCs w:val="24"/>
        </w:rPr>
        <w:commentReference w:id="385"/>
      </w:r>
      <w:r w:rsidRPr="001B2966">
        <w:rPr>
          <w:rFonts w:asciiTheme="majorHAnsi" w:hAnsiTheme="majorHAnsi" w:cstheme="majorHAnsi"/>
        </w:rPr>
        <w:t xml:space="preserve"> That 100% of bullied transgender students (</w:t>
      </w:r>
      <w:r w:rsidRPr="001B2966">
        <w:rPr>
          <w:rFonts w:asciiTheme="majorHAnsi" w:hAnsiTheme="majorHAnsi" w:cstheme="majorHAnsi"/>
          <w:i/>
          <w:iCs/>
        </w:rPr>
        <w:t>n</w:t>
      </w:r>
      <w:r w:rsidRPr="001B2966">
        <w:rPr>
          <w:rFonts w:asciiTheme="majorHAnsi" w:hAnsiTheme="majorHAnsi" w:cstheme="majorHAnsi"/>
        </w:rPr>
        <w:t xml:space="preserve"> = 42) attributed their victimization to their gender identity or sexual orientation points to the need for targeted interventions that specifically address identity-based harassment, including expanded support for gender-sexuality alliances (GSAs) and professional development for school staff on LGBTQ+ student needs. California’s Seth’s Law (AB 9, 2012) already requires schools to adopt anti-bullying policies that enumerate sexual orientation and gender identity as protected categories; however, our findings indicate that substantial identity-based victimization persists despite this legal framework, suggesting that districts may benefit from additional resources and accountability mechanisms to ensure these policies are actively implemented.</w:t>
      </w:r>
    </w:p>
    <w:p w14:paraId="7439B0C3"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Second, the patterns documented here—</w:t>
      </w:r>
      <w:commentRangeStart w:id="388"/>
      <w:r w:rsidRPr="001B2966">
        <w:rPr>
          <w:rFonts w:asciiTheme="majorHAnsi" w:hAnsiTheme="majorHAnsi" w:cstheme="majorHAnsi"/>
        </w:rPr>
        <w:t>where trans and gender expansive students report less positive high school experiences and elevated rates of identity-based bullying yet maintain educational aspirations—are consistent with the social ecological theory of resilience framing this study (Ungar, 2011, 2012)</w:t>
      </w:r>
      <w:commentRangeEnd w:id="388"/>
      <w:r w:rsidR="00BD3D1B" w:rsidRPr="001B2966">
        <w:rPr>
          <w:rStyle w:val="CommentReference"/>
          <w:rFonts w:asciiTheme="majorHAnsi" w:hAnsiTheme="majorHAnsi" w:cstheme="majorHAnsi"/>
          <w:sz w:val="24"/>
          <w:szCs w:val="24"/>
        </w:rPr>
        <w:commentReference w:id="388"/>
      </w:r>
      <w:r w:rsidRPr="001B2966">
        <w:rPr>
          <w:rFonts w:asciiTheme="majorHAnsi" w:hAnsiTheme="majorHAnsi" w:cstheme="majorHAnsi"/>
        </w:rPr>
        <w:t xml:space="preserve">. </w:t>
      </w:r>
      <w:commentRangeStart w:id="389"/>
      <w:r w:rsidRPr="001B2966">
        <w:rPr>
          <w:rFonts w:asciiTheme="majorHAnsi" w:hAnsiTheme="majorHAnsi" w:cstheme="majorHAnsi"/>
        </w:rPr>
        <w:t xml:space="preserve">Policymakers and institutions can build on this by ensuring that the transition from high school to college is supported with resources that address the specific concerns these students </w:t>
      </w:r>
      <w:commentRangeStart w:id="390"/>
      <w:r w:rsidRPr="001B2966">
        <w:rPr>
          <w:rFonts w:asciiTheme="majorHAnsi" w:hAnsiTheme="majorHAnsi" w:cstheme="majorHAnsi"/>
        </w:rPr>
        <w:t>reported</w:t>
      </w:r>
      <w:commentRangeEnd w:id="390"/>
      <w:r w:rsidR="00DC08B8" w:rsidRPr="001B2966">
        <w:rPr>
          <w:rStyle w:val="CommentReference"/>
          <w:rFonts w:asciiTheme="majorHAnsi" w:hAnsiTheme="majorHAnsi" w:cstheme="majorHAnsi"/>
          <w:sz w:val="24"/>
          <w:szCs w:val="24"/>
        </w:rPr>
        <w:commentReference w:id="390"/>
      </w:r>
      <w:r w:rsidRPr="001B2966">
        <w:rPr>
          <w:rFonts w:asciiTheme="majorHAnsi" w:hAnsiTheme="majorHAnsi" w:cstheme="majorHAnsi"/>
        </w:rPr>
        <w:t xml:space="preserve">, including worries about discrimination, finding community, and accessing gender-affirming services. This includes investments in bridge </w:t>
      </w:r>
      <w:r w:rsidRPr="001B2966">
        <w:rPr>
          <w:rFonts w:asciiTheme="majorHAnsi" w:hAnsiTheme="majorHAnsi" w:cstheme="majorHAnsi"/>
        </w:rPr>
        <w:lastRenderedPageBreak/>
        <w:t>programs, mentoring, and campus resources that are responsive to the needs of incoming LGBTQ+ students.</w:t>
      </w:r>
      <w:commentRangeEnd w:id="389"/>
      <w:r w:rsidR="00446022" w:rsidRPr="001B2966">
        <w:rPr>
          <w:rStyle w:val="CommentReference"/>
          <w:rFonts w:asciiTheme="majorHAnsi" w:hAnsiTheme="majorHAnsi" w:cstheme="majorHAnsi"/>
          <w:sz w:val="24"/>
          <w:szCs w:val="24"/>
        </w:rPr>
        <w:commentReference w:id="389"/>
      </w:r>
    </w:p>
    <w:p w14:paraId="52256DEE" w14:textId="77777777" w:rsidR="00873C71" w:rsidRPr="001B2966" w:rsidRDefault="00602BF5" w:rsidP="001B2966">
      <w:pPr>
        <w:spacing w:line="360" w:lineRule="auto"/>
        <w:ind w:firstLine="720"/>
        <w:rPr>
          <w:rFonts w:asciiTheme="majorHAnsi" w:hAnsiTheme="majorHAnsi" w:cstheme="majorHAnsi"/>
        </w:rPr>
      </w:pPr>
      <w:commentRangeStart w:id="391"/>
      <w:r w:rsidRPr="001B2966">
        <w:rPr>
          <w:rFonts w:asciiTheme="majorHAnsi" w:hAnsiTheme="majorHAnsi" w:cstheme="majorHAnsi"/>
        </w:rPr>
        <w:t>Third, our study highlights the critical need for California to continue collecting and disaggregating data by gender identity and sexual orientation in statewide surveys and school climate assessments. The richness of the data collected in partnership with the California Student Aid Commission allowed us to identify disparities that would be invisible in datasets that treat LGBTQ+ students as a monolithic group or that omit gender identity measures entirely. As the state considers how to monitor school climate and student well-being going forward, this level of detail will be essential to understanding and addressing the needs of this population.</w:t>
      </w:r>
      <w:commentRangeEnd w:id="391"/>
      <w:r w:rsidR="00015514" w:rsidRPr="001B2966">
        <w:rPr>
          <w:rStyle w:val="CommentReference"/>
          <w:rFonts w:asciiTheme="majorHAnsi" w:hAnsiTheme="majorHAnsi" w:cstheme="majorHAnsi"/>
          <w:sz w:val="24"/>
          <w:szCs w:val="24"/>
        </w:rPr>
        <w:commentReference w:id="391"/>
      </w:r>
      <w:r w:rsidRPr="001B2966">
        <w:rPr>
          <w:rFonts w:asciiTheme="majorHAnsi" w:hAnsiTheme="majorHAnsi" w:cstheme="majorHAnsi"/>
        </w:rPr>
        <w:t xml:space="preserve"> However, we also recognize that in the current political climate, students may have legitimate concerns about disclosing their identities in institutional surveys. Efforts to build on this kind of evidence base will need to balance the analytic power of detailed identity data with robust protections for student privacy and confidentiality. More broadly, our findings underscore the importance of California’s continued commitment to fostering safe, affirming educational environments — and to ensuring that all students, regardless of gender identity or sexual orientation, are supported in realizing their educational aspirations. As California approaches a new chapter of its education policy, we hope these findings will offer a foundation for evidence-based action on behalf of some of the state’s most vulnerable students.</w:t>
      </w:r>
      <w:bookmarkStart w:id="392" w:name="_fq6vnb7c3e33" w:colFirst="0" w:colLast="0"/>
      <w:bookmarkEnd w:id="392"/>
    </w:p>
    <w:p w14:paraId="2342E39D" w14:textId="77777777" w:rsidR="00873C71" w:rsidRPr="001B2966" w:rsidRDefault="00873C71" w:rsidP="001B2966">
      <w:pPr>
        <w:spacing w:line="360" w:lineRule="auto"/>
        <w:rPr>
          <w:rFonts w:asciiTheme="majorHAnsi" w:hAnsiTheme="majorHAnsi" w:cstheme="majorHAnsi"/>
        </w:rPr>
      </w:pPr>
      <w:r w:rsidRPr="001B2966">
        <w:rPr>
          <w:rFonts w:asciiTheme="majorHAnsi" w:hAnsiTheme="majorHAnsi" w:cstheme="majorHAnsi"/>
        </w:rPr>
        <w:br w:type="page"/>
      </w:r>
    </w:p>
    <w:p w14:paraId="7439B0D0" w14:textId="7303D169" w:rsidR="00BD041A" w:rsidRPr="00E36B38" w:rsidRDefault="00602BF5" w:rsidP="001B2966">
      <w:pPr>
        <w:pStyle w:val="Heading1"/>
        <w:spacing w:before="0" w:after="0" w:line="360" w:lineRule="auto"/>
        <w:rPr>
          <w:rFonts w:asciiTheme="majorHAnsi" w:hAnsiTheme="majorHAnsi" w:cstheme="majorHAnsi"/>
          <w:b/>
          <w:bCs/>
          <w:sz w:val="24"/>
          <w:szCs w:val="24"/>
          <w:lang w:val="pt-BR"/>
          <w:rPrChange w:id="393" w:author="Kerith Conron" w:date="2026-03-02T16:39:00Z" w16du:dateUtc="2026-03-02T21:39:00Z">
            <w:rPr>
              <w:rFonts w:asciiTheme="majorHAnsi" w:hAnsiTheme="majorHAnsi" w:cstheme="majorHAnsi"/>
              <w:b/>
              <w:bCs/>
              <w:sz w:val="24"/>
              <w:szCs w:val="24"/>
            </w:rPr>
          </w:rPrChange>
        </w:rPr>
      </w:pPr>
      <w:r w:rsidRPr="00E36B38">
        <w:rPr>
          <w:rFonts w:asciiTheme="majorHAnsi" w:hAnsiTheme="majorHAnsi" w:cstheme="majorHAnsi"/>
          <w:b/>
          <w:bCs/>
          <w:sz w:val="24"/>
          <w:szCs w:val="24"/>
          <w:lang w:val="pt-BR"/>
          <w:rPrChange w:id="394" w:author="Kerith Conron" w:date="2026-03-02T16:39:00Z" w16du:dateUtc="2026-03-02T21:39:00Z">
            <w:rPr>
              <w:rFonts w:asciiTheme="majorHAnsi" w:hAnsiTheme="majorHAnsi" w:cstheme="majorHAnsi"/>
              <w:b/>
              <w:bCs/>
              <w:sz w:val="24"/>
              <w:szCs w:val="24"/>
            </w:rPr>
          </w:rPrChange>
        </w:rPr>
        <w:lastRenderedPageBreak/>
        <w:t>References</w:t>
      </w:r>
    </w:p>
    <w:p w14:paraId="7439B0D1" w14:textId="352D3A23" w:rsidR="00BD041A" w:rsidRPr="001B2966" w:rsidRDefault="00602BF5" w:rsidP="001B2966">
      <w:pPr>
        <w:spacing w:line="360" w:lineRule="auto"/>
        <w:ind w:left="720" w:hanging="720"/>
        <w:rPr>
          <w:rFonts w:asciiTheme="majorHAnsi" w:hAnsiTheme="majorHAnsi" w:cstheme="majorHAnsi"/>
        </w:rPr>
      </w:pPr>
      <w:r w:rsidRPr="00E36B38">
        <w:rPr>
          <w:rFonts w:asciiTheme="majorHAnsi" w:hAnsiTheme="majorHAnsi" w:cstheme="majorHAnsi"/>
          <w:lang w:val="pt-BR"/>
          <w:rPrChange w:id="395" w:author="Kerith Conron" w:date="2026-03-02T16:39:00Z" w16du:dateUtc="2026-03-02T21:39:00Z">
            <w:rPr>
              <w:rFonts w:asciiTheme="majorHAnsi" w:hAnsiTheme="majorHAnsi" w:cstheme="majorHAnsi"/>
            </w:rPr>
          </w:rPrChange>
        </w:rPr>
        <w:t xml:space="preserve">Alvarado, S.E., &amp; An, B.P. (2015). </w:t>
      </w:r>
      <w:r w:rsidRPr="001B2966">
        <w:rPr>
          <w:rFonts w:asciiTheme="majorHAnsi" w:hAnsiTheme="majorHAnsi" w:cstheme="majorHAnsi"/>
        </w:rPr>
        <w:t>Race, friends, and college readiness: Evidence from the high school longitudinal study. </w:t>
      </w:r>
      <w:r w:rsidRPr="001B2966">
        <w:rPr>
          <w:rFonts w:asciiTheme="majorHAnsi" w:hAnsiTheme="majorHAnsi" w:cstheme="majorHAnsi"/>
          <w:i/>
          <w:iCs/>
        </w:rPr>
        <w:t>Race and Social Problems</w:t>
      </w:r>
      <w:r w:rsidRPr="001B2966">
        <w:rPr>
          <w:rFonts w:asciiTheme="majorHAnsi" w:hAnsiTheme="majorHAnsi" w:cstheme="majorHAnsi"/>
        </w:rPr>
        <w:t>, </w:t>
      </w:r>
      <w:r w:rsidRPr="001B2966">
        <w:rPr>
          <w:rFonts w:asciiTheme="majorHAnsi" w:hAnsiTheme="majorHAnsi" w:cstheme="majorHAnsi"/>
          <w:i/>
          <w:iCs/>
        </w:rPr>
        <w:t>7</w:t>
      </w:r>
      <w:r w:rsidRPr="001B2966">
        <w:rPr>
          <w:rFonts w:asciiTheme="majorHAnsi" w:hAnsiTheme="majorHAnsi" w:cstheme="majorHAnsi"/>
        </w:rPr>
        <w:t xml:space="preserve">, 150–167. </w:t>
      </w:r>
      <w:hyperlink r:id="rId23" w:history="1">
        <w:r w:rsidR="003F4E39" w:rsidRPr="006B381F">
          <w:rPr>
            <w:rStyle w:val="Hyperlink"/>
            <w:rFonts w:asciiTheme="majorHAnsi" w:hAnsiTheme="majorHAnsi" w:cstheme="majorHAnsi"/>
          </w:rPr>
          <w:t>https://doi.org/ 10.1007/s12552-015-9146-5</w:t>
        </w:r>
      </w:hyperlink>
      <w:r w:rsidR="003F4E39">
        <w:rPr>
          <w:rFonts w:asciiTheme="majorHAnsi" w:hAnsiTheme="majorHAnsi" w:cstheme="majorHAnsi"/>
        </w:rPr>
        <w:t xml:space="preserve"> </w:t>
      </w:r>
      <w:r w:rsidRPr="001B2966">
        <w:rPr>
          <w:rFonts w:asciiTheme="majorHAnsi" w:hAnsiTheme="majorHAnsi" w:cstheme="majorHAnsi"/>
        </w:rPr>
        <w:t xml:space="preserve"> </w:t>
      </w:r>
      <w:r w:rsidR="003F4E39">
        <w:rPr>
          <w:rFonts w:asciiTheme="majorHAnsi" w:hAnsiTheme="majorHAnsi" w:cstheme="majorHAnsi"/>
        </w:rPr>
        <w:t xml:space="preserve"> </w:t>
      </w:r>
      <w:r w:rsidRPr="001B2966">
        <w:rPr>
          <w:rFonts w:asciiTheme="majorHAnsi" w:hAnsiTheme="majorHAnsi" w:cstheme="majorHAnsi"/>
        </w:rPr>
        <w:t xml:space="preserve"> </w:t>
      </w:r>
    </w:p>
    <w:p w14:paraId="7439B0D3" w14:textId="63BE07A2"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Aragon, S.R., Poteat, V.P., Espelage, D.L., &amp; Koenig, B.W. (2014). The influence of peer victimization on educational outcomes for LGBTQ and non-LGBTQ high school students. </w:t>
      </w:r>
      <w:r w:rsidRPr="001B2966">
        <w:rPr>
          <w:rFonts w:asciiTheme="majorHAnsi" w:hAnsiTheme="majorHAnsi" w:cstheme="majorHAnsi"/>
          <w:i/>
          <w:iCs/>
        </w:rPr>
        <w:t>Journal of LGBT Youth</w:t>
      </w:r>
      <w:r w:rsidRPr="001B2966">
        <w:rPr>
          <w:rFonts w:asciiTheme="majorHAnsi" w:hAnsiTheme="majorHAnsi" w:cstheme="majorHAnsi"/>
        </w:rPr>
        <w:t>, </w:t>
      </w:r>
      <w:r w:rsidRPr="001B2966">
        <w:rPr>
          <w:rFonts w:asciiTheme="majorHAnsi" w:hAnsiTheme="majorHAnsi" w:cstheme="majorHAnsi"/>
          <w:i/>
          <w:iCs/>
        </w:rPr>
        <w:t>11</w:t>
      </w:r>
      <w:r w:rsidRPr="001B2966">
        <w:rPr>
          <w:rFonts w:asciiTheme="majorHAnsi" w:hAnsiTheme="majorHAnsi" w:cstheme="majorHAnsi"/>
        </w:rPr>
        <w:t xml:space="preserve">(1), 1–19. </w:t>
      </w:r>
      <w:hyperlink r:id="rId24" w:history="1">
        <w:r w:rsidR="003F4E39" w:rsidRPr="006B381F">
          <w:rPr>
            <w:rStyle w:val="Hyperlink"/>
            <w:rFonts w:asciiTheme="majorHAnsi" w:hAnsiTheme="majorHAnsi" w:cstheme="majorHAnsi"/>
          </w:rPr>
          <w:t>https://doi.org/10.1080/ 19361653.2014.840761</w:t>
        </w:r>
      </w:hyperlink>
      <w:r w:rsidR="003F4E39">
        <w:rPr>
          <w:rFonts w:asciiTheme="majorHAnsi" w:hAnsiTheme="majorHAnsi" w:cstheme="majorHAnsi"/>
        </w:rPr>
        <w:t xml:space="preserve"> </w:t>
      </w:r>
    </w:p>
    <w:p w14:paraId="7439B0D5" w14:textId="3923B6AC"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 xml:space="preserve">Austin, G., Hanson, T., Bala, N., &amp; Zheng, C. (2023). </w:t>
      </w:r>
      <w:r w:rsidRPr="001B2966">
        <w:rPr>
          <w:rFonts w:asciiTheme="majorHAnsi" w:hAnsiTheme="majorHAnsi" w:cstheme="majorHAnsi"/>
          <w:i/>
          <w:iCs/>
        </w:rPr>
        <w:t>Student engagement and well-being in California, 2019–21: Results of the Eighteenth Biennial State California Healthy Kids Survey, grades 7, 9, and 11.</w:t>
      </w:r>
      <w:r w:rsidRPr="001B2966">
        <w:rPr>
          <w:rFonts w:asciiTheme="majorHAnsi" w:hAnsiTheme="majorHAnsi" w:cstheme="majorHAnsi"/>
        </w:rPr>
        <w:t xml:space="preserve"> WestEd. </w:t>
      </w:r>
      <w:hyperlink r:id="rId25" w:history="1">
        <w:r w:rsidR="003F4E39" w:rsidRPr="006B381F">
          <w:rPr>
            <w:rStyle w:val="Hyperlink"/>
            <w:rFonts w:asciiTheme="majorHAnsi" w:hAnsiTheme="majorHAnsi" w:cstheme="majorHAnsi"/>
          </w:rPr>
          <w:t>https://data.calschls.org/resources/18th_ Biennial_State_1921.pdf</w:t>
        </w:r>
      </w:hyperlink>
      <w:r w:rsidR="003F4E39">
        <w:rPr>
          <w:rFonts w:asciiTheme="majorHAnsi" w:hAnsiTheme="majorHAnsi" w:cstheme="majorHAnsi"/>
        </w:rPr>
        <w:t xml:space="preserve">  </w:t>
      </w:r>
      <w:r w:rsidRPr="001B2966">
        <w:rPr>
          <w:rFonts w:asciiTheme="majorHAnsi" w:hAnsiTheme="majorHAnsi" w:cstheme="majorHAnsi"/>
        </w:rPr>
        <w:t xml:space="preserve"> </w:t>
      </w:r>
      <w:r w:rsidR="003F4E39">
        <w:rPr>
          <w:rFonts w:asciiTheme="majorHAnsi" w:hAnsiTheme="majorHAnsi" w:cstheme="majorHAnsi"/>
        </w:rPr>
        <w:t xml:space="preserve"> </w:t>
      </w:r>
      <w:r w:rsidRPr="001B2966">
        <w:rPr>
          <w:rFonts w:asciiTheme="majorHAnsi" w:hAnsiTheme="majorHAnsi" w:cstheme="majorHAnsi"/>
        </w:rPr>
        <w:t xml:space="preserve"> </w:t>
      </w:r>
    </w:p>
    <w:p w14:paraId="7439B0D6" w14:textId="6E39782F"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Badgett, M.V., Sears, B., Lau, H., &amp; Ho, D. (2009). Bias in the </w:t>
      </w:r>
      <w:r w:rsidR="003F4E39">
        <w:rPr>
          <w:rFonts w:asciiTheme="majorHAnsi" w:hAnsiTheme="majorHAnsi" w:cstheme="majorHAnsi"/>
        </w:rPr>
        <w:t>w</w:t>
      </w:r>
      <w:r w:rsidRPr="001B2966">
        <w:rPr>
          <w:rFonts w:asciiTheme="majorHAnsi" w:hAnsiTheme="majorHAnsi" w:cstheme="majorHAnsi"/>
        </w:rPr>
        <w:t xml:space="preserve">orkplace: Consistent </w:t>
      </w:r>
      <w:r w:rsidR="003F4E39" w:rsidRPr="001B2966">
        <w:rPr>
          <w:rFonts w:asciiTheme="majorHAnsi" w:hAnsiTheme="majorHAnsi" w:cstheme="majorHAnsi"/>
        </w:rPr>
        <w:t xml:space="preserve">evidence of sexual orientation and gender identity discrimination </w:t>
      </w:r>
      <w:r w:rsidRPr="001B2966">
        <w:rPr>
          <w:rFonts w:asciiTheme="majorHAnsi" w:hAnsiTheme="majorHAnsi" w:cstheme="majorHAnsi"/>
        </w:rPr>
        <w:t>1998–2008. </w:t>
      </w:r>
      <w:r w:rsidRPr="001B2966">
        <w:rPr>
          <w:rFonts w:asciiTheme="majorHAnsi" w:hAnsiTheme="majorHAnsi" w:cstheme="majorHAnsi"/>
          <w:i/>
          <w:iCs/>
        </w:rPr>
        <w:t>Chicago-Kent Law Review</w:t>
      </w:r>
      <w:r w:rsidRPr="001B2966">
        <w:rPr>
          <w:rFonts w:asciiTheme="majorHAnsi" w:hAnsiTheme="majorHAnsi" w:cstheme="majorHAnsi"/>
        </w:rPr>
        <w:t>, </w:t>
      </w:r>
      <w:r w:rsidRPr="001B2966">
        <w:rPr>
          <w:rFonts w:asciiTheme="majorHAnsi" w:hAnsiTheme="majorHAnsi" w:cstheme="majorHAnsi"/>
          <w:i/>
          <w:iCs/>
        </w:rPr>
        <w:t>84</w:t>
      </w:r>
      <w:r w:rsidRPr="001B2966">
        <w:rPr>
          <w:rFonts w:asciiTheme="majorHAnsi" w:hAnsiTheme="majorHAnsi" w:cstheme="majorHAnsi"/>
        </w:rPr>
        <w:t xml:space="preserve">(2), 559–595. </w:t>
      </w:r>
      <w:hyperlink r:id="rId26" w:history="1">
        <w:r w:rsidR="003F4E39" w:rsidRPr="006B381F">
          <w:rPr>
            <w:rStyle w:val="Hyperlink"/>
            <w:rFonts w:asciiTheme="majorHAnsi" w:hAnsiTheme="majorHAnsi" w:cstheme="majorHAnsi"/>
          </w:rPr>
          <w:t>https://scholarship.kentlaw.iit.edu/cklawreview/vol84/iss2/7</w:t>
        </w:r>
      </w:hyperlink>
      <w:r w:rsidR="003F4E39">
        <w:rPr>
          <w:rFonts w:asciiTheme="majorHAnsi" w:hAnsiTheme="majorHAnsi" w:cstheme="majorHAnsi"/>
        </w:rPr>
        <w:t xml:space="preserve"> </w:t>
      </w:r>
    </w:p>
    <w:p w14:paraId="7439B0D7" w14:textId="77777777" w:rsidR="00BD041A" w:rsidRPr="001B2966" w:rsidRDefault="00602BF5" w:rsidP="001B2966">
      <w:pPr>
        <w:spacing w:line="360" w:lineRule="auto"/>
        <w:ind w:left="720" w:hanging="720"/>
        <w:rPr>
          <w:rFonts w:asciiTheme="majorHAnsi" w:hAnsiTheme="majorHAnsi" w:cstheme="majorHAnsi"/>
          <w:i/>
          <w:iCs/>
        </w:rPr>
      </w:pPr>
      <w:r w:rsidRPr="001B2966">
        <w:rPr>
          <w:rFonts w:asciiTheme="majorHAnsi" w:hAnsiTheme="majorHAnsi" w:cstheme="majorHAnsi"/>
        </w:rPr>
        <w:t xml:space="preserve">Bandura, A. (1981). Self-referent thought: A developmental analysis of self-efficacy. In J.H. Flavell &amp; L. Ross (Eds.), </w:t>
      </w:r>
      <w:r w:rsidRPr="001B2966">
        <w:rPr>
          <w:rFonts w:asciiTheme="majorHAnsi" w:hAnsiTheme="majorHAnsi" w:cstheme="majorHAnsi"/>
          <w:i/>
          <w:iCs/>
        </w:rPr>
        <w:t>Social cognitive development: Frontiers and possible futures</w:t>
      </w:r>
      <w:r w:rsidRPr="001B2966">
        <w:rPr>
          <w:rFonts w:asciiTheme="majorHAnsi" w:hAnsiTheme="majorHAnsi" w:cstheme="majorHAnsi"/>
        </w:rPr>
        <w:t xml:space="preserve"> (pp. 200–239). Cambridge, England: Cambridge</w:t>
      </w:r>
      <w:r w:rsidRPr="001B2966">
        <w:rPr>
          <w:rFonts w:asciiTheme="majorHAnsi" w:hAnsiTheme="majorHAnsi" w:cstheme="majorHAnsi"/>
          <w:i/>
          <w:iCs/>
        </w:rPr>
        <w:t xml:space="preserve"> </w:t>
      </w:r>
      <w:r w:rsidRPr="001B2966">
        <w:rPr>
          <w:rFonts w:asciiTheme="majorHAnsi" w:hAnsiTheme="majorHAnsi" w:cstheme="majorHAnsi"/>
        </w:rPr>
        <w:t>University Press.</w:t>
      </w:r>
    </w:p>
    <w:p w14:paraId="7439B0D9" w14:textId="089F5A15"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 xml:space="preserve">Beemyn, G. (2022). The changing nature of gender in the 21st century: How trans and nonbinary students applying to college today self-identify. </w:t>
      </w:r>
      <w:r w:rsidRPr="001B2966">
        <w:rPr>
          <w:rFonts w:asciiTheme="majorHAnsi" w:hAnsiTheme="majorHAnsi" w:cstheme="majorHAnsi"/>
          <w:i/>
          <w:iCs/>
        </w:rPr>
        <w:t>Campus Pride.</w:t>
      </w:r>
      <w:r w:rsidRPr="001B2966">
        <w:rPr>
          <w:rFonts w:asciiTheme="majorHAnsi" w:hAnsiTheme="majorHAnsi" w:cstheme="majorHAnsi"/>
        </w:rPr>
        <w:t xml:space="preserve"> </w:t>
      </w:r>
      <w:hyperlink r:id="rId27" w:history="1">
        <w:r w:rsidR="003F4E39" w:rsidRPr="006B381F">
          <w:rPr>
            <w:rStyle w:val="Hyperlink"/>
            <w:rFonts w:asciiTheme="majorHAnsi" w:hAnsiTheme="majorHAnsi" w:cstheme="majorHAnsi"/>
          </w:rPr>
          <w:t>https://www.campuspride.org/wp-content/uploads/CampusPride_ChangingNature ofGender21stCentury.pdf</w:t>
        </w:r>
      </w:hyperlink>
      <w:r w:rsidR="003F4E39">
        <w:rPr>
          <w:rFonts w:asciiTheme="majorHAnsi" w:hAnsiTheme="majorHAnsi" w:cstheme="majorHAnsi"/>
        </w:rPr>
        <w:t xml:space="preserve"> </w:t>
      </w:r>
    </w:p>
    <w:p w14:paraId="7439B0DA" w14:textId="7777777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Bourdieu, P. (1986). The forms of capital. In J.G. Richardson (Ed.), </w:t>
      </w:r>
      <w:r w:rsidRPr="001B2966">
        <w:rPr>
          <w:rFonts w:asciiTheme="majorHAnsi" w:hAnsiTheme="majorHAnsi" w:cstheme="majorHAnsi"/>
          <w:i/>
          <w:iCs/>
        </w:rPr>
        <w:t>Handbook of theory and research for the sociology of education</w:t>
      </w:r>
      <w:r w:rsidRPr="001B2966">
        <w:rPr>
          <w:rFonts w:asciiTheme="majorHAnsi" w:hAnsiTheme="majorHAnsi" w:cstheme="majorHAnsi"/>
        </w:rPr>
        <w:t>, (pp. 241–258). New York, NY: Greenwood.</w:t>
      </w:r>
    </w:p>
    <w:p w14:paraId="7439B0DB" w14:textId="154F5131" w:rsidR="00BD041A" w:rsidRPr="00E36B38" w:rsidRDefault="00602BF5" w:rsidP="001B2966">
      <w:pPr>
        <w:spacing w:line="360" w:lineRule="auto"/>
        <w:ind w:left="720" w:hanging="720"/>
        <w:rPr>
          <w:rFonts w:asciiTheme="majorHAnsi" w:hAnsiTheme="majorHAnsi" w:cstheme="majorHAnsi"/>
          <w:lang w:val="fr-FR"/>
          <w:rPrChange w:id="396" w:author="Kerith Conron" w:date="2026-03-02T16:39:00Z" w16du:dateUtc="2026-03-02T21:39:00Z">
            <w:rPr>
              <w:rFonts w:asciiTheme="majorHAnsi" w:hAnsiTheme="majorHAnsi" w:cstheme="majorHAnsi"/>
            </w:rPr>
          </w:rPrChange>
        </w:rPr>
      </w:pPr>
      <w:r w:rsidRPr="001B2966">
        <w:rPr>
          <w:rFonts w:asciiTheme="majorHAnsi" w:hAnsiTheme="majorHAnsi" w:cstheme="majorHAnsi"/>
        </w:rPr>
        <w:t>Callis, A.S. (2014). Bisexual, pansexual, queer: Non-binary identities and the sexual borderlands. </w:t>
      </w:r>
      <w:r w:rsidRPr="00E36B38">
        <w:rPr>
          <w:rFonts w:asciiTheme="majorHAnsi" w:hAnsiTheme="majorHAnsi" w:cstheme="majorHAnsi"/>
          <w:i/>
          <w:iCs/>
          <w:lang w:val="fr-FR"/>
          <w:rPrChange w:id="397" w:author="Kerith Conron" w:date="2026-03-02T16:39:00Z" w16du:dateUtc="2026-03-02T21:39:00Z">
            <w:rPr>
              <w:rFonts w:asciiTheme="majorHAnsi" w:hAnsiTheme="majorHAnsi" w:cstheme="majorHAnsi"/>
              <w:i/>
              <w:iCs/>
            </w:rPr>
          </w:rPrChange>
        </w:rPr>
        <w:t>Sexualities</w:t>
      </w:r>
      <w:r w:rsidRPr="00E36B38">
        <w:rPr>
          <w:rFonts w:asciiTheme="majorHAnsi" w:hAnsiTheme="majorHAnsi" w:cstheme="majorHAnsi"/>
          <w:lang w:val="fr-FR"/>
          <w:rPrChange w:id="398" w:author="Kerith Conron" w:date="2026-03-02T16:39:00Z" w16du:dateUtc="2026-03-02T21:39:00Z">
            <w:rPr>
              <w:rFonts w:asciiTheme="majorHAnsi" w:hAnsiTheme="majorHAnsi" w:cstheme="majorHAnsi"/>
            </w:rPr>
          </w:rPrChange>
        </w:rPr>
        <w:t>, </w:t>
      </w:r>
      <w:r w:rsidRPr="00E36B38">
        <w:rPr>
          <w:rFonts w:asciiTheme="majorHAnsi" w:hAnsiTheme="majorHAnsi" w:cstheme="majorHAnsi"/>
          <w:i/>
          <w:iCs/>
          <w:lang w:val="fr-FR"/>
          <w:rPrChange w:id="399" w:author="Kerith Conron" w:date="2026-03-02T16:39:00Z" w16du:dateUtc="2026-03-02T21:39:00Z">
            <w:rPr>
              <w:rFonts w:asciiTheme="majorHAnsi" w:hAnsiTheme="majorHAnsi" w:cstheme="majorHAnsi"/>
              <w:i/>
              <w:iCs/>
            </w:rPr>
          </w:rPrChange>
        </w:rPr>
        <w:t>17</w:t>
      </w:r>
      <w:r w:rsidRPr="00E36B38">
        <w:rPr>
          <w:rFonts w:asciiTheme="majorHAnsi" w:hAnsiTheme="majorHAnsi" w:cstheme="majorHAnsi"/>
          <w:lang w:val="fr-FR"/>
          <w:rPrChange w:id="400" w:author="Kerith Conron" w:date="2026-03-02T16:39:00Z" w16du:dateUtc="2026-03-02T21:39:00Z">
            <w:rPr>
              <w:rFonts w:asciiTheme="majorHAnsi" w:hAnsiTheme="majorHAnsi" w:cstheme="majorHAnsi"/>
            </w:rPr>
          </w:rPrChange>
        </w:rPr>
        <w:t xml:space="preserve">(1-2), 63–80. </w:t>
      </w:r>
      <w:r w:rsidR="003F4E39">
        <w:fldChar w:fldCharType="begin"/>
      </w:r>
      <w:r w:rsidR="003F4E39" w:rsidRPr="00E36B38">
        <w:rPr>
          <w:lang w:val="fr-FR"/>
          <w:rPrChange w:id="401" w:author="Kerith Conron" w:date="2026-03-02T16:39:00Z" w16du:dateUtc="2026-03-02T21:39:00Z">
            <w:rPr/>
          </w:rPrChange>
        </w:rPr>
        <w:instrText>HYPERLINK "https://doi.org/10.1177/1363460713511094"</w:instrText>
      </w:r>
      <w:r w:rsidR="003F4E39">
        <w:fldChar w:fldCharType="separate"/>
      </w:r>
      <w:r w:rsidR="003F4E39" w:rsidRPr="00E36B38">
        <w:rPr>
          <w:rStyle w:val="Hyperlink"/>
          <w:rFonts w:asciiTheme="majorHAnsi" w:hAnsiTheme="majorHAnsi" w:cstheme="majorHAnsi"/>
          <w:lang w:val="fr-FR"/>
          <w:rPrChange w:id="402" w:author="Kerith Conron" w:date="2026-03-02T16:39:00Z" w16du:dateUtc="2026-03-02T21:39:00Z">
            <w:rPr>
              <w:rStyle w:val="Hyperlink"/>
              <w:rFonts w:asciiTheme="majorHAnsi" w:hAnsiTheme="majorHAnsi" w:cstheme="majorHAnsi"/>
            </w:rPr>
          </w:rPrChange>
        </w:rPr>
        <w:t>https://doi.org/10.1177/1363460713511094</w:t>
      </w:r>
      <w:r w:rsidR="003F4E39">
        <w:fldChar w:fldCharType="end"/>
      </w:r>
      <w:r w:rsidR="003F4E39" w:rsidRPr="00E36B38">
        <w:rPr>
          <w:rFonts w:asciiTheme="majorHAnsi" w:hAnsiTheme="majorHAnsi" w:cstheme="majorHAnsi"/>
          <w:lang w:val="fr-FR"/>
          <w:rPrChange w:id="403" w:author="Kerith Conron" w:date="2026-03-02T16:39:00Z" w16du:dateUtc="2026-03-02T21:39:00Z">
            <w:rPr>
              <w:rFonts w:asciiTheme="majorHAnsi" w:hAnsiTheme="majorHAnsi" w:cstheme="majorHAnsi"/>
            </w:rPr>
          </w:rPrChange>
        </w:rPr>
        <w:t xml:space="preserve"> </w:t>
      </w:r>
    </w:p>
    <w:p w14:paraId="7439B0DC" w14:textId="07E4E519" w:rsidR="00BD041A" w:rsidRPr="001B2966" w:rsidRDefault="00602BF5" w:rsidP="001B2966">
      <w:pPr>
        <w:spacing w:line="360" w:lineRule="auto"/>
        <w:ind w:left="720" w:hanging="720"/>
        <w:rPr>
          <w:rFonts w:asciiTheme="majorHAnsi" w:hAnsiTheme="majorHAnsi" w:cstheme="majorHAnsi"/>
        </w:rPr>
      </w:pPr>
      <w:r w:rsidRPr="00E36B38">
        <w:rPr>
          <w:rFonts w:asciiTheme="majorHAnsi" w:hAnsiTheme="majorHAnsi" w:cstheme="majorHAnsi"/>
          <w:lang w:val="fr-FR"/>
          <w:rPrChange w:id="404" w:author="Kerith Conron" w:date="2026-03-02T16:39:00Z" w16du:dateUtc="2026-03-02T21:39:00Z">
            <w:rPr>
              <w:rFonts w:asciiTheme="majorHAnsi" w:hAnsiTheme="majorHAnsi" w:cstheme="majorHAnsi"/>
            </w:rPr>
          </w:rPrChange>
        </w:rPr>
        <w:t xml:space="preserve">Casillas, A., Robbins, S., Allen, J., Kuo, Y.L., Hanson, M.A., &amp; Schmeiser, C. (2012). </w:t>
      </w:r>
      <w:r w:rsidRPr="001B2966">
        <w:rPr>
          <w:rFonts w:asciiTheme="majorHAnsi" w:hAnsiTheme="majorHAnsi" w:cstheme="majorHAnsi"/>
        </w:rPr>
        <w:t xml:space="preserve">Predicting early academic failure in high school from prior academic achievement, psychosocial </w:t>
      </w:r>
      <w:r w:rsidRPr="001B2966">
        <w:rPr>
          <w:rFonts w:asciiTheme="majorHAnsi" w:hAnsiTheme="majorHAnsi" w:cstheme="majorHAnsi"/>
        </w:rPr>
        <w:lastRenderedPageBreak/>
        <w:t>characteristics, and behavior. </w:t>
      </w:r>
      <w:r w:rsidRPr="001B2966">
        <w:rPr>
          <w:rFonts w:asciiTheme="majorHAnsi" w:hAnsiTheme="majorHAnsi" w:cstheme="majorHAnsi"/>
          <w:i/>
          <w:iCs/>
        </w:rPr>
        <w:t>Journal of Educational Psychology</w:t>
      </w:r>
      <w:r w:rsidRPr="001B2966">
        <w:rPr>
          <w:rFonts w:asciiTheme="majorHAnsi" w:hAnsiTheme="majorHAnsi" w:cstheme="majorHAnsi"/>
        </w:rPr>
        <w:t>, </w:t>
      </w:r>
      <w:r w:rsidRPr="001B2966">
        <w:rPr>
          <w:rFonts w:asciiTheme="majorHAnsi" w:hAnsiTheme="majorHAnsi" w:cstheme="majorHAnsi"/>
          <w:i/>
          <w:iCs/>
        </w:rPr>
        <w:t>104</w:t>
      </w:r>
      <w:r w:rsidRPr="001B2966">
        <w:rPr>
          <w:rFonts w:asciiTheme="majorHAnsi" w:hAnsiTheme="majorHAnsi" w:cstheme="majorHAnsi"/>
        </w:rPr>
        <w:t xml:space="preserve">(2), 407–420. </w:t>
      </w:r>
      <w:hyperlink r:id="rId28" w:history="1">
        <w:r w:rsidR="003F4E39" w:rsidRPr="006B381F">
          <w:rPr>
            <w:rStyle w:val="Hyperlink"/>
            <w:rFonts w:asciiTheme="majorHAnsi" w:hAnsiTheme="majorHAnsi" w:cstheme="majorHAnsi"/>
          </w:rPr>
          <w:t>https://doi.org/10.1037/a0027180</w:t>
        </w:r>
      </w:hyperlink>
      <w:r w:rsidR="003F4E39">
        <w:rPr>
          <w:rFonts w:asciiTheme="majorHAnsi" w:hAnsiTheme="majorHAnsi" w:cstheme="majorHAnsi"/>
        </w:rPr>
        <w:t xml:space="preserve"> </w:t>
      </w:r>
    </w:p>
    <w:p w14:paraId="7439B0DD" w14:textId="223AE120"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Choi, K.H., Kelly Raley, R., Muller, C., &amp; Riegle‐Crumb, C. (2008). Class composition: Socioeconomic characteristics of coursemates and college enrollment. </w:t>
      </w:r>
      <w:r w:rsidRPr="001B2966">
        <w:rPr>
          <w:rFonts w:asciiTheme="majorHAnsi" w:hAnsiTheme="majorHAnsi" w:cstheme="majorHAnsi"/>
          <w:i/>
          <w:iCs/>
        </w:rPr>
        <w:t>Social Science Quarterly</w:t>
      </w:r>
      <w:r w:rsidRPr="001B2966">
        <w:rPr>
          <w:rFonts w:asciiTheme="majorHAnsi" w:hAnsiTheme="majorHAnsi" w:cstheme="majorHAnsi"/>
        </w:rPr>
        <w:t>, </w:t>
      </w:r>
      <w:r w:rsidRPr="001B2966">
        <w:rPr>
          <w:rFonts w:asciiTheme="majorHAnsi" w:hAnsiTheme="majorHAnsi" w:cstheme="majorHAnsi"/>
          <w:i/>
          <w:iCs/>
        </w:rPr>
        <w:t>89</w:t>
      </w:r>
      <w:r w:rsidRPr="001B2966">
        <w:rPr>
          <w:rFonts w:asciiTheme="majorHAnsi" w:hAnsiTheme="majorHAnsi" w:cstheme="majorHAnsi"/>
        </w:rPr>
        <w:t xml:space="preserve">(4), 846–866. </w:t>
      </w:r>
      <w:hyperlink r:id="rId29" w:history="1">
        <w:r w:rsidR="003F4E39" w:rsidRPr="006B381F">
          <w:rPr>
            <w:rStyle w:val="Hyperlink"/>
            <w:rFonts w:asciiTheme="majorHAnsi" w:hAnsiTheme="majorHAnsi" w:cstheme="majorHAnsi"/>
          </w:rPr>
          <w:t>https://doi.org/10.1111/j.1540-6237.2008.00587.x</w:t>
        </w:r>
      </w:hyperlink>
      <w:r w:rsidR="003F4E39">
        <w:rPr>
          <w:rFonts w:asciiTheme="majorHAnsi" w:hAnsiTheme="majorHAnsi" w:cstheme="majorHAnsi"/>
        </w:rPr>
        <w:t xml:space="preserve"> </w:t>
      </w:r>
    </w:p>
    <w:p w14:paraId="7439B0DE" w14:textId="7777777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Day, J.K., Perez-Brumer, A., &amp; Russell, S.T. (2018). Safe schools? Transgender youth's school experiences and perceptions of school climate. </w:t>
      </w:r>
      <w:r w:rsidRPr="001B2966">
        <w:rPr>
          <w:rFonts w:asciiTheme="majorHAnsi" w:hAnsiTheme="majorHAnsi" w:cstheme="majorHAnsi"/>
          <w:i/>
          <w:iCs/>
        </w:rPr>
        <w:t>Journal of Youth and Adolescence</w:t>
      </w:r>
      <w:r w:rsidRPr="001B2966">
        <w:rPr>
          <w:rFonts w:asciiTheme="majorHAnsi" w:hAnsiTheme="majorHAnsi" w:cstheme="majorHAnsi"/>
        </w:rPr>
        <w:t xml:space="preserve">, </w:t>
      </w:r>
      <w:r w:rsidRPr="001B2966">
        <w:rPr>
          <w:rFonts w:asciiTheme="majorHAnsi" w:hAnsiTheme="majorHAnsi" w:cstheme="majorHAnsi"/>
          <w:i/>
          <w:iCs/>
        </w:rPr>
        <w:t>47</w:t>
      </w:r>
      <w:r w:rsidRPr="001B2966">
        <w:rPr>
          <w:rFonts w:asciiTheme="majorHAnsi" w:hAnsiTheme="majorHAnsi" w:cstheme="majorHAnsi"/>
        </w:rPr>
        <w:t xml:space="preserve">(8), 1731–1742. </w:t>
      </w:r>
      <w:hyperlink r:id="rId30">
        <w:r w:rsidR="00BD041A" w:rsidRPr="001B2966">
          <w:rPr>
            <w:rFonts w:asciiTheme="majorHAnsi" w:hAnsiTheme="majorHAnsi" w:cstheme="majorHAnsi"/>
            <w:color w:val="1155CC"/>
            <w:u w:val="single"/>
          </w:rPr>
          <w:t>https://doi.org/10.1007/s10964-018-0866-x</w:t>
        </w:r>
      </w:hyperlink>
    </w:p>
    <w:p w14:paraId="7439B0DF" w14:textId="7A2C7D3E"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DesJardins, S.L., Toutkoushian, R.K., Hossler, D., &amp; Chen, J. (2019). Time may change me: Examining how aspirations for college evolve during high school. </w:t>
      </w:r>
      <w:r w:rsidRPr="001B2966">
        <w:rPr>
          <w:rFonts w:asciiTheme="majorHAnsi" w:hAnsiTheme="majorHAnsi" w:cstheme="majorHAnsi"/>
          <w:i/>
          <w:iCs/>
        </w:rPr>
        <w:t>The Review of Higher Education</w:t>
      </w:r>
      <w:r w:rsidRPr="001B2966">
        <w:rPr>
          <w:rFonts w:asciiTheme="majorHAnsi" w:hAnsiTheme="majorHAnsi" w:cstheme="majorHAnsi"/>
        </w:rPr>
        <w:t>, </w:t>
      </w:r>
      <w:r w:rsidRPr="001B2966">
        <w:rPr>
          <w:rFonts w:asciiTheme="majorHAnsi" w:hAnsiTheme="majorHAnsi" w:cstheme="majorHAnsi"/>
          <w:i/>
          <w:iCs/>
        </w:rPr>
        <w:t>43</w:t>
      </w:r>
      <w:r w:rsidRPr="001B2966">
        <w:rPr>
          <w:rFonts w:asciiTheme="majorHAnsi" w:hAnsiTheme="majorHAnsi" w:cstheme="majorHAnsi"/>
        </w:rPr>
        <w:t xml:space="preserve">(1), 263–294. </w:t>
      </w:r>
      <w:hyperlink r:id="rId31" w:history="1">
        <w:r w:rsidR="003F4E39" w:rsidRPr="006B381F">
          <w:rPr>
            <w:rStyle w:val="Hyperlink"/>
            <w:rFonts w:asciiTheme="majorHAnsi" w:hAnsiTheme="majorHAnsi" w:cstheme="majorHAnsi"/>
          </w:rPr>
          <w:t>https://doi.org/10.1353/rhe.2019.0096</w:t>
        </w:r>
      </w:hyperlink>
      <w:r w:rsidR="003F4E39">
        <w:rPr>
          <w:rFonts w:asciiTheme="majorHAnsi" w:hAnsiTheme="majorHAnsi" w:cstheme="majorHAnsi"/>
        </w:rPr>
        <w:t xml:space="preserve"> </w:t>
      </w:r>
    </w:p>
    <w:p w14:paraId="7439B0E0" w14:textId="2CBDBAB8"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DiFulvio, G.T. (2011). Sexual minority youth, social connection and resilience: From personal struggle to collective identity. </w:t>
      </w:r>
      <w:r w:rsidRPr="001B2966">
        <w:rPr>
          <w:rFonts w:asciiTheme="majorHAnsi" w:hAnsiTheme="majorHAnsi" w:cstheme="majorHAnsi"/>
          <w:i/>
          <w:iCs/>
        </w:rPr>
        <w:t>Social Science &amp; Medicine</w:t>
      </w:r>
      <w:r w:rsidRPr="001B2966">
        <w:rPr>
          <w:rFonts w:asciiTheme="majorHAnsi" w:hAnsiTheme="majorHAnsi" w:cstheme="majorHAnsi"/>
        </w:rPr>
        <w:t>, </w:t>
      </w:r>
      <w:r w:rsidRPr="001B2966">
        <w:rPr>
          <w:rFonts w:asciiTheme="majorHAnsi" w:hAnsiTheme="majorHAnsi" w:cstheme="majorHAnsi"/>
          <w:i/>
          <w:iCs/>
        </w:rPr>
        <w:t>72</w:t>
      </w:r>
      <w:r w:rsidRPr="001B2966">
        <w:rPr>
          <w:rFonts w:asciiTheme="majorHAnsi" w:hAnsiTheme="majorHAnsi" w:cstheme="majorHAnsi"/>
        </w:rPr>
        <w:t xml:space="preserve">(10), 1611–1617. </w:t>
      </w:r>
      <w:hyperlink r:id="rId32" w:history="1">
        <w:r w:rsidR="003F4E39" w:rsidRPr="006B381F">
          <w:rPr>
            <w:rStyle w:val="Hyperlink"/>
            <w:rFonts w:asciiTheme="majorHAnsi" w:hAnsiTheme="majorHAnsi" w:cstheme="majorHAnsi"/>
          </w:rPr>
          <w:t>https://doi.org/10.1016/j.socscimed.2011.02.045</w:t>
        </w:r>
      </w:hyperlink>
      <w:r w:rsidR="003F4E39">
        <w:rPr>
          <w:rFonts w:asciiTheme="majorHAnsi" w:hAnsiTheme="majorHAnsi" w:cstheme="majorHAnsi"/>
        </w:rPr>
        <w:t xml:space="preserve"> </w:t>
      </w:r>
    </w:p>
    <w:p w14:paraId="7439B0E1" w14:textId="2067171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Eccles, J.S., &amp; Roeser, R.W. (2011). Schools as developmental contexts during adolescence. </w:t>
      </w:r>
      <w:r w:rsidRPr="001B2966">
        <w:rPr>
          <w:rFonts w:asciiTheme="majorHAnsi" w:hAnsiTheme="majorHAnsi" w:cstheme="majorHAnsi"/>
          <w:i/>
          <w:iCs/>
        </w:rPr>
        <w:t>Journal of Research on Adolescence</w:t>
      </w:r>
      <w:r w:rsidRPr="001B2966">
        <w:rPr>
          <w:rFonts w:asciiTheme="majorHAnsi" w:hAnsiTheme="majorHAnsi" w:cstheme="majorHAnsi"/>
        </w:rPr>
        <w:t>, </w:t>
      </w:r>
      <w:r w:rsidRPr="001B2966">
        <w:rPr>
          <w:rFonts w:asciiTheme="majorHAnsi" w:hAnsiTheme="majorHAnsi" w:cstheme="majorHAnsi"/>
          <w:i/>
          <w:iCs/>
        </w:rPr>
        <w:t>21</w:t>
      </w:r>
      <w:r w:rsidRPr="001B2966">
        <w:rPr>
          <w:rFonts w:asciiTheme="majorHAnsi" w:hAnsiTheme="majorHAnsi" w:cstheme="majorHAnsi"/>
        </w:rPr>
        <w:t xml:space="preserve">(1), 225–241. </w:t>
      </w:r>
      <w:hyperlink r:id="rId33" w:history="1">
        <w:r w:rsidR="003F4E39" w:rsidRPr="006B381F">
          <w:rPr>
            <w:rStyle w:val="Hyperlink"/>
            <w:rFonts w:asciiTheme="majorHAnsi" w:hAnsiTheme="majorHAnsi" w:cstheme="majorHAnsi"/>
          </w:rPr>
          <w:t>https://doi.org/10.1111/j.1532-7795.2010.00725.x</w:t>
        </w:r>
      </w:hyperlink>
      <w:r w:rsidR="003F4E39">
        <w:rPr>
          <w:rFonts w:asciiTheme="majorHAnsi" w:hAnsiTheme="majorHAnsi" w:cstheme="majorHAnsi"/>
        </w:rPr>
        <w:t xml:space="preserve"> </w:t>
      </w:r>
    </w:p>
    <w:p w14:paraId="7439B0E2" w14:textId="707483BD"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Feldman, S., Watson, R.J., &amp; Gallik, C. (2022). College aspirations, gender sexuality alliances, and teacher support among diverse LGBTQ youth. </w:t>
      </w:r>
      <w:r w:rsidRPr="001B2966">
        <w:rPr>
          <w:rFonts w:asciiTheme="majorHAnsi" w:hAnsiTheme="majorHAnsi" w:cstheme="majorHAnsi"/>
          <w:i/>
          <w:iCs/>
        </w:rPr>
        <w:t>Educational Review</w:t>
      </w:r>
      <w:r w:rsidRPr="001B2966">
        <w:rPr>
          <w:rFonts w:asciiTheme="majorHAnsi" w:hAnsiTheme="majorHAnsi" w:cstheme="majorHAnsi"/>
        </w:rPr>
        <w:t>, </w:t>
      </w:r>
      <w:r w:rsidRPr="001B2966">
        <w:rPr>
          <w:rFonts w:asciiTheme="majorHAnsi" w:hAnsiTheme="majorHAnsi" w:cstheme="majorHAnsi"/>
          <w:i/>
          <w:iCs/>
        </w:rPr>
        <w:t>74</w:t>
      </w:r>
      <w:r w:rsidRPr="001B2966">
        <w:rPr>
          <w:rFonts w:asciiTheme="majorHAnsi" w:hAnsiTheme="majorHAnsi" w:cstheme="majorHAnsi"/>
        </w:rPr>
        <w:t xml:space="preserve">(2), 281–297. </w:t>
      </w:r>
      <w:hyperlink r:id="rId34" w:history="1">
        <w:r w:rsidR="003F4E39" w:rsidRPr="006B381F">
          <w:rPr>
            <w:rStyle w:val="Hyperlink"/>
            <w:rFonts w:asciiTheme="majorHAnsi" w:hAnsiTheme="majorHAnsi" w:cstheme="majorHAnsi"/>
          </w:rPr>
          <w:t>https://doi.org/10.1080/00131911.2020.1816907</w:t>
        </w:r>
      </w:hyperlink>
      <w:r w:rsidR="003F4E39">
        <w:rPr>
          <w:rFonts w:asciiTheme="majorHAnsi" w:hAnsiTheme="majorHAnsi" w:cstheme="majorHAnsi"/>
        </w:rPr>
        <w:t xml:space="preserve"> </w:t>
      </w:r>
    </w:p>
    <w:p w14:paraId="7439B0E3" w14:textId="50D6E8B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Fletcher, J.M. (2015). Social interactions and college enrollment: A combined school fixed effects/instrumental variables approach. </w:t>
      </w:r>
      <w:r w:rsidRPr="001B2966">
        <w:rPr>
          <w:rFonts w:asciiTheme="majorHAnsi" w:hAnsiTheme="majorHAnsi" w:cstheme="majorHAnsi"/>
          <w:i/>
          <w:iCs/>
        </w:rPr>
        <w:t>Social Science Research</w:t>
      </w:r>
      <w:r w:rsidRPr="001B2966">
        <w:rPr>
          <w:rFonts w:asciiTheme="majorHAnsi" w:hAnsiTheme="majorHAnsi" w:cstheme="majorHAnsi"/>
        </w:rPr>
        <w:t>, </w:t>
      </w:r>
      <w:r w:rsidRPr="001B2966">
        <w:rPr>
          <w:rFonts w:asciiTheme="majorHAnsi" w:hAnsiTheme="majorHAnsi" w:cstheme="majorHAnsi"/>
          <w:i/>
          <w:iCs/>
        </w:rPr>
        <w:t>52</w:t>
      </w:r>
      <w:r w:rsidRPr="001B2966">
        <w:rPr>
          <w:rFonts w:asciiTheme="majorHAnsi" w:hAnsiTheme="majorHAnsi" w:cstheme="majorHAnsi"/>
        </w:rPr>
        <w:t xml:space="preserve">, 494–507. </w:t>
      </w:r>
      <w:hyperlink r:id="rId35" w:history="1">
        <w:r w:rsidR="003F4E39" w:rsidRPr="006B381F">
          <w:rPr>
            <w:rStyle w:val="Hyperlink"/>
            <w:rFonts w:asciiTheme="majorHAnsi" w:hAnsiTheme="majorHAnsi" w:cstheme="majorHAnsi"/>
          </w:rPr>
          <w:t>https://doi.org/10.1016/j.ssresearch.2015.03.004</w:t>
        </w:r>
      </w:hyperlink>
      <w:r w:rsidR="003F4E39">
        <w:rPr>
          <w:rFonts w:asciiTheme="majorHAnsi" w:hAnsiTheme="majorHAnsi" w:cstheme="majorHAnsi"/>
        </w:rPr>
        <w:t xml:space="preserve"> </w:t>
      </w:r>
    </w:p>
    <w:p w14:paraId="7439B0E4" w14:textId="57DCA8F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Forbes, T.D. (2022). Queer-free majors?: LGBTQ+ college students’ accounts of chilly and warm academic disciplines. </w:t>
      </w:r>
      <w:r w:rsidRPr="001B2966">
        <w:rPr>
          <w:rFonts w:asciiTheme="majorHAnsi" w:hAnsiTheme="majorHAnsi" w:cstheme="majorHAnsi"/>
          <w:i/>
          <w:iCs/>
        </w:rPr>
        <w:t>Journal of LGBT Youth</w:t>
      </w:r>
      <w:r w:rsidRPr="001B2966">
        <w:rPr>
          <w:rFonts w:asciiTheme="majorHAnsi" w:hAnsiTheme="majorHAnsi" w:cstheme="majorHAnsi"/>
        </w:rPr>
        <w:t>, </w:t>
      </w:r>
      <w:r w:rsidRPr="001B2966">
        <w:rPr>
          <w:rFonts w:asciiTheme="majorHAnsi" w:hAnsiTheme="majorHAnsi" w:cstheme="majorHAnsi"/>
          <w:i/>
          <w:iCs/>
        </w:rPr>
        <w:t>19</w:t>
      </w:r>
      <w:r w:rsidRPr="001B2966">
        <w:rPr>
          <w:rFonts w:asciiTheme="majorHAnsi" w:hAnsiTheme="majorHAnsi" w:cstheme="majorHAnsi"/>
        </w:rPr>
        <w:t xml:space="preserve">(3), 330–349. </w:t>
      </w:r>
      <w:hyperlink r:id="rId36" w:history="1">
        <w:r w:rsidR="003F4E39" w:rsidRPr="006B381F">
          <w:rPr>
            <w:rStyle w:val="Hyperlink"/>
            <w:rFonts w:asciiTheme="majorHAnsi" w:hAnsiTheme="majorHAnsi" w:cstheme="majorHAnsi"/>
          </w:rPr>
          <w:t>https://doi.org/10.1080/19361653.2020.1813673</w:t>
        </w:r>
      </w:hyperlink>
      <w:r w:rsidR="003F4E39">
        <w:rPr>
          <w:rFonts w:asciiTheme="majorHAnsi" w:hAnsiTheme="majorHAnsi" w:cstheme="majorHAnsi"/>
        </w:rPr>
        <w:t xml:space="preserve"> </w:t>
      </w:r>
    </w:p>
    <w:p w14:paraId="7439B0E5" w14:textId="0E5CE835"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Fotopoulou, A. (2012). Intersectionality queer studies and hybridity: Methodological frameworks for social research. </w:t>
      </w:r>
      <w:r w:rsidRPr="001B2966">
        <w:rPr>
          <w:rFonts w:asciiTheme="majorHAnsi" w:hAnsiTheme="majorHAnsi" w:cstheme="majorHAnsi"/>
          <w:i/>
          <w:iCs/>
        </w:rPr>
        <w:t>Journal of International Women's Studies</w:t>
      </w:r>
      <w:r w:rsidRPr="001B2966">
        <w:rPr>
          <w:rFonts w:asciiTheme="majorHAnsi" w:hAnsiTheme="majorHAnsi" w:cstheme="majorHAnsi"/>
        </w:rPr>
        <w:t>, </w:t>
      </w:r>
      <w:r w:rsidRPr="001B2966">
        <w:rPr>
          <w:rFonts w:asciiTheme="majorHAnsi" w:hAnsiTheme="majorHAnsi" w:cstheme="majorHAnsi"/>
          <w:i/>
          <w:iCs/>
        </w:rPr>
        <w:t>13</w:t>
      </w:r>
      <w:r w:rsidRPr="001B2966">
        <w:rPr>
          <w:rFonts w:asciiTheme="majorHAnsi" w:hAnsiTheme="majorHAnsi" w:cstheme="majorHAnsi"/>
        </w:rPr>
        <w:t xml:space="preserve">(2), 19–32. </w:t>
      </w:r>
      <w:hyperlink r:id="rId37" w:history="1">
        <w:r w:rsidR="003F4E39" w:rsidRPr="006B381F">
          <w:rPr>
            <w:rStyle w:val="Hyperlink"/>
            <w:rFonts w:asciiTheme="majorHAnsi" w:hAnsiTheme="majorHAnsi" w:cstheme="majorHAnsi"/>
          </w:rPr>
          <w:t>https://vc.bridgew.edu/jiws/vol13/iss2/3</w:t>
        </w:r>
      </w:hyperlink>
      <w:r w:rsidR="003F4E39">
        <w:rPr>
          <w:rFonts w:asciiTheme="majorHAnsi" w:hAnsiTheme="majorHAnsi" w:cstheme="majorHAnsi"/>
        </w:rPr>
        <w:t xml:space="preserve"> </w:t>
      </w:r>
    </w:p>
    <w:p w14:paraId="7439B0E6" w14:textId="35B0F125"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lastRenderedPageBreak/>
        <w:t>Galupo, M.P., Mitchell, R.C., &amp; Davis, K.S. (2015). Sexual minority self-identification: Multiple identities and complexity. </w:t>
      </w:r>
      <w:r w:rsidRPr="001B2966">
        <w:rPr>
          <w:rFonts w:asciiTheme="majorHAnsi" w:hAnsiTheme="majorHAnsi" w:cstheme="majorHAnsi"/>
          <w:i/>
          <w:iCs/>
        </w:rPr>
        <w:t>Psychology of Sexual Orientation and Gender Diversity</w:t>
      </w:r>
      <w:r w:rsidRPr="001B2966">
        <w:rPr>
          <w:rFonts w:asciiTheme="majorHAnsi" w:hAnsiTheme="majorHAnsi" w:cstheme="majorHAnsi"/>
        </w:rPr>
        <w:t>, </w:t>
      </w:r>
      <w:r w:rsidRPr="001B2966">
        <w:rPr>
          <w:rFonts w:asciiTheme="majorHAnsi" w:hAnsiTheme="majorHAnsi" w:cstheme="majorHAnsi"/>
          <w:i/>
          <w:iCs/>
        </w:rPr>
        <w:t>2</w:t>
      </w:r>
      <w:r w:rsidRPr="001B2966">
        <w:rPr>
          <w:rFonts w:asciiTheme="majorHAnsi" w:hAnsiTheme="majorHAnsi" w:cstheme="majorHAnsi"/>
        </w:rPr>
        <w:t xml:space="preserve">(4), 355–364. </w:t>
      </w:r>
      <w:hyperlink r:id="rId38" w:history="1">
        <w:r w:rsidR="003F4E39" w:rsidRPr="006B381F">
          <w:rPr>
            <w:rStyle w:val="Hyperlink"/>
            <w:rFonts w:asciiTheme="majorHAnsi" w:hAnsiTheme="majorHAnsi" w:cstheme="majorHAnsi"/>
          </w:rPr>
          <w:t>https://doi.org/10.1037/sgd0000131</w:t>
        </w:r>
      </w:hyperlink>
      <w:r w:rsidR="003F4E39">
        <w:rPr>
          <w:rFonts w:asciiTheme="majorHAnsi" w:hAnsiTheme="majorHAnsi" w:cstheme="majorHAnsi"/>
        </w:rPr>
        <w:t xml:space="preserve"> </w:t>
      </w:r>
    </w:p>
    <w:p w14:paraId="7439B0E7" w14:textId="580262C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Goldberg, A.E., Beemyn, G., &amp; Smith, J.Z. (2019). What is needed, what is valued: Trans students’ perspectives on trans-inclusive policies and practices in higher education. </w:t>
      </w:r>
      <w:r w:rsidRPr="001B2966">
        <w:rPr>
          <w:rFonts w:asciiTheme="majorHAnsi" w:hAnsiTheme="majorHAnsi" w:cstheme="majorHAnsi"/>
          <w:i/>
          <w:iCs/>
        </w:rPr>
        <w:t>Journal of Educational and Psychological Consultation</w:t>
      </w:r>
      <w:r w:rsidRPr="001B2966">
        <w:rPr>
          <w:rFonts w:asciiTheme="majorHAnsi" w:hAnsiTheme="majorHAnsi" w:cstheme="majorHAnsi"/>
        </w:rPr>
        <w:t>, </w:t>
      </w:r>
      <w:r w:rsidRPr="001B2966">
        <w:rPr>
          <w:rFonts w:asciiTheme="majorHAnsi" w:hAnsiTheme="majorHAnsi" w:cstheme="majorHAnsi"/>
          <w:i/>
          <w:iCs/>
        </w:rPr>
        <w:t>29</w:t>
      </w:r>
      <w:r w:rsidRPr="001B2966">
        <w:rPr>
          <w:rFonts w:asciiTheme="majorHAnsi" w:hAnsiTheme="majorHAnsi" w:cstheme="majorHAnsi"/>
        </w:rPr>
        <w:t xml:space="preserve">(1), 27–67. </w:t>
      </w:r>
      <w:hyperlink r:id="rId39" w:history="1">
        <w:r w:rsidR="003F4E39" w:rsidRPr="006B381F">
          <w:rPr>
            <w:rStyle w:val="Hyperlink"/>
            <w:rFonts w:asciiTheme="majorHAnsi" w:hAnsiTheme="majorHAnsi" w:cstheme="majorHAnsi"/>
          </w:rPr>
          <w:t>https://doi.org/10.1080/10474412.2018.1480376</w:t>
        </w:r>
      </w:hyperlink>
      <w:r w:rsidR="003F4E39">
        <w:rPr>
          <w:rFonts w:asciiTheme="majorHAnsi" w:hAnsiTheme="majorHAnsi" w:cstheme="majorHAnsi"/>
        </w:rPr>
        <w:t xml:space="preserve"> </w:t>
      </w:r>
    </w:p>
    <w:p w14:paraId="7439B0E8" w14:textId="27092FF0"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Goldberg, A.E., &amp; Kuvalanka, K.A. (2018). Navigating identity development and community belonging when “there are only two boxes to check”: An exploratory study of nonbinary, trans college students. </w:t>
      </w:r>
      <w:r w:rsidRPr="001B2966">
        <w:rPr>
          <w:rFonts w:asciiTheme="majorHAnsi" w:hAnsiTheme="majorHAnsi" w:cstheme="majorHAnsi"/>
          <w:i/>
          <w:iCs/>
        </w:rPr>
        <w:t>Journal of LGBT Youth, 15</w:t>
      </w:r>
      <w:r w:rsidRPr="001B2966">
        <w:rPr>
          <w:rFonts w:asciiTheme="majorHAnsi" w:hAnsiTheme="majorHAnsi" w:cstheme="majorHAnsi"/>
        </w:rPr>
        <w:t xml:space="preserve">(2), 106–131. </w:t>
      </w:r>
      <w:hyperlink r:id="rId40" w:history="1">
        <w:r w:rsidR="003F4E39" w:rsidRPr="006B381F">
          <w:rPr>
            <w:rStyle w:val="Hyperlink"/>
            <w:rFonts w:asciiTheme="majorHAnsi" w:hAnsiTheme="majorHAnsi" w:cstheme="majorHAnsi"/>
          </w:rPr>
          <w:t>https://doi.org/10.1080/19361653.2018.1429979</w:t>
        </w:r>
      </w:hyperlink>
      <w:r w:rsidR="003F4E39">
        <w:rPr>
          <w:rFonts w:asciiTheme="majorHAnsi" w:hAnsiTheme="majorHAnsi" w:cstheme="majorHAnsi"/>
        </w:rPr>
        <w:t xml:space="preserve"> </w:t>
      </w:r>
    </w:p>
    <w:p w14:paraId="7439B0E9" w14:textId="099CD90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Gong, H.J., &amp; Toutkoushian, R.K. (2024). High school students’ expectations and college aspirations: Causes and consequences. </w:t>
      </w:r>
      <w:r w:rsidRPr="001B2966">
        <w:rPr>
          <w:rFonts w:asciiTheme="majorHAnsi" w:hAnsiTheme="majorHAnsi" w:cstheme="majorHAnsi"/>
          <w:i/>
          <w:iCs/>
        </w:rPr>
        <w:t>Educational Policy</w:t>
      </w:r>
      <w:r w:rsidRPr="001B2966">
        <w:rPr>
          <w:rFonts w:asciiTheme="majorHAnsi" w:hAnsiTheme="majorHAnsi" w:cstheme="majorHAnsi"/>
        </w:rPr>
        <w:t>, </w:t>
      </w:r>
      <w:r w:rsidRPr="001B2966">
        <w:rPr>
          <w:rFonts w:asciiTheme="majorHAnsi" w:hAnsiTheme="majorHAnsi" w:cstheme="majorHAnsi"/>
          <w:i/>
          <w:iCs/>
        </w:rPr>
        <w:t>38</w:t>
      </w:r>
      <w:r w:rsidRPr="001B2966">
        <w:rPr>
          <w:rFonts w:asciiTheme="majorHAnsi" w:hAnsiTheme="majorHAnsi" w:cstheme="majorHAnsi"/>
        </w:rPr>
        <w:t xml:space="preserve">(1), 254–28. </w:t>
      </w:r>
      <w:hyperlink r:id="rId41" w:history="1">
        <w:r w:rsidR="003F4E39" w:rsidRPr="006B381F">
          <w:rPr>
            <w:rStyle w:val="Hyperlink"/>
            <w:rFonts w:asciiTheme="majorHAnsi" w:hAnsiTheme="majorHAnsi" w:cstheme="majorHAnsi"/>
          </w:rPr>
          <w:t>https://doi.org/10.1177/08959048231153600</w:t>
        </w:r>
      </w:hyperlink>
      <w:r w:rsidR="003F4E39">
        <w:rPr>
          <w:rFonts w:asciiTheme="majorHAnsi" w:hAnsiTheme="majorHAnsi" w:cstheme="majorHAnsi"/>
        </w:rPr>
        <w:t xml:space="preserve"> </w:t>
      </w:r>
    </w:p>
    <w:p w14:paraId="7439B0EB" w14:textId="4EA05CE8"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 xml:space="preserve">Hammack, P.L., Hughes, S.D., Atwood, J.M., Cohen, E.M., &amp; Clark, R.C. (2022). Gender and sexual identity in adolescence: A mixed-methods study of labeling in diverse community settings. </w:t>
      </w:r>
      <w:r w:rsidRPr="001B2966">
        <w:rPr>
          <w:rFonts w:asciiTheme="majorHAnsi" w:hAnsiTheme="majorHAnsi" w:cstheme="majorHAnsi"/>
          <w:i/>
          <w:iCs/>
        </w:rPr>
        <w:t>Journal of Adolescent Research, 37</w:t>
      </w:r>
      <w:r w:rsidRPr="001B2966">
        <w:rPr>
          <w:rFonts w:asciiTheme="majorHAnsi" w:hAnsiTheme="majorHAnsi" w:cstheme="majorHAnsi"/>
        </w:rPr>
        <w:t xml:space="preserve">(2), 167–220. </w:t>
      </w:r>
      <w:hyperlink r:id="rId42" w:history="1">
        <w:r w:rsidR="003F4E39" w:rsidRPr="006B381F">
          <w:rPr>
            <w:rStyle w:val="Hyperlink"/>
            <w:rFonts w:asciiTheme="majorHAnsi" w:hAnsiTheme="majorHAnsi" w:cstheme="majorHAnsi"/>
          </w:rPr>
          <w:t>https://doi.org/10.1177/ 07435584211000315</w:t>
        </w:r>
      </w:hyperlink>
      <w:r w:rsidR="003F4E39">
        <w:rPr>
          <w:rFonts w:asciiTheme="majorHAnsi" w:hAnsiTheme="majorHAnsi" w:cstheme="majorHAnsi"/>
        </w:rPr>
        <w:t xml:space="preserve">  </w:t>
      </w:r>
    </w:p>
    <w:p w14:paraId="7439B0ED" w14:textId="1208890C"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Hatchel, T., Valido, A., De Pedro, K.T., Huang, Y., &amp; Espelage, D.L. (2018). Minority stress among transgender adolescents: The role of peer victimization, school belonging, and ethnicity. </w:t>
      </w:r>
      <w:r w:rsidRPr="001B2966">
        <w:rPr>
          <w:rFonts w:asciiTheme="majorHAnsi" w:hAnsiTheme="majorHAnsi" w:cstheme="majorHAnsi"/>
          <w:i/>
          <w:iCs/>
        </w:rPr>
        <w:t>Journal of Child and Family Studies</w:t>
      </w:r>
      <w:r w:rsidRPr="001B2966">
        <w:rPr>
          <w:rFonts w:asciiTheme="majorHAnsi" w:hAnsiTheme="majorHAnsi" w:cstheme="majorHAnsi"/>
        </w:rPr>
        <w:t xml:space="preserve">, </w:t>
      </w:r>
      <w:r w:rsidRPr="001B2966">
        <w:rPr>
          <w:rFonts w:asciiTheme="majorHAnsi" w:hAnsiTheme="majorHAnsi" w:cstheme="majorHAnsi"/>
          <w:i/>
          <w:iCs/>
        </w:rPr>
        <w:t>28</w:t>
      </w:r>
      <w:r w:rsidRPr="001B2966">
        <w:rPr>
          <w:rFonts w:asciiTheme="majorHAnsi" w:hAnsiTheme="majorHAnsi" w:cstheme="majorHAnsi"/>
        </w:rPr>
        <w:t xml:space="preserve">(9), 2467–2476. </w:t>
      </w:r>
      <w:hyperlink r:id="rId43" w:history="1">
        <w:r w:rsidR="003F4E39" w:rsidRPr="006B381F">
          <w:rPr>
            <w:rStyle w:val="Hyperlink"/>
            <w:rFonts w:asciiTheme="majorHAnsi" w:hAnsiTheme="majorHAnsi" w:cstheme="majorHAnsi"/>
          </w:rPr>
          <w:t>https://doi.org/ 10.1007/s10826-018-1168-3</w:t>
        </w:r>
      </w:hyperlink>
      <w:r w:rsidR="003F4E39">
        <w:rPr>
          <w:rFonts w:asciiTheme="majorHAnsi" w:hAnsiTheme="majorHAnsi" w:cstheme="majorHAnsi"/>
        </w:rPr>
        <w:t xml:space="preserve"> </w:t>
      </w:r>
    </w:p>
    <w:p w14:paraId="7439B0EE" w14:textId="09F72A1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Hattie, J. (2009). </w:t>
      </w:r>
      <w:r w:rsidRPr="001B2966">
        <w:rPr>
          <w:rFonts w:asciiTheme="majorHAnsi" w:hAnsiTheme="majorHAnsi" w:cstheme="majorHAnsi"/>
          <w:i/>
          <w:iCs/>
        </w:rPr>
        <w:t xml:space="preserve">Visible learning: A </w:t>
      </w:r>
      <w:r w:rsidR="003F4E39" w:rsidRPr="001B2966">
        <w:rPr>
          <w:rFonts w:asciiTheme="majorHAnsi" w:hAnsiTheme="majorHAnsi" w:cstheme="majorHAnsi"/>
          <w:i/>
          <w:iCs/>
        </w:rPr>
        <w:t>synthesis of over 800 meta-analyses relating to achi</w:t>
      </w:r>
      <w:r w:rsidRPr="001B2966">
        <w:rPr>
          <w:rFonts w:asciiTheme="majorHAnsi" w:hAnsiTheme="majorHAnsi" w:cstheme="majorHAnsi"/>
          <w:i/>
          <w:iCs/>
        </w:rPr>
        <w:t>evement</w:t>
      </w:r>
      <w:r w:rsidRPr="001B2966">
        <w:rPr>
          <w:rFonts w:asciiTheme="majorHAnsi" w:hAnsiTheme="majorHAnsi" w:cstheme="majorHAnsi"/>
        </w:rPr>
        <w:t>. Corwin.</w:t>
      </w:r>
    </w:p>
    <w:p w14:paraId="7439B0F0" w14:textId="5C50B40E"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 xml:space="preserve">Hershbein, B. &amp; Kearney, M. (2014). Major decisions: What graduates earn over their lifetimes. </w:t>
      </w:r>
      <w:r w:rsidRPr="001B2966">
        <w:rPr>
          <w:rFonts w:asciiTheme="majorHAnsi" w:hAnsiTheme="majorHAnsi" w:cstheme="majorHAnsi"/>
          <w:i/>
          <w:iCs/>
        </w:rPr>
        <w:t>The Hamilton Project</w:t>
      </w:r>
      <w:r w:rsidRPr="001B2966">
        <w:rPr>
          <w:rFonts w:asciiTheme="majorHAnsi" w:hAnsiTheme="majorHAnsi" w:cstheme="majorHAnsi"/>
        </w:rPr>
        <w:t xml:space="preserve">. </w:t>
      </w:r>
      <w:hyperlink r:id="rId44" w:history="1">
        <w:r w:rsidR="003F4E39" w:rsidRPr="006B381F">
          <w:rPr>
            <w:rStyle w:val="Hyperlink"/>
            <w:rFonts w:asciiTheme="majorHAnsi" w:hAnsiTheme="majorHAnsi" w:cstheme="majorHAnsi"/>
          </w:rPr>
          <w:t>http://www.hamiltonproject.org/assets/legacy/files/downloads_ and_links/Major_Decisions_Lifetime__Earnings_by_Major.pdf</w:t>
        </w:r>
      </w:hyperlink>
      <w:r w:rsidR="003F4E39">
        <w:rPr>
          <w:rFonts w:asciiTheme="majorHAnsi" w:hAnsiTheme="majorHAnsi" w:cstheme="majorHAnsi"/>
        </w:rPr>
        <w:t xml:space="preserve"> </w:t>
      </w:r>
    </w:p>
    <w:p w14:paraId="7439B0F1" w14:textId="2FF36800"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lastRenderedPageBreak/>
        <w:t>Hill, L.D. (2008). School strategies and the ‘college-linking’ process: Reconsidering the effects of high schools on college enrollment. </w:t>
      </w:r>
      <w:r w:rsidRPr="001B2966">
        <w:rPr>
          <w:rFonts w:asciiTheme="majorHAnsi" w:hAnsiTheme="majorHAnsi" w:cstheme="majorHAnsi"/>
          <w:i/>
          <w:iCs/>
        </w:rPr>
        <w:t>Sociology of Education, 81</w:t>
      </w:r>
      <w:r w:rsidRPr="001B2966">
        <w:rPr>
          <w:rFonts w:asciiTheme="majorHAnsi" w:hAnsiTheme="majorHAnsi" w:cstheme="majorHAnsi"/>
        </w:rPr>
        <w:t xml:space="preserve">(1), 53–76. </w:t>
      </w:r>
      <w:hyperlink r:id="rId45" w:history="1">
        <w:r w:rsidR="003F4E39" w:rsidRPr="006B381F">
          <w:rPr>
            <w:rStyle w:val="Hyperlink"/>
            <w:rFonts w:asciiTheme="majorHAnsi" w:hAnsiTheme="majorHAnsi" w:cstheme="majorHAnsi"/>
          </w:rPr>
          <w:t>https://doi.org/10.1177/003804070808100103</w:t>
        </w:r>
      </w:hyperlink>
      <w:r w:rsidR="003F4E39">
        <w:rPr>
          <w:rFonts w:asciiTheme="majorHAnsi" w:hAnsiTheme="majorHAnsi" w:cstheme="majorHAnsi"/>
        </w:rPr>
        <w:t xml:space="preserve"> </w:t>
      </w:r>
    </w:p>
    <w:p w14:paraId="7439B0F2" w14:textId="7777777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Hunter, J., Butler, C., &amp; Cooper, K. (2021). Gender minority stress in trans and gender diverse adolescents and young people. </w:t>
      </w:r>
      <w:r w:rsidRPr="001B2966">
        <w:rPr>
          <w:rFonts w:asciiTheme="majorHAnsi" w:hAnsiTheme="majorHAnsi" w:cstheme="majorHAnsi"/>
          <w:i/>
          <w:iCs/>
        </w:rPr>
        <w:t>Clinical Child Psychology and Psychiatry, 26</w:t>
      </w:r>
      <w:r w:rsidRPr="001B2966">
        <w:rPr>
          <w:rFonts w:asciiTheme="majorHAnsi" w:hAnsiTheme="majorHAnsi" w:cstheme="majorHAnsi"/>
        </w:rPr>
        <w:t xml:space="preserve">(4), 1182–1195. </w:t>
      </w:r>
      <w:hyperlink r:id="rId46">
        <w:r w:rsidR="00BD041A" w:rsidRPr="001B2966">
          <w:rPr>
            <w:rFonts w:asciiTheme="majorHAnsi" w:hAnsiTheme="majorHAnsi" w:cstheme="majorHAnsi"/>
            <w:color w:val="1155CC"/>
            <w:u w:val="single"/>
          </w:rPr>
          <w:t>https://doi.org/10.1177/13591045211033187</w:t>
        </w:r>
      </w:hyperlink>
    </w:p>
    <w:p w14:paraId="7439B0F3" w14:textId="1249A02C"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Hurtt, A., Kurla</w:t>
      </w:r>
      <w:r w:rsidR="00ED55AE">
        <w:rPr>
          <w:rFonts w:asciiTheme="majorHAnsi" w:hAnsiTheme="majorHAnsi" w:cstheme="majorHAnsi"/>
        </w:rPr>
        <w:t>e</w:t>
      </w:r>
      <w:r w:rsidRPr="001B2966">
        <w:rPr>
          <w:rFonts w:asciiTheme="majorHAnsi" w:hAnsiTheme="majorHAnsi" w:cstheme="majorHAnsi"/>
        </w:rPr>
        <w:t xml:space="preserve">nder, M., Sun, C., Weber, K., &amp; Zhou, B. (2026). The transition to college for LGBTQ+ youth: </w:t>
      </w:r>
      <w:r w:rsidR="00ED55AE">
        <w:rPr>
          <w:rFonts w:asciiTheme="majorHAnsi" w:hAnsiTheme="majorHAnsi" w:cstheme="majorHAnsi"/>
        </w:rPr>
        <w:t>H</w:t>
      </w:r>
      <w:r w:rsidRPr="001B2966">
        <w:rPr>
          <w:rFonts w:asciiTheme="majorHAnsi" w:hAnsiTheme="majorHAnsi" w:cstheme="majorHAnsi"/>
        </w:rPr>
        <w:t xml:space="preserve">igh school experiences and college expectations. </w:t>
      </w:r>
      <w:r w:rsidRPr="001B2966">
        <w:rPr>
          <w:rFonts w:asciiTheme="majorHAnsi" w:hAnsiTheme="majorHAnsi" w:cstheme="majorHAnsi"/>
          <w:i/>
          <w:iCs/>
        </w:rPr>
        <w:t>Forthcoming</w:t>
      </w:r>
      <w:r w:rsidRPr="001B2966">
        <w:rPr>
          <w:rFonts w:asciiTheme="majorHAnsi" w:hAnsiTheme="majorHAnsi" w:cstheme="majorHAnsi"/>
        </w:rPr>
        <w:t>.</w:t>
      </w:r>
    </w:p>
    <w:p w14:paraId="7439B0F4" w14:textId="210303DF"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Kersey, E. &amp; Voigt, M. (2021). Finding community and overcoming barriers: Experiences of queer and transgender postsecondary students in mathematics and other STEM fields.” </w:t>
      </w:r>
      <w:r w:rsidRPr="001B2966">
        <w:rPr>
          <w:rFonts w:asciiTheme="majorHAnsi" w:hAnsiTheme="majorHAnsi" w:cstheme="majorHAnsi"/>
          <w:i/>
          <w:iCs/>
        </w:rPr>
        <w:t>Mathematics Education Research Journal, 33</w:t>
      </w:r>
      <w:r w:rsidRPr="001B2966">
        <w:rPr>
          <w:rFonts w:asciiTheme="majorHAnsi" w:hAnsiTheme="majorHAnsi" w:cstheme="majorHAnsi"/>
        </w:rPr>
        <w:t xml:space="preserve">(4), 733–756. </w:t>
      </w:r>
      <w:hyperlink r:id="rId47" w:history="1">
        <w:r w:rsidR="00ED55AE" w:rsidRPr="006B381F">
          <w:rPr>
            <w:rStyle w:val="Hyperlink"/>
            <w:rFonts w:asciiTheme="majorHAnsi" w:hAnsiTheme="majorHAnsi" w:cstheme="majorHAnsi"/>
          </w:rPr>
          <w:t>https://doi.org/10.1007/s13394-020-00356-5</w:t>
        </w:r>
      </w:hyperlink>
      <w:r w:rsidR="00ED55AE">
        <w:rPr>
          <w:rFonts w:asciiTheme="majorHAnsi" w:hAnsiTheme="majorHAnsi" w:cstheme="majorHAnsi"/>
        </w:rPr>
        <w:t xml:space="preserve"> </w:t>
      </w:r>
    </w:p>
    <w:p w14:paraId="7439B0F5" w14:textId="2855F02F"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Kosciw, J.G., Clark, C.M., &amp; Menard, L. (2022). </w:t>
      </w:r>
      <w:r w:rsidRPr="001B2966">
        <w:rPr>
          <w:rFonts w:asciiTheme="majorHAnsi" w:hAnsiTheme="majorHAnsi" w:cstheme="majorHAnsi"/>
          <w:i/>
          <w:iCs/>
        </w:rPr>
        <w:t>The 2021 national school climate survey: The experiences of LGBTQ+ youth in our nation’s schools</w:t>
      </w:r>
      <w:r w:rsidRPr="001B2966">
        <w:rPr>
          <w:rFonts w:asciiTheme="majorHAnsi" w:hAnsiTheme="majorHAnsi" w:cstheme="majorHAnsi"/>
        </w:rPr>
        <w:t xml:space="preserve">. New York: GLSEN. </w:t>
      </w:r>
      <w:hyperlink r:id="rId48" w:history="1">
        <w:r w:rsidR="00ED55AE" w:rsidRPr="006B381F">
          <w:rPr>
            <w:rStyle w:val="Hyperlink"/>
            <w:rFonts w:asciiTheme="majorHAnsi" w:hAnsiTheme="majorHAnsi" w:cstheme="majorHAnsi"/>
          </w:rPr>
          <w:t>https://www.glsen.org/sites/default/files/2022-10/NSCS-2021-Full-Report.pdf</w:t>
        </w:r>
      </w:hyperlink>
      <w:r w:rsidR="00ED55AE">
        <w:rPr>
          <w:rFonts w:asciiTheme="majorHAnsi" w:hAnsiTheme="majorHAnsi" w:cstheme="majorHAnsi"/>
        </w:rPr>
        <w:t xml:space="preserve"> </w:t>
      </w:r>
    </w:p>
    <w:p w14:paraId="7439B0F6" w14:textId="6623ACFA"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Kurlaender, M., Reed, S., &amp; Hurtt, A.</w:t>
      </w:r>
      <w:r w:rsidRPr="001B2966">
        <w:rPr>
          <w:rFonts w:asciiTheme="majorHAnsi" w:hAnsiTheme="majorHAnsi" w:cstheme="majorHAnsi"/>
          <w:b/>
          <w:bCs/>
        </w:rPr>
        <w:t xml:space="preserve"> </w:t>
      </w:r>
      <w:r w:rsidRPr="001B2966">
        <w:rPr>
          <w:rFonts w:asciiTheme="majorHAnsi" w:hAnsiTheme="majorHAnsi" w:cstheme="majorHAnsi"/>
        </w:rPr>
        <w:t xml:space="preserve">(2019, August). </w:t>
      </w:r>
      <w:r w:rsidRPr="001B2966">
        <w:rPr>
          <w:rFonts w:asciiTheme="majorHAnsi" w:hAnsiTheme="majorHAnsi" w:cstheme="majorHAnsi"/>
          <w:i/>
          <w:iCs/>
        </w:rPr>
        <w:t xml:space="preserve">Improving college readiness: A research summary and implications for practice. </w:t>
      </w:r>
      <w:r w:rsidRPr="001B2966">
        <w:rPr>
          <w:rFonts w:asciiTheme="majorHAnsi" w:hAnsiTheme="majorHAnsi" w:cstheme="majorHAnsi"/>
        </w:rPr>
        <w:t xml:space="preserve">Policy Analysis for California Education, PACE. </w:t>
      </w:r>
      <w:hyperlink r:id="rId49" w:history="1">
        <w:r w:rsidR="00ED55AE" w:rsidRPr="006B381F">
          <w:rPr>
            <w:rStyle w:val="Hyperlink"/>
            <w:rFonts w:asciiTheme="majorHAnsi" w:hAnsiTheme="majorHAnsi" w:cstheme="majorHAnsi"/>
          </w:rPr>
          <w:t>https://edpolicyinca.org/sites/default/files/R_Kurlaender_Aug19_01.pdf</w:t>
        </w:r>
      </w:hyperlink>
      <w:r w:rsidR="00ED55AE">
        <w:rPr>
          <w:rFonts w:asciiTheme="majorHAnsi" w:hAnsiTheme="majorHAnsi" w:cstheme="majorHAnsi"/>
        </w:rPr>
        <w:t xml:space="preserve"> </w:t>
      </w:r>
    </w:p>
    <w:p w14:paraId="7439B0F7" w14:textId="5F6C3A9E"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Lazowski, R.A., &amp; Hulleman, C.S. (2016). Motivation interventions in education: A meta-analytic review. </w:t>
      </w:r>
      <w:r w:rsidRPr="001B2966">
        <w:rPr>
          <w:rFonts w:asciiTheme="majorHAnsi" w:hAnsiTheme="majorHAnsi" w:cstheme="majorHAnsi"/>
          <w:i/>
          <w:iCs/>
        </w:rPr>
        <w:t>Review of Educational Research</w:t>
      </w:r>
      <w:r w:rsidRPr="001B2966">
        <w:rPr>
          <w:rFonts w:asciiTheme="majorHAnsi" w:hAnsiTheme="majorHAnsi" w:cstheme="majorHAnsi"/>
        </w:rPr>
        <w:t>, </w:t>
      </w:r>
      <w:r w:rsidRPr="001B2966">
        <w:rPr>
          <w:rFonts w:asciiTheme="majorHAnsi" w:hAnsiTheme="majorHAnsi" w:cstheme="majorHAnsi"/>
          <w:i/>
          <w:iCs/>
        </w:rPr>
        <w:t>86</w:t>
      </w:r>
      <w:r w:rsidRPr="001B2966">
        <w:rPr>
          <w:rFonts w:asciiTheme="majorHAnsi" w:hAnsiTheme="majorHAnsi" w:cstheme="majorHAnsi"/>
        </w:rPr>
        <w:t xml:space="preserve">(2), 602–640. </w:t>
      </w:r>
      <w:hyperlink r:id="rId50" w:history="1">
        <w:r w:rsidR="00ED55AE" w:rsidRPr="006B381F">
          <w:rPr>
            <w:rStyle w:val="Hyperlink"/>
            <w:rFonts w:asciiTheme="majorHAnsi" w:hAnsiTheme="majorHAnsi" w:cstheme="majorHAnsi"/>
          </w:rPr>
          <w:t>https://doi.org/10.3102/ 0034654315617832</w:t>
        </w:r>
      </w:hyperlink>
      <w:r w:rsidR="00ED55AE">
        <w:rPr>
          <w:rFonts w:asciiTheme="majorHAnsi" w:hAnsiTheme="majorHAnsi" w:cstheme="majorHAnsi"/>
        </w:rPr>
        <w:t xml:space="preserve"> </w:t>
      </w:r>
    </w:p>
    <w:p w14:paraId="7439B0F8" w14:textId="39C8F58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Linley, J.L., Renn, K.A., &amp; Woodford, M.R. (2018). Examining the ecological systems of LGBTQ STEM majors. </w:t>
      </w:r>
      <w:r w:rsidRPr="001B2966">
        <w:rPr>
          <w:rFonts w:asciiTheme="majorHAnsi" w:hAnsiTheme="majorHAnsi" w:cstheme="majorHAnsi"/>
          <w:i/>
          <w:iCs/>
        </w:rPr>
        <w:t>Journal of Women and Minorities in Science and Engineering</w:t>
      </w:r>
      <w:r w:rsidRPr="001B2966">
        <w:rPr>
          <w:rFonts w:asciiTheme="majorHAnsi" w:hAnsiTheme="majorHAnsi" w:cstheme="majorHAnsi"/>
        </w:rPr>
        <w:t>, </w:t>
      </w:r>
      <w:r w:rsidRPr="001B2966">
        <w:rPr>
          <w:rFonts w:asciiTheme="majorHAnsi" w:hAnsiTheme="majorHAnsi" w:cstheme="majorHAnsi"/>
          <w:i/>
          <w:iCs/>
        </w:rPr>
        <w:t>24</w:t>
      </w:r>
      <w:r w:rsidRPr="001B2966">
        <w:rPr>
          <w:rFonts w:asciiTheme="majorHAnsi" w:hAnsiTheme="majorHAnsi" w:cstheme="majorHAnsi"/>
        </w:rPr>
        <w:t xml:space="preserve">(1), 1–16. </w:t>
      </w:r>
      <w:hyperlink r:id="rId51" w:history="1">
        <w:r w:rsidR="00ED55AE" w:rsidRPr="006B381F">
          <w:rPr>
            <w:rStyle w:val="Hyperlink"/>
            <w:rFonts w:asciiTheme="majorHAnsi" w:hAnsiTheme="majorHAnsi" w:cstheme="majorHAnsi"/>
          </w:rPr>
          <w:t>https://doi.org/10.1615/jwomenminorscieneng.2017018836</w:t>
        </w:r>
      </w:hyperlink>
      <w:r w:rsidR="00ED55AE">
        <w:rPr>
          <w:rFonts w:asciiTheme="majorHAnsi" w:hAnsiTheme="majorHAnsi" w:cstheme="majorHAnsi"/>
        </w:rPr>
        <w:t xml:space="preserve"> </w:t>
      </w:r>
    </w:p>
    <w:p w14:paraId="7439B0F9" w14:textId="68108418"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Luh, H.J., deLeyer-Tiarks, J., Wojcik, H., &amp; Mandracchia, F. (2023). Preparing LGBTQ youth for the high school to college transition: A multidimensional approach. </w:t>
      </w:r>
      <w:r w:rsidRPr="001B2966">
        <w:rPr>
          <w:rFonts w:asciiTheme="majorHAnsi" w:hAnsiTheme="majorHAnsi" w:cstheme="majorHAnsi"/>
          <w:i/>
          <w:iCs/>
        </w:rPr>
        <w:t>Journal of LGBT Youth</w:t>
      </w:r>
      <w:r w:rsidRPr="001B2966">
        <w:rPr>
          <w:rFonts w:asciiTheme="majorHAnsi" w:hAnsiTheme="majorHAnsi" w:cstheme="majorHAnsi"/>
        </w:rPr>
        <w:t xml:space="preserve">, 1–20. </w:t>
      </w:r>
      <w:hyperlink r:id="rId52" w:history="1">
        <w:r w:rsidR="00ED55AE" w:rsidRPr="006B381F">
          <w:rPr>
            <w:rStyle w:val="Hyperlink"/>
            <w:rFonts w:asciiTheme="majorHAnsi" w:hAnsiTheme="majorHAnsi" w:cstheme="majorHAnsi"/>
          </w:rPr>
          <w:t>https://doi.org/10.1080/19361653.2023.2264830</w:t>
        </w:r>
      </w:hyperlink>
      <w:r w:rsidR="00ED55AE">
        <w:rPr>
          <w:rFonts w:asciiTheme="majorHAnsi" w:hAnsiTheme="majorHAnsi" w:cstheme="majorHAnsi"/>
        </w:rPr>
        <w:t xml:space="preserve"> </w:t>
      </w:r>
    </w:p>
    <w:p w14:paraId="7439B0FA" w14:textId="3688EED0"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lastRenderedPageBreak/>
        <w:t>Ma, J., Pender, M., &amp; Welch, M. (2019). Education pays 2019: The benefits of higher education for individuals and society. </w:t>
      </w:r>
      <w:r w:rsidRPr="001B2966">
        <w:rPr>
          <w:rFonts w:asciiTheme="majorHAnsi" w:hAnsiTheme="majorHAnsi" w:cstheme="majorHAnsi"/>
          <w:i/>
          <w:iCs/>
        </w:rPr>
        <w:t xml:space="preserve">Trends in Higher Education Series. </w:t>
      </w:r>
      <w:r w:rsidRPr="001B2966">
        <w:rPr>
          <w:rFonts w:asciiTheme="majorHAnsi" w:hAnsiTheme="majorHAnsi" w:cstheme="majorHAnsi"/>
        </w:rPr>
        <w:t xml:space="preserve">College Board. </w:t>
      </w:r>
      <w:hyperlink r:id="rId53" w:history="1">
        <w:r w:rsidR="00ED55AE" w:rsidRPr="006B381F">
          <w:rPr>
            <w:rStyle w:val="Hyperlink"/>
            <w:rFonts w:asciiTheme="majorHAnsi" w:hAnsiTheme="majorHAnsi" w:cstheme="majorHAnsi"/>
          </w:rPr>
          <w:t>https://research.collegeboard.org/media/pdf/education-pays-2019-full-report.pdf</w:t>
        </w:r>
      </w:hyperlink>
      <w:r w:rsidR="00ED55AE">
        <w:rPr>
          <w:rFonts w:asciiTheme="majorHAnsi" w:hAnsiTheme="majorHAnsi" w:cstheme="majorHAnsi"/>
        </w:rPr>
        <w:t xml:space="preserve"> </w:t>
      </w:r>
    </w:p>
    <w:p w14:paraId="7439B0FB" w14:textId="38D7F6AE"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Marine, S.B., &amp; Nicolazzo, Z. (2014). Names that matter: Exploring the tensions of campus LGBTQ centers and trans* inclusion. </w:t>
      </w:r>
      <w:r w:rsidRPr="001B2966">
        <w:rPr>
          <w:rFonts w:asciiTheme="majorHAnsi" w:hAnsiTheme="majorHAnsi" w:cstheme="majorHAnsi"/>
          <w:i/>
          <w:iCs/>
        </w:rPr>
        <w:t>Journal of Diversity in Higher Education</w:t>
      </w:r>
      <w:r w:rsidRPr="001B2966">
        <w:rPr>
          <w:rFonts w:asciiTheme="majorHAnsi" w:hAnsiTheme="majorHAnsi" w:cstheme="majorHAnsi"/>
        </w:rPr>
        <w:t>, </w:t>
      </w:r>
      <w:r w:rsidRPr="001B2966">
        <w:rPr>
          <w:rFonts w:asciiTheme="majorHAnsi" w:hAnsiTheme="majorHAnsi" w:cstheme="majorHAnsi"/>
          <w:i/>
          <w:iCs/>
        </w:rPr>
        <w:t>7</w:t>
      </w:r>
      <w:r w:rsidRPr="001B2966">
        <w:rPr>
          <w:rFonts w:asciiTheme="majorHAnsi" w:hAnsiTheme="majorHAnsi" w:cstheme="majorHAnsi"/>
        </w:rPr>
        <w:t xml:space="preserve">(4), 265–281. </w:t>
      </w:r>
      <w:hyperlink r:id="rId54" w:history="1">
        <w:r w:rsidR="00ED55AE" w:rsidRPr="006B381F">
          <w:rPr>
            <w:rStyle w:val="Hyperlink"/>
            <w:rFonts w:asciiTheme="majorHAnsi" w:hAnsiTheme="majorHAnsi" w:cstheme="majorHAnsi"/>
          </w:rPr>
          <w:t>https://doi.org/10.1037/a0037990</w:t>
        </w:r>
      </w:hyperlink>
      <w:r w:rsidR="00ED55AE">
        <w:rPr>
          <w:rFonts w:asciiTheme="majorHAnsi" w:hAnsiTheme="majorHAnsi" w:cstheme="majorHAnsi"/>
        </w:rPr>
        <w:t xml:space="preserve"> </w:t>
      </w:r>
    </w:p>
    <w:p w14:paraId="7439B0FD" w14:textId="0F730AFE"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t>McBride, R.S. (2021). A literature review of the secondary school experiences of trans youth. </w:t>
      </w:r>
      <w:r w:rsidRPr="001B2966">
        <w:rPr>
          <w:rFonts w:asciiTheme="majorHAnsi" w:hAnsiTheme="majorHAnsi" w:cstheme="majorHAnsi"/>
          <w:i/>
          <w:iCs/>
        </w:rPr>
        <w:t>Journal of LGBT Youth,</w:t>
      </w:r>
      <w:r w:rsidRPr="001B2966">
        <w:rPr>
          <w:rFonts w:asciiTheme="majorHAnsi" w:hAnsiTheme="majorHAnsi" w:cstheme="majorHAnsi"/>
        </w:rPr>
        <w:t> </w:t>
      </w:r>
      <w:r w:rsidRPr="001B2966">
        <w:rPr>
          <w:rFonts w:asciiTheme="majorHAnsi" w:hAnsiTheme="majorHAnsi" w:cstheme="majorHAnsi"/>
          <w:i/>
          <w:iCs/>
        </w:rPr>
        <w:t>18</w:t>
      </w:r>
      <w:r w:rsidRPr="001B2966">
        <w:rPr>
          <w:rFonts w:asciiTheme="majorHAnsi" w:hAnsiTheme="majorHAnsi" w:cstheme="majorHAnsi"/>
        </w:rPr>
        <w:t xml:space="preserve">(2), 103–134. </w:t>
      </w:r>
      <w:hyperlink r:id="rId55" w:history="1">
        <w:r w:rsidR="00ED55AE" w:rsidRPr="006B381F">
          <w:rPr>
            <w:rStyle w:val="Hyperlink"/>
            <w:rFonts w:asciiTheme="majorHAnsi" w:hAnsiTheme="majorHAnsi" w:cstheme="majorHAnsi"/>
          </w:rPr>
          <w:t>https://doi.org/10.1080/19361653. 2020.1727815</w:t>
        </w:r>
      </w:hyperlink>
      <w:r w:rsidR="00ED55AE">
        <w:rPr>
          <w:rFonts w:asciiTheme="majorHAnsi" w:hAnsiTheme="majorHAnsi" w:cstheme="majorHAnsi"/>
        </w:rPr>
        <w:t xml:space="preserve"> </w:t>
      </w:r>
    </w:p>
    <w:p w14:paraId="7439B0FE" w14:textId="027B43C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Means, B., Wang, H., Young, V., Peters, V.L., &amp; Lynch, S.J. (2016). STEM-focused high schools as a strategy for enhancing readiness for postsecondary STEM programs. </w:t>
      </w:r>
      <w:r w:rsidRPr="001B2966">
        <w:rPr>
          <w:rFonts w:asciiTheme="majorHAnsi" w:hAnsiTheme="majorHAnsi" w:cstheme="majorHAnsi"/>
          <w:i/>
          <w:iCs/>
        </w:rPr>
        <w:t>Journal of Research in Science Teaching, 53</w:t>
      </w:r>
      <w:r w:rsidRPr="001B2966">
        <w:rPr>
          <w:rFonts w:asciiTheme="majorHAnsi" w:hAnsiTheme="majorHAnsi" w:cstheme="majorHAnsi"/>
        </w:rPr>
        <w:t xml:space="preserve">(5), 709–736. </w:t>
      </w:r>
      <w:hyperlink r:id="rId56" w:history="1">
        <w:r w:rsidR="00ED55AE" w:rsidRPr="006B381F">
          <w:rPr>
            <w:rStyle w:val="Hyperlink"/>
            <w:rFonts w:asciiTheme="majorHAnsi" w:hAnsiTheme="majorHAnsi" w:cstheme="majorHAnsi"/>
          </w:rPr>
          <w:t>https://doi.org/10.1002/tea.21313</w:t>
        </w:r>
      </w:hyperlink>
      <w:r w:rsidR="00ED55AE">
        <w:rPr>
          <w:rFonts w:asciiTheme="majorHAnsi" w:hAnsiTheme="majorHAnsi" w:cstheme="majorHAnsi"/>
        </w:rPr>
        <w:t xml:space="preserve"> </w:t>
      </w:r>
    </w:p>
    <w:p w14:paraId="7439B0FF" w14:textId="47A30CF8"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Meyer, I.H. (2015). Resilience in the study of minority stress and health of sexual and gender minorities. </w:t>
      </w:r>
      <w:r w:rsidRPr="001B2966">
        <w:rPr>
          <w:rFonts w:asciiTheme="majorHAnsi" w:hAnsiTheme="majorHAnsi" w:cstheme="majorHAnsi"/>
          <w:i/>
          <w:iCs/>
        </w:rPr>
        <w:t>Psychology of Sexual Orientation and Gender Diversity</w:t>
      </w:r>
      <w:r w:rsidRPr="001B2966">
        <w:rPr>
          <w:rFonts w:asciiTheme="majorHAnsi" w:hAnsiTheme="majorHAnsi" w:cstheme="majorHAnsi"/>
        </w:rPr>
        <w:t xml:space="preserve">, </w:t>
      </w:r>
      <w:r w:rsidRPr="001B2966">
        <w:rPr>
          <w:rFonts w:asciiTheme="majorHAnsi" w:hAnsiTheme="majorHAnsi" w:cstheme="majorHAnsi"/>
          <w:i/>
          <w:iCs/>
        </w:rPr>
        <w:t>2</w:t>
      </w:r>
      <w:r w:rsidRPr="001B2966">
        <w:rPr>
          <w:rFonts w:asciiTheme="majorHAnsi" w:hAnsiTheme="majorHAnsi" w:cstheme="majorHAnsi"/>
        </w:rPr>
        <w:t xml:space="preserve">(3), 209–213. </w:t>
      </w:r>
      <w:hyperlink r:id="rId57" w:history="1">
        <w:r w:rsidR="00ED55AE" w:rsidRPr="006B381F">
          <w:rPr>
            <w:rStyle w:val="Hyperlink"/>
            <w:rFonts w:asciiTheme="majorHAnsi" w:hAnsiTheme="majorHAnsi" w:cstheme="majorHAnsi"/>
          </w:rPr>
          <w:t>https://doi.org/10.1037/sgd0000132</w:t>
        </w:r>
      </w:hyperlink>
      <w:r w:rsidR="00ED55AE">
        <w:rPr>
          <w:rFonts w:asciiTheme="majorHAnsi" w:hAnsiTheme="majorHAnsi" w:cstheme="majorHAnsi"/>
        </w:rPr>
        <w:t xml:space="preserve"> </w:t>
      </w:r>
    </w:p>
    <w:p w14:paraId="7439B101" w14:textId="3CE5A45F"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t>Morgan, E.M. (2013). Contemporary issues in sexual orientation and identity development in emerging adulthood. </w:t>
      </w:r>
      <w:r w:rsidRPr="001B2966">
        <w:rPr>
          <w:rFonts w:asciiTheme="majorHAnsi" w:hAnsiTheme="majorHAnsi" w:cstheme="majorHAnsi"/>
          <w:i/>
          <w:iCs/>
        </w:rPr>
        <w:t>Emerging Adulthood,</w:t>
      </w:r>
      <w:r w:rsidRPr="001B2966">
        <w:rPr>
          <w:rFonts w:asciiTheme="majorHAnsi" w:hAnsiTheme="majorHAnsi" w:cstheme="majorHAnsi"/>
        </w:rPr>
        <w:t> </w:t>
      </w:r>
      <w:r w:rsidRPr="001B2966">
        <w:rPr>
          <w:rFonts w:asciiTheme="majorHAnsi" w:hAnsiTheme="majorHAnsi" w:cstheme="majorHAnsi"/>
          <w:i/>
          <w:iCs/>
        </w:rPr>
        <w:t>1</w:t>
      </w:r>
      <w:r w:rsidRPr="001B2966">
        <w:rPr>
          <w:rFonts w:asciiTheme="majorHAnsi" w:hAnsiTheme="majorHAnsi" w:cstheme="majorHAnsi"/>
        </w:rPr>
        <w:t xml:space="preserve">(1), 52–66. </w:t>
      </w:r>
      <w:hyperlink r:id="rId58" w:history="1">
        <w:r w:rsidR="00ED55AE">
          <w:rPr>
            <w:rStyle w:val="Hyperlink"/>
            <w:rFonts w:asciiTheme="majorHAnsi" w:hAnsiTheme="majorHAnsi" w:cstheme="majorHAnsi"/>
          </w:rPr>
          <w:t>https://doi.org/10.1177/ 2167696812469187</w:t>
        </w:r>
      </w:hyperlink>
      <w:r w:rsidR="00ED55AE">
        <w:rPr>
          <w:rFonts w:asciiTheme="majorHAnsi" w:hAnsiTheme="majorHAnsi" w:cstheme="majorHAnsi"/>
        </w:rPr>
        <w:t xml:space="preserve"> </w:t>
      </w:r>
    </w:p>
    <w:p w14:paraId="7439B102" w14:textId="62C839F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Morton, T.R., Ramirez, N.A., Meece, J.L., Demetriou, C., &amp; Panter, A.T. (2018). Perceived barriers, anxieties, and fears in prospective college students from rural high schools. </w:t>
      </w:r>
      <w:r w:rsidRPr="001B2966">
        <w:rPr>
          <w:rFonts w:asciiTheme="majorHAnsi" w:hAnsiTheme="majorHAnsi" w:cstheme="majorHAnsi"/>
          <w:i/>
          <w:iCs/>
        </w:rPr>
        <w:t>High School Journal</w:t>
      </w:r>
      <w:r w:rsidRPr="001B2966">
        <w:rPr>
          <w:rFonts w:asciiTheme="majorHAnsi" w:hAnsiTheme="majorHAnsi" w:cstheme="majorHAnsi"/>
        </w:rPr>
        <w:t>, </w:t>
      </w:r>
      <w:r w:rsidRPr="001B2966">
        <w:rPr>
          <w:rFonts w:asciiTheme="majorHAnsi" w:hAnsiTheme="majorHAnsi" w:cstheme="majorHAnsi"/>
          <w:i/>
          <w:iCs/>
        </w:rPr>
        <w:t>101</w:t>
      </w:r>
      <w:r w:rsidRPr="001B2966">
        <w:rPr>
          <w:rFonts w:asciiTheme="majorHAnsi" w:hAnsiTheme="majorHAnsi" w:cstheme="majorHAnsi"/>
        </w:rPr>
        <w:t xml:space="preserve">(3), 155–176. </w:t>
      </w:r>
      <w:hyperlink r:id="rId59" w:history="1">
        <w:r w:rsidR="00ED55AE" w:rsidRPr="006B381F">
          <w:rPr>
            <w:rStyle w:val="Hyperlink"/>
            <w:rFonts w:asciiTheme="majorHAnsi" w:hAnsiTheme="majorHAnsi" w:cstheme="majorHAnsi"/>
          </w:rPr>
          <w:t>https://www.jstor.org/stable/90024241</w:t>
        </w:r>
      </w:hyperlink>
      <w:r w:rsidR="00ED55AE">
        <w:rPr>
          <w:rFonts w:asciiTheme="majorHAnsi" w:hAnsiTheme="majorHAnsi" w:cstheme="majorHAnsi"/>
        </w:rPr>
        <w:t xml:space="preserve"> </w:t>
      </w:r>
    </w:p>
    <w:p w14:paraId="7439B103" w14:textId="39F7291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Olson, J. (2017). Moving up, feeling down: Socioemotional health during the transition into college.</w:t>
      </w:r>
      <w:r w:rsidRPr="001B2966">
        <w:rPr>
          <w:rFonts w:asciiTheme="majorHAnsi" w:hAnsiTheme="majorHAnsi" w:cstheme="majorHAnsi"/>
          <w:i/>
          <w:iCs/>
        </w:rPr>
        <w:t xml:space="preserve"> Longitudinal and Life Course Studies, 8</w:t>
      </w:r>
      <w:r w:rsidRPr="001B2966">
        <w:rPr>
          <w:rFonts w:asciiTheme="majorHAnsi" w:hAnsiTheme="majorHAnsi" w:cstheme="majorHAnsi"/>
        </w:rPr>
        <w:t xml:space="preserve">(3), 3. </w:t>
      </w:r>
      <w:hyperlink r:id="rId60" w:history="1">
        <w:r w:rsidR="00ED55AE">
          <w:rPr>
            <w:rStyle w:val="Hyperlink"/>
            <w:rFonts w:asciiTheme="majorHAnsi" w:hAnsiTheme="majorHAnsi" w:cstheme="majorHAnsi"/>
          </w:rPr>
          <w:t>http://dx.doi.org/10.14301/ llcs.v8i3.419</w:t>
        </w:r>
      </w:hyperlink>
      <w:r w:rsidR="00ED55AE">
        <w:rPr>
          <w:rFonts w:asciiTheme="majorHAnsi" w:hAnsiTheme="majorHAnsi" w:cstheme="majorHAnsi"/>
        </w:rPr>
        <w:t xml:space="preserve"> </w:t>
      </w:r>
    </w:p>
    <w:p w14:paraId="7439B104" w14:textId="03CD808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Osterman, K.F. (2000). Students’ need for belonging in the school community. </w:t>
      </w:r>
      <w:r w:rsidRPr="001B2966">
        <w:rPr>
          <w:rFonts w:asciiTheme="majorHAnsi" w:hAnsiTheme="majorHAnsi" w:cstheme="majorHAnsi"/>
          <w:i/>
          <w:iCs/>
        </w:rPr>
        <w:t>Review of Educational Research</w:t>
      </w:r>
      <w:r w:rsidRPr="001B2966">
        <w:rPr>
          <w:rFonts w:asciiTheme="majorHAnsi" w:hAnsiTheme="majorHAnsi" w:cstheme="majorHAnsi"/>
        </w:rPr>
        <w:t>, </w:t>
      </w:r>
      <w:r w:rsidRPr="001B2966">
        <w:rPr>
          <w:rFonts w:asciiTheme="majorHAnsi" w:hAnsiTheme="majorHAnsi" w:cstheme="majorHAnsi"/>
          <w:i/>
          <w:iCs/>
        </w:rPr>
        <w:t>70</w:t>
      </w:r>
      <w:r w:rsidRPr="001B2966">
        <w:rPr>
          <w:rFonts w:asciiTheme="majorHAnsi" w:hAnsiTheme="majorHAnsi" w:cstheme="majorHAnsi"/>
        </w:rPr>
        <w:t xml:space="preserve">(3), 323–367. </w:t>
      </w:r>
      <w:hyperlink r:id="rId61" w:history="1">
        <w:r w:rsidR="00ED55AE" w:rsidRPr="006B381F">
          <w:rPr>
            <w:rStyle w:val="Hyperlink"/>
            <w:rFonts w:asciiTheme="majorHAnsi" w:hAnsiTheme="majorHAnsi" w:cstheme="majorHAnsi"/>
          </w:rPr>
          <w:t>https://doi.org/10.2307/1170786</w:t>
        </w:r>
      </w:hyperlink>
      <w:r w:rsidR="00ED55AE">
        <w:rPr>
          <w:rFonts w:asciiTheme="majorHAnsi" w:hAnsiTheme="majorHAnsi" w:cstheme="majorHAnsi"/>
        </w:rPr>
        <w:t xml:space="preserve"> </w:t>
      </w:r>
    </w:p>
    <w:p w14:paraId="7439B105" w14:textId="2C159E93"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Perez, N., &amp; Farruggia, S.P. (2022). Pathways to early departure from college: </w:t>
      </w:r>
      <w:r w:rsidR="00ED55AE">
        <w:rPr>
          <w:rFonts w:asciiTheme="majorHAnsi" w:hAnsiTheme="majorHAnsi" w:cstheme="majorHAnsi"/>
        </w:rPr>
        <w:t>T</w:t>
      </w:r>
      <w:r w:rsidRPr="001B2966">
        <w:rPr>
          <w:rFonts w:asciiTheme="majorHAnsi" w:hAnsiTheme="majorHAnsi" w:cstheme="majorHAnsi"/>
        </w:rPr>
        <w:t>he interrelated and precarious role of finances among Black and Latinx students. </w:t>
      </w:r>
      <w:r w:rsidRPr="001B2966">
        <w:rPr>
          <w:rFonts w:asciiTheme="majorHAnsi" w:hAnsiTheme="majorHAnsi" w:cstheme="majorHAnsi"/>
          <w:i/>
          <w:iCs/>
        </w:rPr>
        <w:t>Race Ethnicity and Education</w:t>
      </w:r>
      <w:r w:rsidRPr="001B2966">
        <w:rPr>
          <w:rFonts w:asciiTheme="majorHAnsi" w:hAnsiTheme="majorHAnsi" w:cstheme="majorHAnsi"/>
        </w:rPr>
        <w:t>, </w:t>
      </w:r>
      <w:r w:rsidRPr="001B2966">
        <w:rPr>
          <w:rFonts w:asciiTheme="majorHAnsi" w:hAnsiTheme="majorHAnsi" w:cstheme="majorHAnsi"/>
          <w:i/>
          <w:iCs/>
        </w:rPr>
        <w:t>25</w:t>
      </w:r>
      <w:r w:rsidRPr="001B2966">
        <w:rPr>
          <w:rFonts w:asciiTheme="majorHAnsi" w:hAnsiTheme="majorHAnsi" w:cstheme="majorHAnsi"/>
        </w:rPr>
        <w:t xml:space="preserve">(2), 155–172. </w:t>
      </w:r>
      <w:hyperlink r:id="rId62" w:history="1">
        <w:r w:rsidR="00ED55AE" w:rsidRPr="006B381F">
          <w:rPr>
            <w:rStyle w:val="Hyperlink"/>
            <w:rFonts w:asciiTheme="majorHAnsi" w:hAnsiTheme="majorHAnsi" w:cstheme="majorHAnsi"/>
          </w:rPr>
          <w:t>https://doi.org/10.1080/13613324.2021.1890561</w:t>
        </w:r>
      </w:hyperlink>
      <w:r w:rsidR="00ED55AE">
        <w:rPr>
          <w:rFonts w:asciiTheme="majorHAnsi" w:hAnsiTheme="majorHAnsi" w:cstheme="majorHAnsi"/>
        </w:rPr>
        <w:t xml:space="preserve"> </w:t>
      </w:r>
    </w:p>
    <w:p w14:paraId="7439B106" w14:textId="3A29509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lastRenderedPageBreak/>
        <w:t xml:space="preserve">Perna, L., &amp; Titus, M. (2005). The relationship between parental involvement as social capital and college enrollment: An examination of racial/ethnic group differences. </w:t>
      </w:r>
      <w:r w:rsidRPr="001B2966">
        <w:rPr>
          <w:rFonts w:asciiTheme="majorHAnsi" w:hAnsiTheme="majorHAnsi" w:cstheme="majorHAnsi"/>
          <w:i/>
          <w:iCs/>
        </w:rPr>
        <w:t>The Journal of Higher Education, 76</w:t>
      </w:r>
      <w:r w:rsidRPr="001B2966">
        <w:rPr>
          <w:rFonts w:asciiTheme="majorHAnsi" w:hAnsiTheme="majorHAnsi" w:cstheme="majorHAnsi"/>
        </w:rPr>
        <w:t xml:space="preserve">(5), 485–518. </w:t>
      </w:r>
      <w:hyperlink r:id="rId63" w:history="1">
        <w:r w:rsidR="00ED55AE" w:rsidRPr="006B381F">
          <w:rPr>
            <w:rStyle w:val="Hyperlink"/>
            <w:rFonts w:asciiTheme="majorHAnsi" w:hAnsiTheme="majorHAnsi" w:cstheme="majorHAnsi"/>
          </w:rPr>
          <w:t>https://doi.org/10.1080/00221546.2005.11772296</w:t>
        </w:r>
      </w:hyperlink>
      <w:r w:rsidR="00ED55AE">
        <w:rPr>
          <w:rFonts w:asciiTheme="majorHAnsi" w:hAnsiTheme="majorHAnsi" w:cstheme="majorHAnsi"/>
        </w:rPr>
        <w:t xml:space="preserve"> </w:t>
      </w:r>
    </w:p>
    <w:p w14:paraId="7439B107" w14:textId="3EC5B461"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Pike, G.R., &amp; Robbins, K. (2016). The relationships among individual characteristics, high school characteristics, and college enrollment: Using enrollment propensity as a baseline for evaluating strategic enrollment management efforts. </w:t>
      </w:r>
      <w:r w:rsidRPr="001B2966">
        <w:rPr>
          <w:rFonts w:asciiTheme="majorHAnsi" w:hAnsiTheme="majorHAnsi" w:cstheme="majorHAnsi"/>
          <w:i/>
          <w:iCs/>
        </w:rPr>
        <w:t>Strategic Enrollment Management Quarterly</w:t>
      </w:r>
      <w:r w:rsidRPr="001B2966">
        <w:rPr>
          <w:rFonts w:asciiTheme="majorHAnsi" w:hAnsiTheme="majorHAnsi" w:cstheme="majorHAnsi"/>
        </w:rPr>
        <w:t>, </w:t>
      </w:r>
      <w:r w:rsidRPr="001B2966">
        <w:rPr>
          <w:rFonts w:asciiTheme="majorHAnsi" w:hAnsiTheme="majorHAnsi" w:cstheme="majorHAnsi"/>
          <w:i/>
          <w:iCs/>
        </w:rPr>
        <w:t>3</w:t>
      </w:r>
      <w:r w:rsidRPr="001B2966">
        <w:rPr>
          <w:rFonts w:asciiTheme="majorHAnsi" w:hAnsiTheme="majorHAnsi" w:cstheme="majorHAnsi"/>
        </w:rPr>
        <w:t xml:space="preserve">(4), 282–304. </w:t>
      </w:r>
      <w:hyperlink r:id="rId64" w:history="1">
        <w:r w:rsidR="00ED55AE" w:rsidRPr="006B381F">
          <w:rPr>
            <w:rStyle w:val="Hyperlink"/>
            <w:rFonts w:asciiTheme="majorHAnsi" w:hAnsiTheme="majorHAnsi" w:cstheme="majorHAnsi"/>
          </w:rPr>
          <w:t>https://doi.org/10.1002/sem3.20075</w:t>
        </w:r>
      </w:hyperlink>
      <w:r w:rsidR="00ED55AE">
        <w:rPr>
          <w:rFonts w:asciiTheme="majorHAnsi" w:hAnsiTheme="majorHAnsi" w:cstheme="majorHAnsi"/>
        </w:rPr>
        <w:t xml:space="preserve"> </w:t>
      </w:r>
    </w:p>
    <w:p w14:paraId="7439B109" w14:textId="506EB49C"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t>Plagens, G.K. (2011). Social capital and education: Implications for student and school performance. </w:t>
      </w:r>
      <w:r w:rsidRPr="001B2966">
        <w:rPr>
          <w:rFonts w:asciiTheme="majorHAnsi" w:hAnsiTheme="majorHAnsi" w:cstheme="majorHAnsi"/>
          <w:i/>
          <w:iCs/>
        </w:rPr>
        <w:t>Education and Culture</w:t>
      </w:r>
      <w:r w:rsidRPr="001B2966">
        <w:rPr>
          <w:rFonts w:asciiTheme="majorHAnsi" w:hAnsiTheme="majorHAnsi" w:cstheme="majorHAnsi"/>
        </w:rPr>
        <w:t>, </w:t>
      </w:r>
      <w:r w:rsidRPr="001B2966">
        <w:rPr>
          <w:rFonts w:asciiTheme="majorHAnsi" w:hAnsiTheme="majorHAnsi" w:cstheme="majorHAnsi"/>
          <w:i/>
          <w:iCs/>
        </w:rPr>
        <w:t>27</w:t>
      </w:r>
      <w:r w:rsidRPr="001B2966">
        <w:rPr>
          <w:rFonts w:asciiTheme="majorHAnsi" w:hAnsiTheme="majorHAnsi" w:cstheme="majorHAnsi"/>
        </w:rPr>
        <w:t xml:space="preserve">(1), 40–64 </w:t>
      </w:r>
      <w:hyperlink r:id="rId65" w:history="1">
        <w:r w:rsidR="00ED55AE">
          <w:rPr>
            <w:rStyle w:val="Hyperlink"/>
            <w:rFonts w:asciiTheme="majorHAnsi" w:hAnsiTheme="majorHAnsi" w:cstheme="majorHAnsi"/>
          </w:rPr>
          <w:t>https://doi.org/10.1353/ eac.2011.0007</w:t>
        </w:r>
      </w:hyperlink>
      <w:r w:rsidR="00ED55AE">
        <w:rPr>
          <w:rFonts w:asciiTheme="majorHAnsi" w:hAnsiTheme="majorHAnsi" w:cstheme="majorHAnsi"/>
        </w:rPr>
        <w:t xml:space="preserve"> </w:t>
      </w:r>
    </w:p>
    <w:p w14:paraId="7439B10A" w14:textId="550D5598"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Reber, S., &amp; Smith, E. (2023). College enrollment disparities: Understanding the role of academic preparation. </w:t>
      </w:r>
      <w:r w:rsidRPr="001B2966">
        <w:rPr>
          <w:rFonts w:asciiTheme="majorHAnsi" w:hAnsiTheme="majorHAnsi" w:cstheme="majorHAnsi"/>
          <w:i/>
          <w:iCs/>
        </w:rPr>
        <w:t>Brookings</w:t>
      </w:r>
      <w:r w:rsidRPr="001B2966">
        <w:rPr>
          <w:rFonts w:asciiTheme="majorHAnsi" w:hAnsiTheme="majorHAnsi" w:cstheme="majorHAnsi"/>
        </w:rPr>
        <w:t xml:space="preserve">. </w:t>
      </w:r>
      <w:hyperlink r:id="rId66" w:history="1">
        <w:r w:rsidR="00ED55AE">
          <w:rPr>
            <w:rStyle w:val="Hyperlink"/>
            <w:rFonts w:asciiTheme="majorHAnsi" w:hAnsiTheme="majorHAnsi" w:cstheme="majorHAnsi"/>
          </w:rPr>
          <w:t>https://www.brookings.edu/wp-content/ uploads/2023/02/20230123_CCF_CollegeEnrollment_FINAL2.pdf</w:t>
        </w:r>
      </w:hyperlink>
      <w:r w:rsidR="00ED55AE">
        <w:rPr>
          <w:rFonts w:asciiTheme="majorHAnsi" w:hAnsiTheme="majorHAnsi" w:cstheme="majorHAnsi"/>
        </w:rPr>
        <w:t xml:space="preserve"> </w:t>
      </w:r>
    </w:p>
    <w:p w14:paraId="7439B10B" w14:textId="2B31820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Riggle, E.D., Rostosky, S.S., McCants, L.E., &amp; Pascale-Hague, D. (2011). The positive aspects of a transgender self-identification. </w:t>
      </w:r>
      <w:r w:rsidRPr="001B2966">
        <w:rPr>
          <w:rFonts w:asciiTheme="majorHAnsi" w:hAnsiTheme="majorHAnsi" w:cstheme="majorHAnsi"/>
          <w:i/>
          <w:iCs/>
        </w:rPr>
        <w:t>Psychology &amp; Sexuality</w:t>
      </w:r>
      <w:r w:rsidRPr="001B2966">
        <w:rPr>
          <w:rFonts w:asciiTheme="majorHAnsi" w:hAnsiTheme="majorHAnsi" w:cstheme="majorHAnsi"/>
        </w:rPr>
        <w:t>, </w:t>
      </w:r>
      <w:r w:rsidRPr="001B2966">
        <w:rPr>
          <w:rFonts w:asciiTheme="majorHAnsi" w:hAnsiTheme="majorHAnsi" w:cstheme="majorHAnsi"/>
          <w:i/>
          <w:iCs/>
        </w:rPr>
        <w:t>2</w:t>
      </w:r>
      <w:r w:rsidRPr="001B2966">
        <w:rPr>
          <w:rFonts w:asciiTheme="majorHAnsi" w:hAnsiTheme="majorHAnsi" w:cstheme="majorHAnsi"/>
        </w:rPr>
        <w:t xml:space="preserve">(2), 147–158. </w:t>
      </w:r>
      <w:hyperlink r:id="rId67" w:history="1">
        <w:r w:rsidR="00ED55AE" w:rsidRPr="006B381F">
          <w:rPr>
            <w:rStyle w:val="Hyperlink"/>
            <w:rFonts w:asciiTheme="majorHAnsi" w:hAnsiTheme="majorHAnsi" w:cstheme="majorHAnsi"/>
          </w:rPr>
          <w:t>https://doi.org/10.1080/19419899.2010.534490</w:t>
        </w:r>
      </w:hyperlink>
      <w:r w:rsidR="00ED55AE">
        <w:rPr>
          <w:rFonts w:asciiTheme="majorHAnsi" w:hAnsiTheme="majorHAnsi" w:cstheme="majorHAnsi"/>
        </w:rPr>
        <w:t xml:space="preserve"> </w:t>
      </w:r>
    </w:p>
    <w:p w14:paraId="7439B10C" w14:textId="7D7AFBE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Sanlo, R. (2004). Lesbian, gay, and bisexual college students: Risk, resiliency, and retention. </w:t>
      </w:r>
      <w:r w:rsidRPr="001B2966">
        <w:rPr>
          <w:rFonts w:asciiTheme="majorHAnsi" w:hAnsiTheme="majorHAnsi" w:cstheme="majorHAnsi"/>
          <w:i/>
          <w:iCs/>
        </w:rPr>
        <w:t>Journal of College Student Retention: Research, Theory and Practice, 6</w:t>
      </w:r>
      <w:r w:rsidRPr="001B2966">
        <w:rPr>
          <w:rFonts w:asciiTheme="majorHAnsi" w:hAnsiTheme="majorHAnsi" w:cstheme="majorHAnsi"/>
        </w:rPr>
        <w:t xml:space="preserve">(1), 97–110. </w:t>
      </w:r>
      <w:hyperlink r:id="rId68" w:history="1">
        <w:r w:rsidR="00ED55AE" w:rsidRPr="006B381F">
          <w:rPr>
            <w:rStyle w:val="Hyperlink"/>
            <w:rFonts w:asciiTheme="majorHAnsi" w:hAnsiTheme="majorHAnsi" w:cstheme="majorHAnsi"/>
          </w:rPr>
          <w:t>https://doi.org/10.2190/fh61-ve7v-hhcx-0pur</w:t>
        </w:r>
      </w:hyperlink>
      <w:r w:rsidR="00ED55AE">
        <w:rPr>
          <w:rFonts w:asciiTheme="majorHAnsi" w:hAnsiTheme="majorHAnsi" w:cstheme="majorHAnsi"/>
        </w:rPr>
        <w:t xml:space="preserve"> </w:t>
      </w:r>
    </w:p>
    <w:p w14:paraId="7439B10D" w14:textId="67284D53"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Sansone, D. (2019). LGBT students: New evidence on demographics and educational outcomes. </w:t>
      </w:r>
      <w:r w:rsidRPr="001B2966">
        <w:rPr>
          <w:rFonts w:asciiTheme="majorHAnsi" w:hAnsiTheme="majorHAnsi" w:cstheme="majorHAnsi"/>
          <w:i/>
          <w:iCs/>
        </w:rPr>
        <w:t>Economics of Education Review, 73</w:t>
      </w:r>
      <w:r w:rsidRPr="001B2966">
        <w:rPr>
          <w:rFonts w:asciiTheme="majorHAnsi" w:hAnsiTheme="majorHAnsi" w:cstheme="majorHAnsi"/>
        </w:rPr>
        <w:t xml:space="preserve">, 101933. </w:t>
      </w:r>
      <w:hyperlink r:id="rId69" w:history="1">
        <w:r w:rsidR="00ED55AE">
          <w:rPr>
            <w:rStyle w:val="Hyperlink"/>
            <w:rFonts w:asciiTheme="majorHAnsi" w:hAnsiTheme="majorHAnsi" w:cstheme="majorHAnsi"/>
          </w:rPr>
          <w:t>https://doi.org/10.1016/ j.econedurev.2019.101933</w:t>
        </w:r>
      </w:hyperlink>
      <w:r w:rsidR="00ED55AE">
        <w:rPr>
          <w:rFonts w:asciiTheme="majorHAnsi" w:hAnsiTheme="majorHAnsi" w:cstheme="majorHAnsi"/>
        </w:rPr>
        <w:t xml:space="preserve"> </w:t>
      </w:r>
      <w:r w:rsidRPr="001B2966">
        <w:rPr>
          <w:rFonts w:asciiTheme="majorHAnsi" w:hAnsiTheme="majorHAnsi" w:cstheme="majorHAnsi"/>
        </w:rPr>
        <w:t xml:space="preserve"> </w:t>
      </w:r>
      <w:r w:rsidR="00ED55AE">
        <w:rPr>
          <w:rFonts w:asciiTheme="majorHAnsi" w:hAnsiTheme="majorHAnsi" w:cstheme="majorHAnsi"/>
        </w:rPr>
        <w:t xml:space="preserve"> </w:t>
      </w:r>
    </w:p>
    <w:p w14:paraId="7439B10E" w14:textId="362F995F"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Saperstein, A., &amp; Westbrook, L. (2021). Categorical and gradational: Alternative survey measures of sex and gender. </w:t>
      </w:r>
      <w:r w:rsidRPr="001B2966">
        <w:rPr>
          <w:rFonts w:asciiTheme="majorHAnsi" w:hAnsiTheme="majorHAnsi" w:cstheme="majorHAnsi"/>
          <w:i/>
          <w:iCs/>
        </w:rPr>
        <w:t>European Journal of Politics and Gender</w:t>
      </w:r>
      <w:r w:rsidRPr="001B2966">
        <w:rPr>
          <w:rFonts w:asciiTheme="majorHAnsi" w:hAnsiTheme="majorHAnsi" w:cstheme="majorHAnsi"/>
        </w:rPr>
        <w:t>, </w:t>
      </w:r>
      <w:r w:rsidRPr="001B2966">
        <w:rPr>
          <w:rFonts w:asciiTheme="majorHAnsi" w:hAnsiTheme="majorHAnsi" w:cstheme="majorHAnsi"/>
          <w:i/>
          <w:iCs/>
        </w:rPr>
        <w:t>4</w:t>
      </w:r>
      <w:r w:rsidRPr="001B2966">
        <w:rPr>
          <w:rFonts w:asciiTheme="majorHAnsi" w:hAnsiTheme="majorHAnsi" w:cstheme="majorHAnsi"/>
        </w:rPr>
        <w:t xml:space="preserve">(1), 11–30. </w:t>
      </w:r>
      <w:hyperlink r:id="rId70" w:history="1">
        <w:r w:rsidR="00ED55AE" w:rsidRPr="006B381F">
          <w:rPr>
            <w:rStyle w:val="Hyperlink"/>
            <w:rFonts w:asciiTheme="majorHAnsi" w:hAnsiTheme="majorHAnsi" w:cstheme="majorHAnsi"/>
          </w:rPr>
          <w:t>https://doi.org/10.1332/251510820x15995647280686</w:t>
        </w:r>
      </w:hyperlink>
      <w:r w:rsidR="00ED55AE">
        <w:rPr>
          <w:rFonts w:asciiTheme="majorHAnsi" w:hAnsiTheme="majorHAnsi" w:cstheme="majorHAnsi"/>
        </w:rPr>
        <w:t xml:space="preserve"> </w:t>
      </w:r>
    </w:p>
    <w:p w14:paraId="7439B10F" w14:textId="4F207704"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Skobba, K., Meyers, D., &amp; Tiller, L. (2018). Getting by and getting ahead: Social capital and transition to college among homeless and foster youth. </w:t>
      </w:r>
      <w:r w:rsidRPr="001B2966">
        <w:rPr>
          <w:rFonts w:asciiTheme="majorHAnsi" w:hAnsiTheme="majorHAnsi" w:cstheme="majorHAnsi"/>
          <w:i/>
          <w:iCs/>
        </w:rPr>
        <w:t>Children and Youth Services Review</w:t>
      </w:r>
      <w:r w:rsidRPr="001B2966">
        <w:rPr>
          <w:rFonts w:asciiTheme="majorHAnsi" w:hAnsiTheme="majorHAnsi" w:cstheme="majorHAnsi"/>
        </w:rPr>
        <w:t>, </w:t>
      </w:r>
      <w:r w:rsidRPr="001B2966">
        <w:rPr>
          <w:rFonts w:asciiTheme="majorHAnsi" w:hAnsiTheme="majorHAnsi" w:cstheme="majorHAnsi"/>
          <w:i/>
          <w:iCs/>
        </w:rPr>
        <w:t>94</w:t>
      </w:r>
      <w:r w:rsidRPr="001B2966">
        <w:rPr>
          <w:rFonts w:asciiTheme="majorHAnsi" w:hAnsiTheme="majorHAnsi" w:cstheme="majorHAnsi"/>
        </w:rPr>
        <w:t xml:space="preserve">, 198–206. </w:t>
      </w:r>
      <w:hyperlink r:id="rId71" w:history="1">
        <w:r w:rsidR="00ED55AE" w:rsidRPr="006B381F">
          <w:rPr>
            <w:rStyle w:val="Hyperlink"/>
            <w:rFonts w:asciiTheme="majorHAnsi" w:hAnsiTheme="majorHAnsi" w:cstheme="majorHAnsi"/>
          </w:rPr>
          <w:t>https://doi.org/10.1016/j.childyouth.2018.10.003</w:t>
        </w:r>
      </w:hyperlink>
      <w:r w:rsidR="00ED55AE">
        <w:rPr>
          <w:rFonts w:asciiTheme="majorHAnsi" w:hAnsiTheme="majorHAnsi" w:cstheme="majorHAnsi"/>
        </w:rPr>
        <w:t xml:space="preserve"> </w:t>
      </w:r>
    </w:p>
    <w:p w14:paraId="7439B111" w14:textId="59CE75CA"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lastRenderedPageBreak/>
        <w:t>Stolzenberg, E. B., Aragon, M. C., Romo, E., Couch, V., McLennan, D., Eagan, M. K., &amp; Kang, N. (2020). The American freshman: National norms fall 2019. </w:t>
      </w:r>
      <w:r w:rsidRPr="001B2966">
        <w:rPr>
          <w:rFonts w:asciiTheme="majorHAnsi" w:hAnsiTheme="majorHAnsi" w:cstheme="majorHAnsi"/>
          <w:i/>
          <w:iCs/>
        </w:rPr>
        <w:t>Higher Education Research Institute, UCLA</w:t>
      </w:r>
      <w:r w:rsidRPr="001B2966">
        <w:rPr>
          <w:rFonts w:asciiTheme="majorHAnsi" w:hAnsiTheme="majorHAnsi" w:cstheme="majorHAnsi"/>
        </w:rPr>
        <w:t>, </w:t>
      </w:r>
      <w:r w:rsidRPr="001B2966">
        <w:rPr>
          <w:rFonts w:asciiTheme="majorHAnsi" w:hAnsiTheme="majorHAnsi" w:cstheme="majorHAnsi"/>
          <w:i/>
          <w:iCs/>
        </w:rPr>
        <w:t>42</w:t>
      </w:r>
      <w:r w:rsidRPr="001B2966">
        <w:rPr>
          <w:rFonts w:asciiTheme="majorHAnsi" w:hAnsiTheme="majorHAnsi" w:cstheme="majorHAnsi"/>
        </w:rPr>
        <w:t xml:space="preserve">. </w:t>
      </w:r>
      <w:hyperlink r:id="rId72" w:history="1">
        <w:r w:rsidR="00ED55AE">
          <w:rPr>
            <w:rStyle w:val="Hyperlink"/>
            <w:rFonts w:asciiTheme="majorHAnsi" w:hAnsiTheme="majorHAnsi" w:cstheme="majorHAnsi"/>
          </w:rPr>
          <w:t>https://www.heri.ucla.edu/monographs/TheAmericanFreshman 2019.pdf</w:t>
        </w:r>
      </w:hyperlink>
      <w:r w:rsidR="00ED55AE">
        <w:rPr>
          <w:rFonts w:asciiTheme="majorHAnsi" w:hAnsiTheme="majorHAnsi" w:cstheme="majorHAnsi"/>
        </w:rPr>
        <w:t xml:space="preserve">  </w:t>
      </w:r>
    </w:p>
    <w:p w14:paraId="7439B113" w14:textId="72B03B6E"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t xml:space="preserve">The GenIUSS Group. (2014). </w:t>
      </w:r>
      <w:r w:rsidRPr="001B2966">
        <w:rPr>
          <w:rFonts w:asciiTheme="majorHAnsi" w:hAnsiTheme="majorHAnsi" w:cstheme="majorHAnsi"/>
          <w:i/>
          <w:iCs/>
        </w:rPr>
        <w:t>Best practices for asking questions to identify transgender and other gender minority respondents on population-based surveys</w:t>
      </w:r>
      <w:r w:rsidRPr="001B2966">
        <w:rPr>
          <w:rFonts w:asciiTheme="majorHAnsi" w:hAnsiTheme="majorHAnsi" w:cstheme="majorHAnsi"/>
        </w:rPr>
        <w:t xml:space="preserve">. In J.L. Herman (ed.). Los Angeles, CA: The Williams Institute. </w:t>
      </w:r>
      <w:hyperlink r:id="rId73" w:history="1">
        <w:r w:rsidR="00ED55AE" w:rsidRPr="006B381F">
          <w:rPr>
            <w:rStyle w:val="Hyperlink"/>
            <w:rFonts w:asciiTheme="majorHAnsi" w:hAnsiTheme="majorHAnsi" w:cstheme="majorHAnsi"/>
          </w:rPr>
          <w:t>https://williamsinstitute.law.ucla.edu/wp-content/uploads/Survey-Measures-Trans-GenIUSS-Sep-2014.pdf</w:t>
        </w:r>
      </w:hyperlink>
      <w:r w:rsidR="00ED55AE">
        <w:rPr>
          <w:rFonts w:asciiTheme="majorHAnsi" w:hAnsiTheme="majorHAnsi" w:cstheme="majorHAnsi"/>
        </w:rPr>
        <w:t xml:space="preserve"> </w:t>
      </w:r>
    </w:p>
    <w:p w14:paraId="2979C656" w14:textId="33CA080C" w:rsidR="00864233"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Toutkoushian, R. K., Stollberg, R. A., &amp; Slaton, K. A. (2018). Talking ‘bout my generation: Defining “first-generation college students” in higher education research. </w:t>
      </w:r>
      <w:r w:rsidRPr="001B2966">
        <w:rPr>
          <w:rFonts w:asciiTheme="majorHAnsi" w:hAnsiTheme="majorHAnsi" w:cstheme="majorHAnsi"/>
          <w:i/>
          <w:iCs/>
        </w:rPr>
        <w:t>Teachers College Record</w:t>
      </w:r>
      <w:r w:rsidRPr="001B2966">
        <w:rPr>
          <w:rFonts w:asciiTheme="majorHAnsi" w:hAnsiTheme="majorHAnsi" w:cstheme="majorHAnsi"/>
        </w:rPr>
        <w:t>, </w:t>
      </w:r>
      <w:r w:rsidRPr="001B2966">
        <w:rPr>
          <w:rFonts w:asciiTheme="majorHAnsi" w:hAnsiTheme="majorHAnsi" w:cstheme="majorHAnsi"/>
          <w:i/>
          <w:iCs/>
        </w:rPr>
        <w:t>120</w:t>
      </w:r>
      <w:r w:rsidRPr="001B2966">
        <w:rPr>
          <w:rFonts w:asciiTheme="majorHAnsi" w:hAnsiTheme="majorHAnsi" w:cstheme="majorHAnsi"/>
        </w:rPr>
        <w:t xml:space="preserve">(4), 1–38. </w:t>
      </w:r>
      <w:hyperlink r:id="rId74" w:history="1">
        <w:r w:rsidR="00864233" w:rsidRPr="001B2966">
          <w:rPr>
            <w:rStyle w:val="Hyperlink"/>
            <w:rFonts w:asciiTheme="majorHAnsi" w:hAnsiTheme="majorHAnsi" w:cstheme="majorHAnsi"/>
          </w:rPr>
          <w:t>https://doi.org/10.1177/016146811812000407</w:t>
        </w:r>
      </w:hyperlink>
    </w:p>
    <w:p w14:paraId="5BAA26A1" w14:textId="77777777" w:rsidR="00864233"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Ungar, M. (2011). The social ecology of resilience: Addressing contextual and cultural ambiguity of a nascent construct. </w:t>
      </w:r>
      <w:r w:rsidRPr="001B2966">
        <w:rPr>
          <w:rFonts w:asciiTheme="majorHAnsi" w:hAnsiTheme="majorHAnsi" w:cstheme="majorHAnsi"/>
          <w:i/>
          <w:iCs/>
        </w:rPr>
        <w:t>American Journal of Orthopsychiatry</w:t>
      </w:r>
      <w:r w:rsidRPr="001B2966">
        <w:rPr>
          <w:rFonts w:asciiTheme="majorHAnsi" w:hAnsiTheme="majorHAnsi" w:cstheme="majorHAnsi"/>
        </w:rPr>
        <w:t xml:space="preserve">, </w:t>
      </w:r>
      <w:r w:rsidRPr="001B2966">
        <w:rPr>
          <w:rFonts w:asciiTheme="majorHAnsi" w:hAnsiTheme="majorHAnsi" w:cstheme="majorHAnsi"/>
          <w:i/>
          <w:iCs/>
        </w:rPr>
        <w:t>81</w:t>
      </w:r>
      <w:r w:rsidRPr="001B2966">
        <w:rPr>
          <w:rFonts w:asciiTheme="majorHAnsi" w:hAnsiTheme="majorHAnsi" w:cstheme="majorHAnsi"/>
        </w:rPr>
        <w:t xml:space="preserve">(1), 1–17. </w:t>
      </w:r>
      <w:hyperlink r:id="rId75">
        <w:r w:rsidR="00BD041A" w:rsidRPr="001B2966">
          <w:rPr>
            <w:rFonts w:asciiTheme="majorHAnsi" w:hAnsiTheme="majorHAnsi" w:cstheme="majorHAnsi"/>
            <w:color w:val="1155CC"/>
            <w:u w:val="single"/>
          </w:rPr>
          <w:t>https://doi.org/10.1111/j.1939-0025.2010.01067.x</w:t>
        </w:r>
      </w:hyperlink>
    </w:p>
    <w:p w14:paraId="7439B116" w14:textId="6ED0CF35"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Ungar, M. (Ed.). (2012). </w:t>
      </w:r>
      <w:r w:rsidRPr="001B2966">
        <w:rPr>
          <w:rFonts w:asciiTheme="majorHAnsi" w:hAnsiTheme="majorHAnsi" w:cstheme="majorHAnsi"/>
          <w:i/>
          <w:iCs/>
        </w:rPr>
        <w:t>The social ecology of resilience: A handbook of theory and practice</w:t>
      </w:r>
      <w:r w:rsidRPr="001B2966">
        <w:rPr>
          <w:rFonts w:asciiTheme="majorHAnsi" w:hAnsiTheme="majorHAnsi" w:cstheme="majorHAnsi"/>
        </w:rPr>
        <w:t xml:space="preserve">. Springer. </w:t>
      </w:r>
      <w:hyperlink r:id="rId76">
        <w:r w:rsidR="00BD041A" w:rsidRPr="001B2966">
          <w:rPr>
            <w:rFonts w:asciiTheme="majorHAnsi" w:hAnsiTheme="majorHAnsi" w:cstheme="majorHAnsi"/>
            <w:color w:val="1155CC"/>
            <w:u w:val="single"/>
          </w:rPr>
          <w:t>https://doi.org/10.1007/978-1-4614-0586-3</w:t>
        </w:r>
      </w:hyperlink>
    </w:p>
    <w:p w14:paraId="7439B117" w14:textId="07285CBA"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Uwah, C. J., McMahon, H. G., &amp; Furlow, C. F. (2008). School belonging, educational aspirations, and academic self-efficacy among African American male high school students: Implications for school counselors. </w:t>
      </w:r>
      <w:r w:rsidRPr="001B2966">
        <w:rPr>
          <w:rFonts w:asciiTheme="majorHAnsi" w:hAnsiTheme="majorHAnsi" w:cstheme="majorHAnsi"/>
          <w:i/>
          <w:iCs/>
        </w:rPr>
        <w:t>Professional School Counseling</w:t>
      </w:r>
      <w:r w:rsidRPr="001B2966">
        <w:rPr>
          <w:rFonts w:asciiTheme="majorHAnsi" w:hAnsiTheme="majorHAnsi" w:cstheme="majorHAnsi"/>
        </w:rPr>
        <w:t>, </w:t>
      </w:r>
      <w:r w:rsidRPr="001B2966">
        <w:rPr>
          <w:rFonts w:asciiTheme="majorHAnsi" w:hAnsiTheme="majorHAnsi" w:cstheme="majorHAnsi"/>
          <w:i/>
          <w:iCs/>
        </w:rPr>
        <w:t>11</w:t>
      </w:r>
      <w:r w:rsidRPr="001B2966">
        <w:rPr>
          <w:rFonts w:asciiTheme="majorHAnsi" w:hAnsiTheme="majorHAnsi" w:cstheme="majorHAnsi"/>
        </w:rPr>
        <w:t xml:space="preserve">(5), 296–305. </w:t>
      </w:r>
      <w:hyperlink r:id="rId77" w:history="1">
        <w:r w:rsidR="00ED55AE" w:rsidRPr="006B381F">
          <w:rPr>
            <w:rStyle w:val="Hyperlink"/>
            <w:rFonts w:asciiTheme="majorHAnsi" w:hAnsiTheme="majorHAnsi" w:cstheme="majorHAnsi"/>
          </w:rPr>
          <w:t>https://doi.org/10.1177/2156759x0801100503</w:t>
        </w:r>
      </w:hyperlink>
      <w:r w:rsidR="00ED55AE">
        <w:rPr>
          <w:rFonts w:asciiTheme="majorHAnsi" w:hAnsiTheme="majorHAnsi" w:cstheme="majorHAnsi"/>
        </w:rPr>
        <w:t xml:space="preserve"> </w:t>
      </w:r>
    </w:p>
    <w:p w14:paraId="7439B118" w14:textId="1DB2312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Walton, G. M., &amp; Cohen, G. L. (2011). A brief social-belonging intervention improves academic and health outcomes of minority students. </w:t>
      </w:r>
      <w:r w:rsidRPr="001B2966">
        <w:rPr>
          <w:rFonts w:asciiTheme="majorHAnsi" w:hAnsiTheme="majorHAnsi" w:cstheme="majorHAnsi"/>
          <w:i/>
          <w:iCs/>
        </w:rPr>
        <w:t>Science</w:t>
      </w:r>
      <w:r w:rsidRPr="001B2966">
        <w:rPr>
          <w:rFonts w:asciiTheme="majorHAnsi" w:hAnsiTheme="majorHAnsi" w:cstheme="majorHAnsi"/>
        </w:rPr>
        <w:t>, </w:t>
      </w:r>
      <w:r w:rsidRPr="001B2966">
        <w:rPr>
          <w:rFonts w:asciiTheme="majorHAnsi" w:hAnsiTheme="majorHAnsi" w:cstheme="majorHAnsi"/>
          <w:i/>
          <w:iCs/>
        </w:rPr>
        <w:t>331</w:t>
      </w:r>
      <w:r w:rsidRPr="001B2966">
        <w:rPr>
          <w:rFonts w:asciiTheme="majorHAnsi" w:hAnsiTheme="majorHAnsi" w:cstheme="majorHAnsi"/>
        </w:rPr>
        <w:t xml:space="preserve">(6023), 1447–1451. </w:t>
      </w:r>
      <w:hyperlink r:id="rId78" w:history="1">
        <w:r w:rsidR="00ED55AE" w:rsidRPr="006B381F">
          <w:rPr>
            <w:rStyle w:val="Hyperlink"/>
            <w:rFonts w:asciiTheme="majorHAnsi" w:hAnsiTheme="majorHAnsi" w:cstheme="majorHAnsi"/>
          </w:rPr>
          <w:t>https://doi.org/10.1126/science.1198364</w:t>
        </w:r>
      </w:hyperlink>
      <w:r w:rsidR="00ED55AE">
        <w:rPr>
          <w:rFonts w:asciiTheme="majorHAnsi" w:hAnsiTheme="majorHAnsi" w:cstheme="majorHAnsi"/>
        </w:rPr>
        <w:t xml:space="preserve"> </w:t>
      </w:r>
    </w:p>
    <w:p w14:paraId="7439B119" w14:textId="4B9BEA94"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Watson, R.J., Wheldon, C.W., &amp; Puhl, R.M. (2020). Evidence of diverse identities in a large national sample of sexual and gender minority adolescents. </w:t>
      </w:r>
      <w:r w:rsidRPr="001B2966">
        <w:rPr>
          <w:rFonts w:asciiTheme="majorHAnsi" w:hAnsiTheme="majorHAnsi" w:cstheme="majorHAnsi"/>
          <w:i/>
          <w:iCs/>
        </w:rPr>
        <w:t>Journal of Research on Adolescence</w:t>
      </w:r>
      <w:r w:rsidRPr="001B2966">
        <w:rPr>
          <w:rFonts w:asciiTheme="majorHAnsi" w:hAnsiTheme="majorHAnsi" w:cstheme="majorHAnsi"/>
        </w:rPr>
        <w:t>, </w:t>
      </w:r>
      <w:r w:rsidRPr="001B2966">
        <w:rPr>
          <w:rFonts w:asciiTheme="majorHAnsi" w:hAnsiTheme="majorHAnsi" w:cstheme="majorHAnsi"/>
          <w:i/>
          <w:iCs/>
        </w:rPr>
        <w:t>30</w:t>
      </w:r>
      <w:r w:rsidRPr="001B2966">
        <w:rPr>
          <w:rFonts w:asciiTheme="majorHAnsi" w:hAnsiTheme="majorHAnsi" w:cstheme="majorHAnsi"/>
        </w:rPr>
        <w:t xml:space="preserve">(S2), 431–442. </w:t>
      </w:r>
      <w:hyperlink r:id="rId79" w:history="1">
        <w:r w:rsidR="00ED55AE" w:rsidRPr="006B381F">
          <w:rPr>
            <w:rStyle w:val="Hyperlink"/>
            <w:rFonts w:asciiTheme="majorHAnsi" w:hAnsiTheme="majorHAnsi" w:cstheme="majorHAnsi"/>
          </w:rPr>
          <w:t>https://doi.org/10.1111/jora.12488</w:t>
        </w:r>
      </w:hyperlink>
      <w:r w:rsidR="00ED55AE">
        <w:rPr>
          <w:rFonts w:asciiTheme="majorHAnsi" w:hAnsiTheme="majorHAnsi" w:cstheme="majorHAnsi"/>
        </w:rPr>
        <w:t xml:space="preserve"> </w:t>
      </w:r>
    </w:p>
    <w:p w14:paraId="7439B11A" w14:textId="2A58C592"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White, A.E., Moeller, J., Ivcevic, Z., &amp; Brackett, M.A. (2018). Gender identity and sexual identity labels used by US high school students: A co-occurrence network analysis. </w:t>
      </w:r>
      <w:r w:rsidRPr="001B2966">
        <w:rPr>
          <w:rFonts w:asciiTheme="majorHAnsi" w:hAnsiTheme="majorHAnsi" w:cstheme="majorHAnsi"/>
          <w:i/>
          <w:iCs/>
        </w:rPr>
        <w:t xml:space="preserve">Psychology of </w:t>
      </w:r>
      <w:r w:rsidRPr="001B2966">
        <w:rPr>
          <w:rFonts w:asciiTheme="majorHAnsi" w:hAnsiTheme="majorHAnsi" w:cstheme="majorHAnsi"/>
          <w:i/>
          <w:iCs/>
        </w:rPr>
        <w:lastRenderedPageBreak/>
        <w:t>Sexual Orientation and Gender Diversity</w:t>
      </w:r>
      <w:r w:rsidRPr="001B2966">
        <w:rPr>
          <w:rFonts w:asciiTheme="majorHAnsi" w:hAnsiTheme="majorHAnsi" w:cstheme="majorHAnsi"/>
        </w:rPr>
        <w:t>, </w:t>
      </w:r>
      <w:r w:rsidRPr="001B2966">
        <w:rPr>
          <w:rFonts w:asciiTheme="majorHAnsi" w:hAnsiTheme="majorHAnsi" w:cstheme="majorHAnsi"/>
          <w:i/>
          <w:iCs/>
        </w:rPr>
        <w:t>5</w:t>
      </w:r>
      <w:r w:rsidRPr="001B2966">
        <w:rPr>
          <w:rFonts w:asciiTheme="majorHAnsi" w:hAnsiTheme="majorHAnsi" w:cstheme="majorHAnsi"/>
        </w:rPr>
        <w:t xml:space="preserve">(2), 243–252. </w:t>
      </w:r>
      <w:hyperlink r:id="rId80" w:history="1">
        <w:r w:rsidR="00ED55AE">
          <w:rPr>
            <w:rStyle w:val="Hyperlink"/>
            <w:rFonts w:asciiTheme="majorHAnsi" w:hAnsiTheme="majorHAnsi" w:cstheme="majorHAnsi"/>
          </w:rPr>
          <w:t>https://doi.org/10.1037/ sgd0000266</w:t>
        </w:r>
      </w:hyperlink>
      <w:r w:rsidR="00ED55AE">
        <w:rPr>
          <w:rFonts w:asciiTheme="majorHAnsi" w:hAnsiTheme="majorHAnsi" w:cstheme="majorHAnsi"/>
        </w:rPr>
        <w:t xml:space="preserve"> </w:t>
      </w:r>
    </w:p>
    <w:p w14:paraId="31993B3B" w14:textId="361E20C4" w:rsidR="00AA7AF1" w:rsidRPr="001B2966" w:rsidRDefault="00602BF5" w:rsidP="001B2966">
      <w:pPr>
        <w:spacing w:line="360" w:lineRule="auto"/>
        <w:ind w:left="720" w:hanging="720"/>
        <w:rPr>
          <w:rFonts w:asciiTheme="majorHAnsi" w:hAnsiTheme="majorHAnsi" w:cstheme="majorHAnsi"/>
        </w:rPr>
        <w:sectPr w:rsidR="00AA7AF1" w:rsidRPr="001B2966">
          <w:pgSz w:w="12240" w:h="15840"/>
          <w:pgMar w:top="1440" w:right="1440" w:bottom="1440" w:left="1440" w:header="720" w:footer="720" w:gutter="0"/>
          <w:cols w:space="720"/>
        </w:sectPr>
      </w:pPr>
      <w:r w:rsidRPr="001B2966">
        <w:rPr>
          <w:rFonts w:asciiTheme="majorHAnsi" w:hAnsiTheme="majorHAnsi" w:cstheme="majorHAnsi"/>
        </w:rPr>
        <w:t>Wilkinson, L., Shifrer, D., &amp; Pearson, J. (2021). Educational outcomes of gender-diverse youth: A national population-based study. </w:t>
      </w:r>
      <w:r w:rsidRPr="001B2966">
        <w:rPr>
          <w:rFonts w:asciiTheme="majorHAnsi" w:hAnsiTheme="majorHAnsi" w:cstheme="majorHAnsi"/>
          <w:i/>
          <w:iCs/>
        </w:rPr>
        <w:t>Gender &amp; Society</w:t>
      </w:r>
      <w:r w:rsidRPr="001B2966">
        <w:rPr>
          <w:rFonts w:asciiTheme="majorHAnsi" w:hAnsiTheme="majorHAnsi" w:cstheme="majorHAnsi"/>
        </w:rPr>
        <w:t>, </w:t>
      </w:r>
      <w:r w:rsidRPr="001B2966">
        <w:rPr>
          <w:rFonts w:asciiTheme="majorHAnsi" w:hAnsiTheme="majorHAnsi" w:cstheme="majorHAnsi"/>
          <w:i/>
          <w:iCs/>
        </w:rPr>
        <w:t>35</w:t>
      </w:r>
      <w:r w:rsidRPr="001B2966">
        <w:rPr>
          <w:rFonts w:asciiTheme="majorHAnsi" w:hAnsiTheme="majorHAnsi" w:cstheme="majorHAnsi"/>
        </w:rPr>
        <w:t xml:space="preserve">(5), 806–837. </w:t>
      </w:r>
      <w:hyperlink r:id="rId81" w:history="1">
        <w:r w:rsidR="00ED55AE" w:rsidRPr="006B381F">
          <w:rPr>
            <w:rStyle w:val="Hyperlink"/>
            <w:rFonts w:asciiTheme="majorHAnsi" w:hAnsiTheme="majorHAnsi" w:cstheme="majorHAnsi"/>
          </w:rPr>
          <w:t>https://doi.org/10.1177/08912432211038689</w:t>
        </w:r>
      </w:hyperlink>
      <w:r w:rsidR="00ED55AE">
        <w:rPr>
          <w:rFonts w:asciiTheme="majorHAnsi" w:hAnsiTheme="majorHAnsi" w:cstheme="majorHAnsi"/>
        </w:rPr>
        <w:t xml:space="preserve"> </w:t>
      </w:r>
    </w:p>
    <w:p w14:paraId="4912CF21" w14:textId="0C1EF28B" w:rsidR="00393D00" w:rsidRPr="0071788A" w:rsidRDefault="00602BF5" w:rsidP="001B2966">
      <w:pPr>
        <w:pStyle w:val="Heading1"/>
        <w:spacing w:before="0" w:after="0" w:line="360" w:lineRule="auto"/>
        <w:rPr>
          <w:rFonts w:asciiTheme="majorHAnsi" w:hAnsiTheme="majorHAnsi" w:cstheme="majorHAnsi"/>
          <w:b/>
          <w:bCs/>
          <w:sz w:val="24"/>
          <w:szCs w:val="24"/>
        </w:rPr>
      </w:pPr>
      <w:bookmarkStart w:id="405" w:name="_456isvu801a1" w:colFirst="0" w:colLast="0"/>
      <w:bookmarkEnd w:id="405"/>
      <w:r w:rsidRPr="0071788A">
        <w:rPr>
          <w:rFonts w:asciiTheme="majorHAnsi" w:hAnsiTheme="majorHAnsi" w:cstheme="majorHAnsi"/>
          <w:b/>
          <w:bCs/>
          <w:sz w:val="24"/>
          <w:szCs w:val="24"/>
        </w:rPr>
        <w:lastRenderedPageBreak/>
        <w:t>Appendix A</w:t>
      </w:r>
    </w:p>
    <w:p w14:paraId="22268A3F" w14:textId="5AE1F3FA" w:rsidR="00393D00" w:rsidRPr="001B2966" w:rsidRDefault="00940701" w:rsidP="001B2966">
      <w:pPr>
        <w:pStyle w:val="NormalWeb"/>
        <w:spacing w:before="0" w:beforeAutospacing="0" w:after="0" w:afterAutospacing="0" w:line="360" w:lineRule="auto"/>
        <w:rPr>
          <w:rFonts w:asciiTheme="majorHAnsi" w:hAnsiTheme="majorHAnsi" w:cstheme="majorHAnsi"/>
          <w:b/>
          <w:bCs/>
          <w:color w:val="000000"/>
        </w:rPr>
      </w:pPr>
      <w:r w:rsidRPr="001B2966">
        <w:rPr>
          <w:rFonts w:asciiTheme="majorHAnsi" w:hAnsiTheme="majorHAnsi" w:cstheme="majorHAnsi"/>
          <w:b/>
          <w:bCs/>
          <w:color w:val="000000"/>
        </w:rPr>
        <w:t>Table A1</w:t>
      </w:r>
      <w:r w:rsidR="005111F0" w:rsidRPr="001B2966">
        <w:rPr>
          <w:rFonts w:asciiTheme="majorHAnsi" w:hAnsiTheme="majorHAnsi" w:cstheme="majorHAnsi"/>
          <w:b/>
          <w:bCs/>
          <w:color w:val="000000"/>
        </w:rPr>
        <w:br/>
      </w:r>
      <w:commentRangeStart w:id="406"/>
      <w:del w:id="407" w:author="Kerith Conron" w:date="2026-03-03T15:22:00Z" w16du:dateUtc="2026-03-03T20:22:00Z">
        <w:r w:rsidR="00393D00" w:rsidRPr="001B2966" w:rsidDel="00EC2BD2">
          <w:rPr>
            <w:rFonts w:asciiTheme="majorHAnsi" w:hAnsiTheme="majorHAnsi" w:cstheme="majorHAnsi"/>
            <w:i/>
            <w:iCs/>
            <w:color w:val="000000"/>
          </w:rPr>
          <w:delText>Two</w:delText>
        </w:r>
        <w:commentRangeEnd w:id="406"/>
        <w:r w:rsidR="0007674F" w:rsidRPr="001B2966" w:rsidDel="00EC2BD2">
          <w:rPr>
            <w:rStyle w:val="CommentReference"/>
            <w:rFonts w:asciiTheme="majorHAnsi" w:hAnsiTheme="majorHAnsi" w:cstheme="majorHAnsi"/>
            <w:i/>
            <w:iCs/>
            <w:color w:val="000000"/>
            <w:sz w:val="24"/>
            <w:szCs w:val="24"/>
          </w:rPr>
          <w:commentReference w:id="406"/>
        </w:r>
        <w:r w:rsidR="00393D00" w:rsidRPr="001B2966" w:rsidDel="00EC2BD2">
          <w:rPr>
            <w:rFonts w:asciiTheme="majorHAnsi" w:hAnsiTheme="majorHAnsi" w:cstheme="majorHAnsi"/>
            <w:i/>
            <w:iCs/>
            <w:color w:val="000000"/>
          </w:rPr>
          <w:delText>-Way Tabulation</w:delText>
        </w:r>
      </w:del>
      <w:del w:id="408" w:author="Kerith Conron" w:date="2026-03-03T15:06:00Z" w16du:dateUtc="2026-03-03T20:06:00Z">
        <w:r w:rsidR="00393D00" w:rsidRPr="001B2966" w:rsidDel="0082372B">
          <w:rPr>
            <w:rFonts w:asciiTheme="majorHAnsi" w:hAnsiTheme="majorHAnsi" w:cstheme="majorHAnsi"/>
            <w:i/>
            <w:iCs/>
            <w:color w:val="000000"/>
          </w:rPr>
          <w:delText xml:space="preserve"> by</w:delText>
        </w:r>
      </w:del>
      <w:del w:id="409" w:author="Kerith Conron" w:date="2026-03-03T15:22:00Z" w16du:dateUtc="2026-03-03T20:22:00Z">
        <w:r w:rsidR="00393D00" w:rsidRPr="001B2966" w:rsidDel="00EC2BD2">
          <w:rPr>
            <w:rFonts w:asciiTheme="majorHAnsi" w:hAnsiTheme="majorHAnsi" w:cstheme="majorHAnsi"/>
            <w:i/>
            <w:iCs/>
            <w:color w:val="000000"/>
          </w:rPr>
          <w:delText xml:space="preserve"> </w:delText>
        </w:r>
      </w:del>
      <w:r w:rsidR="00393D00" w:rsidRPr="001B2966">
        <w:rPr>
          <w:rFonts w:asciiTheme="majorHAnsi" w:hAnsiTheme="majorHAnsi" w:cstheme="majorHAnsi"/>
          <w:i/>
          <w:iCs/>
          <w:color w:val="000000"/>
        </w:rPr>
        <w:t xml:space="preserve">Gender Identity and Sexual Orientation </w:t>
      </w:r>
      <w:r w:rsidR="00393D00" w:rsidRPr="001B2966">
        <w:rPr>
          <w:rFonts w:asciiTheme="majorHAnsi" w:hAnsiTheme="majorHAnsi" w:cstheme="majorHAnsi"/>
          <w:i/>
          <w:iCs/>
          <w:color w:val="000000"/>
          <w:lang w:val="en"/>
        </w:rPr>
        <w:t>(n = 7,462)</w:t>
      </w:r>
      <w:ins w:id="410" w:author="Kerith Conron" w:date="2026-03-03T15:06:00Z" w16du:dateUtc="2026-03-03T20:06:00Z">
        <w:r w:rsidR="0082372B">
          <w:rPr>
            <w:rFonts w:asciiTheme="majorHAnsi" w:hAnsiTheme="majorHAnsi" w:cstheme="majorHAnsi"/>
            <w:i/>
            <w:iCs/>
            <w:color w:val="000000"/>
            <w:lang w:val="en"/>
          </w:rPr>
          <w:t xml:space="preserve"> </w:t>
        </w:r>
      </w:ins>
      <w:ins w:id="411" w:author="Kerith Conron" w:date="2026-03-03T16:24:00Z" w16du:dateUtc="2026-03-03T21:24:00Z">
        <w:r w:rsidR="009270C3">
          <w:rPr>
            <w:rFonts w:asciiTheme="majorHAnsi" w:hAnsiTheme="majorHAnsi" w:cstheme="majorHAnsi"/>
            <w:i/>
            <w:iCs/>
            <w:color w:val="000000"/>
            <w:lang w:val="en"/>
          </w:rPr>
          <w:t>of 12</w:t>
        </w:r>
        <w:r w:rsidR="009270C3" w:rsidRPr="009270C3">
          <w:rPr>
            <w:rFonts w:asciiTheme="majorHAnsi" w:hAnsiTheme="majorHAnsi" w:cstheme="majorHAnsi"/>
            <w:i/>
            <w:iCs/>
            <w:color w:val="000000"/>
            <w:vertAlign w:val="superscript"/>
            <w:lang w:val="en"/>
            <w:rPrChange w:id="412" w:author="Kerith Conron" w:date="2026-03-03T16:24:00Z" w16du:dateUtc="2026-03-03T21:24:00Z">
              <w:rPr>
                <w:rFonts w:asciiTheme="majorHAnsi" w:hAnsiTheme="majorHAnsi" w:cstheme="majorHAnsi"/>
                <w:i/>
                <w:iCs/>
                <w:color w:val="000000"/>
                <w:lang w:val="en"/>
              </w:rPr>
            </w:rPrChange>
          </w:rPr>
          <w:t>th</w:t>
        </w:r>
        <w:r w:rsidR="009270C3">
          <w:rPr>
            <w:rFonts w:asciiTheme="majorHAnsi" w:hAnsiTheme="majorHAnsi" w:cstheme="majorHAnsi"/>
            <w:i/>
            <w:iCs/>
            <w:color w:val="000000"/>
            <w:lang w:val="en"/>
          </w:rPr>
          <w:t xml:space="preserve"> Grade </w:t>
        </w:r>
      </w:ins>
      <w:ins w:id="413" w:author="Kerith Conron" w:date="2026-03-03T15:06:00Z" w16du:dateUtc="2026-03-03T20:06:00Z">
        <w:r w:rsidR="0082372B">
          <w:rPr>
            <w:rFonts w:asciiTheme="majorHAnsi" w:hAnsiTheme="majorHAnsi" w:cstheme="majorHAnsi"/>
            <w:i/>
            <w:iCs/>
            <w:color w:val="000000"/>
            <w:lang w:val="en"/>
          </w:rPr>
          <w:t>Participan</w:t>
        </w:r>
      </w:ins>
      <w:ins w:id="414" w:author="Kerith Conron" w:date="2026-03-03T15:07:00Z" w16du:dateUtc="2026-03-03T20:07:00Z">
        <w:r w:rsidR="0082372B">
          <w:rPr>
            <w:rFonts w:asciiTheme="majorHAnsi" w:hAnsiTheme="majorHAnsi" w:cstheme="majorHAnsi"/>
            <w:i/>
            <w:iCs/>
            <w:color w:val="000000"/>
            <w:lang w:val="en"/>
          </w:rPr>
          <w:t xml:space="preserve">ts in the </w:t>
        </w:r>
      </w:ins>
      <w:ins w:id="415" w:author="Kerith Conron" w:date="2026-03-03T16:24:00Z" w16du:dateUtc="2026-03-03T21:24:00Z">
        <w:r w:rsidR="009270C3">
          <w:rPr>
            <w:rFonts w:asciiTheme="majorHAnsi" w:hAnsiTheme="majorHAnsi" w:cstheme="majorHAnsi"/>
            <w:i/>
            <w:iCs/>
            <w:color w:val="000000"/>
            <w:lang w:val="en"/>
          </w:rPr>
          <w:t xml:space="preserve">California </w:t>
        </w:r>
      </w:ins>
      <w:ins w:id="416" w:author="Kerith Conron" w:date="2026-03-03T15:07:00Z" w16du:dateUtc="2026-03-03T20:07:00Z">
        <w:r w:rsidR="0082372B">
          <w:rPr>
            <w:rFonts w:asciiTheme="majorHAnsi" w:hAnsiTheme="majorHAnsi" w:cstheme="majorHAnsi"/>
            <w:i/>
            <w:iCs/>
            <w:color w:val="000000"/>
            <w:lang w:val="en"/>
          </w:rPr>
          <w:t xml:space="preserve">XX [title] Survey, </w:t>
        </w:r>
      </w:ins>
      <w:ins w:id="417" w:author="Kerith Conron" w:date="2026-03-03T15:20:00Z" w16du:dateUtc="2026-03-03T20:20:00Z">
        <w:r w:rsidR="000F3816">
          <w:rPr>
            <w:rFonts w:asciiTheme="majorHAnsi" w:hAnsiTheme="majorHAnsi" w:cstheme="majorHAnsi"/>
            <w:i/>
            <w:iCs/>
            <w:color w:val="000000"/>
            <w:lang w:val="en"/>
          </w:rPr>
          <w:t>2023</w:t>
        </w:r>
      </w:ins>
    </w:p>
    <w:tbl>
      <w:tblPr>
        <w:tblW w:w="5000" w:type="pct"/>
        <w:tblCellMar>
          <w:top w:w="15" w:type="dxa"/>
          <w:left w:w="15" w:type="dxa"/>
          <w:bottom w:w="15" w:type="dxa"/>
          <w:right w:w="15" w:type="dxa"/>
        </w:tblCellMar>
        <w:tblLook w:val="04A0" w:firstRow="1" w:lastRow="0" w:firstColumn="1" w:lastColumn="0" w:noHBand="0" w:noVBand="1"/>
      </w:tblPr>
      <w:tblGrid>
        <w:gridCol w:w="2575"/>
        <w:gridCol w:w="1687"/>
        <w:gridCol w:w="1420"/>
        <w:gridCol w:w="1687"/>
        <w:gridCol w:w="1597"/>
        <w:gridCol w:w="1332"/>
        <w:gridCol w:w="1509"/>
        <w:gridCol w:w="1153"/>
      </w:tblGrid>
      <w:tr w:rsidR="00393D00" w:rsidRPr="0073266D" w14:paraId="1B0517C7" w14:textId="77777777" w:rsidTr="0073266D">
        <w:trPr>
          <w:trHeight w:val="255"/>
        </w:trPr>
        <w:tc>
          <w:tcPr>
            <w:tcW w:w="993" w:type="pct"/>
            <w:vMerge w:val="restart"/>
            <w:tcBorders>
              <w:top w:val="single" w:sz="4" w:space="0" w:color="auto"/>
            </w:tcBorders>
            <w:tcMar>
              <w:top w:w="0" w:type="dxa"/>
              <w:left w:w="100" w:type="dxa"/>
              <w:bottom w:w="0" w:type="dxa"/>
              <w:right w:w="100" w:type="dxa"/>
            </w:tcMar>
            <w:vAlign w:val="center"/>
            <w:hideMark/>
          </w:tcPr>
          <w:p w14:paraId="3B924F5B"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Gender identity</w:t>
            </w:r>
          </w:p>
        </w:tc>
        <w:tc>
          <w:tcPr>
            <w:tcW w:w="4007" w:type="pct"/>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76FB1FEF"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Sexual orientation categories</w:t>
            </w:r>
          </w:p>
        </w:tc>
      </w:tr>
      <w:tr w:rsidR="00393D00" w:rsidRPr="0073266D" w14:paraId="74C6557D" w14:textId="77777777" w:rsidTr="0073266D">
        <w:trPr>
          <w:trHeight w:val="720"/>
        </w:trPr>
        <w:tc>
          <w:tcPr>
            <w:tcW w:w="993" w:type="pct"/>
            <w:vMerge/>
            <w:tcBorders>
              <w:top w:val="single" w:sz="6" w:space="0" w:color="000000"/>
            </w:tcBorders>
            <w:vAlign w:val="center"/>
            <w:hideMark/>
          </w:tcPr>
          <w:p w14:paraId="2D6DDBD3" w14:textId="77777777" w:rsidR="00393D00" w:rsidRPr="0073266D" w:rsidRDefault="00393D00" w:rsidP="00ED55AE">
            <w:pPr>
              <w:rPr>
                <w:rFonts w:asciiTheme="majorHAnsi" w:hAnsiTheme="majorHAnsi" w:cstheme="majorHAnsi"/>
                <w:sz w:val="20"/>
                <w:szCs w:val="20"/>
              </w:rPr>
            </w:pPr>
          </w:p>
        </w:tc>
        <w:tc>
          <w:tcPr>
            <w:tcW w:w="651" w:type="pct"/>
            <w:tcBorders>
              <w:top w:val="single" w:sz="6" w:space="0" w:color="000000"/>
              <w:left w:val="nil"/>
            </w:tcBorders>
            <w:tcMar>
              <w:top w:w="0" w:type="dxa"/>
              <w:left w:w="100" w:type="dxa"/>
              <w:bottom w:w="0" w:type="dxa"/>
              <w:right w:w="100" w:type="dxa"/>
            </w:tcMar>
            <w:vAlign w:val="center"/>
            <w:hideMark/>
          </w:tcPr>
          <w:p w14:paraId="7A71F342"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Straight/</w:t>
            </w:r>
          </w:p>
          <w:p w14:paraId="6A96FFC5" w14:textId="6E70DA41"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heterosexual</w:t>
            </w:r>
          </w:p>
        </w:tc>
        <w:tc>
          <w:tcPr>
            <w:tcW w:w="548" w:type="pct"/>
            <w:tcBorders>
              <w:top w:val="single" w:sz="6" w:space="0" w:color="000000"/>
            </w:tcBorders>
            <w:tcMar>
              <w:top w:w="0" w:type="dxa"/>
              <w:left w:w="100" w:type="dxa"/>
              <w:bottom w:w="0" w:type="dxa"/>
              <w:right w:w="100" w:type="dxa"/>
            </w:tcMar>
            <w:vAlign w:val="center"/>
            <w:hideMark/>
          </w:tcPr>
          <w:p w14:paraId="3DDF2BC4"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Gay or lesbian</w:t>
            </w:r>
          </w:p>
        </w:tc>
        <w:tc>
          <w:tcPr>
            <w:tcW w:w="651" w:type="pct"/>
            <w:tcBorders>
              <w:top w:val="single" w:sz="6" w:space="0" w:color="000000"/>
            </w:tcBorders>
            <w:tcMar>
              <w:top w:w="0" w:type="dxa"/>
              <w:left w:w="100" w:type="dxa"/>
              <w:bottom w:w="0" w:type="dxa"/>
              <w:right w:w="100" w:type="dxa"/>
            </w:tcMar>
            <w:vAlign w:val="center"/>
            <w:hideMark/>
          </w:tcPr>
          <w:p w14:paraId="1D5F59E9"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Bisexual/</w:t>
            </w:r>
          </w:p>
          <w:p w14:paraId="6C5D5026"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pansexual/</w:t>
            </w:r>
          </w:p>
          <w:p w14:paraId="359EDA11" w14:textId="6E090DA4"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omnisexual</w:t>
            </w:r>
          </w:p>
        </w:tc>
        <w:tc>
          <w:tcPr>
            <w:tcW w:w="616" w:type="pct"/>
            <w:tcBorders>
              <w:top w:val="single" w:sz="6" w:space="0" w:color="000000"/>
            </w:tcBorders>
            <w:tcMar>
              <w:top w:w="0" w:type="dxa"/>
              <w:left w:w="100" w:type="dxa"/>
              <w:bottom w:w="0" w:type="dxa"/>
              <w:right w:w="100" w:type="dxa"/>
            </w:tcMar>
            <w:vAlign w:val="center"/>
            <w:hideMark/>
          </w:tcPr>
          <w:p w14:paraId="605E1B0F"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Asexual/</w:t>
            </w:r>
          </w:p>
          <w:p w14:paraId="77F0BB79"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aromantic/</w:t>
            </w:r>
          </w:p>
          <w:p w14:paraId="2A208C2E" w14:textId="1540F481"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demisexual</w:t>
            </w:r>
          </w:p>
        </w:tc>
        <w:tc>
          <w:tcPr>
            <w:tcW w:w="514" w:type="pct"/>
            <w:tcBorders>
              <w:top w:val="single" w:sz="6" w:space="0" w:color="000000"/>
            </w:tcBorders>
            <w:tcMar>
              <w:top w:w="0" w:type="dxa"/>
              <w:left w:w="100" w:type="dxa"/>
              <w:bottom w:w="0" w:type="dxa"/>
              <w:right w:w="100" w:type="dxa"/>
            </w:tcMar>
            <w:vAlign w:val="center"/>
            <w:hideMark/>
          </w:tcPr>
          <w:p w14:paraId="7C80A618"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Other/</w:t>
            </w:r>
          </w:p>
          <w:p w14:paraId="3DAE778F" w14:textId="6954FD27" w:rsidR="00393D00"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queer/</w:t>
            </w:r>
          </w:p>
          <w:p w14:paraId="692D814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questioning</w:t>
            </w:r>
          </w:p>
        </w:tc>
        <w:tc>
          <w:tcPr>
            <w:tcW w:w="582" w:type="pct"/>
            <w:tcBorders>
              <w:top w:val="single" w:sz="6" w:space="0" w:color="000000"/>
            </w:tcBorders>
            <w:tcMar>
              <w:top w:w="0" w:type="dxa"/>
              <w:left w:w="100" w:type="dxa"/>
              <w:bottom w:w="0" w:type="dxa"/>
              <w:right w:w="100" w:type="dxa"/>
            </w:tcMar>
            <w:vAlign w:val="center"/>
            <w:hideMark/>
          </w:tcPr>
          <w:p w14:paraId="11C5D3A5"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Prefer not to say</w:t>
            </w:r>
          </w:p>
        </w:tc>
        <w:tc>
          <w:tcPr>
            <w:tcW w:w="445" w:type="pct"/>
            <w:tcBorders>
              <w:top w:val="single" w:sz="6" w:space="0" w:color="000000"/>
            </w:tcBorders>
            <w:tcMar>
              <w:top w:w="0" w:type="dxa"/>
              <w:left w:w="100" w:type="dxa"/>
              <w:bottom w:w="0" w:type="dxa"/>
              <w:right w:w="100" w:type="dxa"/>
            </w:tcMar>
            <w:vAlign w:val="center"/>
            <w:hideMark/>
          </w:tcPr>
          <w:p w14:paraId="6D5519A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Total</w:t>
            </w:r>
          </w:p>
        </w:tc>
      </w:tr>
      <w:tr w:rsidR="00393D00" w:rsidRPr="0073266D" w14:paraId="11A3DF1B" w14:textId="77777777" w:rsidTr="0073266D">
        <w:trPr>
          <w:trHeight w:val="255"/>
        </w:trPr>
        <w:tc>
          <w:tcPr>
            <w:tcW w:w="993" w:type="pct"/>
            <w:tcMar>
              <w:top w:w="0" w:type="dxa"/>
              <w:left w:w="100" w:type="dxa"/>
              <w:bottom w:w="0" w:type="dxa"/>
              <w:right w:w="100" w:type="dxa"/>
            </w:tcMar>
            <w:vAlign w:val="center"/>
            <w:hideMark/>
          </w:tcPr>
          <w:p w14:paraId="77CA883B"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Cisgender man</w:t>
            </w:r>
          </w:p>
        </w:tc>
        <w:tc>
          <w:tcPr>
            <w:tcW w:w="651" w:type="pct"/>
            <w:tcBorders>
              <w:left w:val="nil"/>
            </w:tcBorders>
            <w:tcMar>
              <w:top w:w="0" w:type="dxa"/>
              <w:left w:w="100" w:type="dxa"/>
              <w:bottom w:w="0" w:type="dxa"/>
              <w:right w:w="100" w:type="dxa"/>
            </w:tcMar>
            <w:vAlign w:val="center"/>
            <w:hideMark/>
          </w:tcPr>
          <w:p w14:paraId="2FD927F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85.03</w:t>
            </w:r>
          </w:p>
        </w:tc>
        <w:tc>
          <w:tcPr>
            <w:tcW w:w="548" w:type="pct"/>
            <w:tcMar>
              <w:top w:w="0" w:type="dxa"/>
              <w:left w:w="100" w:type="dxa"/>
              <w:bottom w:w="0" w:type="dxa"/>
              <w:right w:w="100" w:type="dxa"/>
            </w:tcMar>
            <w:vAlign w:val="center"/>
            <w:hideMark/>
          </w:tcPr>
          <w:p w14:paraId="38DECAD4"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4.03</w:t>
            </w:r>
          </w:p>
        </w:tc>
        <w:tc>
          <w:tcPr>
            <w:tcW w:w="651" w:type="pct"/>
            <w:tcMar>
              <w:top w:w="0" w:type="dxa"/>
              <w:left w:w="100" w:type="dxa"/>
              <w:bottom w:w="0" w:type="dxa"/>
              <w:right w:w="100" w:type="dxa"/>
            </w:tcMar>
            <w:vAlign w:val="center"/>
            <w:hideMark/>
          </w:tcPr>
          <w:p w14:paraId="5618054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5.09</w:t>
            </w:r>
          </w:p>
        </w:tc>
        <w:tc>
          <w:tcPr>
            <w:tcW w:w="616" w:type="pct"/>
            <w:tcMar>
              <w:top w:w="0" w:type="dxa"/>
              <w:left w:w="100" w:type="dxa"/>
              <w:bottom w:w="0" w:type="dxa"/>
              <w:right w:w="100" w:type="dxa"/>
            </w:tcMar>
            <w:vAlign w:val="center"/>
            <w:hideMark/>
          </w:tcPr>
          <w:p w14:paraId="728F3B9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0.75</w:t>
            </w:r>
          </w:p>
        </w:tc>
        <w:tc>
          <w:tcPr>
            <w:tcW w:w="514" w:type="pct"/>
            <w:tcMar>
              <w:top w:w="0" w:type="dxa"/>
              <w:left w:w="100" w:type="dxa"/>
              <w:bottom w:w="0" w:type="dxa"/>
              <w:right w:w="100" w:type="dxa"/>
            </w:tcMar>
            <w:vAlign w:val="center"/>
            <w:hideMark/>
          </w:tcPr>
          <w:p w14:paraId="7BEE4F5E"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0.57</w:t>
            </w:r>
          </w:p>
        </w:tc>
        <w:tc>
          <w:tcPr>
            <w:tcW w:w="582" w:type="pct"/>
            <w:tcMar>
              <w:top w:w="0" w:type="dxa"/>
              <w:left w:w="100" w:type="dxa"/>
              <w:bottom w:w="0" w:type="dxa"/>
              <w:right w:w="100" w:type="dxa"/>
            </w:tcMar>
            <w:vAlign w:val="center"/>
            <w:hideMark/>
          </w:tcPr>
          <w:p w14:paraId="0067D3D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4.52</w:t>
            </w:r>
          </w:p>
        </w:tc>
        <w:tc>
          <w:tcPr>
            <w:tcW w:w="445" w:type="pct"/>
            <w:tcMar>
              <w:top w:w="0" w:type="dxa"/>
              <w:left w:w="100" w:type="dxa"/>
              <w:bottom w:w="0" w:type="dxa"/>
              <w:right w:w="100" w:type="dxa"/>
            </w:tcMar>
            <w:vAlign w:val="center"/>
            <w:hideMark/>
          </w:tcPr>
          <w:p w14:paraId="2A36C157"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5D7BB25A" w14:textId="77777777" w:rsidTr="0073266D">
        <w:trPr>
          <w:trHeight w:val="240"/>
        </w:trPr>
        <w:tc>
          <w:tcPr>
            <w:tcW w:w="993" w:type="pct"/>
            <w:tcMar>
              <w:top w:w="0" w:type="dxa"/>
              <w:left w:w="100" w:type="dxa"/>
              <w:bottom w:w="0" w:type="dxa"/>
              <w:right w:w="100" w:type="dxa"/>
            </w:tcMar>
            <w:vAlign w:val="center"/>
            <w:hideMark/>
          </w:tcPr>
          <w:p w14:paraId="56B2CF05"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Cisgender woman</w:t>
            </w:r>
          </w:p>
        </w:tc>
        <w:tc>
          <w:tcPr>
            <w:tcW w:w="651" w:type="pct"/>
            <w:tcBorders>
              <w:left w:val="nil"/>
            </w:tcBorders>
            <w:tcMar>
              <w:top w:w="0" w:type="dxa"/>
              <w:left w:w="100" w:type="dxa"/>
              <w:bottom w:w="0" w:type="dxa"/>
              <w:right w:w="100" w:type="dxa"/>
            </w:tcMar>
            <w:vAlign w:val="center"/>
            <w:hideMark/>
          </w:tcPr>
          <w:p w14:paraId="24BCE635"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68.05</w:t>
            </w:r>
          </w:p>
        </w:tc>
        <w:tc>
          <w:tcPr>
            <w:tcW w:w="548" w:type="pct"/>
            <w:tcMar>
              <w:top w:w="0" w:type="dxa"/>
              <w:left w:w="100" w:type="dxa"/>
              <w:bottom w:w="0" w:type="dxa"/>
              <w:right w:w="100" w:type="dxa"/>
            </w:tcMar>
            <w:vAlign w:val="center"/>
            <w:hideMark/>
          </w:tcPr>
          <w:p w14:paraId="7DD84E9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3.03</w:t>
            </w:r>
          </w:p>
        </w:tc>
        <w:tc>
          <w:tcPr>
            <w:tcW w:w="651" w:type="pct"/>
            <w:tcMar>
              <w:top w:w="0" w:type="dxa"/>
              <w:left w:w="100" w:type="dxa"/>
              <w:bottom w:w="0" w:type="dxa"/>
              <w:right w:w="100" w:type="dxa"/>
            </w:tcMar>
            <w:vAlign w:val="center"/>
            <w:hideMark/>
          </w:tcPr>
          <w:p w14:paraId="6E4C517E"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17.85</w:t>
            </w:r>
          </w:p>
        </w:tc>
        <w:tc>
          <w:tcPr>
            <w:tcW w:w="616" w:type="pct"/>
            <w:tcMar>
              <w:top w:w="0" w:type="dxa"/>
              <w:left w:w="100" w:type="dxa"/>
              <w:bottom w:w="0" w:type="dxa"/>
              <w:right w:w="100" w:type="dxa"/>
            </w:tcMar>
            <w:vAlign w:val="center"/>
            <w:hideMark/>
          </w:tcPr>
          <w:p w14:paraId="00DF5007"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2.25</w:t>
            </w:r>
          </w:p>
        </w:tc>
        <w:tc>
          <w:tcPr>
            <w:tcW w:w="514" w:type="pct"/>
            <w:tcMar>
              <w:top w:w="0" w:type="dxa"/>
              <w:left w:w="100" w:type="dxa"/>
              <w:bottom w:w="0" w:type="dxa"/>
              <w:right w:w="100" w:type="dxa"/>
            </w:tcMar>
            <w:vAlign w:val="center"/>
            <w:hideMark/>
          </w:tcPr>
          <w:p w14:paraId="120DDCC2"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1.50</w:t>
            </w:r>
          </w:p>
        </w:tc>
        <w:tc>
          <w:tcPr>
            <w:tcW w:w="582" w:type="pct"/>
            <w:tcMar>
              <w:top w:w="0" w:type="dxa"/>
              <w:left w:w="100" w:type="dxa"/>
              <w:bottom w:w="0" w:type="dxa"/>
              <w:right w:w="100" w:type="dxa"/>
            </w:tcMar>
            <w:vAlign w:val="center"/>
            <w:hideMark/>
          </w:tcPr>
          <w:p w14:paraId="38DACB81"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7.32</w:t>
            </w:r>
          </w:p>
        </w:tc>
        <w:tc>
          <w:tcPr>
            <w:tcW w:w="445" w:type="pct"/>
            <w:tcMar>
              <w:top w:w="0" w:type="dxa"/>
              <w:left w:w="100" w:type="dxa"/>
              <w:bottom w:w="0" w:type="dxa"/>
              <w:right w:w="100" w:type="dxa"/>
            </w:tcMar>
            <w:vAlign w:val="center"/>
            <w:hideMark/>
          </w:tcPr>
          <w:p w14:paraId="3CBDEEB7"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412EBD7D" w14:textId="77777777" w:rsidTr="0073266D">
        <w:trPr>
          <w:trHeight w:val="240"/>
        </w:trPr>
        <w:tc>
          <w:tcPr>
            <w:tcW w:w="993" w:type="pct"/>
            <w:tcMar>
              <w:top w:w="0" w:type="dxa"/>
              <w:left w:w="100" w:type="dxa"/>
              <w:bottom w:w="0" w:type="dxa"/>
              <w:right w:w="100" w:type="dxa"/>
            </w:tcMar>
            <w:vAlign w:val="center"/>
            <w:hideMark/>
          </w:tcPr>
          <w:p w14:paraId="6D7618A9"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Transgender man</w:t>
            </w:r>
          </w:p>
        </w:tc>
        <w:tc>
          <w:tcPr>
            <w:tcW w:w="651" w:type="pct"/>
            <w:tcBorders>
              <w:left w:val="nil"/>
            </w:tcBorders>
            <w:tcMar>
              <w:top w:w="0" w:type="dxa"/>
              <w:left w:w="100" w:type="dxa"/>
              <w:bottom w:w="0" w:type="dxa"/>
              <w:right w:w="100" w:type="dxa"/>
            </w:tcMar>
            <w:vAlign w:val="center"/>
            <w:hideMark/>
          </w:tcPr>
          <w:p w14:paraId="669CEFCC"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6.90</w:t>
            </w:r>
          </w:p>
        </w:tc>
        <w:tc>
          <w:tcPr>
            <w:tcW w:w="548" w:type="pct"/>
            <w:tcMar>
              <w:top w:w="0" w:type="dxa"/>
              <w:left w:w="100" w:type="dxa"/>
              <w:bottom w:w="0" w:type="dxa"/>
              <w:right w:w="100" w:type="dxa"/>
            </w:tcMar>
            <w:vAlign w:val="center"/>
            <w:hideMark/>
          </w:tcPr>
          <w:p w14:paraId="2DA84E3C"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32.76</w:t>
            </w:r>
          </w:p>
        </w:tc>
        <w:tc>
          <w:tcPr>
            <w:tcW w:w="651" w:type="pct"/>
            <w:tcMar>
              <w:top w:w="0" w:type="dxa"/>
              <w:left w:w="100" w:type="dxa"/>
              <w:bottom w:w="0" w:type="dxa"/>
              <w:right w:w="100" w:type="dxa"/>
            </w:tcMar>
            <w:vAlign w:val="center"/>
            <w:hideMark/>
          </w:tcPr>
          <w:p w14:paraId="2CCE2791"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32.76</w:t>
            </w:r>
          </w:p>
        </w:tc>
        <w:tc>
          <w:tcPr>
            <w:tcW w:w="616" w:type="pct"/>
            <w:tcMar>
              <w:top w:w="0" w:type="dxa"/>
              <w:left w:w="100" w:type="dxa"/>
              <w:bottom w:w="0" w:type="dxa"/>
              <w:right w:w="100" w:type="dxa"/>
            </w:tcMar>
            <w:vAlign w:val="center"/>
            <w:hideMark/>
          </w:tcPr>
          <w:p w14:paraId="7BD0C25C"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6.90</w:t>
            </w:r>
          </w:p>
        </w:tc>
        <w:tc>
          <w:tcPr>
            <w:tcW w:w="514" w:type="pct"/>
            <w:tcMar>
              <w:top w:w="0" w:type="dxa"/>
              <w:left w:w="100" w:type="dxa"/>
              <w:bottom w:w="0" w:type="dxa"/>
              <w:right w:w="100" w:type="dxa"/>
            </w:tcMar>
            <w:vAlign w:val="center"/>
            <w:hideMark/>
          </w:tcPr>
          <w:p w14:paraId="12BD37B7"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12.07</w:t>
            </w:r>
          </w:p>
        </w:tc>
        <w:tc>
          <w:tcPr>
            <w:tcW w:w="582" w:type="pct"/>
            <w:tcMar>
              <w:top w:w="0" w:type="dxa"/>
              <w:left w:w="100" w:type="dxa"/>
              <w:bottom w:w="0" w:type="dxa"/>
              <w:right w:w="100" w:type="dxa"/>
            </w:tcMar>
            <w:vAlign w:val="center"/>
            <w:hideMark/>
          </w:tcPr>
          <w:p w14:paraId="000F175D"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8.62</w:t>
            </w:r>
          </w:p>
        </w:tc>
        <w:tc>
          <w:tcPr>
            <w:tcW w:w="445" w:type="pct"/>
            <w:tcMar>
              <w:top w:w="0" w:type="dxa"/>
              <w:left w:w="100" w:type="dxa"/>
              <w:bottom w:w="0" w:type="dxa"/>
              <w:right w:w="100" w:type="dxa"/>
            </w:tcMar>
            <w:vAlign w:val="center"/>
            <w:hideMark/>
          </w:tcPr>
          <w:p w14:paraId="5E0000E2"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73D4B7BC" w14:textId="77777777" w:rsidTr="0073266D">
        <w:trPr>
          <w:trHeight w:val="240"/>
        </w:trPr>
        <w:tc>
          <w:tcPr>
            <w:tcW w:w="993" w:type="pct"/>
            <w:tcMar>
              <w:top w:w="0" w:type="dxa"/>
              <w:left w:w="100" w:type="dxa"/>
              <w:bottom w:w="0" w:type="dxa"/>
              <w:right w:w="100" w:type="dxa"/>
            </w:tcMar>
            <w:vAlign w:val="center"/>
            <w:hideMark/>
          </w:tcPr>
          <w:p w14:paraId="39282E4A"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Transgender woman</w:t>
            </w:r>
          </w:p>
        </w:tc>
        <w:tc>
          <w:tcPr>
            <w:tcW w:w="651" w:type="pct"/>
            <w:tcBorders>
              <w:left w:val="nil"/>
            </w:tcBorders>
            <w:tcMar>
              <w:top w:w="0" w:type="dxa"/>
              <w:left w:w="100" w:type="dxa"/>
              <w:bottom w:w="0" w:type="dxa"/>
              <w:right w:w="100" w:type="dxa"/>
            </w:tcMar>
            <w:vAlign w:val="center"/>
            <w:hideMark/>
          </w:tcPr>
          <w:p w14:paraId="5584AA7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20.00</w:t>
            </w:r>
          </w:p>
        </w:tc>
        <w:tc>
          <w:tcPr>
            <w:tcW w:w="548" w:type="pct"/>
            <w:tcMar>
              <w:top w:w="0" w:type="dxa"/>
              <w:left w:w="100" w:type="dxa"/>
              <w:bottom w:w="0" w:type="dxa"/>
              <w:right w:w="100" w:type="dxa"/>
            </w:tcMar>
            <w:vAlign w:val="center"/>
            <w:hideMark/>
          </w:tcPr>
          <w:p w14:paraId="5D8C926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40.00</w:t>
            </w:r>
          </w:p>
        </w:tc>
        <w:tc>
          <w:tcPr>
            <w:tcW w:w="651" w:type="pct"/>
            <w:tcMar>
              <w:top w:w="0" w:type="dxa"/>
              <w:left w:w="100" w:type="dxa"/>
              <w:bottom w:w="0" w:type="dxa"/>
              <w:right w:w="100" w:type="dxa"/>
            </w:tcMar>
            <w:vAlign w:val="center"/>
            <w:hideMark/>
          </w:tcPr>
          <w:p w14:paraId="74D9B7A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25.00</w:t>
            </w:r>
          </w:p>
        </w:tc>
        <w:tc>
          <w:tcPr>
            <w:tcW w:w="616" w:type="pct"/>
            <w:tcMar>
              <w:top w:w="0" w:type="dxa"/>
              <w:left w:w="100" w:type="dxa"/>
              <w:bottom w:w="0" w:type="dxa"/>
              <w:right w:w="100" w:type="dxa"/>
            </w:tcMar>
            <w:vAlign w:val="center"/>
            <w:hideMark/>
          </w:tcPr>
          <w:p w14:paraId="5F67AF5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w:t>
            </w:r>
          </w:p>
        </w:tc>
        <w:tc>
          <w:tcPr>
            <w:tcW w:w="514" w:type="pct"/>
            <w:tcMar>
              <w:top w:w="0" w:type="dxa"/>
              <w:left w:w="100" w:type="dxa"/>
              <w:bottom w:w="0" w:type="dxa"/>
              <w:right w:w="100" w:type="dxa"/>
            </w:tcMar>
            <w:vAlign w:val="center"/>
            <w:hideMark/>
          </w:tcPr>
          <w:p w14:paraId="27BEEB2F"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0.00</w:t>
            </w:r>
          </w:p>
        </w:tc>
        <w:tc>
          <w:tcPr>
            <w:tcW w:w="582" w:type="pct"/>
            <w:tcMar>
              <w:top w:w="0" w:type="dxa"/>
              <w:left w:w="100" w:type="dxa"/>
              <w:bottom w:w="0" w:type="dxa"/>
              <w:right w:w="100" w:type="dxa"/>
            </w:tcMar>
            <w:vAlign w:val="center"/>
            <w:hideMark/>
          </w:tcPr>
          <w:p w14:paraId="62513B9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5.00</w:t>
            </w:r>
          </w:p>
        </w:tc>
        <w:tc>
          <w:tcPr>
            <w:tcW w:w="445" w:type="pct"/>
            <w:tcMar>
              <w:top w:w="0" w:type="dxa"/>
              <w:left w:w="100" w:type="dxa"/>
              <w:bottom w:w="0" w:type="dxa"/>
              <w:right w:w="100" w:type="dxa"/>
            </w:tcMar>
            <w:vAlign w:val="center"/>
            <w:hideMark/>
          </w:tcPr>
          <w:p w14:paraId="6168280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24B70CE1" w14:textId="77777777" w:rsidTr="0073266D">
        <w:trPr>
          <w:trHeight w:val="240"/>
        </w:trPr>
        <w:tc>
          <w:tcPr>
            <w:tcW w:w="993" w:type="pct"/>
            <w:tcMar>
              <w:top w:w="0" w:type="dxa"/>
              <w:left w:w="100" w:type="dxa"/>
              <w:bottom w:w="0" w:type="dxa"/>
              <w:right w:w="100" w:type="dxa"/>
            </w:tcMar>
            <w:vAlign w:val="center"/>
            <w:hideMark/>
          </w:tcPr>
          <w:p w14:paraId="429998AA"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Nonbinary</w:t>
            </w:r>
          </w:p>
        </w:tc>
        <w:tc>
          <w:tcPr>
            <w:tcW w:w="651" w:type="pct"/>
            <w:tcBorders>
              <w:left w:val="nil"/>
            </w:tcBorders>
            <w:tcMar>
              <w:top w:w="0" w:type="dxa"/>
              <w:left w:w="100" w:type="dxa"/>
              <w:bottom w:w="0" w:type="dxa"/>
              <w:right w:w="100" w:type="dxa"/>
            </w:tcMar>
            <w:vAlign w:val="center"/>
            <w:hideMark/>
          </w:tcPr>
          <w:p w14:paraId="198284DB"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1.92</w:t>
            </w:r>
          </w:p>
        </w:tc>
        <w:tc>
          <w:tcPr>
            <w:tcW w:w="548" w:type="pct"/>
            <w:tcMar>
              <w:top w:w="0" w:type="dxa"/>
              <w:left w:w="100" w:type="dxa"/>
              <w:bottom w:w="0" w:type="dxa"/>
              <w:right w:w="100" w:type="dxa"/>
            </w:tcMar>
            <w:vAlign w:val="center"/>
            <w:hideMark/>
          </w:tcPr>
          <w:p w14:paraId="3F2F89E5"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18.77</w:t>
            </w:r>
          </w:p>
        </w:tc>
        <w:tc>
          <w:tcPr>
            <w:tcW w:w="651" w:type="pct"/>
            <w:tcMar>
              <w:top w:w="0" w:type="dxa"/>
              <w:left w:w="100" w:type="dxa"/>
              <w:bottom w:w="0" w:type="dxa"/>
              <w:right w:w="100" w:type="dxa"/>
            </w:tcMar>
            <w:vAlign w:val="center"/>
            <w:hideMark/>
          </w:tcPr>
          <w:p w14:paraId="1DC9E2D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50.19</w:t>
            </w:r>
          </w:p>
        </w:tc>
        <w:tc>
          <w:tcPr>
            <w:tcW w:w="616" w:type="pct"/>
            <w:tcMar>
              <w:top w:w="0" w:type="dxa"/>
              <w:left w:w="100" w:type="dxa"/>
              <w:bottom w:w="0" w:type="dxa"/>
              <w:right w:w="100" w:type="dxa"/>
            </w:tcMar>
            <w:vAlign w:val="center"/>
            <w:hideMark/>
          </w:tcPr>
          <w:p w14:paraId="65104B5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13.41</w:t>
            </w:r>
          </w:p>
        </w:tc>
        <w:tc>
          <w:tcPr>
            <w:tcW w:w="514" w:type="pct"/>
            <w:tcMar>
              <w:top w:w="0" w:type="dxa"/>
              <w:left w:w="100" w:type="dxa"/>
              <w:bottom w:w="0" w:type="dxa"/>
              <w:right w:w="100" w:type="dxa"/>
            </w:tcMar>
            <w:vAlign w:val="center"/>
            <w:hideMark/>
          </w:tcPr>
          <w:p w14:paraId="3D271E6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9.58</w:t>
            </w:r>
          </w:p>
        </w:tc>
        <w:tc>
          <w:tcPr>
            <w:tcW w:w="582" w:type="pct"/>
            <w:tcMar>
              <w:top w:w="0" w:type="dxa"/>
              <w:left w:w="100" w:type="dxa"/>
              <w:bottom w:w="0" w:type="dxa"/>
              <w:right w:w="100" w:type="dxa"/>
            </w:tcMar>
            <w:vAlign w:val="center"/>
            <w:hideMark/>
          </w:tcPr>
          <w:p w14:paraId="20C60812"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6.13</w:t>
            </w:r>
          </w:p>
        </w:tc>
        <w:tc>
          <w:tcPr>
            <w:tcW w:w="445" w:type="pct"/>
            <w:tcMar>
              <w:top w:w="0" w:type="dxa"/>
              <w:left w:w="100" w:type="dxa"/>
              <w:bottom w:w="0" w:type="dxa"/>
              <w:right w:w="100" w:type="dxa"/>
            </w:tcMar>
            <w:vAlign w:val="center"/>
            <w:hideMark/>
          </w:tcPr>
          <w:p w14:paraId="68306C4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7DE98CF4" w14:textId="77777777" w:rsidTr="0073266D">
        <w:tc>
          <w:tcPr>
            <w:tcW w:w="993" w:type="pct"/>
            <w:tcMar>
              <w:top w:w="0" w:type="dxa"/>
              <w:left w:w="100" w:type="dxa"/>
              <w:bottom w:w="0" w:type="dxa"/>
              <w:right w:w="100" w:type="dxa"/>
            </w:tcMar>
            <w:vAlign w:val="center"/>
            <w:hideMark/>
          </w:tcPr>
          <w:p w14:paraId="1D75DDD8"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Gender diverse/questioning</w:t>
            </w:r>
          </w:p>
        </w:tc>
        <w:tc>
          <w:tcPr>
            <w:tcW w:w="651" w:type="pct"/>
            <w:tcBorders>
              <w:left w:val="nil"/>
            </w:tcBorders>
            <w:tcMar>
              <w:top w:w="0" w:type="dxa"/>
              <w:left w:w="100" w:type="dxa"/>
              <w:bottom w:w="0" w:type="dxa"/>
              <w:right w:w="100" w:type="dxa"/>
            </w:tcMar>
            <w:vAlign w:val="center"/>
            <w:hideMark/>
          </w:tcPr>
          <w:p w14:paraId="4DCC739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2.90</w:t>
            </w:r>
          </w:p>
        </w:tc>
        <w:tc>
          <w:tcPr>
            <w:tcW w:w="548" w:type="pct"/>
            <w:tcMar>
              <w:top w:w="0" w:type="dxa"/>
              <w:left w:w="100" w:type="dxa"/>
              <w:bottom w:w="0" w:type="dxa"/>
              <w:right w:w="100" w:type="dxa"/>
            </w:tcMar>
            <w:vAlign w:val="center"/>
            <w:hideMark/>
          </w:tcPr>
          <w:p w14:paraId="377B7D0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13.04</w:t>
            </w:r>
          </w:p>
        </w:tc>
        <w:tc>
          <w:tcPr>
            <w:tcW w:w="651" w:type="pct"/>
            <w:tcMar>
              <w:top w:w="0" w:type="dxa"/>
              <w:left w:w="100" w:type="dxa"/>
              <w:bottom w:w="0" w:type="dxa"/>
              <w:right w:w="100" w:type="dxa"/>
            </w:tcMar>
            <w:vAlign w:val="center"/>
            <w:hideMark/>
          </w:tcPr>
          <w:p w14:paraId="1778B4E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50.72</w:t>
            </w:r>
          </w:p>
        </w:tc>
        <w:tc>
          <w:tcPr>
            <w:tcW w:w="616" w:type="pct"/>
            <w:tcMar>
              <w:top w:w="0" w:type="dxa"/>
              <w:left w:w="100" w:type="dxa"/>
              <w:bottom w:w="0" w:type="dxa"/>
              <w:right w:w="100" w:type="dxa"/>
            </w:tcMar>
            <w:vAlign w:val="center"/>
            <w:hideMark/>
          </w:tcPr>
          <w:p w14:paraId="0CC1250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14.49</w:t>
            </w:r>
          </w:p>
        </w:tc>
        <w:tc>
          <w:tcPr>
            <w:tcW w:w="514" w:type="pct"/>
            <w:tcMar>
              <w:top w:w="0" w:type="dxa"/>
              <w:left w:w="100" w:type="dxa"/>
              <w:bottom w:w="0" w:type="dxa"/>
              <w:right w:w="100" w:type="dxa"/>
            </w:tcMar>
            <w:vAlign w:val="center"/>
            <w:hideMark/>
          </w:tcPr>
          <w:p w14:paraId="68B6B4A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18.84</w:t>
            </w:r>
          </w:p>
        </w:tc>
        <w:tc>
          <w:tcPr>
            <w:tcW w:w="582" w:type="pct"/>
            <w:tcMar>
              <w:top w:w="0" w:type="dxa"/>
              <w:left w:w="100" w:type="dxa"/>
              <w:bottom w:w="0" w:type="dxa"/>
              <w:right w:w="100" w:type="dxa"/>
            </w:tcMar>
            <w:vAlign w:val="center"/>
            <w:hideMark/>
          </w:tcPr>
          <w:p w14:paraId="443DDB43"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0.00</w:t>
            </w:r>
          </w:p>
        </w:tc>
        <w:tc>
          <w:tcPr>
            <w:tcW w:w="445" w:type="pct"/>
            <w:tcMar>
              <w:top w:w="0" w:type="dxa"/>
              <w:left w:w="100" w:type="dxa"/>
              <w:bottom w:w="0" w:type="dxa"/>
              <w:right w:w="100" w:type="dxa"/>
            </w:tcMar>
            <w:vAlign w:val="center"/>
            <w:hideMark/>
          </w:tcPr>
          <w:p w14:paraId="14117CB3"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5FE95A8F" w14:textId="77777777" w:rsidTr="0073266D">
        <w:trPr>
          <w:trHeight w:val="240"/>
        </w:trPr>
        <w:tc>
          <w:tcPr>
            <w:tcW w:w="993" w:type="pct"/>
            <w:tcBorders>
              <w:bottom w:val="single" w:sz="6" w:space="0" w:color="000000"/>
            </w:tcBorders>
            <w:tcMar>
              <w:top w:w="0" w:type="dxa"/>
              <w:left w:w="100" w:type="dxa"/>
              <w:bottom w:w="0" w:type="dxa"/>
              <w:right w:w="100" w:type="dxa"/>
            </w:tcMar>
            <w:vAlign w:val="center"/>
            <w:hideMark/>
          </w:tcPr>
          <w:p w14:paraId="03D17A1C"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Prefer not to say</w:t>
            </w:r>
          </w:p>
        </w:tc>
        <w:tc>
          <w:tcPr>
            <w:tcW w:w="651" w:type="pct"/>
            <w:tcBorders>
              <w:left w:val="nil"/>
              <w:bottom w:val="single" w:sz="6" w:space="0" w:color="000000"/>
            </w:tcBorders>
            <w:tcMar>
              <w:top w:w="0" w:type="dxa"/>
              <w:left w:w="100" w:type="dxa"/>
              <w:bottom w:w="0" w:type="dxa"/>
              <w:right w:w="100" w:type="dxa"/>
            </w:tcMar>
            <w:vAlign w:val="center"/>
            <w:hideMark/>
          </w:tcPr>
          <w:p w14:paraId="16463541"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7.91</w:t>
            </w:r>
          </w:p>
        </w:tc>
        <w:tc>
          <w:tcPr>
            <w:tcW w:w="548" w:type="pct"/>
            <w:tcBorders>
              <w:bottom w:val="single" w:sz="6" w:space="0" w:color="000000"/>
            </w:tcBorders>
            <w:tcMar>
              <w:top w:w="0" w:type="dxa"/>
              <w:left w:w="100" w:type="dxa"/>
              <w:bottom w:w="0" w:type="dxa"/>
              <w:right w:w="100" w:type="dxa"/>
            </w:tcMar>
            <w:vAlign w:val="center"/>
            <w:hideMark/>
          </w:tcPr>
          <w:p w14:paraId="1E75B11E"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6.47</w:t>
            </w:r>
          </w:p>
        </w:tc>
        <w:tc>
          <w:tcPr>
            <w:tcW w:w="651" w:type="pct"/>
            <w:tcBorders>
              <w:bottom w:val="single" w:sz="6" w:space="0" w:color="000000"/>
            </w:tcBorders>
            <w:tcMar>
              <w:top w:w="0" w:type="dxa"/>
              <w:left w:w="100" w:type="dxa"/>
              <w:bottom w:w="0" w:type="dxa"/>
              <w:right w:w="100" w:type="dxa"/>
            </w:tcMar>
            <w:vAlign w:val="center"/>
            <w:hideMark/>
          </w:tcPr>
          <w:p w14:paraId="24188FB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33.09</w:t>
            </w:r>
          </w:p>
        </w:tc>
        <w:tc>
          <w:tcPr>
            <w:tcW w:w="616" w:type="pct"/>
            <w:tcBorders>
              <w:bottom w:val="single" w:sz="6" w:space="0" w:color="000000"/>
            </w:tcBorders>
            <w:tcMar>
              <w:top w:w="0" w:type="dxa"/>
              <w:left w:w="100" w:type="dxa"/>
              <w:bottom w:w="0" w:type="dxa"/>
              <w:right w:w="100" w:type="dxa"/>
            </w:tcMar>
            <w:vAlign w:val="center"/>
            <w:hideMark/>
          </w:tcPr>
          <w:p w14:paraId="5D4DFB5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10.07</w:t>
            </w:r>
          </w:p>
        </w:tc>
        <w:tc>
          <w:tcPr>
            <w:tcW w:w="514" w:type="pct"/>
            <w:tcBorders>
              <w:bottom w:val="single" w:sz="6" w:space="0" w:color="000000"/>
            </w:tcBorders>
            <w:tcMar>
              <w:top w:w="0" w:type="dxa"/>
              <w:left w:w="100" w:type="dxa"/>
              <w:bottom w:w="0" w:type="dxa"/>
              <w:right w:w="100" w:type="dxa"/>
            </w:tcMar>
            <w:vAlign w:val="center"/>
            <w:hideMark/>
          </w:tcPr>
          <w:p w14:paraId="13B09B6B"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4.32</w:t>
            </w:r>
          </w:p>
        </w:tc>
        <w:tc>
          <w:tcPr>
            <w:tcW w:w="582" w:type="pct"/>
            <w:tcBorders>
              <w:bottom w:val="single" w:sz="6" w:space="0" w:color="000000"/>
            </w:tcBorders>
            <w:tcMar>
              <w:top w:w="0" w:type="dxa"/>
              <w:left w:w="100" w:type="dxa"/>
              <w:bottom w:w="0" w:type="dxa"/>
              <w:right w:w="100" w:type="dxa"/>
            </w:tcMar>
            <w:vAlign w:val="center"/>
            <w:hideMark/>
          </w:tcPr>
          <w:p w14:paraId="794704AD"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38.13</w:t>
            </w:r>
          </w:p>
        </w:tc>
        <w:tc>
          <w:tcPr>
            <w:tcW w:w="445" w:type="pct"/>
            <w:tcBorders>
              <w:bottom w:val="single" w:sz="6" w:space="0" w:color="000000"/>
            </w:tcBorders>
            <w:tcMar>
              <w:top w:w="0" w:type="dxa"/>
              <w:left w:w="100" w:type="dxa"/>
              <w:bottom w:w="0" w:type="dxa"/>
              <w:right w:w="100" w:type="dxa"/>
            </w:tcMar>
            <w:vAlign w:val="center"/>
            <w:hideMark/>
          </w:tcPr>
          <w:p w14:paraId="348B5284"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1738A0D3" w14:textId="77777777" w:rsidTr="0073266D">
        <w:trPr>
          <w:trHeight w:val="255"/>
        </w:trPr>
        <w:tc>
          <w:tcPr>
            <w:tcW w:w="993" w:type="pct"/>
            <w:tcBorders>
              <w:top w:val="single" w:sz="6" w:space="0" w:color="000000"/>
              <w:bottom w:val="single" w:sz="4" w:space="0" w:color="auto"/>
            </w:tcBorders>
            <w:tcMar>
              <w:top w:w="0" w:type="dxa"/>
              <w:left w:w="100" w:type="dxa"/>
              <w:bottom w:w="0" w:type="dxa"/>
              <w:right w:w="100" w:type="dxa"/>
            </w:tcMar>
            <w:vAlign w:val="center"/>
            <w:hideMark/>
          </w:tcPr>
          <w:p w14:paraId="1643FA2A"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Total</w:t>
            </w: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48E0EB6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69.45</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77B3DFED"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4.42</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4AA27D8F"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15.17</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56B7B78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2.43</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6108BB6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1.74</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270AB7A3"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6.79</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133B1CB"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bl>
    <w:p w14:paraId="0C5337B2" w14:textId="51A34150" w:rsidR="00BD3767" w:rsidRPr="001B2966" w:rsidRDefault="00393D00" w:rsidP="001B2966">
      <w:pPr>
        <w:spacing w:line="360" w:lineRule="auto"/>
        <w:rPr>
          <w:rFonts w:asciiTheme="majorHAnsi" w:hAnsiTheme="majorHAnsi" w:cstheme="majorHAnsi"/>
          <w:b/>
          <w:bCs/>
        </w:rPr>
        <w:sectPr w:rsidR="00BD3767" w:rsidRPr="001B2966" w:rsidSect="00BD3767">
          <w:pgSz w:w="15840" w:h="12240" w:orient="landscape"/>
          <w:pgMar w:top="1440" w:right="1440" w:bottom="1440" w:left="1440" w:header="720" w:footer="720" w:gutter="0"/>
          <w:cols w:space="720"/>
          <w:docGrid w:linePitch="326"/>
        </w:sectPr>
      </w:pPr>
      <w:r w:rsidRPr="001B2966">
        <w:rPr>
          <w:rFonts w:asciiTheme="majorHAnsi" w:hAnsiTheme="majorHAnsi" w:cstheme="majorHAnsi"/>
          <w:i/>
          <w:color w:val="000000"/>
          <w:sz w:val="20"/>
          <w:szCs w:val="20"/>
        </w:rPr>
        <w:t xml:space="preserve">Note. </w:t>
      </w:r>
      <w:r w:rsidRPr="001B2966">
        <w:rPr>
          <w:rFonts w:asciiTheme="majorHAnsi" w:hAnsiTheme="majorHAnsi" w:cstheme="majorHAnsi"/>
          <w:iCs/>
          <w:color w:val="000000"/>
          <w:sz w:val="20"/>
          <w:szCs w:val="20"/>
        </w:rPr>
        <w:t xml:space="preserve">Each cell represents </w:t>
      </w:r>
      <w:del w:id="418" w:author="Kerith Conron" w:date="2026-03-04T15:49:00Z" w16du:dateUtc="2026-03-04T20:49:00Z">
        <w:r w:rsidRPr="001B2966" w:rsidDel="0086743B">
          <w:rPr>
            <w:rFonts w:asciiTheme="majorHAnsi" w:hAnsiTheme="majorHAnsi" w:cstheme="majorHAnsi"/>
            <w:iCs/>
            <w:color w:val="000000"/>
            <w:sz w:val="20"/>
            <w:szCs w:val="20"/>
          </w:rPr>
          <w:delText xml:space="preserve">the </w:delText>
        </w:r>
      </w:del>
      <w:ins w:id="419" w:author="Kerith Conron" w:date="2026-03-03T15:23:00Z" w16du:dateUtc="2026-03-03T20:23:00Z">
        <w:r w:rsidR="00EC2BD2">
          <w:rPr>
            <w:rFonts w:asciiTheme="majorHAnsi" w:hAnsiTheme="majorHAnsi" w:cstheme="majorHAnsi"/>
            <w:iCs/>
            <w:color w:val="000000"/>
            <w:sz w:val="20"/>
            <w:szCs w:val="20"/>
          </w:rPr>
          <w:t xml:space="preserve">row percentages, that is the </w:t>
        </w:r>
      </w:ins>
      <w:r w:rsidRPr="001B2966">
        <w:rPr>
          <w:rFonts w:asciiTheme="majorHAnsi" w:hAnsiTheme="majorHAnsi" w:cstheme="majorHAnsi"/>
          <w:iCs/>
          <w:color w:val="000000"/>
          <w:sz w:val="20"/>
          <w:szCs w:val="20"/>
        </w:rPr>
        <w:t xml:space="preserve">percentage of students within each gender category </w:t>
      </w:r>
      <w:ins w:id="420" w:author="Kerith Conron" w:date="2026-03-03T15:23:00Z" w16du:dateUtc="2026-03-03T20:23:00Z">
        <w:r w:rsidR="00EC2BD2">
          <w:rPr>
            <w:rFonts w:asciiTheme="majorHAnsi" w:hAnsiTheme="majorHAnsi" w:cstheme="majorHAnsi"/>
            <w:iCs/>
            <w:color w:val="000000"/>
            <w:sz w:val="20"/>
            <w:szCs w:val="20"/>
          </w:rPr>
          <w:t xml:space="preserve">of </w:t>
        </w:r>
      </w:ins>
      <w:del w:id="421" w:author="Kerith Conron" w:date="2026-03-03T15:23:00Z" w16du:dateUtc="2026-03-03T20:23:00Z">
        <w:r w:rsidRPr="001B2966" w:rsidDel="00EC2BD2">
          <w:rPr>
            <w:rFonts w:asciiTheme="majorHAnsi" w:hAnsiTheme="majorHAnsi" w:cstheme="majorHAnsi"/>
            <w:iCs/>
            <w:color w:val="000000"/>
            <w:sz w:val="20"/>
            <w:szCs w:val="20"/>
          </w:rPr>
          <w:delText xml:space="preserve">that indicated </w:delText>
        </w:r>
      </w:del>
      <w:r w:rsidRPr="001B2966">
        <w:rPr>
          <w:rFonts w:asciiTheme="majorHAnsi" w:hAnsiTheme="majorHAnsi" w:cstheme="majorHAnsi"/>
          <w:iCs/>
          <w:color w:val="000000"/>
          <w:sz w:val="20"/>
          <w:szCs w:val="20"/>
        </w:rPr>
        <w:t>the corresponding sexual orientation.</w:t>
      </w:r>
    </w:p>
    <w:p w14:paraId="27CE5226" w14:textId="008E30BA" w:rsidR="005111F0" w:rsidRPr="00ED55AE"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Table A2</w:t>
      </w:r>
    </w:p>
    <w:p w14:paraId="7439B11F" w14:textId="7F9AB06F" w:rsidR="00BD041A" w:rsidRPr="001B2966" w:rsidRDefault="00602BF5" w:rsidP="00ED55AE">
      <w:pPr>
        <w:spacing w:line="360" w:lineRule="auto"/>
        <w:rPr>
          <w:rFonts w:asciiTheme="majorHAnsi" w:hAnsiTheme="majorHAnsi" w:cstheme="majorHAnsi"/>
        </w:rPr>
      </w:pPr>
      <w:del w:id="422" w:author="Kerith Conron" w:date="2026-03-03T15:22:00Z" w16du:dateUtc="2026-03-03T20:22:00Z">
        <w:r w:rsidRPr="001B2966" w:rsidDel="00EC2BD2">
          <w:rPr>
            <w:rFonts w:asciiTheme="majorHAnsi" w:hAnsiTheme="majorHAnsi" w:cstheme="majorHAnsi"/>
            <w:i/>
            <w:iCs/>
          </w:rPr>
          <w:delText>Summary Statistics</w:delText>
        </w:r>
      </w:del>
      <w:ins w:id="423" w:author="Kerith Conron" w:date="2026-03-03T15:22:00Z" w16du:dateUtc="2026-03-03T20:22:00Z">
        <w:r w:rsidR="00EC2BD2">
          <w:rPr>
            <w:rFonts w:asciiTheme="majorHAnsi" w:hAnsiTheme="majorHAnsi" w:cstheme="majorHAnsi"/>
            <w:i/>
            <w:iCs/>
          </w:rPr>
          <w:t>Demographic Characteristics</w:t>
        </w:r>
      </w:ins>
      <w:r w:rsidRPr="001B2966">
        <w:rPr>
          <w:rFonts w:asciiTheme="majorHAnsi" w:hAnsiTheme="majorHAnsi" w:cstheme="majorHAnsi"/>
          <w:i/>
          <w:iCs/>
        </w:rPr>
        <w:t xml:space="preserve"> of California </w:t>
      </w:r>
      <w:ins w:id="424" w:author="Kerith Conron" w:date="2026-03-03T15:21:00Z" w16du:dateUtc="2026-03-03T20:21:00Z">
        <w:r w:rsidR="000E462A">
          <w:rPr>
            <w:rFonts w:asciiTheme="majorHAnsi" w:hAnsiTheme="majorHAnsi" w:cstheme="majorHAnsi"/>
            <w:i/>
            <w:iCs/>
          </w:rPr>
          <w:t>Students Enrolled in 12</w:t>
        </w:r>
        <w:r w:rsidR="000E462A" w:rsidRPr="000E462A">
          <w:rPr>
            <w:rFonts w:asciiTheme="majorHAnsi" w:hAnsiTheme="majorHAnsi" w:cstheme="majorHAnsi"/>
            <w:i/>
            <w:iCs/>
            <w:vertAlign w:val="superscript"/>
            <w:rPrChange w:id="425" w:author="Kerith Conron" w:date="2026-03-03T15:21:00Z" w16du:dateUtc="2026-03-03T20:21:00Z">
              <w:rPr>
                <w:rFonts w:asciiTheme="majorHAnsi" w:hAnsiTheme="majorHAnsi" w:cstheme="majorHAnsi"/>
                <w:i/>
                <w:iCs/>
              </w:rPr>
            </w:rPrChange>
          </w:rPr>
          <w:t>th</w:t>
        </w:r>
        <w:r w:rsidR="000E462A">
          <w:rPr>
            <w:rFonts w:asciiTheme="majorHAnsi" w:hAnsiTheme="majorHAnsi" w:cstheme="majorHAnsi"/>
            <w:i/>
            <w:iCs/>
          </w:rPr>
          <w:t xml:space="preserve"> Grade in the </w:t>
        </w:r>
      </w:ins>
      <w:r w:rsidRPr="001B2966">
        <w:rPr>
          <w:rFonts w:asciiTheme="majorHAnsi" w:hAnsiTheme="majorHAnsi" w:cstheme="majorHAnsi"/>
          <w:i/>
          <w:iCs/>
        </w:rPr>
        <w:t xml:space="preserve">2022-2023 Academic Year </w:t>
      </w:r>
      <w:del w:id="426" w:author="Kerith Conron" w:date="2026-03-03T15:21:00Z" w16du:dateUtc="2026-03-03T20:21:00Z">
        <w:r w:rsidRPr="001B2966" w:rsidDel="000E462A">
          <w:rPr>
            <w:rFonts w:asciiTheme="majorHAnsi" w:hAnsiTheme="majorHAnsi" w:cstheme="majorHAnsi"/>
            <w:i/>
            <w:iCs/>
          </w:rPr>
          <w:delText xml:space="preserve">12th Grade </w:delText>
        </w:r>
        <w:commentRangeStart w:id="427"/>
        <w:r w:rsidRPr="001B2966" w:rsidDel="000E462A">
          <w:rPr>
            <w:rFonts w:asciiTheme="majorHAnsi" w:hAnsiTheme="majorHAnsi" w:cstheme="majorHAnsi"/>
            <w:i/>
            <w:iCs/>
          </w:rPr>
          <w:delText>Enrollment</w:delText>
        </w:r>
      </w:del>
      <w:commentRangeEnd w:id="427"/>
      <w:r w:rsidR="00AD0857" w:rsidRPr="001B2966">
        <w:rPr>
          <w:rStyle w:val="CommentReference"/>
          <w:rFonts w:asciiTheme="majorHAnsi" w:hAnsiTheme="majorHAnsi" w:cstheme="majorHAnsi"/>
          <w:sz w:val="24"/>
          <w:szCs w:val="24"/>
        </w:rPr>
        <w:commentReference w:id="427"/>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5578"/>
        <w:gridCol w:w="1891"/>
        <w:gridCol w:w="1891"/>
      </w:tblGrid>
      <w:tr w:rsidR="00BD041A" w:rsidRPr="00ED55AE" w14:paraId="7439B123" w14:textId="77777777" w:rsidTr="0073266D">
        <w:trPr>
          <w:trHeight w:val="315"/>
        </w:trPr>
        <w:tc>
          <w:tcPr>
            <w:tcW w:w="2980" w:type="pct"/>
            <w:tcBorders>
              <w:top w:val="single" w:sz="8" w:space="0" w:color="000000"/>
              <w:bottom w:val="single" w:sz="8" w:space="0" w:color="000000"/>
            </w:tcBorders>
            <w:tcMar>
              <w:top w:w="0" w:type="dxa"/>
              <w:left w:w="100" w:type="dxa"/>
              <w:bottom w:w="0" w:type="dxa"/>
              <w:right w:w="100" w:type="dxa"/>
            </w:tcMar>
            <w:vAlign w:val="center"/>
          </w:tcPr>
          <w:p w14:paraId="7439B120" w14:textId="77777777" w:rsidR="00BD041A" w:rsidRPr="00ED55AE" w:rsidRDefault="00602BF5" w:rsidP="0073266D">
            <w:pPr>
              <w:widowControl w:val="0"/>
              <w:rPr>
                <w:rFonts w:asciiTheme="majorHAnsi" w:hAnsiTheme="majorHAnsi" w:cstheme="majorHAnsi"/>
                <w:sz w:val="20"/>
                <w:szCs w:val="20"/>
              </w:rPr>
            </w:pPr>
            <w:r w:rsidRPr="00ED55AE">
              <w:rPr>
                <w:rFonts w:asciiTheme="majorHAnsi" w:hAnsiTheme="majorHAnsi" w:cstheme="majorHAnsi"/>
                <w:sz w:val="20"/>
                <w:szCs w:val="20"/>
              </w:rPr>
              <w:t xml:space="preserve"> </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1"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Freq.</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2"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Percent</w:t>
            </w:r>
          </w:p>
        </w:tc>
      </w:tr>
      <w:tr w:rsidR="00BD041A" w:rsidRPr="00ED55AE" w14:paraId="7439B127" w14:textId="77777777" w:rsidTr="0073266D">
        <w:trPr>
          <w:trHeight w:val="315"/>
        </w:trPr>
        <w:tc>
          <w:tcPr>
            <w:tcW w:w="2980" w:type="pct"/>
            <w:tcMar>
              <w:top w:w="0" w:type="dxa"/>
              <w:left w:w="100" w:type="dxa"/>
              <w:bottom w:w="0" w:type="dxa"/>
              <w:right w:w="100" w:type="dxa"/>
            </w:tcMar>
            <w:vAlign w:val="center"/>
          </w:tcPr>
          <w:p w14:paraId="7439B124" w14:textId="77777777" w:rsidR="00BD041A" w:rsidRPr="00ED55AE" w:rsidRDefault="00602BF5" w:rsidP="0073266D">
            <w:pPr>
              <w:widowControl w:val="0"/>
              <w:rPr>
                <w:rFonts w:asciiTheme="majorHAnsi" w:hAnsiTheme="majorHAnsi" w:cstheme="majorHAnsi"/>
                <w:i/>
                <w:iCs/>
                <w:sz w:val="20"/>
                <w:szCs w:val="20"/>
              </w:rPr>
            </w:pPr>
            <w:r w:rsidRPr="00ED55AE">
              <w:rPr>
                <w:rFonts w:asciiTheme="majorHAnsi" w:hAnsiTheme="majorHAnsi" w:cstheme="majorHAnsi"/>
                <w:i/>
                <w:iCs/>
                <w:sz w:val="20"/>
                <w:szCs w:val="20"/>
              </w:rPr>
              <w:t>Panel A: Race/Ethnicity</w:t>
            </w:r>
          </w:p>
        </w:tc>
        <w:tc>
          <w:tcPr>
            <w:tcW w:w="1010" w:type="pct"/>
            <w:tcMar>
              <w:top w:w="0" w:type="dxa"/>
              <w:left w:w="100" w:type="dxa"/>
              <w:bottom w:w="0" w:type="dxa"/>
              <w:right w:w="100" w:type="dxa"/>
            </w:tcMar>
            <w:vAlign w:val="center"/>
          </w:tcPr>
          <w:p w14:paraId="7439B125" w14:textId="77777777" w:rsidR="00BD041A" w:rsidRPr="00ED55AE"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26" w14:textId="77777777" w:rsidR="00BD041A" w:rsidRPr="00ED55AE" w:rsidRDefault="00BD041A" w:rsidP="0073266D">
            <w:pPr>
              <w:widowControl w:val="0"/>
              <w:jc w:val="center"/>
              <w:rPr>
                <w:rFonts w:asciiTheme="majorHAnsi" w:hAnsiTheme="majorHAnsi" w:cstheme="majorHAnsi"/>
                <w:sz w:val="20"/>
                <w:szCs w:val="20"/>
              </w:rPr>
            </w:pPr>
          </w:p>
        </w:tc>
      </w:tr>
      <w:tr w:rsidR="00BD041A" w:rsidRPr="00ED55AE" w14:paraId="7439B12B" w14:textId="77777777" w:rsidTr="0073266D">
        <w:trPr>
          <w:trHeight w:val="315"/>
        </w:trPr>
        <w:tc>
          <w:tcPr>
            <w:tcW w:w="2980" w:type="pct"/>
            <w:tcMar>
              <w:top w:w="0" w:type="dxa"/>
              <w:left w:w="100" w:type="dxa"/>
              <w:bottom w:w="0" w:type="dxa"/>
              <w:right w:w="100" w:type="dxa"/>
            </w:tcMar>
            <w:vAlign w:val="center"/>
          </w:tcPr>
          <w:p w14:paraId="7439B128"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American Indian or Alaska Native</w:t>
            </w:r>
          </w:p>
        </w:tc>
        <w:tc>
          <w:tcPr>
            <w:tcW w:w="1010" w:type="pct"/>
            <w:tcMar>
              <w:top w:w="0" w:type="dxa"/>
              <w:left w:w="100" w:type="dxa"/>
              <w:bottom w:w="0" w:type="dxa"/>
              <w:right w:w="100" w:type="dxa"/>
            </w:tcMar>
            <w:vAlign w:val="center"/>
          </w:tcPr>
          <w:p w14:paraId="7439B129"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2,349</w:t>
            </w:r>
          </w:p>
        </w:tc>
        <w:tc>
          <w:tcPr>
            <w:tcW w:w="1010" w:type="pct"/>
            <w:tcMar>
              <w:top w:w="0" w:type="dxa"/>
              <w:left w:w="100" w:type="dxa"/>
              <w:bottom w:w="0" w:type="dxa"/>
              <w:right w:w="100" w:type="dxa"/>
            </w:tcMar>
            <w:vAlign w:val="center"/>
          </w:tcPr>
          <w:p w14:paraId="7439B12A"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0.5</w:t>
            </w:r>
          </w:p>
        </w:tc>
      </w:tr>
      <w:tr w:rsidR="00BD041A" w:rsidRPr="00ED55AE" w14:paraId="7439B12F" w14:textId="77777777" w:rsidTr="0073266D">
        <w:trPr>
          <w:trHeight w:val="315"/>
        </w:trPr>
        <w:tc>
          <w:tcPr>
            <w:tcW w:w="2980" w:type="pct"/>
            <w:tcMar>
              <w:top w:w="0" w:type="dxa"/>
              <w:left w:w="100" w:type="dxa"/>
              <w:bottom w:w="0" w:type="dxa"/>
              <w:right w:w="100" w:type="dxa"/>
            </w:tcMar>
            <w:vAlign w:val="center"/>
          </w:tcPr>
          <w:p w14:paraId="7439B12C" w14:textId="08E4F0B0" w:rsidR="00BD041A" w:rsidRPr="00ED55AE" w:rsidRDefault="007016FB" w:rsidP="0073266D">
            <w:pPr>
              <w:widowControl w:val="0"/>
              <w:ind w:left="355"/>
              <w:rPr>
                <w:rFonts w:asciiTheme="majorHAnsi" w:hAnsiTheme="majorHAnsi" w:cstheme="majorHAnsi"/>
                <w:sz w:val="20"/>
                <w:szCs w:val="20"/>
              </w:rPr>
            </w:pPr>
            <w:ins w:id="428" w:author="Kerith Conron" w:date="2026-03-03T16:21:00Z" w16du:dateUtc="2026-03-03T21:21:00Z">
              <w:r>
                <w:rPr>
                  <w:rFonts w:asciiTheme="majorHAnsi" w:hAnsiTheme="majorHAnsi" w:cstheme="majorHAnsi"/>
                  <w:sz w:val="20"/>
                  <w:szCs w:val="20"/>
                </w:rPr>
                <w:t>Black?</w:t>
              </w:r>
              <w:r w:rsidR="003837D1">
                <w:rPr>
                  <w:rFonts w:asciiTheme="majorHAnsi" w:hAnsiTheme="majorHAnsi" w:cstheme="majorHAnsi"/>
                  <w:sz w:val="20"/>
                  <w:szCs w:val="20"/>
                </w:rPr>
                <w:t>/</w:t>
              </w:r>
            </w:ins>
            <w:r w:rsidR="00602BF5" w:rsidRPr="00ED55AE">
              <w:rPr>
                <w:rFonts w:asciiTheme="majorHAnsi" w:hAnsiTheme="majorHAnsi" w:cstheme="majorHAnsi"/>
                <w:sz w:val="20"/>
                <w:szCs w:val="20"/>
              </w:rPr>
              <w:t>African American</w:t>
            </w:r>
          </w:p>
        </w:tc>
        <w:tc>
          <w:tcPr>
            <w:tcW w:w="1010" w:type="pct"/>
            <w:tcMar>
              <w:top w:w="0" w:type="dxa"/>
              <w:left w:w="100" w:type="dxa"/>
              <w:bottom w:w="0" w:type="dxa"/>
              <w:right w:w="100" w:type="dxa"/>
            </w:tcMar>
            <w:vAlign w:val="center"/>
          </w:tcPr>
          <w:p w14:paraId="7439B12D"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23,852</w:t>
            </w:r>
          </w:p>
        </w:tc>
        <w:tc>
          <w:tcPr>
            <w:tcW w:w="1010" w:type="pct"/>
            <w:tcMar>
              <w:top w:w="0" w:type="dxa"/>
              <w:left w:w="100" w:type="dxa"/>
              <w:bottom w:w="0" w:type="dxa"/>
              <w:right w:w="100" w:type="dxa"/>
            </w:tcMar>
            <w:vAlign w:val="center"/>
          </w:tcPr>
          <w:p w14:paraId="7439B12E"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4.9</w:t>
            </w:r>
          </w:p>
        </w:tc>
      </w:tr>
      <w:tr w:rsidR="00BD041A" w:rsidRPr="00ED55AE" w14:paraId="7439B133" w14:textId="77777777" w:rsidTr="0073266D">
        <w:trPr>
          <w:trHeight w:val="315"/>
        </w:trPr>
        <w:tc>
          <w:tcPr>
            <w:tcW w:w="2980" w:type="pct"/>
            <w:tcMar>
              <w:top w:w="0" w:type="dxa"/>
              <w:left w:w="100" w:type="dxa"/>
              <w:bottom w:w="0" w:type="dxa"/>
              <w:right w:w="100" w:type="dxa"/>
            </w:tcMar>
            <w:vAlign w:val="center"/>
          </w:tcPr>
          <w:p w14:paraId="7439B130"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Hispanic or Latino</w:t>
            </w:r>
          </w:p>
        </w:tc>
        <w:tc>
          <w:tcPr>
            <w:tcW w:w="1010" w:type="pct"/>
            <w:tcMar>
              <w:top w:w="0" w:type="dxa"/>
              <w:left w:w="100" w:type="dxa"/>
              <w:bottom w:w="0" w:type="dxa"/>
              <w:right w:w="100" w:type="dxa"/>
            </w:tcMar>
            <w:vAlign w:val="center"/>
          </w:tcPr>
          <w:p w14:paraId="7439B131"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272,323</w:t>
            </w:r>
          </w:p>
        </w:tc>
        <w:tc>
          <w:tcPr>
            <w:tcW w:w="1010" w:type="pct"/>
            <w:tcMar>
              <w:top w:w="0" w:type="dxa"/>
              <w:left w:w="100" w:type="dxa"/>
              <w:bottom w:w="0" w:type="dxa"/>
              <w:right w:w="100" w:type="dxa"/>
            </w:tcMar>
            <w:vAlign w:val="center"/>
          </w:tcPr>
          <w:p w14:paraId="7439B132"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55.7</w:t>
            </w:r>
          </w:p>
        </w:tc>
      </w:tr>
      <w:tr w:rsidR="00BD041A" w:rsidRPr="00ED55AE" w14:paraId="7439B137" w14:textId="77777777" w:rsidTr="0073266D">
        <w:trPr>
          <w:trHeight w:val="315"/>
        </w:trPr>
        <w:tc>
          <w:tcPr>
            <w:tcW w:w="2980" w:type="pct"/>
            <w:tcMar>
              <w:top w:w="0" w:type="dxa"/>
              <w:left w:w="100" w:type="dxa"/>
              <w:bottom w:w="0" w:type="dxa"/>
              <w:right w:w="100" w:type="dxa"/>
            </w:tcMar>
            <w:vAlign w:val="center"/>
          </w:tcPr>
          <w:p w14:paraId="7439B134"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Pacific Islander</w:t>
            </w:r>
          </w:p>
        </w:tc>
        <w:tc>
          <w:tcPr>
            <w:tcW w:w="1010" w:type="pct"/>
            <w:tcMar>
              <w:top w:w="0" w:type="dxa"/>
              <w:left w:w="100" w:type="dxa"/>
              <w:bottom w:w="0" w:type="dxa"/>
              <w:right w:w="100" w:type="dxa"/>
            </w:tcMar>
            <w:vAlign w:val="center"/>
          </w:tcPr>
          <w:p w14:paraId="7439B135"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2,205</w:t>
            </w:r>
          </w:p>
        </w:tc>
        <w:tc>
          <w:tcPr>
            <w:tcW w:w="1010" w:type="pct"/>
            <w:tcMar>
              <w:top w:w="0" w:type="dxa"/>
              <w:left w:w="100" w:type="dxa"/>
              <w:bottom w:w="0" w:type="dxa"/>
              <w:right w:w="100" w:type="dxa"/>
            </w:tcMar>
            <w:vAlign w:val="center"/>
          </w:tcPr>
          <w:p w14:paraId="7439B136"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0.5</w:t>
            </w:r>
          </w:p>
        </w:tc>
      </w:tr>
      <w:tr w:rsidR="00BD041A" w:rsidRPr="00ED55AE" w14:paraId="7439B13B" w14:textId="77777777" w:rsidTr="0073266D">
        <w:trPr>
          <w:trHeight w:val="315"/>
        </w:trPr>
        <w:tc>
          <w:tcPr>
            <w:tcW w:w="2980" w:type="pct"/>
            <w:tcMar>
              <w:top w:w="0" w:type="dxa"/>
              <w:left w:w="100" w:type="dxa"/>
              <w:bottom w:w="0" w:type="dxa"/>
              <w:right w:w="100" w:type="dxa"/>
            </w:tcMar>
            <w:vAlign w:val="center"/>
          </w:tcPr>
          <w:p w14:paraId="7439B138"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Filipino</w:t>
            </w:r>
          </w:p>
        </w:tc>
        <w:tc>
          <w:tcPr>
            <w:tcW w:w="1010" w:type="pct"/>
            <w:tcMar>
              <w:top w:w="0" w:type="dxa"/>
              <w:left w:w="100" w:type="dxa"/>
              <w:bottom w:w="0" w:type="dxa"/>
              <w:right w:w="100" w:type="dxa"/>
            </w:tcMar>
            <w:vAlign w:val="center"/>
          </w:tcPr>
          <w:p w14:paraId="7439B139"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13,231</w:t>
            </w:r>
          </w:p>
        </w:tc>
        <w:tc>
          <w:tcPr>
            <w:tcW w:w="1010" w:type="pct"/>
            <w:tcMar>
              <w:top w:w="0" w:type="dxa"/>
              <w:left w:w="100" w:type="dxa"/>
              <w:bottom w:w="0" w:type="dxa"/>
              <w:right w:w="100" w:type="dxa"/>
            </w:tcMar>
            <w:vAlign w:val="center"/>
          </w:tcPr>
          <w:p w14:paraId="7439B13A"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2.7</w:t>
            </w:r>
          </w:p>
        </w:tc>
      </w:tr>
      <w:tr w:rsidR="00BD041A" w:rsidRPr="00ED55AE" w14:paraId="7439B13F" w14:textId="77777777" w:rsidTr="0073266D">
        <w:trPr>
          <w:trHeight w:val="315"/>
        </w:trPr>
        <w:tc>
          <w:tcPr>
            <w:tcW w:w="2980" w:type="pct"/>
            <w:tcMar>
              <w:top w:w="0" w:type="dxa"/>
              <w:left w:w="100" w:type="dxa"/>
              <w:bottom w:w="0" w:type="dxa"/>
              <w:right w:w="100" w:type="dxa"/>
            </w:tcMar>
            <w:vAlign w:val="center"/>
          </w:tcPr>
          <w:p w14:paraId="7439B13C"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Asian</w:t>
            </w:r>
          </w:p>
        </w:tc>
        <w:tc>
          <w:tcPr>
            <w:tcW w:w="1010" w:type="pct"/>
            <w:tcMar>
              <w:top w:w="0" w:type="dxa"/>
              <w:left w:w="100" w:type="dxa"/>
              <w:bottom w:w="0" w:type="dxa"/>
              <w:right w:w="100" w:type="dxa"/>
            </w:tcMar>
            <w:vAlign w:val="center"/>
          </w:tcPr>
          <w:p w14:paraId="7439B13D"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46,278</w:t>
            </w:r>
          </w:p>
        </w:tc>
        <w:tc>
          <w:tcPr>
            <w:tcW w:w="1010" w:type="pct"/>
            <w:tcMar>
              <w:top w:w="0" w:type="dxa"/>
              <w:left w:w="100" w:type="dxa"/>
              <w:bottom w:w="0" w:type="dxa"/>
              <w:right w:w="100" w:type="dxa"/>
            </w:tcMar>
            <w:vAlign w:val="center"/>
          </w:tcPr>
          <w:p w14:paraId="7439B13E"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9.5</w:t>
            </w:r>
          </w:p>
        </w:tc>
      </w:tr>
      <w:tr w:rsidR="00BD041A" w:rsidRPr="00ED55AE" w14:paraId="7439B143" w14:textId="77777777" w:rsidTr="0073266D">
        <w:trPr>
          <w:trHeight w:val="315"/>
        </w:trPr>
        <w:tc>
          <w:tcPr>
            <w:tcW w:w="2980" w:type="pct"/>
            <w:tcMar>
              <w:top w:w="0" w:type="dxa"/>
              <w:left w:w="100" w:type="dxa"/>
              <w:bottom w:w="0" w:type="dxa"/>
              <w:right w:w="100" w:type="dxa"/>
            </w:tcMar>
            <w:vAlign w:val="center"/>
          </w:tcPr>
          <w:p w14:paraId="7439B140"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Two or More Races</w:t>
            </w:r>
          </w:p>
        </w:tc>
        <w:tc>
          <w:tcPr>
            <w:tcW w:w="1010" w:type="pct"/>
            <w:tcMar>
              <w:top w:w="0" w:type="dxa"/>
              <w:left w:w="100" w:type="dxa"/>
              <w:bottom w:w="0" w:type="dxa"/>
              <w:right w:w="100" w:type="dxa"/>
            </w:tcMar>
            <w:vAlign w:val="center"/>
          </w:tcPr>
          <w:p w14:paraId="7439B141"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17,435</w:t>
            </w:r>
          </w:p>
        </w:tc>
        <w:tc>
          <w:tcPr>
            <w:tcW w:w="1010" w:type="pct"/>
            <w:tcMar>
              <w:top w:w="0" w:type="dxa"/>
              <w:left w:w="100" w:type="dxa"/>
              <w:bottom w:w="0" w:type="dxa"/>
              <w:right w:w="100" w:type="dxa"/>
            </w:tcMar>
            <w:vAlign w:val="center"/>
          </w:tcPr>
          <w:p w14:paraId="7439B142"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3.6</w:t>
            </w:r>
          </w:p>
        </w:tc>
      </w:tr>
      <w:tr w:rsidR="00BD041A" w:rsidRPr="00ED55AE" w14:paraId="7439B147" w14:textId="77777777" w:rsidTr="0073266D">
        <w:trPr>
          <w:trHeight w:val="315"/>
        </w:trPr>
        <w:tc>
          <w:tcPr>
            <w:tcW w:w="2980" w:type="pct"/>
            <w:tcMar>
              <w:top w:w="0" w:type="dxa"/>
              <w:left w:w="100" w:type="dxa"/>
              <w:bottom w:w="0" w:type="dxa"/>
              <w:right w:w="100" w:type="dxa"/>
            </w:tcMar>
            <w:vAlign w:val="center"/>
          </w:tcPr>
          <w:p w14:paraId="7439B144" w14:textId="0EFF0C12"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White</w:t>
            </w:r>
            <w:ins w:id="429" w:author="Kerith Conron" w:date="2026-03-03T15:21:00Z" w16du:dateUtc="2026-03-03T20:21:00Z">
              <w:r w:rsidR="000E462A">
                <w:rPr>
                  <w:rFonts w:asciiTheme="majorHAnsi" w:hAnsiTheme="majorHAnsi" w:cstheme="majorHAnsi"/>
                  <w:sz w:val="20"/>
                  <w:szCs w:val="20"/>
                </w:rPr>
                <w:t>, non-Hispanic</w:t>
              </w:r>
            </w:ins>
          </w:p>
        </w:tc>
        <w:tc>
          <w:tcPr>
            <w:tcW w:w="1010" w:type="pct"/>
            <w:tcMar>
              <w:top w:w="0" w:type="dxa"/>
              <w:left w:w="100" w:type="dxa"/>
              <w:bottom w:w="0" w:type="dxa"/>
              <w:right w:w="100" w:type="dxa"/>
            </w:tcMar>
            <w:vAlign w:val="center"/>
          </w:tcPr>
          <w:p w14:paraId="7439B145"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103,787</w:t>
            </w:r>
          </w:p>
        </w:tc>
        <w:tc>
          <w:tcPr>
            <w:tcW w:w="1010" w:type="pct"/>
            <w:tcMar>
              <w:top w:w="0" w:type="dxa"/>
              <w:left w:w="100" w:type="dxa"/>
              <w:bottom w:w="0" w:type="dxa"/>
              <w:right w:w="100" w:type="dxa"/>
            </w:tcMar>
            <w:vAlign w:val="center"/>
          </w:tcPr>
          <w:p w14:paraId="7439B146"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21.2</w:t>
            </w:r>
          </w:p>
        </w:tc>
      </w:tr>
      <w:tr w:rsidR="00BD041A" w:rsidRPr="00ED55AE" w14:paraId="7439B14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48"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Not Reported</w:t>
            </w:r>
          </w:p>
        </w:tc>
        <w:tc>
          <w:tcPr>
            <w:tcW w:w="1010" w:type="pct"/>
            <w:tcBorders>
              <w:bottom w:val="single" w:sz="8" w:space="0" w:color="000000"/>
            </w:tcBorders>
            <w:tcMar>
              <w:top w:w="0" w:type="dxa"/>
              <w:left w:w="100" w:type="dxa"/>
              <w:bottom w:w="0" w:type="dxa"/>
              <w:right w:w="100" w:type="dxa"/>
            </w:tcMar>
            <w:vAlign w:val="center"/>
          </w:tcPr>
          <w:p w14:paraId="7439B149"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7,476</w:t>
            </w:r>
          </w:p>
        </w:tc>
        <w:tc>
          <w:tcPr>
            <w:tcW w:w="1010" w:type="pct"/>
            <w:tcBorders>
              <w:bottom w:val="single" w:sz="8" w:space="0" w:color="000000"/>
            </w:tcBorders>
            <w:tcMar>
              <w:top w:w="0" w:type="dxa"/>
              <w:left w:w="100" w:type="dxa"/>
              <w:bottom w:w="0" w:type="dxa"/>
              <w:right w:w="100" w:type="dxa"/>
            </w:tcMar>
            <w:vAlign w:val="center"/>
          </w:tcPr>
          <w:p w14:paraId="7439B14A"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1.5</w:t>
            </w:r>
          </w:p>
        </w:tc>
      </w:tr>
      <w:tr w:rsidR="00BD041A" w:rsidRPr="00ED55AE" w14:paraId="7439B14F" w14:textId="77777777" w:rsidTr="0073266D">
        <w:trPr>
          <w:trHeight w:val="315"/>
        </w:trPr>
        <w:tc>
          <w:tcPr>
            <w:tcW w:w="2980" w:type="pct"/>
            <w:tcMar>
              <w:top w:w="0" w:type="dxa"/>
              <w:left w:w="100" w:type="dxa"/>
              <w:bottom w:w="0" w:type="dxa"/>
              <w:right w:w="100" w:type="dxa"/>
            </w:tcMar>
            <w:vAlign w:val="center"/>
          </w:tcPr>
          <w:p w14:paraId="7439B14C" w14:textId="77777777" w:rsidR="00BD041A" w:rsidRPr="00ED55AE" w:rsidRDefault="00602BF5" w:rsidP="0073266D">
            <w:pPr>
              <w:widowControl w:val="0"/>
              <w:rPr>
                <w:rFonts w:asciiTheme="majorHAnsi" w:hAnsiTheme="majorHAnsi" w:cstheme="majorHAnsi"/>
                <w:i/>
                <w:iCs/>
                <w:sz w:val="20"/>
                <w:szCs w:val="20"/>
              </w:rPr>
            </w:pPr>
            <w:r w:rsidRPr="00ED55AE">
              <w:rPr>
                <w:rFonts w:asciiTheme="majorHAnsi" w:hAnsiTheme="majorHAnsi" w:cstheme="majorHAnsi"/>
                <w:i/>
                <w:iCs/>
                <w:sz w:val="20"/>
                <w:szCs w:val="20"/>
              </w:rPr>
              <w:t>Panel B: Gender</w:t>
            </w:r>
          </w:p>
        </w:tc>
        <w:tc>
          <w:tcPr>
            <w:tcW w:w="1010" w:type="pct"/>
            <w:tcMar>
              <w:top w:w="0" w:type="dxa"/>
              <w:left w:w="100" w:type="dxa"/>
              <w:bottom w:w="0" w:type="dxa"/>
              <w:right w:w="100" w:type="dxa"/>
            </w:tcMar>
            <w:vAlign w:val="center"/>
          </w:tcPr>
          <w:p w14:paraId="7439B14D" w14:textId="77777777" w:rsidR="00BD041A" w:rsidRPr="00ED55AE"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4E" w14:textId="77777777" w:rsidR="00BD041A" w:rsidRPr="00ED55AE" w:rsidRDefault="00BD041A" w:rsidP="0073266D">
            <w:pPr>
              <w:widowControl w:val="0"/>
              <w:jc w:val="center"/>
              <w:rPr>
                <w:rFonts w:asciiTheme="majorHAnsi" w:hAnsiTheme="majorHAnsi" w:cstheme="majorHAnsi"/>
                <w:sz w:val="20"/>
                <w:szCs w:val="20"/>
              </w:rPr>
            </w:pPr>
          </w:p>
        </w:tc>
      </w:tr>
      <w:tr w:rsidR="00BD041A" w:rsidRPr="00ED55AE" w14:paraId="7439B153" w14:textId="77777777" w:rsidTr="0073266D">
        <w:trPr>
          <w:trHeight w:val="315"/>
        </w:trPr>
        <w:tc>
          <w:tcPr>
            <w:tcW w:w="2980" w:type="pct"/>
            <w:tcMar>
              <w:top w:w="0" w:type="dxa"/>
              <w:left w:w="100" w:type="dxa"/>
              <w:bottom w:w="0" w:type="dxa"/>
              <w:right w:w="100" w:type="dxa"/>
            </w:tcMar>
            <w:vAlign w:val="center"/>
          </w:tcPr>
          <w:p w14:paraId="7439B150"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Male</w:t>
            </w:r>
          </w:p>
        </w:tc>
        <w:tc>
          <w:tcPr>
            <w:tcW w:w="1010" w:type="pct"/>
            <w:tcMar>
              <w:top w:w="0" w:type="dxa"/>
              <w:left w:w="100" w:type="dxa"/>
              <w:bottom w:w="0" w:type="dxa"/>
              <w:right w:w="100" w:type="dxa"/>
            </w:tcMar>
            <w:vAlign w:val="center"/>
          </w:tcPr>
          <w:p w14:paraId="7439B151"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252,390</w:t>
            </w:r>
          </w:p>
        </w:tc>
        <w:tc>
          <w:tcPr>
            <w:tcW w:w="1010" w:type="pct"/>
            <w:tcMar>
              <w:top w:w="0" w:type="dxa"/>
              <w:left w:w="100" w:type="dxa"/>
              <w:bottom w:w="0" w:type="dxa"/>
              <w:right w:w="100" w:type="dxa"/>
            </w:tcMar>
            <w:vAlign w:val="center"/>
          </w:tcPr>
          <w:p w14:paraId="7439B152"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51.6</w:t>
            </w:r>
          </w:p>
        </w:tc>
      </w:tr>
      <w:tr w:rsidR="00BD041A" w:rsidRPr="00ED55AE" w14:paraId="7439B157" w14:textId="77777777" w:rsidTr="0073266D">
        <w:trPr>
          <w:trHeight w:val="315"/>
        </w:trPr>
        <w:tc>
          <w:tcPr>
            <w:tcW w:w="2980" w:type="pct"/>
            <w:tcMar>
              <w:top w:w="0" w:type="dxa"/>
              <w:left w:w="100" w:type="dxa"/>
              <w:bottom w:w="0" w:type="dxa"/>
              <w:right w:w="100" w:type="dxa"/>
            </w:tcMar>
            <w:vAlign w:val="center"/>
          </w:tcPr>
          <w:p w14:paraId="7439B154"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Female</w:t>
            </w:r>
          </w:p>
        </w:tc>
        <w:tc>
          <w:tcPr>
            <w:tcW w:w="1010" w:type="pct"/>
            <w:tcMar>
              <w:top w:w="0" w:type="dxa"/>
              <w:left w:w="100" w:type="dxa"/>
              <w:bottom w:w="0" w:type="dxa"/>
              <w:right w:w="100" w:type="dxa"/>
            </w:tcMar>
            <w:vAlign w:val="center"/>
          </w:tcPr>
          <w:p w14:paraId="7439B155"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235,802</w:t>
            </w:r>
          </w:p>
        </w:tc>
        <w:tc>
          <w:tcPr>
            <w:tcW w:w="1010" w:type="pct"/>
            <w:tcMar>
              <w:top w:w="0" w:type="dxa"/>
              <w:left w:w="100" w:type="dxa"/>
              <w:bottom w:w="0" w:type="dxa"/>
              <w:right w:w="100" w:type="dxa"/>
            </w:tcMar>
            <w:vAlign w:val="center"/>
          </w:tcPr>
          <w:p w14:paraId="7439B156"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48.2</w:t>
            </w:r>
          </w:p>
        </w:tc>
      </w:tr>
      <w:tr w:rsidR="00BD041A" w:rsidRPr="00ED55AE" w14:paraId="7439B15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8" w14:textId="68DB62DA"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Nonbinary</w:t>
            </w:r>
          </w:p>
        </w:tc>
        <w:tc>
          <w:tcPr>
            <w:tcW w:w="1010" w:type="pct"/>
            <w:tcBorders>
              <w:bottom w:val="single" w:sz="8" w:space="0" w:color="000000"/>
            </w:tcBorders>
            <w:tcMar>
              <w:top w:w="0" w:type="dxa"/>
              <w:left w:w="100" w:type="dxa"/>
              <w:bottom w:w="0" w:type="dxa"/>
              <w:right w:w="100" w:type="dxa"/>
            </w:tcMar>
            <w:vAlign w:val="center"/>
          </w:tcPr>
          <w:p w14:paraId="7439B159"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744</w:t>
            </w:r>
          </w:p>
        </w:tc>
        <w:tc>
          <w:tcPr>
            <w:tcW w:w="1010" w:type="pct"/>
            <w:tcBorders>
              <w:bottom w:val="single" w:sz="8" w:space="0" w:color="000000"/>
            </w:tcBorders>
            <w:tcMar>
              <w:top w:w="0" w:type="dxa"/>
              <w:left w:w="100" w:type="dxa"/>
              <w:bottom w:w="0" w:type="dxa"/>
              <w:right w:w="100" w:type="dxa"/>
            </w:tcMar>
            <w:vAlign w:val="center"/>
          </w:tcPr>
          <w:p w14:paraId="7439B15A"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0.2</w:t>
            </w:r>
          </w:p>
        </w:tc>
      </w:tr>
      <w:tr w:rsidR="00BD041A" w:rsidRPr="00ED55AE" w14:paraId="7439B15F"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C" w14:textId="77777777" w:rsidR="00BD041A" w:rsidRPr="00ED55AE" w:rsidRDefault="00602BF5" w:rsidP="0073266D">
            <w:pPr>
              <w:widowControl w:val="0"/>
              <w:rPr>
                <w:rFonts w:asciiTheme="majorHAnsi" w:hAnsiTheme="majorHAnsi" w:cstheme="majorHAnsi"/>
                <w:sz w:val="20"/>
                <w:szCs w:val="20"/>
              </w:rPr>
            </w:pPr>
            <w:r w:rsidRPr="00ED55AE">
              <w:rPr>
                <w:rFonts w:asciiTheme="majorHAnsi" w:hAnsiTheme="majorHAnsi" w:cstheme="majorHAnsi"/>
                <w:sz w:val="20"/>
                <w:szCs w:val="20"/>
              </w:rPr>
              <w:t>Total</w:t>
            </w:r>
          </w:p>
        </w:tc>
        <w:tc>
          <w:tcPr>
            <w:tcW w:w="1010" w:type="pct"/>
            <w:tcBorders>
              <w:bottom w:val="single" w:sz="8" w:space="0" w:color="000000"/>
            </w:tcBorders>
            <w:tcMar>
              <w:top w:w="0" w:type="dxa"/>
              <w:left w:w="100" w:type="dxa"/>
              <w:bottom w:w="0" w:type="dxa"/>
              <w:right w:w="100" w:type="dxa"/>
            </w:tcMar>
            <w:vAlign w:val="center"/>
          </w:tcPr>
          <w:p w14:paraId="7439B15D"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488,936</w:t>
            </w:r>
          </w:p>
        </w:tc>
        <w:tc>
          <w:tcPr>
            <w:tcW w:w="1010" w:type="pct"/>
            <w:tcBorders>
              <w:bottom w:val="single" w:sz="8" w:space="0" w:color="000000"/>
            </w:tcBorders>
            <w:tcMar>
              <w:top w:w="0" w:type="dxa"/>
              <w:left w:w="100" w:type="dxa"/>
              <w:bottom w:w="0" w:type="dxa"/>
              <w:right w:w="100" w:type="dxa"/>
            </w:tcMar>
            <w:vAlign w:val="center"/>
          </w:tcPr>
          <w:p w14:paraId="7439B15E" w14:textId="351D8CD1" w:rsidR="00BD041A" w:rsidRPr="00ED55AE" w:rsidRDefault="00BD041A" w:rsidP="0073266D">
            <w:pPr>
              <w:widowControl w:val="0"/>
              <w:jc w:val="center"/>
              <w:rPr>
                <w:rFonts w:asciiTheme="majorHAnsi" w:hAnsiTheme="majorHAnsi" w:cstheme="majorHAnsi"/>
                <w:sz w:val="20"/>
                <w:szCs w:val="20"/>
              </w:rPr>
            </w:pPr>
          </w:p>
        </w:tc>
      </w:tr>
    </w:tbl>
    <w:p w14:paraId="7439B160" w14:textId="38E58FAE" w:rsidR="00BD041A" w:rsidRPr="001B2966" w:rsidRDefault="00602BF5" w:rsidP="000E543C">
      <w:pPr>
        <w:rPr>
          <w:rFonts w:asciiTheme="majorHAnsi" w:hAnsiTheme="majorHAnsi" w:cstheme="majorHAnsi"/>
          <w:sz w:val="20"/>
          <w:szCs w:val="20"/>
        </w:rPr>
      </w:pPr>
      <w:r w:rsidRPr="001B2966">
        <w:rPr>
          <w:rFonts w:asciiTheme="majorHAnsi" w:hAnsiTheme="majorHAnsi" w:cstheme="majorHAnsi"/>
          <w:i/>
          <w:iCs/>
          <w:sz w:val="20"/>
          <w:szCs w:val="20"/>
        </w:rPr>
        <w:t>Note</w:t>
      </w:r>
      <w:r w:rsidR="000E543C">
        <w:rPr>
          <w:rFonts w:asciiTheme="majorHAnsi" w:hAnsiTheme="majorHAnsi" w:cstheme="majorHAnsi"/>
          <w:sz w:val="20"/>
          <w:szCs w:val="20"/>
        </w:rPr>
        <w:t>.</w:t>
      </w:r>
      <w:r w:rsidRPr="001B2966">
        <w:rPr>
          <w:rFonts w:asciiTheme="majorHAnsi" w:hAnsiTheme="majorHAnsi" w:cstheme="majorHAnsi"/>
          <w:sz w:val="20"/>
          <w:szCs w:val="20"/>
        </w:rPr>
        <w:t xml:space="preserve"> Data </w:t>
      </w:r>
      <w:r w:rsidR="000E543C">
        <w:rPr>
          <w:rFonts w:asciiTheme="majorHAnsi" w:hAnsiTheme="majorHAnsi" w:cstheme="majorHAnsi"/>
          <w:sz w:val="20"/>
          <w:szCs w:val="20"/>
        </w:rPr>
        <w:t xml:space="preserve">accessed through </w:t>
      </w:r>
      <w:r w:rsidRPr="001B2966">
        <w:rPr>
          <w:rFonts w:asciiTheme="majorHAnsi" w:hAnsiTheme="majorHAnsi" w:cstheme="majorHAnsi"/>
          <w:sz w:val="20"/>
          <w:szCs w:val="20"/>
        </w:rPr>
        <w:t>DataQuest</w:t>
      </w:r>
      <w:r w:rsidR="000E543C">
        <w:rPr>
          <w:rFonts w:asciiTheme="majorHAnsi" w:hAnsiTheme="majorHAnsi" w:cstheme="majorHAnsi"/>
          <w:sz w:val="20"/>
          <w:szCs w:val="20"/>
        </w:rPr>
        <w:t xml:space="preserve"> (</w:t>
      </w:r>
      <w:r w:rsidR="000E543C" w:rsidRPr="000E543C">
        <w:rPr>
          <w:rFonts w:asciiTheme="majorHAnsi" w:hAnsiTheme="majorHAnsi" w:cstheme="majorHAnsi"/>
          <w:sz w:val="20"/>
          <w:szCs w:val="20"/>
        </w:rPr>
        <w:t>https://dq.cde.ca.gov/dataquest</w:t>
      </w:r>
      <w:r w:rsidR="000E543C">
        <w:rPr>
          <w:rFonts w:asciiTheme="majorHAnsi" w:hAnsiTheme="majorHAnsi" w:cstheme="majorHAnsi"/>
          <w:sz w:val="20"/>
          <w:szCs w:val="20"/>
        </w:rPr>
        <w:t>)</w:t>
      </w:r>
      <w:r w:rsidRPr="001B2966">
        <w:rPr>
          <w:rFonts w:asciiTheme="majorHAnsi" w:hAnsiTheme="majorHAnsi" w:cstheme="majorHAnsi"/>
          <w:sz w:val="20"/>
          <w:szCs w:val="20"/>
        </w:rPr>
        <w:t xml:space="preserve">, </w:t>
      </w:r>
      <w:r w:rsidR="000E543C">
        <w:rPr>
          <w:rFonts w:asciiTheme="majorHAnsi" w:hAnsiTheme="majorHAnsi" w:cstheme="majorHAnsi"/>
          <w:sz w:val="20"/>
          <w:szCs w:val="20"/>
        </w:rPr>
        <w:t xml:space="preserve">which is managed by the </w:t>
      </w:r>
      <w:r w:rsidRPr="001B2966">
        <w:rPr>
          <w:rFonts w:asciiTheme="majorHAnsi" w:hAnsiTheme="majorHAnsi" w:cstheme="majorHAnsi"/>
          <w:sz w:val="20"/>
          <w:szCs w:val="20"/>
        </w:rPr>
        <w:t xml:space="preserve">California Department of Education. </w:t>
      </w:r>
    </w:p>
    <w:p w14:paraId="7439B161" w14:textId="77777777" w:rsidR="00BD041A" w:rsidRPr="001B2966" w:rsidRDefault="00BD041A" w:rsidP="001B2966">
      <w:pPr>
        <w:spacing w:line="360" w:lineRule="auto"/>
        <w:rPr>
          <w:rFonts w:asciiTheme="majorHAnsi" w:hAnsiTheme="majorHAnsi" w:cstheme="majorHAnsi"/>
        </w:rPr>
      </w:pPr>
    </w:p>
    <w:p w14:paraId="7439B163" w14:textId="6F2B6C73" w:rsidR="002D7717" w:rsidRPr="001B2966" w:rsidRDefault="002D7717" w:rsidP="001B2966">
      <w:pPr>
        <w:spacing w:line="360" w:lineRule="auto"/>
        <w:rPr>
          <w:rFonts w:asciiTheme="majorHAnsi" w:hAnsiTheme="majorHAnsi" w:cstheme="majorHAnsi"/>
        </w:rPr>
      </w:pPr>
      <w:bookmarkStart w:id="430" w:name="_uc5tx01em2sp" w:colFirst="0" w:colLast="0"/>
      <w:bookmarkEnd w:id="430"/>
      <w:r w:rsidRPr="001B2966">
        <w:rPr>
          <w:rFonts w:asciiTheme="majorHAnsi" w:hAnsiTheme="majorHAnsi" w:cstheme="majorHAnsi"/>
        </w:rPr>
        <w:br w:type="page"/>
      </w:r>
    </w:p>
    <w:p w14:paraId="5D41AA34" w14:textId="0982D1ED" w:rsidR="00DD6BD5" w:rsidRPr="000E543C" w:rsidRDefault="002D7717" w:rsidP="001B2966">
      <w:pPr>
        <w:pStyle w:val="Heading1"/>
        <w:spacing w:before="0" w:after="0" w:line="360" w:lineRule="auto"/>
        <w:rPr>
          <w:rFonts w:asciiTheme="majorHAnsi" w:hAnsiTheme="majorHAnsi" w:cstheme="majorHAnsi"/>
          <w:b/>
          <w:bCs/>
          <w:sz w:val="24"/>
          <w:szCs w:val="24"/>
        </w:rPr>
      </w:pPr>
      <w:r w:rsidRPr="000E543C">
        <w:rPr>
          <w:rFonts w:asciiTheme="majorHAnsi" w:hAnsiTheme="majorHAnsi" w:cstheme="majorHAnsi"/>
          <w:b/>
          <w:bCs/>
          <w:sz w:val="24"/>
          <w:szCs w:val="24"/>
        </w:rPr>
        <w:lastRenderedPageBreak/>
        <w:t>Appendix B</w:t>
      </w:r>
    </w:p>
    <w:p w14:paraId="27BBB6AD" w14:textId="77777777" w:rsidR="00DD6BD5" w:rsidRPr="000E543C" w:rsidRDefault="00DD6BD5" w:rsidP="000E543C">
      <w:pPr>
        <w:pStyle w:val="NormalWeb"/>
        <w:spacing w:before="0" w:beforeAutospacing="0" w:after="0" w:afterAutospacing="0" w:line="360" w:lineRule="auto"/>
        <w:rPr>
          <w:rFonts w:asciiTheme="majorHAnsi" w:hAnsiTheme="majorHAnsi" w:cstheme="majorHAnsi"/>
          <w:i/>
          <w:iCs/>
          <w:color w:val="000000"/>
        </w:rPr>
      </w:pPr>
      <w:r w:rsidRPr="000E543C">
        <w:rPr>
          <w:rFonts w:asciiTheme="majorHAnsi" w:hAnsiTheme="majorHAnsi" w:cstheme="majorHAnsi"/>
          <w:i/>
          <w:iCs/>
          <w:color w:val="000000"/>
        </w:rPr>
        <w:t>High School Experience Items and Construct</w:t>
      </w:r>
    </w:p>
    <w:tbl>
      <w:tblPr>
        <w:tblW w:w="5000" w:type="pct"/>
        <w:tblCellMar>
          <w:top w:w="15" w:type="dxa"/>
          <w:left w:w="15" w:type="dxa"/>
          <w:bottom w:w="15" w:type="dxa"/>
          <w:right w:w="15" w:type="dxa"/>
        </w:tblCellMar>
        <w:tblLook w:val="04A0" w:firstRow="1" w:lastRow="0" w:firstColumn="1" w:lastColumn="0" w:noHBand="0" w:noVBand="1"/>
      </w:tblPr>
      <w:tblGrid>
        <w:gridCol w:w="7079"/>
        <w:gridCol w:w="1073"/>
        <w:gridCol w:w="1208"/>
      </w:tblGrid>
      <w:tr w:rsidR="00DD6BD5" w:rsidRPr="0073266D" w14:paraId="06F9A546" w14:textId="77777777" w:rsidTr="0073266D">
        <w:trPr>
          <w:trHeight w:val="255"/>
        </w:trPr>
        <w:tc>
          <w:tcPr>
            <w:tcW w:w="3805" w:type="pct"/>
            <w:tcBorders>
              <w:top w:val="single" w:sz="6" w:space="0" w:color="000000"/>
              <w:bottom w:val="single" w:sz="4" w:space="0" w:color="auto"/>
            </w:tcBorders>
            <w:tcMar>
              <w:top w:w="0" w:type="dxa"/>
              <w:left w:w="100" w:type="dxa"/>
              <w:bottom w:w="0" w:type="dxa"/>
              <w:right w:w="100" w:type="dxa"/>
            </w:tcMar>
            <w:hideMark/>
          </w:tcPr>
          <w:p w14:paraId="675BE582" w14:textId="77777777" w:rsidR="00DD6BD5" w:rsidRPr="0073266D" w:rsidRDefault="00DD6BD5" w:rsidP="0073266D">
            <w:pPr>
              <w:pStyle w:val="NormalWeb"/>
              <w:spacing w:before="0" w:beforeAutospacing="0" w:after="0" w:afterAutospacing="0"/>
              <w:jc w:val="right"/>
              <w:rPr>
                <w:rFonts w:asciiTheme="majorHAnsi" w:hAnsiTheme="majorHAnsi" w:cstheme="majorHAnsi"/>
                <w:sz w:val="20"/>
                <w:szCs w:val="20"/>
              </w:rPr>
            </w:pPr>
            <w:r w:rsidRPr="0073266D">
              <w:rPr>
                <w:rFonts w:asciiTheme="majorHAnsi" w:hAnsiTheme="majorHAnsi" w:cstheme="majorHAnsi"/>
                <w:color w:val="000000"/>
                <w:sz w:val="20"/>
                <w:szCs w:val="20"/>
              </w:rPr>
              <w:t> </w:t>
            </w:r>
          </w:p>
        </w:tc>
        <w:tc>
          <w:tcPr>
            <w:tcW w:w="596" w:type="pct"/>
            <w:tcBorders>
              <w:top w:val="single" w:sz="6" w:space="0" w:color="000000"/>
              <w:bottom w:val="single" w:sz="4" w:space="0" w:color="auto"/>
            </w:tcBorders>
            <w:tcMar>
              <w:top w:w="0" w:type="dxa"/>
              <w:left w:w="100" w:type="dxa"/>
              <w:bottom w:w="0" w:type="dxa"/>
              <w:right w:w="100" w:type="dxa"/>
            </w:tcMar>
            <w:vAlign w:val="center"/>
            <w:hideMark/>
          </w:tcPr>
          <w:p w14:paraId="4B80A430"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N</w:t>
            </w:r>
          </w:p>
        </w:tc>
        <w:tc>
          <w:tcPr>
            <w:tcW w:w="599" w:type="pct"/>
            <w:tcBorders>
              <w:top w:val="single" w:sz="6" w:space="0" w:color="000000"/>
              <w:bottom w:val="single" w:sz="4" w:space="0" w:color="auto"/>
            </w:tcBorders>
            <w:tcMar>
              <w:top w:w="0" w:type="dxa"/>
              <w:left w:w="100" w:type="dxa"/>
              <w:bottom w:w="0" w:type="dxa"/>
              <w:right w:w="100" w:type="dxa"/>
            </w:tcMar>
            <w:vAlign w:val="center"/>
            <w:hideMark/>
          </w:tcPr>
          <w:p w14:paraId="212797DC"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commentRangeStart w:id="431"/>
            <w:r w:rsidRPr="0073266D">
              <w:rPr>
                <w:rFonts w:asciiTheme="majorHAnsi" w:hAnsiTheme="majorHAnsi" w:cstheme="majorHAnsi"/>
                <w:color w:val="000000"/>
                <w:sz w:val="20"/>
                <w:szCs w:val="20"/>
              </w:rPr>
              <w:t>Mean</w:t>
            </w:r>
            <w:commentRangeEnd w:id="431"/>
            <w:r w:rsidR="004C0D98" w:rsidRPr="0073266D">
              <w:rPr>
                <w:rStyle w:val="CommentReference"/>
                <w:rFonts w:asciiTheme="majorHAnsi" w:hAnsiTheme="majorHAnsi" w:cstheme="majorHAnsi"/>
                <w:sz w:val="20"/>
                <w:szCs w:val="20"/>
              </w:rPr>
              <w:commentReference w:id="431"/>
            </w:r>
          </w:p>
        </w:tc>
      </w:tr>
      <w:tr w:rsidR="00DD6BD5" w:rsidRPr="0073266D" w14:paraId="71B8ADFF" w14:textId="77777777" w:rsidTr="0073266D">
        <w:trPr>
          <w:trHeight w:val="255"/>
        </w:trPr>
        <w:tc>
          <w:tcPr>
            <w:tcW w:w="3805" w:type="pct"/>
            <w:tcBorders>
              <w:top w:val="single" w:sz="4" w:space="0" w:color="auto"/>
            </w:tcBorders>
            <w:tcMar>
              <w:top w:w="0" w:type="dxa"/>
              <w:left w:w="100" w:type="dxa"/>
              <w:bottom w:w="0" w:type="dxa"/>
              <w:right w:w="100" w:type="dxa"/>
            </w:tcMar>
            <w:vAlign w:val="center"/>
          </w:tcPr>
          <w:p w14:paraId="32461372" w14:textId="77777777" w:rsidR="00DD6BD5" w:rsidRPr="0073266D" w:rsidRDefault="00DD6BD5" w:rsidP="0073266D">
            <w:pPr>
              <w:pStyle w:val="NormalWeb"/>
              <w:spacing w:before="0" w:beforeAutospacing="0" w:after="0" w:afterAutospacing="0"/>
              <w:rPr>
                <w:rFonts w:asciiTheme="majorHAnsi" w:hAnsiTheme="majorHAnsi" w:cstheme="majorHAnsi"/>
                <w:color w:val="000000"/>
                <w:sz w:val="20"/>
                <w:szCs w:val="20"/>
              </w:rPr>
            </w:pPr>
            <w:r w:rsidRPr="0073266D">
              <w:rPr>
                <w:rFonts w:asciiTheme="majorHAnsi" w:hAnsiTheme="majorHAnsi" w:cstheme="majorHAnsi"/>
                <w:color w:val="000000"/>
                <w:sz w:val="20"/>
                <w:szCs w:val="20"/>
              </w:rPr>
              <w:t>Items:</w:t>
            </w:r>
          </w:p>
        </w:tc>
        <w:tc>
          <w:tcPr>
            <w:tcW w:w="596" w:type="pct"/>
            <w:tcBorders>
              <w:top w:val="single" w:sz="4" w:space="0" w:color="auto"/>
            </w:tcBorders>
            <w:tcMar>
              <w:top w:w="0" w:type="dxa"/>
              <w:left w:w="100" w:type="dxa"/>
              <w:bottom w:w="0" w:type="dxa"/>
              <w:right w:w="100" w:type="dxa"/>
            </w:tcMar>
            <w:vAlign w:val="center"/>
          </w:tcPr>
          <w:p w14:paraId="4564CBEA" w14:textId="77777777" w:rsidR="00DD6BD5" w:rsidRPr="0073266D"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6EF9F22" w14:textId="77777777" w:rsidR="00DD6BD5" w:rsidRPr="0073266D"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73266D" w14:paraId="23562F48" w14:textId="77777777" w:rsidTr="0073266D">
        <w:trPr>
          <w:trHeight w:val="255"/>
        </w:trPr>
        <w:tc>
          <w:tcPr>
            <w:tcW w:w="3805" w:type="pct"/>
            <w:tcMar>
              <w:top w:w="0" w:type="dxa"/>
              <w:left w:w="100" w:type="dxa"/>
              <w:bottom w:w="0" w:type="dxa"/>
              <w:right w:w="100" w:type="dxa"/>
            </w:tcMar>
            <w:vAlign w:val="center"/>
            <w:hideMark/>
          </w:tcPr>
          <w:p w14:paraId="54F7F6E3"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How do you rate your high school academic experience?</w:t>
            </w:r>
          </w:p>
        </w:tc>
        <w:tc>
          <w:tcPr>
            <w:tcW w:w="596" w:type="pct"/>
            <w:tcMar>
              <w:top w:w="0" w:type="dxa"/>
              <w:left w:w="100" w:type="dxa"/>
              <w:bottom w:w="0" w:type="dxa"/>
              <w:right w:w="100" w:type="dxa"/>
            </w:tcMar>
            <w:vAlign w:val="center"/>
            <w:hideMark/>
          </w:tcPr>
          <w:p w14:paraId="47C747D8"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7,847</w:t>
            </w:r>
          </w:p>
        </w:tc>
        <w:tc>
          <w:tcPr>
            <w:tcW w:w="599" w:type="pct"/>
            <w:tcMar>
              <w:top w:w="0" w:type="dxa"/>
              <w:left w:w="100" w:type="dxa"/>
              <w:bottom w:w="0" w:type="dxa"/>
              <w:right w:w="100" w:type="dxa"/>
            </w:tcMar>
            <w:vAlign w:val="center"/>
            <w:hideMark/>
          </w:tcPr>
          <w:p w14:paraId="431BFA17"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0.65</w:t>
            </w:r>
          </w:p>
        </w:tc>
      </w:tr>
      <w:tr w:rsidR="00DD6BD5" w:rsidRPr="0073266D" w14:paraId="1648E3A7" w14:textId="77777777" w:rsidTr="0073266D">
        <w:trPr>
          <w:trHeight w:val="240"/>
        </w:trPr>
        <w:tc>
          <w:tcPr>
            <w:tcW w:w="3805" w:type="pct"/>
            <w:tcMar>
              <w:top w:w="0" w:type="dxa"/>
              <w:left w:w="100" w:type="dxa"/>
              <w:bottom w:w="0" w:type="dxa"/>
              <w:right w:w="100" w:type="dxa"/>
            </w:tcMar>
            <w:vAlign w:val="center"/>
            <w:hideMark/>
          </w:tcPr>
          <w:p w14:paraId="3C60985A"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How do you rate your high school social experience?</w:t>
            </w:r>
          </w:p>
        </w:tc>
        <w:tc>
          <w:tcPr>
            <w:tcW w:w="596" w:type="pct"/>
            <w:tcMar>
              <w:top w:w="0" w:type="dxa"/>
              <w:left w:w="100" w:type="dxa"/>
              <w:bottom w:w="0" w:type="dxa"/>
              <w:right w:w="100" w:type="dxa"/>
            </w:tcMar>
            <w:vAlign w:val="center"/>
            <w:hideMark/>
          </w:tcPr>
          <w:p w14:paraId="60C17B33"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7,825</w:t>
            </w:r>
          </w:p>
        </w:tc>
        <w:tc>
          <w:tcPr>
            <w:tcW w:w="599" w:type="pct"/>
            <w:tcMar>
              <w:top w:w="0" w:type="dxa"/>
              <w:left w:w="100" w:type="dxa"/>
              <w:bottom w:w="0" w:type="dxa"/>
              <w:right w:w="100" w:type="dxa"/>
            </w:tcMar>
            <w:vAlign w:val="center"/>
            <w:hideMark/>
          </w:tcPr>
          <w:p w14:paraId="79A050CE"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0.115</w:t>
            </w:r>
          </w:p>
        </w:tc>
      </w:tr>
      <w:tr w:rsidR="00DD6BD5" w:rsidRPr="0073266D" w14:paraId="1418EBFB" w14:textId="77777777" w:rsidTr="0073266D">
        <w:trPr>
          <w:trHeight w:val="240"/>
        </w:trPr>
        <w:tc>
          <w:tcPr>
            <w:tcW w:w="3805" w:type="pct"/>
            <w:tcMar>
              <w:top w:w="0" w:type="dxa"/>
              <w:left w:w="100" w:type="dxa"/>
              <w:bottom w:w="0" w:type="dxa"/>
              <w:right w:w="100" w:type="dxa"/>
            </w:tcMar>
            <w:vAlign w:val="center"/>
            <w:hideMark/>
          </w:tcPr>
          <w:p w14:paraId="0552380B"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I belong in my high school community.</w:t>
            </w:r>
          </w:p>
        </w:tc>
        <w:tc>
          <w:tcPr>
            <w:tcW w:w="596" w:type="pct"/>
            <w:tcMar>
              <w:top w:w="0" w:type="dxa"/>
              <w:left w:w="100" w:type="dxa"/>
              <w:bottom w:w="0" w:type="dxa"/>
              <w:right w:w="100" w:type="dxa"/>
            </w:tcMar>
            <w:vAlign w:val="center"/>
            <w:hideMark/>
          </w:tcPr>
          <w:p w14:paraId="3E3C9E37"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68E81DE"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0.573</w:t>
            </w:r>
          </w:p>
        </w:tc>
      </w:tr>
      <w:tr w:rsidR="00DD6BD5" w:rsidRPr="0073266D" w14:paraId="1FFAC572" w14:textId="77777777" w:rsidTr="0073266D">
        <w:trPr>
          <w:trHeight w:val="240"/>
        </w:trPr>
        <w:tc>
          <w:tcPr>
            <w:tcW w:w="3805" w:type="pct"/>
            <w:tcMar>
              <w:top w:w="0" w:type="dxa"/>
              <w:left w:w="100" w:type="dxa"/>
              <w:bottom w:w="0" w:type="dxa"/>
              <w:right w:w="100" w:type="dxa"/>
            </w:tcMar>
            <w:vAlign w:val="center"/>
            <w:hideMark/>
          </w:tcPr>
          <w:p w14:paraId="1B21B6DB"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Teachers and staff at my high school care about my future.</w:t>
            </w:r>
          </w:p>
        </w:tc>
        <w:tc>
          <w:tcPr>
            <w:tcW w:w="596" w:type="pct"/>
            <w:tcMar>
              <w:top w:w="0" w:type="dxa"/>
              <w:left w:w="100" w:type="dxa"/>
              <w:bottom w:w="0" w:type="dxa"/>
              <w:right w:w="100" w:type="dxa"/>
            </w:tcMar>
            <w:vAlign w:val="center"/>
            <w:hideMark/>
          </w:tcPr>
          <w:p w14:paraId="7770ABA6"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875F312"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1.098</w:t>
            </w:r>
          </w:p>
        </w:tc>
      </w:tr>
      <w:tr w:rsidR="00DD6BD5" w:rsidRPr="0073266D" w14:paraId="0AED4D21" w14:textId="77777777" w:rsidTr="0073266D">
        <w:trPr>
          <w:trHeight w:val="240"/>
        </w:trPr>
        <w:tc>
          <w:tcPr>
            <w:tcW w:w="3805" w:type="pct"/>
            <w:tcMar>
              <w:top w:w="0" w:type="dxa"/>
              <w:left w:w="100" w:type="dxa"/>
              <w:bottom w:w="0" w:type="dxa"/>
              <w:right w:w="100" w:type="dxa"/>
            </w:tcMar>
            <w:vAlign w:val="center"/>
            <w:hideMark/>
          </w:tcPr>
          <w:p w14:paraId="727559F6"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I received good advising </w:t>
            </w:r>
            <w:commentRangeStart w:id="432"/>
            <w:r w:rsidRPr="0073266D">
              <w:rPr>
                <w:rFonts w:asciiTheme="majorHAnsi" w:hAnsiTheme="majorHAnsi" w:cstheme="majorHAnsi"/>
                <w:color w:val="000000"/>
                <w:sz w:val="20"/>
                <w:szCs w:val="20"/>
              </w:rPr>
              <w:t>from high school</w:t>
            </w:r>
            <w:commentRangeEnd w:id="432"/>
            <w:r w:rsidR="00B4412A" w:rsidRPr="0073266D">
              <w:rPr>
                <w:rStyle w:val="CommentReference"/>
                <w:rFonts w:asciiTheme="majorHAnsi" w:hAnsiTheme="majorHAnsi" w:cstheme="majorHAnsi"/>
                <w:color w:val="000000"/>
                <w:sz w:val="20"/>
                <w:szCs w:val="20"/>
              </w:rPr>
              <w:commentReference w:id="432"/>
            </w:r>
            <w:r w:rsidRPr="0073266D">
              <w:rPr>
                <w:rFonts w:asciiTheme="majorHAnsi" w:hAnsiTheme="majorHAnsi" w:cstheme="majorHAnsi"/>
                <w:color w:val="000000"/>
                <w:sz w:val="20"/>
                <w:szCs w:val="20"/>
              </w:rPr>
              <w:t xml:space="preserve"> about college.</w:t>
            </w:r>
          </w:p>
        </w:tc>
        <w:tc>
          <w:tcPr>
            <w:tcW w:w="596" w:type="pct"/>
            <w:tcMar>
              <w:top w:w="0" w:type="dxa"/>
              <w:left w:w="100" w:type="dxa"/>
              <w:bottom w:w="0" w:type="dxa"/>
              <w:right w:w="100" w:type="dxa"/>
            </w:tcMar>
            <w:vAlign w:val="center"/>
            <w:hideMark/>
          </w:tcPr>
          <w:p w14:paraId="1B093160"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7,713</w:t>
            </w:r>
          </w:p>
        </w:tc>
        <w:tc>
          <w:tcPr>
            <w:tcW w:w="599" w:type="pct"/>
            <w:tcMar>
              <w:top w:w="0" w:type="dxa"/>
              <w:left w:w="100" w:type="dxa"/>
              <w:bottom w:w="0" w:type="dxa"/>
              <w:right w:w="100" w:type="dxa"/>
            </w:tcMar>
            <w:vAlign w:val="center"/>
            <w:hideMark/>
          </w:tcPr>
          <w:p w14:paraId="4AB7DEDB"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0.728</w:t>
            </w:r>
          </w:p>
        </w:tc>
      </w:tr>
      <w:tr w:rsidR="00DD6BD5" w:rsidRPr="0073266D" w14:paraId="7DC3D8EF" w14:textId="77777777" w:rsidTr="0073266D">
        <w:trPr>
          <w:trHeight w:val="240"/>
        </w:trPr>
        <w:tc>
          <w:tcPr>
            <w:tcW w:w="3805" w:type="pct"/>
            <w:tcBorders>
              <w:bottom w:val="single" w:sz="4" w:space="0" w:color="auto"/>
            </w:tcBorders>
            <w:tcMar>
              <w:top w:w="0" w:type="dxa"/>
              <w:left w:w="100" w:type="dxa"/>
              <w:bottom w:w="0" w:type="dxa"/>
              <w:right w:w="100" w:type="dxa"/>
            </w:tcMar>
            <w:vAlign w:val="center"/>
            <w:hideMark/>
          </w:tcPr>
          <w:p w14:paraId="4CB4AF19"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I feel prepared for college.</w:t>
            </w:r>
          </w:p>
        </w:tc>
        <w:tc>
          <w:tcPr>
            <w:tcW w:w="596" w:type="pct"/>
            <w:tcBorders>
              <w:bottom w:val="single" w:sz="4" w:space="0" w:color="auto"/>
            </w:tcBorders>
            <w:tcMar>
              <w:top w:w="0" w:type="dxa"/>
              <w:left w:w="100" w:type="dxa"/>
              <w:bottom w:w="0" w:type="dxa"/>
              <w:right w:w="100" w:type="dxa"/>
            </w:tcMar>
            <w:vAlign w:val="center"/>
            <w:hideMark/>
          </w:tcPr>
          <w:p w14:paraId="4AAE3031"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7,709</w:t>
            </w:r>
          </w:p>
        </w:tc>
        <w:tc>
          <w:tcPr>
            <w:tcW w:w="599" w:type="pct"/>
            <w:tcBorders>
              <w:bottom w:val="single" w:sz="4" w:space="0" w:color="auto"/>
            </w:tcBorders>
            <w:tcMar>
              <w:top w:w="0" w:type="dxa"/>
              <w:left w:w="100" w:type="dxa"/>
              <w:bottom w:w="0" w:type="dxa"/>
              <w:right w:w="100" w:type="dxa"/>
            </w:tcMar>
            <w:vAlign w:val="center"/>
            <w:hideMark/>
          </w:tcPr>
          <w:p w14:paraId="177BA70A"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0.66</w:t>
            </w:r>
          </w:p>
        </w:tc>
      </w:tr>
      <w:tr w:rsidR="00DD6BD5" w:rsidRPr="0073266D" w14:paraId="320644FD" w14:textId="77777777" w:rsidTr="0073266D">
        <w:trPr>
          <w:trHeight w:val="240"/>
        </w:trPr>
        <w:tc>
          <w:tcPr>
            <w:tcW w:w="3805" w:type="pct"/>
            <w:tcBorders>
              <w:top w:val="single" w:sz="4" w:space="0" w:color="auto"/>
            </w:tcBorders>
            <w:tcMar>
              <w:top w:w="0" w:type="dxa"/>
              <w:left w:w="100" w:type="dxa"/>
              <w:bottom w:w="0" w:type="dxa"/>
              <w:right w:w="100" w:type="dxa"/>
            </w:tcMar>
            <w:vAlign w:val="center"/>
          </w:tcPr>
          <w:p w14:paraId="5D6652C4" w14:textId="77777777" w:rsidR="00DD6BD5" w:rsidRPr="0073266D" w:rsidRDefault="00DD6BD5" w:rsidP="0073266D">
            <w:pPr>
              <w:pStyle w:val="NormalWeb"/>
              <w:spacing w:before="0" w:beforeAutospacing="0" w:after="0" w:afterAutospacing="0"/>
              <w:rPr>
                <w:rFonts w:asciiTheme="majorHAnsi" w:hAnsiTheme="majorHAnsi" w:cstheme="majorHAnsi"/>
                <w:color w:val="000000"/>
                <w:sz w:val="20"/>
                <w:szCs w:val="20"/>
              </w:rPr>
            </w:pPr>
            <w:r w:rsidRPr="0073266D">
              <w:rPr>
                <w:rFonts w:asciiTheme="majorHAnsi" w:hAnsiTheme="majorHAnsi" w:cstheme="majorHAnsi"/>
                <w:color w:val="000000"/>
                <w:sz w:val="20"/>
                <w:szCs w:val="20"/>
              </w:rPr>
              <w:t>Construct:</w:t>
            </w:r>
          </w:p>
        </w:tc>
        <w:tc>
          <w:tcPr>
            <w:tcW w:w="596" w:type="pct"/>
            <w:tcBorders>
              <w:top w:val="single" w:sz="4" w:space="0" w:color="auto"/>
            </w:tcBorders>
            <w:tcMar>
              <w:top w:w="0" w:type="dxa"/>
              <w:left w:w="100" w:type="dxa"/>
              <w:bottom w:w="0" w:type="dxa"/>
              <w:right w:w="100" w:type="dxa"/>
            </w:tcMar>
            <w:vAlign w:val="center"/>
          </w:tcPr>
          <w:p w14:paraId="3982127A" w14:textId="77777777" w:rsidR="00DD6BD5" w:rsidRPr="0073266D"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E0BB407" w14:textId="77777777" w:rsidR="00DD6BD5" w:rsidRPr="0073266D"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73266D" w14:paraId="4F67E423" w14:textId="77777777" w:rsidTr="0073266D">
        <w:trPr>
          <w:trHeight w:val="240"/>
        </w:trPr>
        <w:tc>
          <w:tcPr>
            <w:tcW w:w="3805" w:type="pct"/>
            <w:tcBorders>
              <w:bottom w:val="single" w:sz="6" w:space="0" w:color="000000"/>
            </w:tcBorders>
            <w:tcMar>
              <w:top w:w="0" w:type="dxa"/>
              <w:left w:w="100" w:type="dxa"/>
              <w:bottom w:w="0" w:type="dxa"/>
              <w:right w:w="100" w:type="dxa"/>
            </w:tcMar>
            <w:vAlign w:val="center"/>
            <w:hideMark/>
          </w:tcPr>
          <w:p w14:paraId="35916C96"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General high school experience</w:t>
            </w:r>
          </w:p>
        </w:tc>
        <w:tc>
          <w:tcPr>
            <w:tcW w:w="596" w:type="pct"/>
            <w:tcBorders>
              <w:bottom w:val="single" w:sz="6" w:space="0" w:color="000000"/>
            </w:tcBorders>
            <w:tcMar>
              <w:top w:w="0" w:type="dxa"/>
              <w:left w:w="100" w:type="dxa"/>
              <w:bottom w:w="0" w:type="dxa"/>
              <w:right w:w="100" w:type="dxa"/>
            </w:tcMar>
            <w:vAlign w:val="center"/>
            <w:hideMark/>
          </w:tcPr>
          <w:p w14:paraId="26FF85B1"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7,687</w:t>
            </w:r>
          </w:p>
        </w:tc>
        <w:tc>
          <w:tcPr>
            <w:tcW w:w="599" w:type="pct"/>
            <w:tcBorders>
              <w:bottom w:val="single" w:sz="6" w:space="0" w:color="000000"/>
            </w:tcBorders>
            <w:tcMar>
              <w:top w:w="0" w:type="dxa"/>
              <w:left w:w="100" w:type="dxa"/>
              <w:bottom w:w="0" w:type="dxa"/>
              <w:right w:w="100" w:type="dxa"/>
            </w:tcMar>
            <w:vAlign w:val="center"/>
            <w:hideMark/>
          </w:tcPr>
          <w:p w14:paraId="33B8B0EB"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3.829</w:t>
            </w:r>
          </w:p>
        </w:tc>
      </w:tr>
    </w:tbl>
    <w:p w14:paraId="5FA7F877" w14:textId="77777777" w:rsidR="00DD6BD5" w:rsidRPr="001B2966" w:rsidRDefault="00DD6BD5" w:rsidP="0073266D">
      <w:pPr>
        <w:rPr>
          <w:rFonts w:asciiTheme="majorHAnsi" w:hAnsiTheme="majorHAnsi" w:cstheme="majorHAnsi"/>
          <w:iCs/>
          <w:color w:val="000000"/>
          <w:sz w:val="20"/>
          <w:szCs w:val="20"/>
        </w:rPr>
      </w:pPr>
      <w:r w:rsidRPr="001B2966">
        <w:rPr>
          <w:rFonts w:asciiTheme="majorHAnsi" w:hAnsiTheme="majorHAnsi" w:cstheme="majorHAnsi"/>
          <w:i/>
          <w:color w:val="000000"/>
          <w:sz w:val="20"/>
          <w:szCs w:val="20"/>
        </w:rPr>
        <w:t xml:space="preserve">Note. </w:t>
      </w:r>
      <w:r w:rsidRPr="001B2966">
        <w:rPr>
          <w:rFonts w:asciiTheme="majorHAnsi" w:hAnsiTheme="majorHAnsi" w:cstheme="majorHAnsi"/>
          <w:iCs/>
          <w:color w:val="000000"/>
          <w:sz w:val="20"/>
          <w:szCs w:val="20"/>
        </w:rPr>
        <w:t>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aforementioned high school experience items. The construct is only created for students who reported non-missing values for all six high school experience items.</w:t>
      </w:r>
    </w:p>
    <w:p w14:paraId="2AAA4480" w14:textId="77777777" w:rsidR="00B342DF" w:rsidRPr="001B2966" w:rsidRDefault="00B342DF" w:rsidP="001B2966">
      <w:pPr>
        <w:spacing w:line="360" w:lineRule="auto"/>
        <w:rPr>
          <w:rFonts w:asciiTheme="majorHAnsi" w:hAnsiTheme="majorHAnsi" w:cstheme="majorHAnsi"/>
        </w:rPr>
        <w:sectPr w:rsidR="00B342DF" w:rsidRPr="001B2966" w:rsidSect="00BD3767">
          <w:pgSz w:w="12240" w:h="15840"/>
          <w:pgMar w:top="1440" w:right="1440" w:bottom="1440" w:left="1440" w:header="720" w:footer="720" w:gutter="0"/>
          <w:cols w:space="720"/>
          <w:docGrid w:linePitch="326"/>
        </w:sectPr>
      </w:pPr>
      <w:bookmarkStart w:id="433" w:name="_386ebkkmc27k" w:colFirst="0" w:colLast="0"/>
      <w:bookmarkEnd w:id="433"/>
    </w:p>
    <w:p w14:paraId="41327123" w14:textId="72B0EEFB" w:rsidR="0029447E" w:rsidRPr="000E543C" w:rsidRDefault="00602BF5" w:rsidP="001B2966">
      <w:pPr>
        <w:pStyle w:val="Heading1"/>
        <w:spacing w:before="0" w:after="0" w:line="360" w:lineRule="auto"/>
        <w:rPr>
          <w:rFonts w:asciiTheme="majorHAnsi" w:hAnsiTheme="majorHAnsi" w:cstheme="majorHAnsi"/>
          <w:b/>
          <w:bCs/>
          <w:sz w:val="24"/>
          <w:szCs w:val="24"/>
        </w:rPr>
      </w:pPr>
      <w:r w:rsidRPr="000E543C">
        <w:rPr>
          <w:rFonts w:asciiTheme="majorHAnsi" w:hAnsiTheme="majorHAnsi" w:cstheme="majorHAnsi"/>
          <w:b/>
          <w:bCs/>
          <w:sz w:val="24"/>
          <w:szCs w:val="24"/>
        </w:rPr>
        <w:lastRenderedPageBreak/>
        <w:t xml:space="preserve">Appendix </w:t>
      </w:r>
      <w:commentRangeStart w:id="434"/>
      <w:r w:rsidRPr="000E543C">
        <w:rPr>
          <w:rFonts w:asciiTheme="majorHAnsi" w:hAnsiTheme="majorHAnsi" w:cstheme="majorHAnsi"/>
          <w:b/>
          <w:bCs/>
          <w:sz w:val="24"/>
          <w:szCs w:val="24"/>
        </w:rPr>
        <w:t>C</w:t>
      </w:r>
      <w:commentRangeEnd w:id="434"/>
      <w:r w:rsidR="00911AA2" w:rsidRPr="000E543C">
        <w:rPr>
          <w:rStyle w:val="CommentReference"/>
          <w:rFonts w:asciiTheme="majorHAnsi" w:hAnsiTheme="majorHAnsi" w:cstheme="majorHAnsi"/>
          <w:b/>
          <w:bCs/>
          <w:sz w:val="24"/>
          <w:szCs w:val="24"/>
        </w:rPr>
        <w:commentReference w:id="434"/>
      </w:r>
    </w:p>
    <w:p w14:paraId="75A97A1A" w14:textId="77777777" w:rsidR="0029447E" w:rsidRPr="000E543C" w:rsidRDefault="0029447E" w:rsidP="000E543C">
      <w:pPr>
        <w:widowControl w:val="0"/>
        <w:spacing w:line="360" w:lineRule="auto"/>
        <w:rPr>
          <w:rFonts w:asciiTheme="majorHAnsi" w:hAnsiTheme="majorHAnsi" w:cstheme="majorHAnsi"/>
          <w:i/>
          <w:iCs/>
        </w:rPr>
      </w:pPr>
      <w:r w:rsidRPr="000E543C">
        <w:rPr>
          <w:rFonts w:asciiTheme="majorHAnsi" w:hAnsiTheme="majorHAnsi" w:cstheme="majorHAnsi"/>
          <w:i/>
          <w:iCs/>
        </w:rPr>
        <w:t>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1"/>
        <w:gridCol w:w="1236"/>
        <w:gridCol w:w="1275"/>
        <w:gridCol w:w="1068"/>
        <w:gridCol w:w="1371"/>
        <w:gridCol w:w="1016"/>
        <w:gridCol w:w="731"/>
      </w:tblGrid>
      <w:tr w:rsidR="0029447E" w:rsidRPr="0073266D" w14:paraId="60738703" w14:textId="77777777" w:rsidTr="0073266D">
        <w:trPr>
          <w:trHeight w:val="822"/>
        </w:trPr>
        <w:tc>
          <w:tcPr>
            <w:tcW w:w="1493" w:type="pct"/>
            <w:tcBorders>
              <w:top w:val="single" w:sz="4" w:space="0" w:color="auto"/>
              <w:left w:val="nil"/>
              <w:bottom w:val="single" w:sz="4" w:space="0" w:color="auto"/>
              <w:right w:val="nil"/>
            </w:tcBorders>
            <w:vAlign w:val="center"/>
          </w:tcPr>
          <w:p w14:paraId="01BE3973" w14:textId="77777777" w:rsidR="0029447E" w:rsidRPr="0073266D" w:rsidRDefault="0029447E" w:rsidP="0073266D">
            <w:pPr>
              <w:jc w:val="center"/>
              <w:rPr>
                <w:rFonts w:asciiTheme="majorHAnsi" w:hAnsiTheme="majorHAnsi" w:cstheme="majorHAnsi"/>
                <w:sz w:val="20"/>
                <w:szCs w:val="20"/>
              </w:rPr>
            </w:pPr>
          </w:p>
        </w:tc>
        <w:tc>
          <w:tcPr>
            <w:tcW w:w="529" w:type="pct"/>
            <w:tcBorders>
              <w:top w:val="single" w:sz="4" w:space="0" w:color="auto"/>
              <w:left w:val="nil"/>
              <w:bottom w:val="single" w:sz="4" w:space="0" w:color="auto"/>
              <w:right w:val="nil"/>
            </w:tcBorders>
            <w:vAlign w:val="center"/>
          </w:tcPr>
          <w:p w14:paraId="79AEA9F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Cisgender Man</w:t>
            </w:r>
          </w:p>
        </w:tc>
        <w:tc>
          <w:tcPr>
            <w:tcW w:w="394" w:type="pct"/>
            <w:tcBorders>
              <w:top w:val="single" w:sz="4" w:space="0" w:color="auto"/>
              <w:left w:val="nil"/>
              <w:bottom w:val="single" w:sz="4" w:space="0" w:color="auto"/>
              <w:right w:val="nil"/>
            </w:tcBorders>
            <w:vAlign w:val="center"/>
          </w:tcPr>
          <w:p w14:paraId="3CBA997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Cisgender Woman</w:t>
            </w:r>
          </w:p>
        </w:tc>
        <w:tc>
          <w:tcPr>
            <w:tcW w:w="477" w:type="pct"/>
            <w:tcBorders>
              <w:top w:val="single" w:sz="4" w:space="0" w:color="auto"/>
              <w:left w:val="nil"/>
              <w:bottom w:val="single" w:sz="4" w:space="0" w:color="auto"/>
              <w:right w:val="nil"/>
            </w:tcBorders>
            <w:vAlign w:val="center"/>
          </w:tcPr>
          <w:p w14:paraId="5D9E078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Transgender Man</w:t>
            </w:r>
          </w:p>
        </w:tc>
        <w:tc>
          <w:tcPr>
            <w:tcW w:w="492" w:type="pct"/>
            <w:tcBorders>
              <w:top w:val="single" w:sz="4" w:space="0" w:color="auto"/>
              <w:left w:val="nil"/>
              <w:bottom w:val="single" w:sz="4" w:space="0" w:color="auto"/>
              <w:right w:val="nil"/>
            </w:tcBorders>
            <w:vAlign w:val="center"/>
          </w:tcPr>
          <w:p w14:paraId="1293A0B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Transgender Woman</w:t>
            </w:r>
          </w:p>
        </w:tc>
        <w:tc>
          <w:tcPr>
            <w:tcW w:w="412" w:type="pct"/>
            <w:tcBorders>
              <w:top w:val="single" w:sz="4" w:space="0" w:color="auto"/>
              <w:left w:val="nil"/>
              <w:bottom w:val="single" w:sz="4" w:space="0" w:color="auto"/>
              <w:right w:val="nil"/>
            </w:tcBorders>
            <w:vAlign w:val="center"/>
          </w:tcPr>
          <w:p w14:paraId="4489115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Nonbinary</w:t>
            </w:r>
          </w:p>
        </w:tc>
        <w:tc>
          <w:tcPr>
            <w:tcW w:w="529" w:type="pct"/>
            <w:tcBorders>
              <w:top w:val="single" w:sz="4" w:space="0" w:color="auto"/>
              <w:left w:val="nil"/>
              <w:bottom w:val="single" w:sz="4" w:space="0" w:color="auto"/>
              <w:right w:val="nil"/>
            </w:tcBorders>
            <w:vAlign w:val="center"/>
          </w:tcPr>
          <w:p w14:paraId="596B7C1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Gender Diverse/</w:t>
            </w:r>
          </w:p>
          <w:p w14:paraId="0B855D4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Questioning</w:t>
            </w:r>
          </w:p>
        </w:tc>
        <w:tc>
          <w:tcPr>
            <w:tcW w:w="392" w:type="pct"/>
            <w:tcBorders>
              <w:top w:val="single" w:sz="4" w:space="0" w:color="auto"/>
              <w:left w:val="nil"/>
              <w:bottom w:val="single" w:sz="4" w:space="0" w:color="auto"/>
              <w:right w:val="nil"/>
            </w:tcBorders>
            <w:vAlign w:val="center"/>
          </w:tcPr>
          <w:p w14:paraId="1657054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Prefer Not to Say</w:t>
            </w:r>
          </w:p>
        </w:tc>
        <w:tc>
          <w:tcPr>
            <w:tcW w:w="284" w:type="pct"/>
            <w:tcBorders>
              <w:top w:val="single" w:sz="4" w:space="0" w:color="auto"/>
              <w:left w:val="nil"/>
              <w:bottom w:val="single" w:sz="4" w:space="0" w:color="auto"/>
              <w:right w:val="nil"/>
            </w:tcBorders>
            <w:vAlign w:val="center"/>
          </w:tcPr>
          <w:p w14:paraId="2371D13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Total</w:t>
            </w:r>
          </w:p>
        </w:tc>
      </w:tr>
      <w:tr w:rsidR="0029447E" w:rsidRPr="0073266D" w14:paraId="2B58E156" w14:textId="77777777" w:rsidTr="0073266D">
        <w:trPr>
          <w:trHeight w:val="267"/>
        </w:trPr>
        <w:tc>
          <w:tcPr>
            <w:tcW w:w="5000" w:type="pct"/>
            <w:gridSpan w:val="9"/>
            <w:tcBorders>
              <w:top w:val="single" w:sz="4" w:space="0" w:color="auto"/>
              <w:left w:val="nil"/>
              <w:bottom w:val="nil"/>
              <w:right w:val="nil"/>
            </w:tcBorders>
            <w:vAlign w:val="center"/>
          </w:tcPr>
          <w:p w14:paraId="4B0F7719"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How do you rate your high school academic experience?</w:t>
            </w:r>
          </w:p>
        </w:tc>
      </w:tr>
      <w:tr w:rsidR="0029447E" w:rsidRPr="0073266D" w14:paraId="6CE34E19" w14:textId="77777777" w:rsidTr="0073266D">
        <w:trPr>
          <w:trHeight w:val="267"/>
        </w:trPr>
        <w:tc>
          <w:tcPr>
            <w:tcW w:w="1493" w:type="pct"/>
            <w:tcBorders>
              <w:top w:val="nil"/>
              <w:left w:val="nil"/>
              <w:bottom w:val="nil"/>
              <w:right w:val="nil"/>
            </w:tcBorders>
            <w:vAlign w:val="center"/>
          </w:tcPr>
          <w:p w14:paraId="0BC95F43"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4758379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3.593</w:t>
            </w:r>
          </w:p>
        </w:tc>
        <w:tc>
          <w:tcPr>
            <w:tcW w:w="394" w:type="pct"/>
            <w:tcBorders>
              <w:top w:val="nil"/>
              <w:left w:val="nil"/>
              <w:bottom w:val="nil"/>
              <w:right w:val="nil"/>
            </w:tcBorders>
            <w:vAlign w:val="center"/>
          </w:tcPr>
          <w:p w14:paraId="1E59D38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3.694</w:t>
            </w:r>
          </w:p>
        </w:tc>
        <w:tc>
          <w:tcPr>
            <w:tcW w:w="477" w:type="pct"/>
            <w:tcBorders>
              <w:top w:val="nil"/>
              <w:left w:val="nil"/>
              <w:bottom w:val="nil"/>
              <w:right w:val="nil"/>
            </w:tcBorders>
            <w:vAlign w:val="center"/>
          </w:tcPr>
          <w:p w14:paraId="7713DD6B"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3.864</w:t>
            </w:r>
          </w:p>
        </w:tc>
        <w:tc>
          <w:tcPr>
            <w:tcW w:w="492" w:type="pct"/>
            <w:tcBorders>
              <w:top w:val="nil"/>
              <w:left w:val="nil"/>
              <w:bottom w:val="nil"/>
              <w:right w:val="nil"/>
            </w:tcBorders>
            <w:vAlign w:val="center"/>
          </w:tcPr>
          <w:p w14:paraId="50223EB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3.350</w:t>
            </w:r>
          </w:p>
        </w:tc>
        <w:tc>
          <w:tcPr>
            <w:tcW w:w="412" w:type="pct"/>
            <w:tcBorders>
              <w:top w:val="nil"/>
              <w:left w:val="nil"/>
              <w:bottom w:val="nil"/>
              <w:right w:val="nil"/>
            </w:tcBorders>
            <w:vAlign w:val="center"/>
          </w:tcPr>
          <w:p w14:paraId="4CCDD60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3.674</w:t>
            </w:r>
          </w:p>
        </w:tc>
        <w:tc>
          <w:tcPr>
            <w:tcW w:w="529" w:type="pct"/>
            <w:tcBorders>
              <w:top w:val="nil"/>
              <w:left w:val="nil"/>
              <w:bottom w:val="nil"/>
              <w:right w:val="nil"/>
            </w:tcBorders>
            <w:vAlign w:val="center"/>
          </w:tcPr>
          <w:p w14:paraId="0F982CE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3.380</w:t>
            </w:r>
          </w:p>
        </w:tc>
        <w:tc>
          <w:tcPr>
            <w:tcW w:w="392" w:type="pct"/>
            <w:tcBorders>
              <w:top w:val="nil"/>
              <w:left w:val="nil"/>
              <w:bottom w:val="nil"/>
              <w:right w:val="nil"/>
            </w:tcBorders>
            <w:vAlign w:val="center"/>
          </w:tcPr>
          <w:p w14:paraId="5BFE438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3.539</w:t>
            </w:r>
          </w:p>
        </w:tc>
        <w:tc>
          <w:tcPr>
            <w:tcW w:w="284" w:type="pct"/>
            <w:tcBorders>
              <w:top w:val="nil"/>
              <w:left w:val="nil"/>
              <w:bottom w:val="nil"/>
              <w:right w:val="nil"/>
            </w:tcBorders>
            <w:vAlign w:val="center"/>
          </w:tcPr>
          <w:p w14:paraId="4472383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3.652</w:t>
            </w:r>
          </w:p>
        </w:tc>
      </w:tr>
      <w:tr w:rsidR="0029447E" w:rsidRPr="0073266D" w14:paraId="037E0936" w14:textId="77777777" w:rsidTr="0073266D">
        <w:trPr>
          <w:trHeight w:val="287"/>
        </w:trPr>
        <w:tc>
          <w:tcPr>
            <w:tcW w:w="1493" w:type="pct"/>
            <w:tcBorders>
              <w:top w:val="nil"/>
              <w:left w:val="nil"/>
              <w:bottom w:val="nil"/>
              <w:right w:val="nil"/>
            </w:tcBorders>
            <w:vAlign w:val="center"/>
          </w:tcPr>
          <w:p w14:paraId="67381728"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6DDD3FF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2,675</w:t>
            </w:r>
          </w:p>
        </w:tc>
        <w:tc>
          <w:tcPr>
            <w:tcW w:w="394" w:type="pct"/>
            <w:tcBorders>
              <w:top w:val="nil"/>
              <w:left w:val="nil"/>
              <w:bottom w:val="nil"/>
              <w:right w:val="nil"/>
            </w:tcBorders>
            <w:vAlign w:val="center"/>
          </w:tcPr>
          <w:p w14:paraId="5BEB7F7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4,289</w:t>
            </w:r>
          </w:p>
        </w:tc>
        <w:tc>
          <w:tcPr>
            <w:tcW w:w="477" w:type="pct"/>
            <w:tcBorders>
              <w:top w:val="nil"/>
              <w:left w:val="nil"/>
              <w:bottom w:val="nil"/>
              <w:right w:val="nil"/>
            </w:tcBorders>
            <w:vAlign w:val="center"/>
          </w:tcPr>
          <w:p w14:paraId="7485831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4103168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2E83CE4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118C303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4A23567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141</w:t>
            </w:r>
          </w:p>
        </w:tc>
        <w:tc>
          <w:tcPr>
            <w:tcW w:w="284" w:type="pct"/>
            <w:tcBorders>
              <w:top w:val="nil"/>
              <w:left w:val="nil"/>
              <w:bottom w:val="nil"/>
              <w:right w:val="nil"/>
            </w:tcBorders>
            <w:vAlign w:val="center"/>
          </w:tcPr>
          <w:p w14:paraId="48B9304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7,522</w:t>
            </w:r>
          </w:p>
        </w:tc>
      </w:tr>
      <w:tr w:rsidR="0029447E" w:rsidRPr="0073266D" w14:paraId="073AF2D6" w14:textId="77777777" w:rsidTr="0073266D">
        <w:trPr>
          <w:trHeight w:val="287"/>
        </w:trPr>
        <w:tc>
          <w:tcPr>
            <w:tcW w:w="5000" w:type="pct"/>
            <w:gridSpan w:val="9"/>
            <w:tcBorders>
              <w:top w:val="nil"/>
              <w:left w:val="nil"/>
              <w:bottom w:val="nil"/>
              <w:right w:val="nil"/>
            </w:tcBorders>
            <w:vAlign w:val="center"/>
          </w:tcPr>
          <w:p w14:paraId="153401EF" w14:textId="77777777" w:rsidR="0029447E" w:rsidRPr="0073266D" w:rsidRDefault="0029447E" w:rsidP="0073266D">
            <w:pPr>
              <w:rPr>
                <w:rFonts w:asciiTheme="majorHAnsi" w:hAnsiTheme="majorHAnsi" w:cstheme="majorHAnsi"/>
                <w:i/>
                <w:iCs/>
                <w:sz w:val="20"/>
                <w:szCs w:val="20"/>
              </w:rPr>
            </w:pPr>
          </w:p>
        </w:tc>
      </w:tr>
      <w:tr w:rsidR="0029447E" w:rsidRPr="0073266D" w14:paraId="613515BF" w14:textId="77777777" w:rsidTr="0073266D">
        <w:trPr>
          <w:trHeight w:val="287"/>
        </w:trPr>
        <w:tc>
          <w:tcPr>
            <w:tcW w:w="5000" w:type="pct"/>
            <w:gridSpan w:val="9"/>
            <w:tcBorders>
              <w:top w:val="nil"/>
              <w:left w:val="nil"/>
              <w:bottom w:val="nil"/>
              <w:right w:val="nil"/>
            </w:tcBorders>
            <w:vAlign w:val="center"/>
          </w:tcPr>
          <w:p w14:paraId="7B82BA61"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How do you rate your high school social experience?</w:t>
            </w:r>
          </w:p>
        </w:tc>
      </w:tr>
      <w:tr w:rsidR="0029447E" w:rsidRPr="0073266D" w14:paraId="372D2F32" w14:textId="77777777" w:rsidTr="0073266D">
        <w:trPr>
          <w:trHeight w:val="267"/>
        </w:trPr>
        <w:tc>
          <w:tcPr>
            <w:tcW w:w="1493" w:type="pct"/>
            <w:tcBorders>
              <w:top w:val="nil"/>
              <w:left w:val="nil"/>
              <w:bottom w:val="nil"/>
              <w:right w:val="nil"/>
            </w:tcBorders>
            <w:vAlign w:val="center"/>
          </w:tcPr>
          <w:p w14:paraId="4C9019A0"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4F33F5C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3.259</w:t>
            </w:r>
          </w:p>
        </w:tc>
        <w:tc>
          <w:tcPr>
            <w:tcW w:w="394" w:type="pct"/>
            <w:tcBorders>
              <w:top w:val="nil"/>
              <w:left w:val="nil"/>
              <w:bottom w:val="nil"/>
              <w:right w:val="nil"/>
            </w:tcBorders>
            <w:vAlign w:val="center"/>
          </w:tcPr>
          <w:p w14:paraId="1768A74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3.080</w:t>
            </w:r>
          </w:p>
        </w:tc>
        <w:tc>
          <w:tcPr>
            <w:tcW w:w="477" w:type="pct"/>
            <w:tcBorders>
              <w:top w:val="nil"/>
              <w:left w:val="nil"/>
              <w:bottom w:val="nil"/>
              <w:right w:val="nil"/>
            </w:tcBorders>
            <w:vAlign w:val="center"/>
          </w:tcPr>
          <w:p w14:paraId="24E68D1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2.644</w:t>
            </w:r>
          </w:p>
        </w:tc>
        <w:tc>
          <w:tcPr>
            <w:tcW w:w="492" w:type="pct"/>
            <w:tcBorders>
              <w:top w:val="nil"/>
              <w:left w:val="nil"/>
              <w:bottom w:val="nil"/>
              <w:right w:val="nil"/>
            </w:tcBorders>
            <w:vAlign w:val="center"/>
          </w:tcPr>
          <w:p w14:paraId="3BC0531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2.500</w:t>
            </w:r>
          </w:p>
        </w:tc>
        <w:tc>
          <w:tcPr>
            <w:tcW w:w="412" w:type="pct"/>
            <w:tcBorders>
              <w:top w:val="nil"/>
              <w:left w:val="nil"/>
              <w:bottom w:val="nil"/>
              <w:right w:val="nil"/>
            </w:tcBorders>
            <w:vAlign w:val="center"/>
          </w:tcPr>
          <w:p w14:paraId="5C40BD7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2.704</w:t>
            </w:r>
          </w:p>
        </w:tc>
        <w:tc>
          <w:tcPr>
            <w:tcW w:w="529" w:type="pct"/>
            <w:tcBorders>
              <w:top w:val="nil"/>
              <w:left w:val="nil"/>
              <w:bottom w:val="nil"/>
              <w:right w:val="nil"/>
            </w:tcBorders>
            <w:vAlign w:val="center"/>
          </w:tcPr>
          <w:p w14:paraId="3AB0B6A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2.592</w:t>
            </w:r>
          </w:p>
        </w:tc>
        <w:tc>
          <w:tcPr>
            <w:tcW w:w="392" w:type="pct"/>
            <w:tcBorders>
              <w:top w:val="nil"/>
              <w:left w:val="nil"/>
              <w:bottom w:val="nil"/>
              <w:right w:val="nil"/>
            </w:tcBorders>
            <w:vAlign w:val="center"/>
          </w:tcPr>
          <w:p w14:paraId="285CD2C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2.679</w:t>
            </w:r>
          </w:p>
        </w:tc>
        <w:tc>
          <w:tcPr>
            <w:tcW w:w="284" w:type="pct"/>
            <w:tcBorders>
              <w:top w:val="nil"/>
              <w:left w:val="nil"/>
              <w:bottom w:val="nil"/>
              <w:right w:val="nil"/>
            </w:tcBorders>
            <w:vAlign w:val="center"/>
          </w:tcPr>
          <w:p w14:paraId="0C0F048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3.113</w:t>
            </w:r>
          </w:p>
        </w:tc>
      </w:tr>
      <w:tr w:rsidR="0029447E" w:rsidRPr="0073266D" w14:paraId="4057C92E" w14:textId="77777777" w:rsidTr="0073266D">
        <w:trPr>
          <w:trHeight w:val="287"/>
        </w:trPr>
        <w:tc>
          <w:tcPr>
            <w:tcW w:w="1493" w:type="pct"/>
            <w:tcBorders>
              <w:top w:val="nil"/>
              <w:left w:val="nil"/>
              <w:bottom w:val="nil"/>
              <w:right w:val="nil"/>
            </w:tcBorders>
            <w:vAlign w:val="center"/>
          </w:tcPr>
          <w:p w14:paraId="5B785293"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3204C13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2,673</w:t>
            </w:r>
          </w:p>
        </w:tc>
        <w:tc>
          <w:tcPr>
            <w:tcW w:w="394" w:type="pct"/>
            <w:tcBorders>
              <w:top w:val="nil"/>
              <w:left w:val="nil"/>
              <w:bottom w:val="nil"/>
              <w:right w:val="nil"/>
            </w:tcBorders>
            <w:vAlign w:val="center"/>
          </w:tcPr>
          <w:p w14:paraId="7B74754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4,286</w:t>
            </w:r>
          </w:p>
        </w:tc>
        <w:tc>
          <w:tcPr>
            <w:tcW w:w="477" w:type="pct"/>
            <w:tcBorders>
              <w:top w:val="nil"/>
              <w:left w:val="nil"/>
              <w:bottom w:val="nil"/>
              <w:right w:val="nil"/>
            </w:tcBorders>
            <w:vAlign w:val="center"/>
          </w:tcPr>
          <w:p w14:paraId="3DC4F88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487ECF3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43E08D6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189E98F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17600E8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140</w:t>
            </w:r>
          </w:p>
        </w:tc>
        <w:tc>
          <w:tcPr>
            <w:tcW w:w="284" w:type="pct"/>
            <w:tcBorders>
              <w:top w:val="nil"/>
              <w:left w:val="nil"/>
              <w:bottom w:val="nil"/>
              <w:right w:val="nil"/>
            </w:tcBorders>
            <w:vAlign w:val="center"/>
          </w:tcPr>
          <w:p w14:paraId="5B1B45F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7,516</w:t>
            </w:r>
          </w:p>
        </w:tc>
      </w:tr>
      <w:tr w:rsidR="0029447E" w:rsidRPr="0073266D" w14:paraId="2BAE4011" w14:textId="77777777" w:rsidTr="0073266D">
        <w:trPr>
          <w:trHeight w:val="287"/>
        </w:trPr>
        <w:tc>
          <w:tcPr>
            <w:tcW w:w="5000" w:type="pct"/>
            <w:gridSpan w:val="9"/>
            <w:tcBorders>
              <w:top w:val="nil"/>
              <w:left w:val="nil"/>
              <w:bottom w:val="nil"/>
              <w:right w:val="nil"/>
            </w:tcBorders>
            <w:vAlign w:val="center"/>
          </w:tcPr>
          <w:p w14:paraId="02CDC940" w14:textId="77777777" w:rsidR="0029447E" w:rsidRPr="0073266D" w:rsidRDefault="0029447E" w:rsidP="0073266D">
            <w:pPr>
              <w:rPr>
                <w:rFonts w:asciiTheme="majorHAnsi" w:hAnsiTheme="majorHAnsi" w:cstheme="majorHAnsi"/>
                <w:i/>
                <w:iCs/>
                <w:sz w:val="20"/>
                <w:szCs w:val="20"/>
              </w:rPr>
            </w:pPr>
          </w:p>
        </w:tc>
      </w:tr>
      <w:tr w:rsidR="0029447E" w:rsidRPr="0073266D" w14:paraId="68D71BC4" w14:textId="77777777" w:rsidTr="0073266D">
        <w:trPr>
          <w:trHeight w:val="287"/>
        </w:trPr>
        <w:tc>
          <w:tcPr>
            <w:tcW w:w="5000" w:type="pct"/>
            <w:gridSpan w:val="9"/>
            <w:tcBorders>
              <w:top w:val="nil"/>
              <w:left w:val="nil"/>
              <w:bottom w:val="nil"/>
              <w:right w:val="nil"/>
            </w:tcBorders>
            <w:vAlign w:val="center"/>
          </w:tcPr>
          <w:p w14:paraId="56DC9F46"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I belong in my high school community.</w:t>
            </w:r>
          </w:p>
        </w:tc>
      </w:tr>
      <w:tr w:rsidR="0029447E" w:rsidRPr="0073266D" w14:paraId="785A3E5A" w14:textId="77777777" w:rsidTr="0073266D">
        <w:trPr>
          <w:trHeight w:val="267"/>
        </w:trPr>
        <w:tc>
          <w:tcPr>
            <w:tcW w:w="1493" w:type="pct"/>
            <w:tcBorders>
              <w:top w:val="nil"/>
              <w:left w:val="nil"/>
              <w:bottom w:val="nil"/>
              <w:right w:val="nil"/>
            </w:tcBorders>
            <w:vAlign w:val="center"/>
          </w:tcPr>
          <w:p w14:paraId="1F511827"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051863D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0.703</w:t>
            </w:r>
          </w:p>
        </w:tc>
        <w:tc>
          <w:tcPr>
            <w:tcW w:w="394" w:type="pct"/>
            <w:tcBorders>
              <w:top w:val="nil"/>
              <w:left w:val="nil"/>
              <w:bottom w:val="nil"/>
              <w:right w:val="nil"/>
            </w:tcBorders>
            <w:vAlign w:val="center"/>
          </w:tcPr>
          <w:p w14:paraId="13BBEB0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0.562</w:t>
            </w:r>
          </w:p>
        </w:tc>
        <w:tc>
          <w:tcPr>
            <w:tcW w:w="477" w:type="pct"/>
            <w:tcBorders>
              <w:top w:val="nil"/>
              <w:left w:val="nil"/>
              <w:bottom w:val="nil"/>
              <w:right w:val="nil"/>
            </w:tcBorders>
            <w:vAlign w:val="center"/>
          </w:tcPr>
          <w:p w14:paraId="2B33576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0.017</w:t>
            </w:r>
          </w:p>
        </w:tc>
        <w:tc>
          <w:tcPr>
            <w:tcW w:w="492" w:type="pct"/>
            <w:tcBorders>
              <w:top w:val="nil"/>
              <w:left w:val="nil"/>
              <w:bottom w:val="nil"/>
              <w:right w:val="nil"/>
            </w:tcBorders>
            <w:vAlign w:val="center"/>
          </w:tcPr>
          <w:p w14:paraId="6BAD2D03"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0.000</w:t>
            </w:r>
          </w:p>
        </w:tc>
        <w:tc>
          <w:tcPr>
            <w:tcW w:w="412" w:type="pct"/>
            <w:tcBorders>
              <w:top w:val="nil"/>
              <w:left w:val="nil"/>
              <w:bottom w:val="nil"/>
              <w:right w:val="nil"/>
            </w:tcBorders>
            <w:vAlign w:val="center"/>
          </w:tcPr>
          <w:p w14:paraId="6DA4AC1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0.109</w:t>
            </w:r>
          </w:p>
        </w:tc>
        <w:tc>
          <w:tcPr>
            <w:tcW w:w="529" w:type="pct"/>
            <w:tcBorders>
              <w:top w:val="nil"/>
              <w:left w:val="nil"/>
              <w:bottom w:val="nil"/>
              <w:right w:val="nil"/>
            </w:tcBorders>
            <w:vAlign w:val="center"/>
          </w:tcPr>
          <w:p w14:paraId="616A229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-0.056</w:t>
            </w:r>
          </w:p>
        </w:tc>
        <w:tc>
          <w:tcPr>
            <w:tcW w:w="392" w:type="pct"/>
            <w:tcBorders>
              <w:top w:val="nil"/>
              <w:left w:val="nil"/>
              <w:bottom w:val="nil"/>
              <w:right w:val="nil"/>
            </w:tcBorders>
            <w:vAlign w:val="center"/>
          </w:tcPr>
          <w:p w14:paraId="3FBE55B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0.158</w:t>
            </w:r>
          </w:p>
        </w:tc>
        <w:tc>
          <w:tcPr>
            <w:tcW w:w="284" w:type="pct"/>
            <w:tcBorders>
              <w:top w:val="nil"/>
              <w:left w:val="nil"/>
              <w:bottom w:val="nil"/>
              <w:right w:val="nil"/>
            </w:tcBorders>
            <w:vAlign w:val="center"/>
          </w:tcPr>
          <w:p w14:paraId="03EB63A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0.577</w:t>
            </w:r>
          </w:p>
        </w:tc>
      </w:tr>
      <w:tr w:rsidR="0029447E" w:rsidRPr="0073266D" w14:paraId="5CF7BCCE" w14:textId="77777777" w:rsidTr="0073266D">
        <w:trPr>
          <w:trHeight w:val="287"/>
        </w:trPr>
        <w:tc>
          <w:tcPr>
            <w:tcW w:w="1493" w:type="pct"/>
            <w:tcBorders>
              <w:top w:val="nil"/>
              <w:left w:val="nil"/>
              <w:bottom w:val="nil"/>
              <w:right w:val="nil"/>
            </w:tcBorders>
            <w:vAlign w:val="center"/>
          </w:tcPr>
          <w:p w14:paraId="3916F03E"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400B436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2,667</w:t>
            </w:r>
          </w:p>
        </w:tc>
        <w:tc>
          <w:tcPr>
            <w:tcW w:w="394" w:type="pct"/>
            <w:tcBorders>
              <w:top w:val="nil"/>
              <w:left w:val="nil"/>
              <w:bottom w:val="nil"/>
              <w:right w:val="nil"/>
            </w:tcBorders>
            <w:vAlign w:val="center"/>
          </w:tcPr>
          <w:p w14:paraId="0B26A2B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4,280</w:t>
            </w:r>
          </w:p>
        </w:tc>
        <w:tc>
          <w:tcPr>
            <w:tcW w:w="477" w:type="pct"/>
            <w:tcBorders>
              <w:top w:val="nil"/>
              <w:left w:val="nil"/>
              <w:bottom w:val="nil"/>
              <w:right w:val="nil"/>
            </w:tcBorders>
            <w:vAlign w:val="center"/>
          </w:tcPr>
          <w:p w14:paraId="643BF79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6B96BB9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10A7783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03BC4A53"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697C124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284" w:type="pct"/>
            <w:tcBorders>
              <w:top w:val="nil"/>
              <w:left w:val="nil"/>
              <w:bottom w:val="nil"/>
              <w:right w:val="nil"/>
            </w:tcBorders>
            <w:vAlign w:val="center"/>
          </w:tcPr>
          <w:p w14:paraId="57D68D4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7,503</w:t>
            </w:r>
          </w:p>
        </w:tc>
      </w:tr>
      <w:tr w:rsidR="0029447E" w:rsidRPr="0073266D" w14:paraId="21A6DB80" w14:textId="77777777" w:rsidTr="0073266D">
        <w:trPr>
          <w:trHeight w:val="287"/>
        </w:trPr>
        <w:tc>
          <w:tcPr>
            <w:tcW w:w="5000" w:type="pct"/>
            <w:gridSpan w:val="9"/>
            <w:tcBorders>
              <w:top w:val="nil"/>
              <w:left w:val="nil"/>
              <w:bottom w:val="nil"/>
              <w:right w:val="nil"/>
            </w:tcBorders>
            <w:vAlign w:val="center"/>
          </w:tcPr>
          <w:p w14:paraId="27131204" w14:textId="77777777" w:rsidR="0029447E" w:rsidRPr="0073266D" w:rsidRDefault="0029447E" w:rsidP="0073266D">
            <w:pPr>
              <w:rPr>
                <w:rFonts w:asciiTheme="majorHAnsi" w:hAnsiTheme="majorHAnsi" w:cstheme="majorHAnsi"/>
                <w:i/>
                <w:iCs/>
                <w:sz w:val="20"/>
                <w:szCs w:val="20"/>
              </w:rPr>
            </w:pPr>
          </w:p>
        </w:tc>
      </w:tr>
      <w:tr w:rsidR="0029447E" w:rsidRPr="0073266D" w14:paraId="36DA3F13" w14:textId="77777777" w:rsidTr="0073266D">
        <w:trPr>
          <w:trHeight w:val="287"/>
        </w:trPr>
        <w:tc>
          <w:tcPr>
            <w:tcW w:w="5000" w:type="pct"/>
            <w:gridSpan w:val="9"/>
            <w:tcBorders>
              <w:top w:val="nil"/>
              <w:left w:val="nil"/>
              <w:bottom w:val="nil"/>
              <w:right w:val="nil"/>
            </w:tcBorders>
            <w:vAlign w:val="center"/>
          </w:tcPr>
          <w:p w14:paraId="193F923F"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Teachers and staff at my high school care about my future.</w:t>
            </w:r>
          </w:p>
        </w:tc>
      </w:tr>
      <w:tr w:rsidR="0029447E" w:rsidRPr="0073266D" w14:paraId="1929DE82" w14:textId="77777777" w:rsidTr="0073266D">
        <w:trPr>
          <w:trHeight w:val="287"/>
        </w:trPr>
        <w:tc>
          <w:tcPr>
            <w:tcW w:w="1493" w:type="pct"/>
            <w:tcBorders>
              <w:top w:val="nil"/>
              <w:left w:val="nil"/>
              <w:bottom w:val="nil"/>
              <w:right w:val="nil"/>
            </w:tcBorders>
            <w:vAlign w:val="center"/>
          </w:tcPr>
          <w:p w14:paraId="6DB27A9D"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7316DA8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1.148</w:t>
            </w:r>
          </w:p>
        </w:tc>
        <w:tc>
          <w:tcPr>
            <w:tcW w:w="394" w:type="pct"/>
            <w:tcBorders>
              <w:top w:val="nil"/>
              <w:left w:val="nil"/>
              <w:bottom w:val="nil"/>
              <w:right w:val="nil"/>
            </w:tcBorders>
            <w:vAlign w:val="center"/>
          </w:tcPr>
          <w:p w14:paraId="4EC9A8A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1.093</w:t>
            </w:r>
          </w:p>
        </w:tc>
        <w:tc>
          <w:tcPr>
            <w:tcW w:w="477" w:type="pct"/>
            <w:tcBorders>
              <w:top w:val="nil"/>
              <w:left w:val="nil"/>
              <w:bottom w:val="nil"/>
              <w:right w:val="nil"/>
            </w:tcBorders>
            <w:vAlign w:val="center"/>
          </w:tcPr>
          <w:p w14:paraId="29572EF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1.034</w:t>
            </w:r>
          </w:p>
        </w:tc>
        <w:tc>
          <w:tcPr>
            <w:tcW w:w="492" w:type="pct"/>
            <w:tcBorders>
              <w:top w:val="nil"/>
              <w:left w:val="nil"/>
              <w:bottom w:val="nil"/>
              <w:right w:val="nil"/>
            </w:tcBorders>
            <w:vAlign w:val="center"/>
          </w:tcPr>
          <w:p w14:paraId="10B2551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1.100</w:t>
            </w:r>
          </w:p>
        </w:tc>
        <w:tc>
          <w:tcPr>
            <w:tcW w:w="412" w:type="pct"/>
            <w:tcBorders>
              <w:top w:val="nil"/>
              <w:left w:val="nil"/>
              <w:bottom w:val="nil"/>
              <w:right w:val="nil"/>
            </w:tcBorders>
            <w:vAlign w:val="center"/>
          </w:tcPr>
          <w:p w14:paraId="2477EBA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1.007</w:t>
            </w:r>
          </w:p>
        </w:tc>
        <w:tc>
          <w:tcPr>
            <w:tcW w:w="529" w:type="pct"/>
            <w:tcBorders>
              <w:top w:val="nil"/>
              <w:left w:val="nil"/>
              <w:bottom w:val="nil"/>
              <w:right w:val="nil"/>
            </w:tcBorders>
            <w:vAlign w:val="center"/>
          </w:tcPr>
          <w:p w14:paraId="2798A01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0.859</w:t>
            </w:r>
          </w:p>
        </w:tc>
        <w:tc>
          <w:tcPr>
            <w:tcW w:w="392" w:type="pct"/>
            <w:tcBorders>
              <w:top w:val="nil"/>
              <w:left w:val="nil"/>
              <w:bottom w:val="nil"/>
              <w:right w:val="nil"/>
            </w:tcBorders>
            <w:vAlign w:val="center"/>
          </w:tcPr>
          <w:p w14:paraId="25426933"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0.935</w:t>
            </w:r>
          </w:p>
        </w:tc>
        <w:tc>
          <w:tcPr>
            <w:tcW w:w="284" w:type="pct"/>
            <w:tcBorders>
              <w:top w:val="nil"/>
              <w:left w:val="nil"/>
              <w:bottom w:val="nil"/>
              <w:right w:val="nil"/>
            </w:tcBorders>
            <w:vAlign w:val="center"/>
          </w:tcPr>
          <w:p w14:paraId="7FCA9101"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1.104</w:t>
            </w:r>
          </w:p>
        </w:tc>
      </w:tr>
      <w:tr w:rsidR="0029447E" w:rsidRPr="0073266D" w14:paraId="26DA43AF" w14:textId="77777777" w:rsidTr="0073266D">
        <w:trPr>
          <w:trHeight w:val="267"/>
        </w:trPr>
        <w:tc>
          <w:tcPr>
            <w:tcW w:w="1493" w:type="pct"/>
            <w:tcBorders>
              <w:top w:val="nil"/>
              <w:left w:val="nil"/>
              <w:bottom w:val="nil"/>
              <w:right w:val="nil"/>
            </w:tcBorders>
            <w:vAlign w:val="center"/>
          </w:tcPr>
          <w:p w14:paraId="7649E08A"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0B37FAA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2,667</w:t>
            </w:r>
          </w:p>
        </w:tc>
        <w:tc>
          <w:tcPr>
            <w:tcW w:w="394" w:type="pct"/>
            <w:tcBorders>
              <w:top w:val="nil"/>
              <w:left w:val="nil"/>
              <w:bottom w:val="nil"/>
              <w:right w:val="nil"/>
            </w:tcBorders>
            <w:vAlign w:val="center"/>
          </w:tcPr>
          <w:p w14:paraId="7D96CCE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4,281</w:t>
            </w:r>
          </w:p>
        </w:tc>
        <w:tc>
          <w:tcPr>
            <w:tcW w:w="477" w:type="pct"/>
            <w:tcBorders>
              <w:top w:val="nil"/>
              <w:left w:val="nil"/>
              <w:bottom w:val="nil"/>
              <w:right w:val="nil"/>
            </w:tcBorders>
            <w:vAlign w:val="center"/>
          </w:tcPr>
          <w:p w14:paraId="1D40832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4EF44DF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0D5F5AD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1E2DA63B"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584EE60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284" w:type="pct"/>
            <w:tcBorders>
              <w:top w:val="nil"/>
              <w:left w:val="nil"/>
              <w:bottom w:val="nil"/>
              <w:right w:val="nil"/>
            </w:tcBorders>
            <w:vAlign w:val="center"/>
          </w:tcPr>
          <w:p w14:paraId="65DB3DA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7,504</w:t>
            </w:r>
          </w:p>
        </w:tc>
      </w:tr>
      <w:tr w:rsidR="0029447E" w:rsidRPr="0073266D" w14:paraId="638C5D7E" w14:textId="77777777" w:rsidTr="0073266D">
        <w:trPr>
          <w:trHeight w:val="267"/>
        </w:trPr>
        <w:tc>
          <w:tcPr>
            <w:tcW w:w="5000" w:type="pct"/>
            <w:gridSpan w:val="9"/>
            <w:tcBorders>
              <w:top w:val="nil"/>
              <w:left w:val="nil"/>
              <w:bottom w:val="nil"/>
              <w:right w:val="nil"/>
            </w:tcBorders>
            <w:vAlign w:val="center"/>
          </w:tcPr>
          <w:p w14:paraId="1E6353A3" w14:textId="77777777" w:rsidR="0029447E" w:rsidRPr="0073266D" w:rsidRDefault="0029447E" w:rsidP="0073266D">
            <w:pPr>
              <w:rPr>
                <w:rFonts w:asciiTheme="majorHAnsi" w:hAnsiTheme="majorHAnsi" w:cstheme="majorHAnsi"/>
                <w:i/>
                <w:iCs/>
                <w:sz w:val="20"/>
                <w:szCs w:val="20"/>
              </w:rPr>
            </w:pPr>
          </w:p>
        </w:tc>
      </w:tr>
      <w:tr w:rsidR="0029447E" w:rsidRPr="0073266D" w14:paraId="5BFFE207" w14:textId="77777777" w:rsidTr="0073266D">
        <w:trPr>
          <w:trHeight w:val="267"/>
        </w:trPr>
        <w:tc>
          <w:tcPr>
            <w:tcW w:w="5000" w:type="pct"/>
            <w:gridSpan w:val="9"/>
            <w:tcBorders>
              <w:top w:val="nil"/>
              <w:left w:val="nil"/>
              <w:bottom w:val="nil"/>
              <w:right w:val="nil"/>
            </w:tcBorders>
            <w:vAlign w:val="center"/>
          </w:tcPr>
          <w:p w14:paraId="1AEB9D57"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 xml:space="preserve">I received good advising </w:t>
            </w:r>
            <w:r w:rsidRPr="00D72D44">
              <w:rPr>
                <w:rFonts w:asciiTheme="majorHAnsi" w:hAnsiTheme="majorHAnsi" w:cstheme="majorHAnsi"/>
                <w:sz w:val="20"/>
                <w:szCs w:val="20"/>
                <w:highlight w:val="yellow"/>
                <w:rPrChange w:id="435" w:author="Kerith Conron" w:date="2026-03-03T16:28:00Z" w16du:dateUtc="2026-03-03T21:28:00Z">
                  <w:rPr>
                    <w:rFonts w:asciiTheme="majorHAnsi" w:hAnsiTheme="majorHAnsi" w:cstheme="majorHAnsi"/>
                    <w:sz w:val="20"/>
                    <w:szCs w:val="20"/>
                  </w:rPr>
                </w:rPrChange>
              </w:rPr>
              <w:t>from high school</w:t>
            </w:r>
            <w:r w:rsidRPr="0073266D">
              <w:rPr>
                <w:rFonts w:asciiTheme="majorHAnsi" w:hAnsiTheme="majorHAnsi" w:cstheme="majorHAnsi"/>
                <w:sz w:val="20"/>
                <w:szCs w:val="20"/>
              </w:rPr>
              <w:t xml:space="preserve"> about college.</w:t>
            </w:r>
          </w:p>
        </w:tc>
      </w:tr>
      <w:tr w:rsidR="0029447E" w:rsidRPr="0073266D" w14:paraId="2B9EDD71" w14:textId="77777777" w:rsidTr="0073266D">
        <w:trPr>
          <w:trHeight w:val="287"/>
        </w:trPr>
        <w:tc>
          <w:tcPr>
            <w:tcW w:w="1493" w:type="pct"/>
            <w:tcBorders>
              <w:top w:val="nil"/>
              <w:left w:val="nil"/>
              <w:bottom w:val="nil"/>
              <w:right w:val="nil"/>
            </w:tcBorders>
            <w:vAlign w:val="center"/>
          </w:tcPr>
          <w:p w14:paraId="028F1511"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4627DD9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0.809</w:t>
            </w:r>
          </w:p>
        </w:tc>
        <w:tc>
          <w:tcPr>
            <w:tcW w:w="394" w:type="pct"/>
            <w:tcBorders>
              <w:top w:val="nil"/>
              <w:left w:val="nil"/>
              <w:bottom w:val="nil"/>
              <w:right w:val="nil"/>
            </w:tcBorders>
            <w:vAlign w:val="center"/>
          </w:tcPr>
          <w:p w14:paraId="026C5DA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0.721</w:t>
            </w:r>
          </w:p>
        </w:tc>
        <w:tc>
          <w:tcPr>
            <w:tcW w:w="477" w:type="pct"/>
            <w:tcBorders>
              <w:top w:val="nil"/>
              <w:left w:val="nil"/>
              <w:bottom w:val="nil"/>
              <w:right w:val="nil"/>
            </w:tcBorders>
            <w:vAlign w:val="center"/>
          </w:tcPr>
          <w:p w14:paraId="12515C7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0.288</w:t>
            </w:r>
          </w:p>
        </w:tc>
        <w:tc>
          <w:tcPr>
            <w:tcW w:w="492" w:type="pct"/>
            <w:tcBorders>
              <w:top w:val="nil"/>
              <w:left w:val="nil"/>
              <w:bottom w:val="nil"/>
              <w:right w:val="nil"/>
            </w:tcBorders>
            <w:vAlign w:val="center"/>
          </w:tcPr>
          <w:p w14:paraId="5655B6D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0.750</w:t>
            </w:r>
          </w:p>
        </w:tc>
        <w:tc>
          <w:tcPr>
            <w:tcW w:w="412" w:type="pct"/>
            <w:tcBorders>
              <w:top w:val="nil"/>
              <w:left w:val="nil"/>
              <w:bottom w:val="nil"/>
              <w:right w:val="nil"/>
            </w:tcBorders>
            <w:vAlign w:val="center"/>
          </w:tcPr>
          <w:p w14:paraId="31547D5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0.397</w:t>
            </w:r>
          </w:p>
        </w:tc>
        <w:tc>
          <w:tcPr>
            <w:tcW w:w="529" w:type="pct"/>
            <w:tcBorders>
              <w:top w:val="nil"/>
              <w:left w:val="nil"/>
              <w:bottom w:val="nil"/>
              <w:right w:val="nil"/>
            </w:tcBorders>
            <w:vAlign w:val="center"/>
          </w:tcPr>
          <w:p w14:paraId="115982F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0.394</w:t>
            </w:r>
          </w:p>
        </w:tc>
        <w:tc>
          <w:tcPr>
            <w:tcW w:w="392" w:type="pct"/>
            <w:tcBorders>
              <w:top w:val="nil"/>
              <w:left w:val="nil"/>
              <w:bottom w:val="nil"/>
              <w:right w:val="nil"/>
            </w:tcBorders>
            <w:vAlign w:val="center"/>
          </w:tcPr>
          <w:p w14:paraId="320324F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0.436</w:t>
            </w:r>
          </w:p>
        </w:tc>
        <w:tc>
          <w:tcPr>
            <w:tcW w:w="284" w:type="pct"/>
            <w:tcBorders>
              <w:top w:val="nil"/>
              <w:left w:val="nil"/>
              <w:bottom w:val="nil"/>
              <w:right w:val="nil"/>
            </w:tcBorders>
            <w:vAlign w:val="center"/>
          </w:tcPr>
          <w:p w14:paraId="3DACDCC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0.729</w:t>
            </w:r>
          </w:p>
        </w:tc>
      </w:tr>
      <w:tr w:rsidR="0029447E" w:rsidRPr="0073266D" w14:paraId="11D09177" w14:textId="77777777" w:rsidTr="0073266D">
        <w:trPr>
          <w:trHeight w:val="267"/>
        </w:trPr>
        <w:tc>
          <w:tcPr>
            <w:tcW w:w="1493" w:type="pct"/>
            <w:tcBorders>
              <w:top w:val="nil"/>
              <w:left w:val="nil"/>
              <w:bottom w:val="nil"/>
              <w:right w:val="nil"/>
            </w:tcBorders>
            <w:vAlign w:val="center"/>
          </w:tcPr>
          <w:p w14:paraId="08A20A67"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4B75B66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2,667</w:t>
            </w:r>
          </w:p>
        </w:tc>
        <w:tc>
          <w:tcPr>
            <w:tcW w:w="394" w:type="pct"/>
            <w:tcBorders>
              <w:top w:val="nil"/>
              <w:left w:val="nil"/>
              <w:bottom w:val="nil"/>
              <w:right w:val="nil"/>
            </w:tcBorders>
            <w:vAlign w:val="center"/>
          </w:tcPr>
          <w:p w14:paraId="7DE48FD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4,282</w:t>
            </w:r>
          </w:p>
        </w:tc>
        <w:tc>
          <w:tcPr>
            <w:tcW w:w="477" w:type="pct"/>
            <w:tcBorders>
              <w:top w:val="nil"/>
              <w:left w:val="nil"/>
              <w:bottom w:val="nil"/>
              <w:right w:val="nil"/>
            </w:tcBorders>
            <w:vAlign w:val="center"/>
          </w:tcPr>
          <w:p w14:paraId="446E60C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598384F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258FD271"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1988F811"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36A174C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140</w:t>
            </w:r>
          </w:p>
        </w:tc>
        <w:tc>
          <w:tcPr>
            <w:tcW w:w="284" w:type="pct"/>
            <w:tcBorders>
              <w:top w:val="nil"/>
              <w:left w:val="nil"/>
              <w:bottom w:val="nil"/>
              <w:right w:val="nil"/>
            </w:tcBorders>
            <w:vAlign w:val="center"/>
          </w:tcPr>
          <w:p w14:paraId="6B0AA10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7,506</w:t>
            </w:r>
          </w:p>
        </w:tc>
      </w:tr>
      <w:tr w:rsidR="0029447E" w:rsidRPr="0073266D" w14:paraId="27185194" w14:textId="77777777" w:rsidTr="0073266D">
        <w:trPr>
          <w:trHeight w:val="267"/>
        </w:trPr>
        <w:tc>
          <w:tcPr>
            <w:tcW w:w="5000" w:type="pct"/>
            <w:gridSpan w:val="9"/>
            <w:tcBorders>
              <w:top w:val="nil"/>
              <w:left w:val="nil"/>
              <w:bottom w:val="nil"/>
              <w:right w:val="nil"/>
            </w:tcBorders>
            <w:vAlign w:val="center"/>
          </w:tcPr>
          <w:p w14:paraId="096948BE" w14:textId="77777777" w:rsidR="0029447E" w:rsidRPr="0073266D" w:rsidRDefault="0029447E" w:rsidP="0073266D">
            <w:pPr>
              <w:rPr>
                <w:rFonts w:asciiTheme="majorHAnsi" w:hAnsiTheme="majorHAnsi" w:cstheme="majorHAnsi"/>
                <w:i/>
                <w:iCs/>
                <w:sz w:val="20"/>
                <w:szCs w:val="20"/>
              </w:rPr>
            </w:pPr>
          </w:p>
        </w:tc>
      </w:tr>
      <w:tr w:rsidR="0029447E" w:rsidRPr="0073266D" w14:paraId="3D1743A3" w14:textId="77777777" w:rsidTr="0073266D">
        <w:trPr>
          <w:trHeight w:val="267"/>
        </w:trPr>
        <w:tc>
          <w:tcPr>
            <w:tcW w:w="5000" w:type="pct"/>
            <w:gridSpan w:val="9"/>
            <w:tcBorders>
              <w:top w:val="nil"/>
              <w:left w:val="nil"/>
              <w:bottom w:val="nil"/>
              <w:right w:val="nil"/>
            </w:tcBorders>
            <w:vAlign w:val="center"/>
          </w:tcPr>
          <w:p w14:paraId="6AFE6937"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I feel prepared for college.</w:t>
            </w:r>
          </w:p>
        </w:tc>
      </w:tr>
      <w:tr w:rsidR="0029447E" w:rsidRPr="0073266D" w14:paraId="23D73688" w14:textId="77777777" w:rsidTr="0073266D">
        <w:trPr>
          <w:trHeight w:val="287"/>
        </w:trPr>
        <w:tc>
          <w:tcPr>
            <w:tcW w:w="1493" w:type="pct"/>
            <w:tcBorders>
              <w:top w:val="nil"/>
              <w:left w:val="nil"/>
              <w:bottom w:val="nil"/>
              <w:right w:val="nil"/>
            </w:tcBorders>
            <w:vAlign w:val="center"/>
          </w:tcPr>
          <w:p w14:paraId="408AAA31"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22AFFBC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0.754</w:t>
            </w:r>
          </w:p>
        </w:tc>
        <w:tc>
          <w:tcPr>
            <w:tcW w:w="394" w:type="pct"/>
            <w:tcBorders>
              <w:top w:val="nil"/>
              <w:left w:val="nil"/>
              <w:bottom w:val="nil"/>
              <w:right w:val="nil"/>
            </w:tcBorders>
            <w:vAlign w:val="center"/>
          </w:tcPr>
          <w:p w14:paraId="545BFE2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0.639</w:t>
            </w:r>
          </w:p>
        </w:tc>
        <w:tc>
          <w:tcPr>
            <w:tcW w:w="477" w:type="pct"/>
            <w:tcBorders>
              <w:top w:val="nil"/>
              <w:left w:val="nil"/>
              <w:bottom w:val="nil"/>
              <w:right w:val="nil"/>
            </w:tcBorders>
            <w:vAlign w:val="center"/>
          </w:tcPr>
          <w:p w14:paraId="683202B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0.576</w:t>
            </w:r>
          </w:p>
        </w:tc>
        <w:tc>
          <w:tcPr>
            <w:tcW w:w="492" w:type="pct"/>
            <w:tcBorders>
              <w:top w:val="nil"/>
              <w:left w:val="nil"/>
              <w:bottom w:val="nil"/>
              <w:right w:val="nil"/>
            </w:tcBorders>
            <w:vAlign w:val="center"/>
          </w:tcPr>
          <w:p w14:paraId="619F43E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0.850</w:t>
            </w:r>
          </w:p>
        </w:tc>
        <w:tc>
          <w:tcPr>
            <w:tcW w:w="412" w:type="pct"/>
            <w:tcBorders>
              <w:top w:val="nil"/>
              <w:left w:val="nil"/>
              <w:bottom w:val="nil"/>
              <w:right w:val="nil"/>
            </w:tcBorders>
            <w:vAlign w:val="center"/>
          </w:tcPr>
          <w:p w14:paraId="35FCE6C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0.427</w:t>
            </w:r>
          </w:p>
        </w:tc>
        <w:tc>
          <w:tcPr>
            <w:tcW w:w="529" w:type="pct"/>
            <w:tcBorders>
              <w:top w:val="nil"/>
              <w:left w:val="nil"/>
              <w:bottom w:val="nil"/>
              <w:right w:val="nil"/>
            </w:tcBorders>
            <w:vAlign w:val="center"/>
          </w:tcPr>
          <w:p w14:paraId="422F70A3"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-0.056</w:t>
            </w:r>
          </w:p>
        </w:tc>
        <w:tc>
          <w:tcPr>
            <w:tcW w:w="392" w:type="pct"/>
            <w:tcBorders>
              <w:top w:val="nil"/>
              <w:left w:val="nil"/>
              <w:bottom w:val="nil"/>
              <w:right w:val="nil"/>
            </w:tcBorders>
            <w:vAlign w:val="center"/>
          </w:tcPr>
          <w:p w14:paraId="3100E41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0.381</w:t>
            </w:r>
          </w:p>
        </w:tc>
        <w:tc>
          <w:tcPr>
            <w:tcW w:w="284" w:type="pct"/>
            <w:tcBorders>
              <w:top w:val="nil"/>
              <w:left w:val="nil"/>
              <w:bottom w:val="nil"/>
              <w:right w:val="nil"/>
            </w:tcBorders>
            <w:vAlign w:val="center"/>
          </w:tcPr>
          <w:p w14:paraId="0A3B667B"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0.661</w:t>
            </w:r>
          </w:p>
        </w:tc>
      </w:tr>
      <w:tr w:rsidR="0029447E" w:rsidRPr="0073266D" w14:paraId="3E01842D" w14:textId="77777777" w:rsidTr="0073266D">
        <w:trPr>
          <w:trHeight w:val="306"/>
        </w:trPr>
        <w:tc>
          <w:tcPr>
            <w:tcW w:w="1493" w:type="pct"/>
            <w:tcBorders>
              <w:top w:val="nil"/>
              <w:left w:val="nil"/>
              <w:bottom w:val="single" w:sz="4" w:space="0" w:color="auto"/>
              <w:right w:val="nil"/>
            </w:tcBorders>
            <w:vAlign w:val="center"/>
          </w:tcPr>
          <w:p w14:paraId="1253BB94"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single" w:sz="4" w:space="0" w:color="auto"/>
              <w:right w:val="nil"/>
            </w:tcBorders>
            <w:vAlign w:val="center"/>
          </w:tcPr>
          <w:p w14:paraId="314FCAC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2,667</w:t>
            </w:r>
          </w:p>
        </w:tc>
        <w:tc>
          <w:tcPr>
            <w:tcW w:w="394" w:type="pct"/>
            <w:tcBorders>
              <w:top w:val="nil"/>
              <w:left w:val="nil"/>
              <w:bottom w:val="single" w:sz="4" w:space="0" w:color="auto"/>
              <w:right w:val="nil"/>
            </w:tcBorders>
            <w:vAlign w:val="center"/>
          </w:tcPr>
          <w:p w14:paraId="5D22D5A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4,281</w:t>
            </w:r>
          </w:p>
        </w:tc>
        <w:tc>
          <w:tcPr>
            <w:tcW w:w="477" w:type="pct"/>
            <w:tcBorders>
              <w:top w:val="nil"/>
              <w:left w:val="nil"/>
              <w:bottom w:val="single" w:sz="4" w:space="0" w:color="auto"/>
              <w:right w:val="nil"/>
            </w:tcBorders>
            <w:vAlign w:val="center"/>
          </w:tcPr>
          <w:p w14:paraId="1C6AA18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single" w:sz="4" w:space="0" w:color="auto"/>
              <w:right w:val="nil"/>
            </w:tcBorders>
            <w:vAlign w:val="center"/>
          </w:tcPr>
          <w:p w14:paraId="41C3DE0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single" w:sz="4" w:space="0" w:color="auto"/>
              <w:right w:val="nil"/>
            </w:tcBorders>
            <w:vAlign w:val="center"/>
          </w:tcPr>
          <w:p w14:paraId="1228D96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single" w:sz="4" w:space="0" w:color="auto"/>
              <w:right w:val="nil"/>
            </w:tcBorders>
            <w:vAlign w:val="center"/>
          </w:tcPr>
          <w:p w14:paraId="4428323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single" w:sz="4" w:space="0" w:color="auto"/>
              <w:right w:val="nil"/>
            </w:tcBorders>
            <w:vAlign w:val="center"/>
          </w:tcPr>
          <w:p w14:paraId="551BF30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284" w:type="pct"/>
            <w:tcBorders>
              <w:top w:val="nil"/>
              <w:left w:val="nil"/>
              <w:bottom w:val="single" w:sz="4" w:space="0" w:color="auto"/>
              <w:right w:val="nil"/>
            </w:tcBorders>
            <w:vAlign w:val="center"/>
          </w:tcPr>
          <w:p w14:paraId="2C47151B"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7,504</w:t>
            </w:r>
          </w:p>
        </w:tc>
      </w:tr>
    </w:tbl>
    <w:p w14:paraId="39A2A03D" w14:textId="77777777" w:rsidR="00A047E7" w:rsidRPr="001B2966" w:rsidRDefault="00A047E7" w:rsidP="001B2966">
      <w:pPr>
        <w:spacing w:line="360" w:lineRule="auto"/>
        <w:rPr>
          <w:rFonts w:asciiTheme="majorHAnsi" w:hAnsiTheme="majorHAnsi" w:cstheme="majorHAnsi"/>
        </w:rPr>
        <w:sectPr w:rsidR="00A047E7" w:rsidRPr="001B2966" w:rsidSect="00B342DF">
          <w:pgSz w:w="15840" w:h="12240" w:orient="landscape"/>
          <w:pgMar w:top="1440" w:right="1440" w:bottom="1440" w:left="1440" w:header="720" w:footer="720" w:gutter="0"/>
          <w:cols w:space="720"/>
          <w:docGrid w:linePitch="326"/>
        </w:sectPr>
      </w:pPr>
      <w:bookmarkStart w:id="436" w:name="_dneqv6vlxrm4" w:colFirst="0" w:colLast="0"/>
      <w:bookmarkEnd w:id="436"/>
    </w:p>
    <w:p w14:paraId="7439B166" w14:textId="1006A907" w:rsidR="00BD041A" w:rsidRPr="000E543C" w:rsidRDefault="00602BF5" w:rsidP="001B2966">
      <w:pPr>
        <w:pStyle w:val="Heading1"/>
        <w:spacing w:before="0" w:after="0" w:line="360" w:lineRule="auto"/>
        <w:rPr>
          <w:rFonts w:asciiTheme="majorHAnsi" w:hAnsiTheme="majorHAnsi" w:cstheme="majorHAnsi"/>
          <w:b/>
          <w:bCs/>
          <w:sz w:val="24"/>
          <w:szCs w:val="24"/>
        </w:rPr>
      </w:pPr>
      <w:r w:rsidRPr="000E543C">
        <w:rPr>
          <w:rFonts w:asciiTheme="majorHAnsi" w:hAnsiTheme="majorHAnsi" w:cstheme="majorHAnsi"/>
          <w:b/>
          <w:bCs/>
          <w:sz w:val="24"/>
          <w:szCs w:val="24"/>
        </w:rPr>
        <w:lastRenderedPageBreak/>
        <w:t>Appendix D</w:t>
      </w:r>
    </w:p>
    <w:p w14:paraId="1A1155F4" w14:textId="77777777" w:rsidR="00E97A5A" w:rsidRPr="000E543C" w:rsidRDefault="00E97A5A" w:rsidP="000E543C">
      <w:pPr>
        <w:spacing w:line="360" w:lineRule="auto"/>
        <w:rPr>
          <w:rFonts w:asciiTheme="majorHAnsi" w:hAnsiTheme="majorHAnsi" w:cstheme="majorHAnsi"/>
          <w:i/>
          <w:iCs/>
        </w:rPr>
      </w:pPr>
      <w:commentRangeStart w:id="437"/>
      <w:r w:rsidRPr="000E543C">
        <w:rPr>
          <w:rFonts w:asciiTheme="majorHAnsi" w:hAnsiTheme="majorHAnsi" w:cstheme="majorHAnsi"/>
          <w:i/>
          <w:iCs/>
        </w:rPr>
        <w:t>College Concern Items by Gender Identity</w:t>
      </w:r>
      <w:commentRangeEnd w:id="437"/>
      <w:r w:rsidR="00F10C9A" w:rsidRPr="000E543C">
        <w:rPr>
          <w:rStyle w:val="CommentReference"/>
          <w:rFonts w:asciiTheme="majorHAnsi" w:hAnsiTheme="majorHAnsi" w:cstheme="majorHAnsi"/>
          <w:i/>
          <w:iCs/>
          <w:sz w:val="24"/>
          <w:szCs w:val="24"/>
        </w:rPr>
        <w:commentReference w:id="437"/>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2070"/>
        <w:gridCol w:w="1260"/>
        <w:gridCol w:w="1439"/>
        <w:gridCol w:w="1563"/>
        <w:gridCol w:w="1721"/>
        <w:gridCol w:w="1099"/>
        <w:gridCol w:w="1698"/>
        <w:gridCol w:w="1107"/>
        <w:gridCol w:w="1003"/>
      </w:tblGrid>
      <w:tr w:rsidR="0073266D" w:rsidRPr="0073266D" w14:paraId="45E3394D" w14:textId="77777777" w:rsidTr="0073266D">
        <w:trPr>
          <w:trHeight w:val="600"/>
          <w:tblHeader/>
        </w:trPr>
        <w:tc>
          <w:tcPr>
            <w:tcW w:w="799" w:type="pct"/>
            <w:tcBorders>
              <w:top w:val="single" w:sz="8" w:space="0" w:color="000000"/>
              <w:bottom w:val="single" w:sz="8" w:space="0" w:color="000000"/>
            </w:tcBorders>
            <w:tcMar>
              <w:top w:w="0" w:type="dxa"/>
              <w:left w:w="100" w:type="dxa"/>
              <w:bottom w:w="0" w:type="dxa"/>
              <w:right w:w="100" w:type="dxa"/>
            </w:tcMar>
          </w:tcPr>
          <w:p w14:paraId="261B4064" w14:textId="77777777" w:rsidR="00E97A5A" w:rsidRPr="0073266D" w:rsidRDefault="00E97A5A" w:rsidP="0073266D">
            <w:pPr>
              <w:rPr>
                <w:rFonts w:asciiTheme="majorHAnsi" w:hAnsiTheme="majorHAnsi" w:cstheme="majorHAnsi"/>
                <w:sz w:val="20"/>
                <w:szCs w:val="20"/>
              </w:rPr>
            </w:pPr>
            <w:r w:rsidRPr="0073266D">
              <w:rPr>
                <w:rFonts w:asciiTheme="majorHAnsi" w:hAnsiTheme="majorHAnsi" w:cstheme="majorHAnsi"/>
                <w:sz w:val="20"/>
                <w:szCs w:val="20"/>
              </w:rPr>
              <w:t xml:space="preserve"> </w:t>
            </w:r>
          </w:p>
        </w:tc>
        <w:tc>
          <w:tcPr>
            <w:tcW w:w="486" w:type="pct"/>
            <w:tcBorders>
              <w:top w:val="single" w:sz="8" w:space="0" w:color="000000"/>
              <w:bottom w:val="single" w:sz="8" w:space="0" w:color="000000"/>
            </w:tcBorders>
            <w:tcMar>
              <w:top w:w="0" w:type="dxa"/>
              <w:left w:w="100" w:type="dxa"/>
              <w:bottom w:w="0" w:type="dxa"/>
              <w:right w:w="100" w:type="dxa"/>
            </w:tcMar>
            <w:vAlign w:val="center"/>
          </w:tcPr>
          <w:p w14:paraId="7E82127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Cisgender Man</w:t>
            </w:r>
          </w:p>
        </w:tc>
        <w:tc>
          <w:tcPr>
            <w:tcW w:w="555" w:type="pct"/>
            <w:tcBorders>
              <w:top w:val="single" w:sz="8" w:space="0" w:color="000000"/>
              <w:bottom w:val="single" w:sz="8" w:space="0" w:color="000000"/>
            </w:tcBorders>
            <w:tcMar>
              <w:top w:w="0" w:type="dxa"/>
              <w:left w:w="100" w:type="dxa"/>
              <w:bottom w:w="0" w:type="dxa"/>
              <w:right w:w="100" w:type="dxa"/>
            </w:tcMar>
            <w:vAlign w:val="center"/>
          </w:tcPr>
          <w:p w14:paraId="5F0C67A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Cisgender Woman</w:t>
            </w:r>
          </w:p>
        </w:tc>
        <w:tc>
          <w:tcPr>
            <w:tcW w:w="603" w:type="pct"/>
            <w:tcBorders>
              <w:top w:val="single" w:sz="8" w:space="0" w:color="000000"/>
              <w:bottom w:val="single" w:sz="8" w:space="0" w:color="000000"/>
            </w:tcBorders>
            <w:tcMar>
              <w:top w:w="0" w:type="dxa"/>
              <w:left w:w="100" w:type="dxa"/>
              <w:bottom w:w="0" w:type="dxa"/>
              <w:right w:w="100" w:type="dxa"/>
            </w:tcMar>
            <w:vAlign w:val="center"/>
          </w:tcPr>
          <w:p w14:paraId="79F06F1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Transgender Man</w:t>
            </w:r>
          </w:p>
        </w:tc>
        <w:tc>
          <w:tcPr>
            <w:tcW w:w="664" w:type="pct"/>
            <w:tcBorders>
              <w:top w:val="single" w:sz="8" w:space="0" w:color="000000"/>
              <w:bottom w:val="single" w:sz="8" w:space="0" w:color="000000"/>
            </w:tcBorders>
            <w:tcMar>
              <w:top w:w="0" w:type="dxa"/>
              <w:left w:w="100" w:type="dxa"/>
              <w:bottom w:w="0" w:type="dxa"/>
              <w:right w:w="100" w:type="dxa"/>
            </w:tcMar>
            <w:vAlign w:val="center"/>
          </w:tcPr>
          <w:p w14:paraId="17E1C86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Transgender Woman</w:t>
            </w:r>
          </w:p>
        </w:tc>
        <w:tc>
          <w:tcPr>
            <w:tcW w:w="424" w:type="pct"/>
            <w:tcBorders>
              <w:top w:val="single" w:sz="8" w:space="0" w:color="000000"/>
              <w:bottom w:val="single" w:sz="8" w:space="0" w:color="000000"/>
            </w:tcBorders>
            <w:tcMar>
              <w:top w:w="0" w:type="dxa"/>
              <w:left w:w="100" w:type="dxa"/>
              <w:bottom w:w="0" w:type="dxa"/>
              <w:right w:w="100" w:type="dxa"/>
            </w:tcMar>
            <w:vAlign w:val="center"/>
          </w:tcPr>
          <w:p w14:paraId="4BD0E59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Nonbinary</w:t>
            </w:r>
          </w:p>
        </w:tc>
        <w:tc>
          <w:tcPr>
            <w:tcW w:w="655" w:type="pct"/>
            <w:tcBorders>
              <w:top w:val="single" w:sz="8" w:space="0" w:color="000000"/>
              <w:bottom w:val="single" w:sz="8" w:space="0" w:color="000000"/>
            </w:tcBorders>
            <w:tcMar>
              <w:top w:w="0" w:type="dxa"/>
              <w:left w:w="100" w:type="dxa"/>
              <w:bottom w:w="0" w:type="dxa"/>
              <w:right w:w="100" w:type="dxa"/>
            </w:tcMar>
            <w:vAlign w:val="center"/>
          </w:tcPr>
          <w:p w14:paraId="2805909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Gender Diverse/</w:t>
            </w:r>
          </w:p>
          <w:p w14:paraId="7889323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Questioning</w:t>
            </w:r>
          </w:p>
        </w:tc>
        <w:tc>
          <w:tcPr>
            <w:tcW w:w="427" w:type="pct"/>
            <w:tcBorders>
              <w:top w:val="single" w:sz="8" w:space="0" w:color="000000"/>
              <w:bottom w:val="single" w:sz="8" w:space="0" w:color="000000"/>
            </w:tcBorders>
            <w:tcMar>
              <w:top w:w="0" w:type="dxa"/>
              <w:left w:w="100" w:type="dxa"/>
              <w:bottom w:w="0" w:type="dxa"/>
              <w:right w:w="100" w:type="dxa"/>
            </w:tcMar>
            <w:vAlign w:val="center"/>
          </w:tcPr>
          <w:p w14:paraId="42596D9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Prefer Not to Say</w:t>
            </w:r>
          </w:p>
        </w:tc>
        <w:tc>
          <w:tcPr>
            <w:tcW w:w="387" w:type="pct"/>
            <w:tcBorders>
              <w:top w:val="single" w:sz="8" w:space="0" w:color="000000"/>
              <w:bottom w:val="single" w:sz="8" w:space="0" w:color="000000"/>
            </w:tcBorders>
            <w:tcMar>
              <w:top w:w="0" w:type="dxa"/>
              <w:left w:w="100" w:type="dxa"/>
              <w:bottom w:w="0" w:type="dxa"/>
              <w:right w:w="100" w:type="dxa"/>
            </w:tcMar>
            <w:vAlign w:val="center"/>
          </w:tcPr>
          <w:p w14:paraId="7BCEC18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Total</w:t>
            </w:r>
          </w:p>
        </w:tc>
      </w:tr>
      <w:tr w:rsidR="00E97A5A" w:rsidRPr="0073266D" w14:paraId="37E3847F" w14:textId="77777777" w:rsidTr="0073266D">
        <w:trPr>
          <w:trHeight w:val="240"/>
        </w:trPr>
        <w:tc>
          <w:tcPr>
            <w:tcW w:w="5000" w:type="pct"/>
            <w:gridSpan w:val="9"/>
            <w:tcMar>
              <w:top w:w="0" w:type="dxa"/>
              <w:left w:w="100" w:type="dxa"/>
              <w:bottom w:w="0" w:type="dxa"/>
              <w:right w:w="100" w:type="dxa"/>
            </w:tcMar>
          </w:tcPr>
          <w:p w14:paraId="391A0FF9" w14:textId="77777777" w:rsidR="00E97A5A" w:rsidRPr="0073266D" w:rsidRDefault="00E97A5A" w:rsidP="0073266D">
            <w:pPr>
              <w:ind w:left="-5"/>
              <w:rPr>
                <w:rFonts w:asciiTheme="majorHAnsi" w:hAnsiTheme="majorHAnsi" w:cstheme="majorHAnsi"/>
                <w:sz w:val="20"/>
                <w:szCs w:val="20"/>
              </w:rPr>
            </w:pPr>
            <w:r w:rsidRPr="0073266D">
              <w:rPr>
                <w:rFonts w:asciiTheme="majorHAnsi" w:hAnsiTheme="majorHAnsi" w:cstheme="majorHAnsi"/>
                <w:sz w:val="20"/>
                <w:szCs w:val="20"/>
              </w:rPr>
              <w:t>How worried are you about…</w:t>
            </w:r>
          </w:p>
        </w:tc>
      </w:tr>
      <w:tr w:rsidR="00E97A5A" w:rsidRPr="0073266D" w14:paraId="05553FBD" w14:textId="77777777" w:rsidTr="0073266D">
        <w:trPr>
          <w:trHeight w:val="240"/>
        </w:trPr>
        <w:tc>
          <w:tcPr>
            <w:tcW w:w="5000" w:type="pct"/>
            <w:gridSpan w:val="9"/>
            <w:tcMar>
              <w:top w:w="0" w:type="dxa"/>
              <w:left w:w="100" w:type="dxa"/>
              <w:bottom w:w="0" w:type="dxa"/>
              <w:right w:w="100" w:type="dxa"/>
            </w:tcMar>
            <w:vAlign w:val="center"/>
          </w:tcPr>
          <w:p w14:paraId="2E5EC917" w14:textId="77777777" w:rsidR="00E97A5A" w:rsidRPr="0073266D" w:rsidRDefault="00E97A5A" w:rsidP="0073266D">
            <w:pPr>
              <w:ind w:left="-111"/>
              <w:rPr>
                <w:rFonts w:asciiTheme="majorHAnsi" w:hAnsiTheme="majorHAnsi" w:cstheme="majorHAnsi"/>
                <w:sz w:val="20"/>
                <w:szCs w:val="20"/>
              </w:rPr>
            </w:pPr>
          </w:p>
        </w:tc>
      </w:tr>
      <w:tr w:rsidR="00E97A5A" w:rsidRPr="0073266D" w14:paraId="32FAD69C" w14:textId="77777777" w:rsidTr="0073266D">
        <w:trPr>
          <w:trHeight w:val="240"/>
        </w:trPr>
        <w:tc>
          <w:tcPr>
            <w:tcW w:w="5000" w:type="pct"/>
            <w:gridSpan w:val="9"/>
            <w:tcMar>
              <w:top w:w="0" w:type="dxa"/>
              <w:left w:w="100" w:type="dxa"/>
              <w:bottom w:w="0" w:type="dxa"/>
              <w:right w:w="100" w:type="dxa"/>
            </w:tcMar>
            <w:vAlign w:val="center"/>
          </w:tcPr>
          <w:p w14:paraId="327AFAF8" w14:textId="77777777" w:rsidR="00E97A5A" w:rsidRPr="0073266D" w:rsidRDefault="00E97A5A" w:rsidP="0073266D">
            <w:pPr>
              <w:ind w:left="699"/>
              <w:rPr>
                <w:rFonts w:asciiTheme="majorHAnsi" w:hAnsiTheme="majorHAnsi" w:cstheme="majorHAnsi"/>
                <w:sz w:val="20"/>
                <w:szCs w:val="20"/>
              </w:rPr>
            </w:pPr>
            <w:r w:rsidRPr="0073266D">
              <w:rPr>
                <w:rFonts w:asciiTheme="majorHAnsi" w:hAnsiTheme="majorHAnsi" w:cstheme="majorHAnsi"/>
                <w:sz w:val="20"/>
                <w:szCs w:val="20"/>
              </w:rPr>
              <w:t>Affording tuition fees?</w:t>
            </w:r>
          </w:p>
        </w:tc>
      </w:tr>
      <w:tr w:rsidR="0073266D" w:rsidRPr="0073266D" w14:paraId="1E4D07EC" w14:textId="77777777" w:rsidTr="0073266D">
        <w:trPr>
          <w:trHeight w:val="240"/>
        </w:trPr>
        <w:tc>
          <w:tcPr>
            <w:tcW w:w="799" w:type="pct"/>
            <w:tcMar>
              <w:top w:w="0" w:type="dxa"/>
              <w:left w:w="100" w:type="dxa"/>
              <w:bottom w:w="0" w:type="dxa"/>
              <w:right w:w="100" w:type="dxa"/>
            </w:tcMar>
            <w:vAlign w:val="center"/>
          </w:tcPr>
          <w:p w14:paraId="5C07E255"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3582B18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1.649</w:t>
            </w:r>
          </w:p>
        </w:tc>
        <w:tc>
          <w:tcPr>
            <w:tcW w:w="555" w:type="pct"/>
            <w:tcMar>
              <w:top w:w="0" w:type="dxa"/>
              <w:left w:w="100" w:type="dxa"/>
              <w:bottom w:w="0" w:type="dxa"/>
              <w:right w:w="100" w:type="dxa"/>
            </w:tcMar>
          </w:tcPr>
          <w:p w14:paraId="71E1F31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1.933</w:t>
            </w:r>
          </w:p>
        </w:tc>
        <w:tc>
          <w:tcPr>
            <w:tcW w:w="603" w:type="pct"/>
            <w:tcMar>
              <w:top w:w="0" w:type="dxa"/>
              <w:left w:w="100" w:type="dxa"/>
              <w:bottom w:w="0" w:type="dxa"/>
              <w:right w:w="100" w:type="dxa"/>
            </w:tcMar>
          </w:tcPr>
          <w:p w14:paraId="0437B22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1.712</w:t>
            </w:r>
          </w:p>
        </w:tc>
        <w:tc>
          <w:tcPr>
            <w:tcW w:w="664" w:type="pct"/>
            <w:tcMar>
              <w:top w:w="0" w:type="dxa"/>
              <w:left w:w="100" w:type="dxa"/>
              <w:bottom w:w="0" w:type="dxa"/>
              <w:right w:w="100" w:type="dxa"/>
            </w:tcMar>
          </w:tcPr>
          <w:p w14:paraId="67B9E16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1.550</w:t>
            </w:r>
          </w:p>
        </w:tc>
        <w:tc>
          <w:tcPr>
            <w:tcW w:w="424" w:type="pct"/>
            <w:tcMar>
              <w:top w:w="0" w:type="dxa"/>
              <w:left w:w="100" w:type="dxa"/>
              <w:bottom w:w="0" w:type="dxa"/>
              <w:right w:w="100" w:type="dxa"/>
            </w:tcMar>
          </w:tcPr>
          <w:p w14:paraId="6109DDF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1.985</w:t>
            </w:r>
          </w:p>
        </w:tc>
        <w:tc>
          <w:tcPr>
            <w:tcW w:w="655" w:type="pct"/>
            <w:tcMar>
              <w:top w:w="0" w:type="dxa"/>
              <w:left w:w="100" w:type="dxa"/>
              <w:bottom w:w="0" w:type="dxa"/>
              <w:right w:w="100" w:type="dxa"/>
            </w:tcMar>
          </w:tcPr>
          <w:p w14:paraId="52958F5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2.243</w:t>
            </w:r>
          </w:p>
        </w:tc>
        <w:tc>
          <w:tcPr>
            <w:tcW w:w="427" w:type="pct"/>
            <w:tcMar>
              <w:top w:w="0" w:type="dxa"/>
              <w:left w:w="100" w:type="dxa"/>
              <w:bottom w:w="0" w:type="dxa"/>
              <w:right w:w="100" w:type="dxa"/>
            </w:tcMar>
          </w:tcPr>
          <w:p w14:paraId="4EA80BE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1.878</w:t>
            </w:r>
          </w:p>
        </w:tc>
        <w:tc>
          <w:tcPr>
            <w:tcW w:w="387" w:type="pct"/>
            <w:tcMar>
              <w:top w:w="0" w:type="dxa"/>
              <w:left w:w="100" w:type="dxa"/>
              <w:bottom w:w="0" w:type="dxa"/>
              <w:right w:w="100" w:type="dxa"/>
            </w:tcMar>
          </w:tcPr>
          <w:p w14:paraId="1FDDE2A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1.833</w:t>
            </w:r>
          </w:p>
        </w:tc>
      </w:tr>
      <w:tr w:rsidR="0073266D" w:rsidRPr="0073266D" w14:paraId="6BE4359B" w14:textId="77777777" w:rsidTr="0073266D">
        <w:trPr>
          <w:trHeight w:val="270"/>
        </w:trPr>
        <w:tc>
          <w:tcPr>
            <w:tcW w:w="799" w:type="pct"/>
            <w:tcMar>
              <w:top w:w="0" w:type="dxa"/>
              <w:left w:w="100" w:type="dxa"/>
              <w:bottom w:w="0" w:type="dxa"/>
              <w:right w:w="100" w:type="dxa"/>
            </w:tcMar>
            <w:vAlign w:val="center"/>
          </w:tcPr>
          <w:p w14:paraId="0C35A7C1"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0171416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2,664</w:t>
            </w:r>
          </w:p>
        </w:tc>
        <w:tc>
          <w:tcPr>
            <w:tcW w:w="555" w:type="pct"/>
            <w:tcMar>
              <w:top w:w="0" w:type="dxa"/>
              <w:left w:w="100" w:type="dxa"/>
              <w:bottom w:w="0" w:type="dxa"/>
              <w:right w:w="100" w:type="dxa"/>
            </w:tcMar>
          </w:tcPr>
          <w:p w14:paraId="70E5C46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4,278</w:t>
            </w:r>
          </w:p>
        </w:tc>
        <w:tc>
          <w:tcPr>
            <w:tcW w:w="603" w:type="pct"/>
            <w:tcMar>
              <w:top w:w="0" w:type="dxa"/>
              <w:left w:w="100" w:type="dxa"/>
              <w:bottom w:w="0" w:type="dxa"/>
              <w:right w:w="100" w:type="dxa"/>
            </w:tcMar>
          </w:tcPr>
          <w:p w14:paraId="39ADB7E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58742B2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7BA826A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w:t>
            </w:r>
          </w:p>
        </w:tc>
        <w:tc>
          <w:tcPr>
            <w:tcW w:w="655" w:type="pct"/>
            <w:tcMar>
              <w:top w:w="0" w:type="dxa"/>
              <w:left w:w="100" w:type="dxa"/>
              <w:bottom w:w="0" w:type="dxa"/>
              <w:right w:w="100" w:type="dxa"/>
            </w:tcMar>
          </w:tcPr>
          <w:p w14:paraId="7CE0747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70</w:t>
            </w:r>
          </w:p>
        </w:tc>
        <w:tc>
          <w:tcPr>
            <w:tcW w:w="427" w:type="pct"/>
            <w:tcMar>
              <w:top w:w="0" w:type="dxa"/>
              <w:left w:w="100" w:type="dxa"/>
              <w:bottom w:w="0" w:type="dxa"/>
              <w:right w:w="100" w:type="dxa"/>
            </w:tcMar>
          </w:tcPr>
          <w:p w14:paraId="49E0ED4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54FC3E0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7,496</w:t>
            </w:r>
          </w:p>
        </w:tc>
      </w:tr>
      <w:tr w:rsidR="00E97A5A" w:rsidRPr="0073266D" w14:paraId="143FA1D3" w14:textId="77777777" w:rsidTr="0073266D">
        <w:trPr>
          <w:trHeight w:val="240"/>
        </w:trPr>
        <w:tc>
          <w:tcPr>
            <w:tcW w:w="5000" w:type="pct"/>
            <w:gridSpan w:val="9"/>
            <w:tcMar>
              <w:top w:w="0" w:type="dxa"/>
              <w:left w:w="100" w:type="dxa"/>
              <w:bottom w:w="0" w:type="dxa"/>
              <w:right w:w="100" w:type="dxa"/>
            </w:tcMar>
            <w:vAlign w:val="center"/>
          </w:tcPr>
          <w:p w14:paraId="2CE97BD0" w14:textId="77777777" w:rsidR="00E97A5A" w:rsidRPr="0073266D" w:rsidRDefault="00E97A5A" w:rsidP="0073266D">
            <w:pPr>
              <w:ind w:left="720"/>
              <w:rPr>
                <w:rFonts w:asciiTheme="majorHAnsi" w:hAnsiTheme="majorHAnsi" w:cstheme="majorHAnsi"/>
                <w:sz w:val="20"/>
                <w:szCs w:val="20"/>
              </w:rPr>
            </w:pPr>
          </w:p>
        </w:tc>
      </w:tr>
      <w:tr w:rsidR="00E97A5A" w:rsidRPr="0073266D" w14:paraId="0BABA7DD" w14:textId="77777777" w:rsidTr="0073266D">
        <w:trPr>
          <w:trHeight w:val="240"/>
        </w:trPr>
        <w:tc>
          <w:tcPr>
            <w:tcW w:w="5000" w:type="pct"/>
            <w:gridSpan w:val="9"/>
            <w:tcMar>
              <w:top w:w="0" w:type="dxa"/>
              <w:left w:w="100" w:type="dxa"/>
              <w:bottom w:w="0" w:type="dxa"/>
              <w:right w:w="100" w:type="dxa"/>
            </w:tcMar>
            <w:vAlign w:val="center"/>
          </w:tcPr>
          <w:p w14:paraId="682FC529"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Living expenses?</w:t>
            </w:r>
          </w:p>
        </w:tc>
      </w:tr>
      <w:tr w:rsidR="0073266D" w:rsidRPr="0073266D" w14:paraId="0B5FE31D" w14:textId="77777777" w:rsidTr="0073266D">
        <w:trPr>
          <w:trHeight w:val="270"/>
        </w:trPr>
        <w:tc>
          <w:tcPr>
            <w:tcW w:w="799" w:type="pct"/>
            <w:tcMar>
              <w:top w:w="0" w:type="dxa"/>
              <w:left w:w="100" w:type="dxa"/>
              <w:bottom w:w="0" w:type="dxa"/>
              <w:right w:w="100" w:type="dxa"/>
            </w:tcMar>
            <w:vAlign w:val="center"/>
          </w:tcPr>
          <w:p w14:paraId="53538753"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467B644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1.523</w:t>
            </w:r>
          </w:p>
        </w:tc>
        <w:tc>
          <w:tcPr>
            <w:tcW w:w="555" w:type="pct"/>
            <w:tcMar>
              <w:top w:w="0" w:type="dxa"/>
              <w:left w:w="100" w:type="dxa"/>
              <w:bottom w:w="0" w:type="dxa"/>
              <w:right w:w="100" w:type="dxa"/>
            </w:tcMar>
          </w:tcPr>
          <w:p w14:paraId="06C2CB9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1.763</w:t>
            </w:r>
          </w:p>
        </w:tc>
        <w:tc>
          <w:tcPr>
            <w:tcW w:w="603" w:type="pct"/>
            <w:tcMar>
              <w:top w:w="0" w:type="dxa"/>
              <w:left w:w="100" w:type="dxa"/>
              <w:bottom w:w="0" w:type="dxa"/>
              <w:right w:w="100" w:type="dxa"/>
            </w:tcMar>
          </w:tcPr>
          <w:p w14:paraId="7A082FF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1.542</w:t>
            </w:r>
          </w:p>
        </w:tc>
        <w:tc>
          <w:tcPr>
            <w:tcW w:w="664" w:type="pct"/>
            <w:tcMar>
              <w:top w:w="0" w:type="dxa"/>
              <w:left w:w="100" w:type="dxa"/>
              <w:bottom w:w="0" w:type="dxa"/>
              <w:right w:w="100" w:type="dxa"/>
            </w:tcMar>
          </w:tcPr>
          <w:p w14:paraId="27263DE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1.850</w:t>
            </w:r>
          </w:p>
        </w:tc>
        <w:tc>
          <w:tcPr>
            <w:tcW w:w="424" w:type="pct"/>
            <w:tcMar>
              <w:top w:w="0" w:type="dxa"/>
              <w:left w:w="100" w:type="dxa"/>
              <w:bottom w:w="0" w:type="dxa"/>
              <w:right w:w="100" w:type="dxa"/>
            </w:tcMar>
          </w:tcPr>
          <w:p w14:paraId="0122835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1.899</w:t>
            </w:r>
          </w:p>
        </w:tc>
        <w:tc>
          <w:tcPr>
            <w:tcW w:w="655" w:type="pct"/>
            <w:tcMar>
              <w:top w:w="0" w:type="dxa"/>
              <w:left w:w="100" w:type="dxa"/>
              <w:bottom w:w="0" w:type="dxa"/>
              <w:right w:w="100" w:type="dxa"/>
            </w:tcMar>
          </w:tcPr>
          <w:p w14:paraId="24157D1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1.972</w:t>
            </w:r>
          </w:p>
        </w:tc>
        <w:tc>
          <w:tcPr>
            <w:tcW w:w="427" w:type="pct"/>
            <w:tcMar>
              <w:top w:w="0" w:type="dxa"/>
              <w:left w:w="100" w:type="dxa"/>
              <w:bottom w:w="0" w:type="dxa"/>
              <w:right w:w="100" w:type="dxa"/>
            </w:tcMar>
          </w:tcPr>
          <w:p w14:paraId="676BD48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1.770</w:t>
            </w:r>
          </w:p>
        </w:tc>
        <w:tc>
          <w:tcPr>
            <w:tcW w:w="387" w:type="pct"/>
            <w:tcMar>
              <w:top w:w="0" w:type="dxa"/>
              <w:left w:w="100" w:type="dxa"/>
              <w:bottom w:w="0" w:type="dxa"/>
              <w:right w:w="100" w:type="dxa"/>
            </w:tcMar>
          </w:tcPr>
          <w:p w14:paraId="2EC6600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1.683</w:t>
            </w:r>
          </w:p>
        </w:tc>
      </w:tr>
      <w:tr w:rsidR="0073266D" w:rsidRPr="0073266D" w14:paraId="7088F52E" w14:textId="77777777" w:rsidTr="0073266D">
        <w:trPr>
          <w:trHeight w:val="240"/>
        </w:trPr>
        <w:tc>
          <w:tcPr>
            <w:tcW w:w="799" w:type="pct"/>
            <w:tcMar>
              <w:top w:w="0" w:type="dxa"/>
              <w:left w:w="100" w:type="dxa"/>
              <w:bottom w:w="0" w:type="dxa"/>
              <w:right w:w="100" w:type="dxa"/>
            </w:tcMar>
            <w:vAlign w:val="center"/>
          </w:tcPr>
          <w:p w14:paraId="789883D5"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0E067A5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2,662</w:t>
            </w:r>
          </w:p>
        </w:tc>
        <w:tc>
          <w:tcPr>
            <w:tcW w:w="555" w:type="pct"/>
            <w:tcMar>
              <w:top w:w="0" w:type="dxa"/>
              <w:left w:w="100" w:type="dxa"/>
              <w:bottom w:w="0" w:type="dxa"/>
              <w:right w:w="100" w:type="dxa"/>
            </w:tcMar>
          </w:tcPr>
          <w:p w14:paraId="29902E1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4,279</w:t>
            </w:r>
          </w:p>
        </w:tc>
        <w:tc>
          <w:tcPr>
            <w:tcW w:w="603" w:type="pct"/>
            <w:tcMar>
              <w:top w:w="0" w:type="dxa"/>
              <w:left w:w="100" w:type="dxa"/>
              <w:bottom w:w="0" w:type="dxa"/>
              <w:right w:w="100" w:type="dxa"/>
            </w:tcMar>
          </w:tcPr>
          <w:p w14:paraId="1B4574C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529D241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717EA2F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223E5C9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4D738AC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64A0311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7,497</w:t>
            </w:r>
          </w:p>
        </w:tc>
      </w:tr>
      <w:tr w:rsidR="00E97A5A" w:rsidRPr="0073266D" w14:paraId="2926AE1F" w14:textId="77777777" w:rsidTr="0073266D">
        <w:trPr>
          <w:trHeight w:val="240"/>
        </w:trPr>
        <w:tc>
          <w:tcPr>
            <w:tcW w:w="5000" w:type="pct"/>
            <w:gridSpan w:val="9"/>
            <w:tcMar>
              <w:top w:w="0" w:type="dxa"/>
              <w:left w:w="100" w:type="dxa"/>
              <w:bottom w:w="0" w:type="dxa"/>
              <w:right w:w="100" w:type="dxa"/>
            </w:tcMar>
            <w:vAlign w:val="center"/>
          </w:tcPr>
          <w:p w14:paraId="5132E922" w14:textId="77777777" w:rsidR="00E97A5A" w:rsidRPr="0073266D" w:rsidRDefault="00E97A5A" w:rsidP="0073266D">
            <w:pPr>
              <w:ind w:left="720"/>
              <w:rPr>
                <w:rFonts w:asciiTheme="majorHAnsi" w:hAnsiTheme="majorHAnsi" w:cstheme="majorHAnsi"/>
                <w:sz w:val="20"/>
                <w:szCs w:val="20"/>
              </w:rPr>
            </w:pPr>
          </w:p>
        </w:tc>
      </w:tr>
      <w:tr w:rsidR="00E97A5A" w:rsidRPr="0073266D" w14:paraId="357A01E4" w14:textId="77777777" w:rsidTr="0073266D">
        <w:trPr>
          <w:trHeight w:val="240"/>
        </w:trPr>
        <w:tc>
          <w:tcPr>
            <w:tcW w:w="5000" w:type="pct"/>
            <w:gridSpan w:val="9"/>
            <w:tcMar>
              <w:top w:w="0" w:type="dxa"/>
              <w:left w:w="100" w:type="dxa"/>
              <w:bottom w:w="0" w:type="dxa"/>
              <w:right w:w="100" w:type="dxa"/>
            </w:tcMar>
            <w:vAlign w:val="center"/>
          </w:tcPr>
          <w:p w14:paraId="4BF29CE6"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Performing well academically?</w:t>
            </w:r>
          </w:p>
        </w:tc>
      </w:tr>
      <w:tr w:rsidR="0073266D" w:rsidRPr="0073266D" w14:paraId="6E33F4A1" w14:textId="77777777" w:rsidTr="0073266D">
        <w:trPr>
          <w:trHeight w:val="270"/>
        </w:trPr>
        <w:tc>
          <w:tcPr>
            <w:tcW w:w="799" w:type="pct"/>
            <w:tcMar>
              <w:top w:w="0" w:type="dxa"/>
              <w:left w:w="100" w:type="dxa"/>
              <w:bottom w:w="0" w:type="dxa"/>
              <w:right w:w="100" w:type="dxa"/>
            </w:tcMar>
            <w:vAlign w:val="center"/>
          </w:tcPr>
          <w:p w14:paraId="24A7559B"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428BE39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1.385</w:t>
            </w:r>
          </w:p>
        </w:tc>
        <w:tc>
          <w:tcPr>
            <w:tcW w:w="555" w:type="pct"/>
            <w:tcMar>
              <w:top w:w="0" w:type="dxa"/>
              <w:left w:w="100" w:type="dxa"/>
              <w:bottom w:w="0" w:type="dxa"/>
              <w:right w:w="100" w:type="dxa"/>
            </w:tcMar>
          </w:tcPr>
          <w:p w14:paraId="0BA7E2B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1.567</w:t>
            </w:r>
          </w:p>
        </w:tc>
        <w:tc>
          <w:tcPr>
            <w:tcW w:w="603" w:type="pct"/>
            <w:tcMar>
              <w:top w:w="0" w:type="dxa"/>
              <w:left w:w="100" w:type="dxa"/>
              <w:bottom w:w="0" w:type="dxa"/>
              <w:right w:w="100" w:type="dxa"/>
            </w:tcMar>
          </w:tcPr>
          <w:p w14:paraId="42B24B4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1.492</w:t>
            </w:r>
          </w:p>
        </w:tc>
        <w:tc>
          <w:tcPr>
            <w:tcW w:w="664" w:type="pct"/>
            <w:tcMar>
              <w:top w:w="0" w:type="dxa"/>
              <w:left w:w="100" w:type="dxa"/>
              <w:bottom w:w="0" w:type="dxa"/>
              <w:right w:w="100" w:type="dxa"/>
            </w:tcMar>
          </w:tcPr>
          <w:p w14:paraId="4CFF65E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1.050</w:t>
            </w:r>
          </w:p>
        </w:tc>
        <w:tc>
          <w:tcPr>
            <w:tcW w:w="424" w:type="pct"/>
            <w:tcMar>
              <w:top w:w="0" w:type="dxa"/>
              <w:left w:w="100" w:type="dxa"/>
              <w:bottom w:w="0" w:type="dxa"/>
              <w:right w:w="100" w:type="dxa"/>
            </w:tcMar>
          </w:tcPr>
          <w:p w14:paraId="7CF4E05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1.689</w:t>
            </w:r>
          </w:p>
        </w:tc>
        <w:tc>
          <w:tcPr>
            <w:tcW w:w="655" w:type="pct"/>
            <w:tcMar>
              <w:top w:w="0" w:type="dxa"/>
              <w:left w:w="100" w:type="dxa"/>
              <w:bottom w:w="0" w:type="dxa"/>
              <w:right w:w="100" w:type="dxa"/>
            </w:tcMar>
          </w:tcPr>
          <w:p w14:paraId="5950A91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1.803</w:t>
            </w:r>
          </w:p>
        </w:tc>
        <w:tc>
          <w:tcPr>
            <w:tcW w:w="427" w:type="pct"/>
            <w:tcMar>
              <w:top w:w="0" w:type="dxa"/>
              <w:left w:w="100" w:type="dxa"/>
              <w:bottom w:w="0" w:type="dxa"/>
              <w:right w:w="100" w:type="dxa"/>
            </w:tcMar>
          </w:tcPr>
          <w:p w14:paraId="067334D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1.676</w:t>
            </w:r>
          </w:p>
        </w:tc>
        <w:tc>
          <w:tcPr>
            <w:tcW w:w="387" w:type="pct"/>
            <w:tcMar>
              <w:top w:w="0" w:type="dxa"/>
              <w:left w:w="100" w:type="dxa"/>
              <w:bottom w:w="0" w:type="dxa"/>
              <w:right w:w="100" w:type="dxa"/>
            </w:tcMar>
          </w:tcPr>
          <w:p w14:paraId="0CBDF38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1.509</w:t>
            </w:r>
          </w:p>
        </w:tc>
      </w:tr>
      <w:tr w:rsidR="0073266D" w:rsidRPr="0073266D" w14:paraId="2585A8FA" w14:textId="77777777" w:rsidTr="0073266D">
        <w:trPr>
          <w:trHeight w:val="240"/>
        </w:trPr>
        <w:tc>
          <w:tcPr>
            <w:tcW w:w="799" w:type="pct"/>
            <w:tcMar>
              <w:top w:w="0" w:type="dxa"/>
              <w:left w:w="100" w:type="dxa"/>
              <w:bottom w:w="0" w:type="dxa"/>
              <w:right w:w="100" w:type="dxa"/>
            </w:tcMar>
            <w:vAlign w:val="center"/>
          </w:tcPr>
          <w:p w14:paraId="5A3CB0FC"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655E8DF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2,662</w:t>
            </w:r>
          </w:p>
        </w:tc>
        <w:tc>
          <w:tcPr>
            <w:tcW w:w="555" w:type="pct"/>
            <w:tcMar>
              <w:top w:w="0" w:type="dxa"/>
              <w:left w:w="100" w:type="dxa"/>
              <w:bottom w:w="0" w:type="dxa"/>
              <w:right w:w="100" w:type="dxa"/>
            </w:tcMar>
          </w:tcPr>
          <w:p w14:paraId="7779DF9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4,279</w:t>
            </w:r>
          </w:p>
        </w:tc>
        <w:tc>
          <w:tcPr>
            <w:tcW w:w="603" w:type="pct"/>
            <w:tcMar>
              <w:top w:w="0" w:type="dxa"/>
              <w:left w:w="100" w:type="dxa"/>
              <w:bottom w:w="0" w:type="dxa"/>
              <w:right w:w="100" w:type="dxa"/>
            </w:tcMar>
          </w:tcPr>
          <w:p w14:paraId="1983F5B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7676D83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48522C5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137C0EC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1950985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43F1924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7,497</w:t>
            </w:r>
          </w:p>
        </w:tc>
      </w:tr>
      <w:tr w:rsidR="00E97A5A" w:rsidRPr="0073266D" w14:paraId="6D12B669" w14:textId="77777777" w:rsidTr="0073266D">
        <w:trPr>
          <w:trHeight w:val="240"/>
        </w:trPr>
        <w:tc>
          <w:tcPr>
            <w:tcW w:w="5000" w:type="pct"/>
            <w:gridSpan w:val="9"/>
            <w:tcMar>
              <w:top w:w="0" w:type="dxa"/>
              <w:left w:w="100" w:type="dxa"/>
              <w:bottom w:w="0" w:type="dxa"/>
              <w:right w:w="100" w:type="dxa"/>
            </w:tcMar>
            <w:vAlign w:val="center"/>
          </w:tcPr>
          <w:p w14:paraId="13B049FA" w14:textId="77777777" w:rsidR="00E97A5A" w:rsidRPr="0073266D" w:rsidRDefault="00E97A5A" w:rsidP="0073266D">
            <w:pPr>
              <w:ind w:left="720"/>
              <w:rPr>
                <w:rFonts w:asciiTheme="majorHAnsi" w:hAnsiTheme="majorHAnsi" w:cstheme="majorHAnsi"/>
                <w:sz w:val="20"/>
                <w:szCs w:val="20"/>
              </w:rPr>
            </w:pPr>
          </w:p>
        </w:tc>
      </w:tr>
      <w:tr w:rsidR="00E97A5A" w:rsidRPr="0073266D" w14:paraId="76C0973B" w14:textId="77777777" w:rsidTr="0073266D">
        <w:trPr>
          <w:trHeight w:val="240"/>
        </w:trPr>
        <w:tc>
          <w:tcPr>
            <w:tcW w:w="5000" w:type="pct"/>
            <w:gridSpan w:val="9"/>
            <w:tcMar>
              <w:top w:w="0" w:type="dxa"/>
              <w:left w:w="100" w:type="dxa"/>
              <w:bottom w:w="0" w:type="dxa"/>
              <w:right w:w="100" w:type="dxa"/>
            </w:tcMar>
            <w:vAlign w:val="center"/>
          </w:tcPr>
          <w:p w14:paraId="01ECDC00"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Balancing work obligations?</w:t>
            </w:r>
          </w:p>
        </w:tc>
      </w:tr>
      <w:tr w:rsidR="0073266D" w:rsidRPr="0073266D" w14:paraId="19BC418B" w14:textId="77777777" w:rsidTr="0073266D">
        <w:trPr>
          <w:trHeight w:val="270"/>
        </w:trPr>
        <w:tc>
          <w:tcPr>
            <w:tcW w:w="799" w:type="pct"/>
            <w:tcMar>
              <w:top w:w="0" w:type="dxa"/>
              <w:left w:w="100" w:type="dxa"/>
              <w:bottom w:w="0" w:type="dxa"/>
              <w:right w:w="100" w:type="dxa"/>
            </w:tcMar>
            <w:vAlign w:val="center"/>
          </w:tcPr>
          <w:p w14:paraId="5576AB38"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44936C9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1.413</w:t>
            </w:r>
          </w:p>
        </w:tc>
        <w:tc>
          <w:tcPr>
            <w:tcW w:w="555" w:type="pct"/>
            <w:tcMar>
              <w:top w:w="0" w:type="dxa"/>
              <w:left w:w="100" w:type="dxa"/>
              <w:bottom w:w="0" w:type="dxa"/>
              <w:right w:w="100" w:type="dxa"/>
            </w:tcMar>
          </w:tcPr>
          <w:p w14:paraId="66BACB1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1.619</w:t>
            </w:r>
          </w:p>
        </w:tc>
        <w:tc>
          <w:tcPr>
            <w:tcW w:w="603" w:type="pct"/>
            <w:tcMar>
              <w:top w:w="0" w:type="dxa"/>
              <w:left w:w="100" w:type="dxa"/>
              <w:bottom w:w="0" w:type="dxa"/>
              <w:right w:w="100" w:type="dxa"/>
            </w:tcMar>
          </w:tcPr>
          <w:p w14:paraId="270E9F4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1.483</w:t>
            </w:r>
          </w:p>
        </w:tc>
        <w:tc>
          <w:tcPr>
            <w:tcW w:w="664" w:type="pct"/>
            <w:tcMar>
              <w:top w:w="0" w:type="dxa"/>
              <w:left w:w="100" w:type="dxa"/>
              <w:bottom w:w="0" w:type="dxa"/>
              <w:right w:w="100" w:type="dxa"/>
            </w:tcMar>
          </w:tcPr>
          <w:p w14:paraId="77004F4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1.700</w:t>
            </w:r>
          </w:p>
        </w:tc>
        <w:tc>
          <w:tcPr>
            <w:tcW w:w="424" w:type="pct"/>
            <w:tcMar>
              <w:top w:w="0" w:type="dxa"/>
              <w:left w:w="100" w:type="dxa"/>
              <w:bottom w:w="0" w:type="dxa"/>
              <w:right w:w="100" w:type="dxa"/>
            </w:tcMar>
          </w:tcPr>
          <w:p w14:paraId="61EE991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1.811</w:t>
            </w:r>
          </w:p>
        </w:tc>
        <w:tc>
          <w:tcPr>
            <w:tcW w:w="655" w:type="pct"/>
            <w:tcMar>
              <w:top w:w="0" w:type="dxa"/>
              <w:left w:w="100" w:type="dxa"/>
              <w:bottom w:w="0" w:type="dxa"/>
              <w:right w:w="100" w:type="dxa"/>
            </w:tcMar>
          </w:tcPr>
          <w:p w14:paraId="1973945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2.056</w:t>
            </w:r>
          </w:p>
        </w:tc>
        <w:tc>
          <w:tcPr>
            <w:tcW w:w="427" w:type="pct"/>
            <w:tcMar>
              <w:top w:w="0" w:type="dxa"/>
              <w:left w:w="100" w:type="dxa"/>
              <w:bottom w:w="0" w:type="dxa"/>
              <w:right w:w="100" w:type="dxa"/>
            </w:tcMar>
          </w:tcPr>
          <w:p w14:paraId="020DD18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1.806</w:t>
            </w:r>
          </w:p>
        </w:tc>
        <w:tc>
          <w:tcPr>
            <w:tcW w:w="387" w:type="pct"/>
            <w:tcMar>
              <w:top w:w="0" w:type="dxa"/>
              <w:left w:w="100" w:type="dxa"/>
              <w:bottom w:w="0" w:type="dxa"/>
              <w:right w:w="100" w:type="dxa"/>
            </w:tcMar>
          </w:tcPr>
          <w:p w14:paraId="672BE34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1.559</w:t>
            </w:r>
          </w:p>
        </w:tc>
      </w:tr>
      <w:tr w:rsidR="0073266D" w:rsidRPr="0073266D" w14:paraId="47775B85" w14:textId="77777777" w:rsidTr="0073266D">
        <w:trPr>
          <w:trHeight w:val="240"/>
        </w:trPr>
        <w:tc>
          <w:tcPr>
            <w:tcW w:w="799" w:type="pct"/>
            <w:tcMar>
              <w:top w:w="0" w:type="dxa"/>
              <w:left w:w="100" w:type="dxa"/>
              <w:bottom w:w="0" w:type="dxa"/>
              <w:right w:w="100" w:type="dxa"/>
            </w:tcMar>
            <w:vAlign w:val="center"/>
          </w:tcPr>
          <w:p w14:paraId="662B34EE"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229A7A9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2,659</w:t>
            </w:r>
          </w:p>
        </w:tc>
        <w:tc>
          <w:tcPr>
            <w:tcW w:w="555" w:type="pct"/>
            <w:tcMar>
              <w:top w:w="0" w:type="dxa"/>
              <w:left w:w="100" w:type="dxa"/>
              <w:bottom w:w="0" w:type="dxa"/>
              <w:right w:w="100" w:type="dxa"/>
            </w:tcMar>
          </w:tcPr>
          <w:p w14:paraId="1B5D841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4,272</w:t>
            </w:r>
          </w:p>
        </w:tc>
        <w:tc>
          <w:tcPr>
            <w:tcW w:w="603" w:type="pct"/>
            <w:tcMar>
              <w:top w:w="0" w:type="dxa"/>
              <w:left w:w="100" w:type="dxa"/>
              <w:bottom w:w="0" w:type="dxa"/>
              <w:right w:w="100" w:type="dxa"/>
            </w:tcMar>
          </w:tcPr>
          <w:p w14:paraId="6DA137A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58</w:t>
            </w:r>
          </w:p>
        </w:tc>
        <w:tc>
          <w:tcPr>
            <w:tcW w:w="664" w:type="pct"/>
            <w:tcMar>
              <w:top w:w="0" w:type="dxa"/>
              <w:left w:w="100" w:type="dxa"/>
              <w:bottom w:w="0" w:type="dxa"/>
              <w:right w:w="100" w:type="dxa"/>
            </w:tcMar>
          </w:tcPr>
          <w:p w14:paraId="5CE0DE9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39C7B69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w:t>
            </w:r>
          </w:p>
        </w:tc>
        <w:tc>
          <w:tcPr>
            <w:tcW w:w="655" w:type="pct"/>
            <w:tcMar>
              <w:top w:w="0" w:type="dxa"/>
              <w:left w:w="100" w:type="dxa"/>
              <w:bottom w:w="0" w:type="dxa"/>
              <w:right w:w="100" w:type="dxa"/>
            </w:tcMar>
          </w:tcPr>
          <w:p w14:paraId="3DB4D57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5D6DED7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5D3B4FF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7,484</w:t>
            </w:r>
          </w:p>
        </w:tc>
      </w:tr>
      <w:tr w:rsidR="00E97A5A" w:rsidRPr="0073266D" w14:paraId="74A1FEEA" w14:textId="77777777" w:rsidTr="0073266D">
        <w:trPr>
          <w:trHeight w:val="270"/>
        </w:trPr>
        <w:tc>
          <w:tcPr>
            <w:tcW w:w="5000" w:type="pct"/>
            <w:gridSpan w:val="9"/>
            <w:tcMar>
              <w:top w:w="0" w:type="dxa"/>
              <w:left w:w="100" w:type="dxa"/>
              <w:bottom w:w="0" w:type="dxa"/>
              <w:right w:w="100" w:type="dxa"/>
            </w:tcMar>
            <w:vAlign w:val="center"/>
          </w:tcPr>
          <w:p w14:paraId="48FEDE46" w14:textId="77777777" w:rsidR="00E97A5A" w:rsidRPr="0073266D" w:rsidRDefault="00E97A5A" w:rsidP="0073266D">
            <w:pPr>
              <w:ind w:left="720"/>
              <w:rPr>
                <w:rFonts w:asciiTheme="majorHAnsi" w:hAnsiTheme="majorHAnsi" w:cstheme="majorHAnsi"/>
                <w:sz w:val="20"/>
                <w:szCs w:val="20"/>
              </w:rPr>
            </w:pPr>
          </w:p>
        </w:tc>
      </w:tr>
      <w:tr w:rsidR="00E97A5A" w:rsidRPr="0073266D" w14:paraId="4A8872A5" w14:textId="77777777" w:rsidTr="0073266D">
        <w:trPr>
          <w:trHeight w:val="270"/>
        </w:trPr>
        <w:tc>
          <w:tcPr>
            <w:tcW w:w="5000" w:type="pct"/>
            <w:gridSpan w:val="9"/>
            <w:tcMar>
              <w:top w:w="0" w:type="dxa"/>
              <w:left w:w="100" w:type="dxa"/>
              <w:bottom w:w="0" w:type="dxa"/>
              <w:right w:w="100" w:type="dxa"/>
            </w:tcMar>
            <w:vAlign w:val="center"/>
          </w:tcPr>
          <w:p w14:paraId="05BD4EE6"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Balancing family obligations?</w:t>
            </w:r>
          </w:p>
        </w:tc>
      </w:tr>
      <w:tr w:rsidR="0073266D" w:rsidRPr="0073266D" w14:paraId="28AE24C1" w14:textId="77777777" w:rsidTr="0073266D">
        <w:trPr>
          <w:trHeight w:val="240"/>
        </w:trPr>
        <w:tc>
          <w:tcPr>
            <w:tcW w:w="799" w:type="pct"/>
            <w:tcMar>
              <w:top w:w="0" w:type="dxa"/>
              <w:left w:w="100" w:type="dxa"/>
              <w:bottom w:w="0" w:type="dxa"/>
              <w:right w:w="100" w:type="dxa"/>
            </w:tcMar>
            <w:vAlign w:val="center"/>
          </w:tcPr>
          <w:p w14:paraId="6FA2FA68"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5A6D592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0.962</w:t>
            </w:r>
          </w:p>
        </w:tc>
        <w:tc>
          <w:tcPr>
            <w:tcW w:w="555" w:type="pct"/>
            <w:tcMar>
              <w:top w:w="0" w:type="dxa"/>
              <w:left w:w="100" w:type="dxa"/>
              <w:bottom w:w="0" w:type="dxa"/>
              <w:right w:w="100" w:type="dxa"/>
            </w:tcMar>
          </w:tcPr>
          <w:p w14:paraId="3001D9E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1.091</w:t>
            </w:r>
          </w:p>
        </w:tc>
        <w:tc>
          <w:tcPr>
            <w:tcW w:w="603" w:type="pct"/>
            <w:tcMar>
              <w:top w:w="0" w:type="dxa"/>
              <w:left w:w="100" w:type="dxa"/>
              <w:bottom w:w="0" w:type="dxa"/>
              <w:right w:w="100" w:type="dxa"/>
            </w:tcMar>
          </w:tcPr>
          <w:p w14:paraId="5211374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1.153</w:t>
            </w:r>
          </w:p>
        </w:tc>
        <w:tc>
          <w:tcPr>
            <w:tcW w:w="664" w:type="pct"/>
            <w:tcMar>
              <w:top w:w="0" w:type="dxa"/>
              <w:left w:w="100" w:type="dxa"/>
              <w:bottom w:w="0" w:type="dxa"/>
              <w:right w:w="100" w:type="dxa"/>
            </w:tcMar>
          </w:tcPr>
          <w:p w14:paraId="7981854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0.750</w:t>
            </w:r>
          </w:p>
        </w:tc>
        <w:tc>
          <w:tcPr>
            <w:tcW w:w="424" w:type="pct"/>
            <w:tcMar>
              <w:top w:w="0" w:type="dxa"/>
              <w:left w:w="100" w:type="dxa"/>
              <w:bottom w:w="0" w:type="dxa"/>
              <w:right w:w="100" w:type="dxa"/>
            </w:tcMar>
          </w:tcPr>
          <w:p w14:paraId="78E2549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1.229</w:t>
            </w:r>
          </w:p>
        </w:tc>
        <w:tc>
          <w:tcPr>
            <w:tcW w:w="655" w:type="pct"/>
            <w:tcMar>
              <w:top w:w="0" w:type="dxa"/>
              <w:left w:w="100" w:type="dxa"/>
              <w:bottom w:w="0" w:type="dxa"/>
              <w:right w:w="100" w:type="dxa"/>
            </w:tcMar>
          </w:tcPr>
          <w:p w14:paraId="1DD3613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1.343</w:t>
            </w:r>
          </w:p>
        </w:tc>
        <w:tc>
          <w:tcPr>
            <w:tcW w:w="427" w:type="pct"/>
            <w:tcMar>
              <w:top w:w="0" w:type="dxa"/>
              <w:left w:w="100" w:type="dxa"/>
              <w:bottom w:w="0" w:type="dxa"/>
              <w:right w:w="100" w:type="dxa"/>
            </w:tcMar>
          </w:tcPr>
          <w:p w14:paraId="5144944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1.254</w:t>
            </w:r>
          </w:p>
        </w:tc>
        <w:tc>
          <w:tcPr>
            <w:tcW w:w="387" w:type="pct"/>
            <w:tcMar>
              <w:top w:w="0" w:type="dxa"/>
              <w:left w:w="100" w:type="dxa"/>
              <w:bottom w:w="0" w:type="dxa"/>
              <w:right w:w="100" w:type="dxa"/>
            </w:tcMar>
          </w:tcPr>
          <w:p w14:paraId="4EF85A5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1.055</w:t>
            </w:r>
          </w:p>
        </w:tc>
      </w:tr>
      <w:tr w:rsidR="0073266D" w:rsidRPr="0073266D" w14:paraId="301EE35C" w14:textId="77777777" w:rsidTr="0073266D">
        <w:trPr>
          <w:trHeight w:val="270"/>
        </w:trPr>
        <w:tc>
          <w:tcPr>
            <w:tcW w:w="799" w:type="pct"/>
            <w:tcMar>
              <w:top w:w="0" w:type="dxa"/>
              <w:left w:w="100" w:type="dxa"/>
              <w:bottom w:w="0" w:type="dxa"/>
              <w:right w:w="100" w:type="dxa"/>
            </w:tcMar>
            <w:vAlign w:val="center"/>
          </w:tcPr>
          <w:p w14:paraId="3BC4CA98"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079CF1D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2,656</w:t>
            </w:r>
          </w:p>
        </w:tc>
        <w:tc>
          <w:tcPr>
            <w:tcW w:w="555" w:type="pct"/>
            <w:tcMar>
              <w:top w:w="0" w:type="dxa"/>
              <w:left w:w="100" w:type="dxa"/>
              <w:bottom w:w="0" w:type="dxa"/>
              <w:right w:w="100" w:type="dxa"/>
            </w:tcMar>
          </w:tcPr>
          <w:p w14:paraId="2AF605D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4,273</w:t>
            </w:r>
          </w:p>
        </w:tc>
        <w:tc>
          <w:tcPr>
            <w:tcW w:w="603" w:type="pct"/>
            <w:tcMar>
              <w:top w:w="0" w:type="dxa"/>
              <w:left w:w="100" w:type="dxa"/>
              <w:bottom w:w="0" w:type="dxa"/>
              <w:right w:w="100" w:type="dxa"/>
            </w:tcMar>
          </w:tcPr>
          <w:p w14:paraId="3B4BE3C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696EF44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609D581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w:t>
            </w:r>
          </w:p>
        </w:tc>
        <w:tc>
          <w:tcPr>
            <w:tcW w:w="655" w:type="pct"/>
            <w:tcMar>
              <w:top w:w="0" w:type="dxa"/>
              <w:left w:w="100" w:type="dxa"/>
              <w:bottom w:w="0" w:type="dxa"/>
              <w:right w:w="100" w:type="dxa"/>
            </w:tcMar>
          </w:tcPr>
          <w:p w14:paraId="0F48B16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70</w:t>
            </w:r>
          </w:p>
        </w:tc>
        <w:tc>
          <w:tcPr>
            <w:tcW w:w="427" w:type="pct"/>
            <w:tcMar>
              <w:top w:w="0" w:type="dxa"/>
              <w:left w:w="100" w:type="dxa"/>
              <w:bottom w:w="0" w:type="dxa"/>
              <w:right w:w="100" w:type="dxa"/>
            </w:tcMar>
          </w:tcPr>
          <w:p w14:paraId="72CAE12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w:t>
            </w:r>
          </w:p>
        </w:tc>
        <w:tc>
          <w:tcPr>
            <w:tcW w:w="387" w:type="pct"/>
            <w:tcMar>
              <w:top w:w="0" w:type="dxa"/>
              <w:left w:w="100" w:type="dxa"/>
              <w:bottom w:w="0" w:type="dxa"/>
              <w:right w:w="100" w:type="dxa"/>
            </w:tcMar>
          </w:tcPr>
          <w:p w14:paraId="6C2DB25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7,482</w:t>
            </w:r>
          </w:p>
        </w:tc>
      </w:tr>
      <w:tr w:rsidR="00E97A5A" w:rsidRPr="0073266D" w14:paraId="57B9B172" w14:textId="77777777" w:rsidTr="0073266D">
        <w:trPr>
          <w:trHeight w:val="270"/>
        </w:trPr>
        <w:tc>
          <w:tcPr>
            <w:tcW w:w="5000" w:type="pct"/>
            <w:gridSpan w:val="9"/>
            <w:tcMar>
              <w:top w:w="0" w:type="dxa"/>
              <w:left w:w="100" w:type="dxa"/>
              <w:bottom w:w="0" w:type="dxa"/>
              <w:right w:w="100" w:type="dxa"/>
            </w:tcMar>
            <w:vAlign w:val="center"/>
          </w:tcPr>
          <w:p w14:paraId="2C0505BB" w14:textId="77777777" w:rsidR="00E97A5A" w:rsidRPr="0073266D" w:rsidRDefault="00E97A5A" w:rsidP="0073266D">
            <w:pPr>
              <w:rPr>
                <w:rFonts w:asciiTheme="majorHAnsi" w:hAnsiTheme="majorHAnsi" w:cstheme="majorHAnsi"/>
                <w:sz w:val="20"/>
                <w:szCs w:val="20"/>
              </w:rPr>
            </w:pPr>
          </w:p>
        </w:tc>
      </w:tr>
      <w:tr w:rsidR="00E97A5A" w:rsidRPr="0073266D" w14:paraId="70563F59" w14:textId="77777777" w:rsidTr="0073266D">
        <w:trPr>
          <w:trHeight w:val="270"/>
        </w:trPr>
        <w:tc>
          <w:tcPr>
            <w:tcW w:w="5000" w:type="pct"/>
            <w:gridSpan w:val="9"/>
            <w:tcMar>
              <w:top w:w="0" w:type="dxa"/>
              <w:left w:w="100" w:type="dxa"/>
              <w:bottom w:w="0" w:type="dxa"/>
              <w:right w:w="100" w:type="dxa"/>
            </w:tcMar>
            <w:vAlign w:val="center"/>
          </w:tcPr>
          <w:p w14:paraId="09D94C71"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Finding community?</w:t>
            </w:r>
          </w:p>
        </w:tc>
      </w:tr>
      <w:tr w:rsidR="0073266D" w:rsidRPr="0073266D" w14:paraId="3616CE13" w14:textId="77777777" w:rsidTr="0073266D">
        <w:trPr>
          <w:trHeight w:val="240"/>
        </w:trPr>
        <w:tc>
          <w:tcPr>
            <w:tcW w:w="799" w:type="pct"/>
            <w:tcMar>
              <w:top w:w="0" w:type="dxa"/>
              <w:left w:w="100" w:type="dxa"/>
              <w:bottom w:w="0" w:type="dxa"/>
              <w:right w:w="100" w:type="dxa"/>
            </w:tcMar>
            <w:vAlign w:val="center"/>
          </w:tcPr>
          <w:p w14:paraId="37C9314B"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3C74DCB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1.140</w:t>
            </w:r>
          </w:p>
        </w:tc>
        <w:tc>
          <w:tcPr>
            <w:tcW w:w="555" w:type="pct"/>
            <w:tcMar>
              <w:top w:w="0" w:type="dxa"/>
              <w:left w:w="100" w:type="dxa"/>
              <w:bottom w:w="0" w:type="dxa"/>
              <w:right w:w="100" w:type="dxa"/>
            </w:tcMar>
          </w:tcPr>
          <w:p w14:paraId="6A453E5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1.393</w:t>
            </w:r>
          </w:p>
        </w:tc>
        <w:tc>
          <w:tcPr>
            <w:tcW w:w="603" w:type="pct"/>
            <w:tcMar>
              <w:top w:w="0" w:type="dxa"/>
              <w:left w:w="100" w:type="dxa"/>
              <w:bottom w:w="0" w:type="dxa"/>
              <w:right w:w="100" w:type="dxa"/>
            </w:tcMar>
          </w:tcPr>
          <w:p w14:paraId="7D7556D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1.576</w:t>
            </w:r>
          </w:p>
        </w:tc>
        <w:tc>
          <w:tcPr>
            <w:tcW w:w="664" w:type="pct"/>
            <w:tcMar>
              <w:top w:w="0" w:type="dxa"/>
              <w:left w:w="100" w:type="dxa"/>
              <w:bottom w:w="0" w:type="dxa"/>
              <w:right w:w="100" w:type="dxa"/>
            </w:tcMar>
          </w:tcPr>
          <w:p w14:paraId="19922C2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0.950</w:t>
            </w:r>
          </w:p>
        </w:tc>
        <w:tc>
          <w:tcPr>
            <w:tcW w:w="424" w:type="pct"/>
            <w:tcMar>
              <w:top w:w="0" w:type="dxa"/>
              <w:left w:w="100" w:type="dxa"/>
              <w:bottom w:w="0" w:type="dxa"/>
              <w:right w:w="100" w:type="dxa"/>
            </w:tcMar>
          </w:tcPr>
          <w:p w14:paraId="17B4EC8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1.624</w:t>
            </w:r>
          </w:p>
        </w:tc>
        <w:tc>
          <w:tcPr>
            <w:tcW w:w="655" w:type="pct"/>
            <w:tcMar>
              <w:top w:w="0" w:type="dxa"/>
              <w:left w:w="100" w:type="dxa"/>
              <w:bottom w:w="0" w:type="dxa"/>
              <w:right w:w="100" w:type="dxa"/>
            </w:tcMar>
          </w:tcPr>
          <w:p w14:paraId="12E1A88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1.704</w:t>
            </w:r>
          </w:p>
        </w:tc>
        <w:tc>
          <w:tcPr>
            <w:tcW w:w="427" w:type="pct"/>
            <w:tcMar>
              <w:top w:w="0" w:type="dxa"/>
              <w:left w:w="100" w:type="dxa"/>
              <w:bottom w:w="0" w:type="dxa"/>
              <w:right w:w="100" w:type="dxa"/>
            </w:tcMar>
          </w:tcPr>
          <w:p w14:paraId="760B9F4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1.590</w:t>
            </w:r>
          </w:p>
        </w:tc>
        <w:tc>
          <w:tcPr>
            <w:tcW w:w="387" w:type="pct"/>
            <w:tcMar>
              <w:top w:w="0" w:type="dxa"/>
              <w:left w:w="100" w:type="dxa"/>
              <w:bottom w:w="0" w:type="dxa"/>
              <w:right w:w="100" w:type="dxa"/>
            </w:tcMar>
          </w:tcPr>
          <w:p w14:paraId="36E97AB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1.319</w:t>
            </w:r>
          </w:p>
        </w:tc>
      </w:tr>
      <w:tr w:rsidR="0073266D" w:rsidRPr="0073266D" w14:paraId="20F3E9DC" w14:textId="77777777" w:rsidTr="0073266D">
        <w:trPr>
          <w:trHeight w:val="270"/>
        </w:trPr>
        <w:tc>
          <w:tcPr>
            <w:tcW w:w="799" w:type="pct"/>
            <w:tcMar>
              <w:top w:w="0" w:type="dxa"/>
              <w:left w:w="100" w:type="dxa"/>
              <w:bottom w:w="0" w:type="dxa"/>
              <w:right w:w="100" w:type="dxa"/>
            </w:tcMar>
            <w:vAlign w:val="center"/>
          </w:tcPr>
          <w:p w14:paraId="23EC7CD4"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427DA74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2,655</w:t>
            </w:r>
          </w:p>
        </w:tc>
        <w:tc>
          <w:tcPr>
            <w:tcW w:w="555" w:type="pct"/>
            <w:tcMar>
              <w:top w:w="0" w:type="dxa"/>
              <w:left w:w="100" w:type="dxa"/>
              <w:bottom w:w="0" w:type="dxa"/>
              <w:right w:w="100" w:type="dxa"/>
            </w:tcMar>
          </w:tcPr>
          <w:p w14:paraId="69866B7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4,274</w:t>
            </w:r>
          </w:p>
        </w:tc>
        <w:tc>
          <w:tcPr>
            <w:tcW w:w="603" w:type="pct"/>
            <w:tcMar>
              <w:top w:w="0" w:type="dxa"/>
              <w:left w:w="100" w:type="dxa"/>
              <w:bottom w:w="0" w:type="dxa"/>
              <w:right w:w="100" w:type="dxa"/>
            </w:tcMar>
          </w:tcPr>
          <w:p w14:paraId="64D4871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484EA02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0B6286C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263</w:t>
            </w:r>
          </w:p>
        </w:tc>
        <w:tc>
          <w:tcPr>
            <w:tcW w:w="655" w:type="pct"/>
            <w:tcMar>
              <w:top w:w="0" w:type="dxa"/>
              <w:left w:w="100" w:type="dxa"/>
              <w:bottom w:w="0" w:type="dxa"/>
              <w:right w:w="100" w:type="dxa"/>
            </w:tcMar>
          </w:tcPr>
          <w:p w14:paraId="5DD96A3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78CDA03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03885A1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7,481</w:t>
            </w:r>
          </w:p>
        </w:tc>
      </w:tr>
      <w:tr w:rsidR="00E97A5A" w:rsidRPr="0073266D" w14:paraId="10C38F5F" w14:textId="77777777" w:rsidTr="0073266D">
        <w:trPr>
          <w:trHeight w:val="270"/>
        </w:trPr>
        <w:tc>
          <w:tcPr>
            <w:tcW w:w="5000" w:type="pct"/>
            <w:gridSpan w:val="9"/>
            <w:tcMar>
              <w:top w:w="0" w:type="dxa"/>
              <w:left w:w="100" w:type="dxa"/>
              <w:bottom w:w="0" w:type="dxa"/>
              <w:right w:w="100" w:type="dxa"/>
            </w:tcMar>
            <w:vAlign w:val="center"/>
          </w:tcPr>
          <w:p w14:paraId="485F72CA" w14:textId="77777777" w:rsidR="00E97A5A" w:rsidRPr="0073266D" w:rsidRDefault="00E97A5A" w:rsidP="0073266D">
            <w:pPr>
              <w:ind w:left="720"/>
              <w:rPr>
                <w:rFonts w:asciiTheme="majorHAnsi" w:hAnsiTheme="majorHAnsi" w:cstheme="majorHAnsi"/>
                <w:sz w:val="20"/>
                <w:szCs w:val="20"/>
              </w:rPr>
            </w:pPr>
          </w:p>
        </w:tc>
      </w:tr>
      <w:tr w:rsidR="00E97A5A" w:rsidRPr="0073266D" w14:paraId="2CBF4AAA" w14:textId="77777777" w:rsidTr="0073266D">
        <w:trPr>
          <w:trHeight w:val="270"/>
        </w:trPr>
        <w:tc>
          <w:tcPr>
            <w:tcW w:w="5000" w:type="pct"/>
            <w:gridSpan w:val="9"/>
            <w:tcMar>
              <w:top w:w="0" w:type="dxa"/>
              <w:left w:w="100" w:type="dxa"/>
              <w:bottom w:w="0" w:type="dxa"/>
              <w:right w:w="100" w:type="dxa"/>
            </w:tcMar>
            <w:vAlign w:val="center"/>
          </w:tcPr>
          <w:p w14:paraId="395FD6C6"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Living away from home?</w:t>
            </w:r>
          </w:p>
        </w:tc>
      </w:tr>
      <w:tr w:rsidR="0073266D" w:rsidRPr="0073266D" w14:paraId="6AD8F212" w14:textId="77777777" w:rsidTr="0073266D">
        <w:trPr>
          <w:trHeight w:val="240"/>
        </w:trPr>
        <w:tc>
          <w:tcPr>
            <w:tcW w:w="799" w:type="pct"/>
            <w:tcMar>
              <w:top w:w="0" w:type="dxa"/>
              <w:left w:w="100" w:type="dxa"/>
              <w:bottom w:w="0" w:type="dxa"/>
              <w:right w:w="100" w:type="dxa"/>
            </w:tcMar>
            <w:vAlign w:val="center"/>
          </w:tcPr>
          <w:p w14:paraId="41A02257"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3752417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0.805</w:t>
            </w:r>
          </w:p>
        </w:tc>
        <w:tc>
          <w:tcPr>
            <w:tcW w:w="555" w:type="pct"/>
            <w:tcMar>
              <w:top w:w="0" w:type="dxa"/>
              <w:left w:w="100" w:type="dxa"/>
              <w:bottom w:w="0" w:type="dxa"/>
              <w:right w:w="100" w:type="dxa"/>
            </w:tcMar>
          </w:tcPr>
          <w:p w14:paraId="69A7491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0.980</w:t>
            </w:r>
          </w:p>
        </w:tc>
        <w:tc>
          <w:tcPr>
            <w:tcW w:w="603" w:type="pct"/>
            <w:tcMar>
              <w:top w:w="0" w:type="dxa"/>
              <w:left w:w="100" w:type="dxa"/>
              <w:bottom w:w="0" w:type="dxa"/>
              <w:right w:w="100" w:type="dxa"/>
            </w:tcMar>
          </w:tcPr>
          <w:p w14:paraId="51AC4B7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0.814</w:t>
            </w:r>
          </w:p>
        </w:tc>
        <w:tc>
          <w:tcPr>
            <w:tcW w:w="664" w:type="pct"/>
            <w:tcMar>
              <w:top w:w="0" w:type="dxa"/>
              <w:left w:w="100" w:type="dxa"/>
              <w:bottom w:w="0" w:type="dxa"/>
              <w:right w:w="100" w:type="dxa"/>
            </w:tcMar>
          </w:tcPr>
          <w:p w14:paraId="59D869C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0.450</w:t>
            </w:r>
          </w:p>
        </w:tc>
        <w:tc>
          <w:tcPr>
            <w:tcW w:w="424" w:type="pct"/>
            <w:tcMar>
              <w:top w:w="0" w:type="dxa"/>
              <w:left w:w="100" w:type="dxa"/>
              <w:bottom w:w="0" w:type="dxa"/>
              <w:right w:w="100" w:type="dxa"/>
            </w:tcMar>
          </w:tcPr>
          <w:p w14:paraId="5E5EC4B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0.906</w:t>
            </w:r>
          </w:p>
        </w:tc>
        <w:tc>
          <w:tcPr>
            <w:tcW w:w="655" w:type="pct"/>
            <w:tcMar>
              <w:top w:w="0" w:type="dxa"/>
              <w:left w:w="100" w:type="dxa"/>
              <w:bottom w:w="0" w:type="dxa"/>
              <w:right w:w="100" w:type="dxa"/>
            </w:tcMar>
          </w:tcPr>
          <w:p w14:paraId="74ACAC7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0.817</w:t>
            </w:r>
          </w:p>
        </w:tc>
        <w:tc>
          <w:tcPr>
            <w:tcW w:w="427" w:type="pct"/>
            <w:tcMar>
              <w:top w:w="0" w:type="dxa"/>
              <w:left w:w="100" w:type="dxa"/>
              <w:bottom w:w="0" w:type="dxa"/>
              <w:right w:w="100" w:type="dxa"/>
            </w:tcMar>
          </w:tcPr>
          <w:p w14:paraId="1F6230B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0.878</w:t>
            </w:r>
          </w:p>
        </w:tc>
        <w:tc>
          <w:tcPr>
            <w:tcW w:w="387" w:type="pct"/>
            <w:tcMar>
              <w:top w:w="0" w:type="dxa"/>
              <w:left w:w="100" w:type="dxa"/>
              <w:bottom w:w="0" w:type="dxa"/>
              <w:right w:w="100" w:type="dxa"/>
            </w:tcMar>
          </w:tcPr>
          <w:p w14:paraId="14F3DFA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0.909</w:t>
            </w:r>
          </w:p>
        </w:tc>
      </w:tr>
      <w:tr w:rsidR="0073266D" w:rsidRPr="0073266D" w14:paraId="28F96022" w14:textId="77777777" w:rsidTr="0073266D">
        <w:trPr>
          <w:trHeight w:val="270"/>
        </w:trPr>
        <w:tc>
          <w:tcPr>
            <w:tcW w:w="799" w:type="pct"/>
            <w:tcMar>
              <w:top w:w="0" w:type="dxa"/>
              <w:left w:w="100" w:type="dxa"/>
              <w:bottom w:w="0" w:type="dxa"/>
              <w:right w:w="100" w:type="dxa"/>
            </w:tcMar>
            <w:vAlign w:val="center"/>
          </w:tcPr>
          <w:p w14:paraId="1FCB90E8"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5F82CB3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2,660</w:t>
            </w:r>
          </w:p>
        </w:tc>
        <w:tc>
          <w:tcPr>
            <w:tcW w:w="555" w:type="pct"/>
            <w:tcMar>
              <w:top w:w="0" w:type="dxa"/>
              <w:left w:w="100" w:type="dxa"/>
              <w:bottom w:w="0" w:type="dxa"/>
              <w:right w:w="100" w:type="dxa"/>
            </w:tcMar>
          </w:tcPr>
          <w:p w14:paraId="37BA693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4,273</w:t>
            </w:r>
          </w:p>
        </w:tc>
        <w:tc>
          <w:tcPr>
            <w:tcW w:w="603" w:type="pct"/>
            <w:tcMar>
              <w:top w:w="0" w:type="dxa"/>
              <w:left w:w="100" w:type="dxa"/>
              <w:bottom w:w="0" w:type="dxa"/>
              <w:right w:w="100" w:type="dxa"/>
            </w:tcMar>
          </w:tcPr>
          <w:p w14:paraId="0562A52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34671BB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729F250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w:t>
            </w:r>
          </w:p>
        </w:tc>
        <w:tc>
          <w:tcPr>
            <w:tcW w:w="655" w:type="pct"/>
            <w:tcMar>
              <w:top w:w="0" w:type="dxa"/>
              <w:left w:w="100" w:type="dxa"/>
              <w:bottom w:w="0" w:type="dxa"/>
              <w:right w:w="100" w:type="dxa"/>
            </w:tcMar>
          </w:tcPr>
          <w:p w14:paraId="5E5D614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3F6AB14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7B2080C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7,488</w:t>
            </w:r>
          </w:p>
        </w:tc>
      </w:tr>
      <w:tr w:rsidR="00E97A5A" w:rsidRPr="0073266D" w14:paraId="01513D90" w14:textId="77777777" w:rsidTr="0073266D">
        <w:trPr>
          <w:trHeight w:val="270"/>
        </w:trPr>
        <w:tc>
          <w:tcPr>
            <w:tcW w:w="5000" w:type="pct"/>
            <w:gridSpan w:val="9"/>
            <w:tcMar>
              <w:top w:w="0" w:type="dxa"/>
              <w:left w:w="100" w:type="dxa"/>
              <w:bottom w:w="0" w:type="dxa"/>
              <w:right w:w="100" w:type="dxa"/>
            </w:tcMar>
            <w:vAlign w:val="center"/>
          </w:tcPr>
          <w:p w14:paraId="01E9CC5A" w14:textId="77777777" w:rsidR="00E97A5A" w:rsidRPr="0073266D" w:rsidRDefault="00E97A5A" w:rsidP="0073266D">
            <w:pPr>
              <w:rPr>
                <w:rFonts w:asciiTheme="majorHAnsi" w:hAnsiTheme="majorHAnsi" w:cstheme="majorHAnsi"/>
                <w:sz w:val="20"/>
                <w:szCs w:val="20"/>
              </w:rPr>
            </w:pPr>
          </w:p>
        </w:tc>
      </w:tr>
      <w:tr w:rsidR="00E97A5A" w:rsidRPr="0073266D" w14:paraId="151745BE" w14:textId="77777777" w:rsidTr="0073266D">
        <w:trPr>
          <w:trHeight w:val="270"/>
        </w:trPr>
        <w:tc>
          <w:tcPr>
            <w:tcW w:w="5000" w:type="pct"/>
            <w:gridSpan w:val="9"/>
            <w:tcMar>
              <w:top w:w="0" w:type="dxa"/>
              <w:left w:w="100" w:type="dxa"/>
              <w:bottom w:w="0" w:type="dxa"/>
              <w:right w:w="100" w:type="dxa"/>
            </w:tcMar>
            <w:vAlign w:val="center"/>
          </w:tcPr>
          <w:p w14:paraId="24B37EE1"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lastRenderedPageBreak/>
              <w:t>Having adequate support for emotional and mental health needs?</w:t>
            </w:r>
          </w:p>
        </w:tc>
      </w:tr>
      <w:tr w:rsidR="0073266D" w:rsidRPr="0073266D" w14:paraId="15F15271" w14:textId="77777777" w:rsidTr="0073266D">
        <w:trPr>
          <w:trHeight w:val="270"/>
        </w:trPr>
        <w:tc>
          <w:tcPr>
            <w:tcW w:w="799" w:type="pct"/>
            <w:tcMar>
              <w:top w:w="0" w:type="dxa"/>
              <w:left w:w="100" w:type="dxa"/>
              <w:bottom w:w="0" w:type="dxa"/>
              <w:right w:w="100" w:type="dxa"/>
            </w:tcMar>
            <w:vAlign w:val="center"/>
          </w:tcPr>
          <w:p w14:paraId="38DB3FBF"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4E29654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0.847</w:t>
            </w:r>
          </w:p>
        </w:tc>
        <w:tc>
          <w:tcPr>
            <w:tcW w:w="555" w:type="pct"/>
            <w:tcMar>
              <w:top w:w="0" w:type="dxa"/>
              <w:left w:w="100" w:type="dxa"/>
              <w:bottom w:w="0" w:type="dxa"/>
              <w:right w:w="100" w:type="dxa"/>
            </w:tcMar>
          </w:tcPr>
          <w:p w14:paraId="251FBF1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1.234</w:t>
            </w:r>
          </w:p>
        </w:tc>
        <w:tc>
          <w:tcPr>
            <w:tcW w:w="603" w:type="pct"/>
            <w:tcMar>
              <w:top w:w="0" w:type="dxa"/>
              <w:left w:w="100" w:type="dxa"/>
              <w:bottom w:w="0" w:type="dxa"/>
              <w:right w:w="100" w:type="dxa"/>
            </w:tcMar>
          </w:tcPr>
          <w:p w14:paraId="4DF2D52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1.627</w:t>
            </w:r>
          </w:p>
        </w:tc>
        <w:tc>
          <w:tcPr>
            <w:tcW w:w="664" w:type="pct"/>
            <w:tcMar>
              <w:top w:w="0" w:type="dxa"/>
              <w:left w:w="100" w:type="dxa"/>
              <w:bottom w:w="0" w:type="dxa"/>
              <w:right w:w="100" w:type="dxa"/>
            </w:tcMar>
          </w:tcPr>
          <w:p w14:paraId="77E9414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1.600</w:t>
            </w:r>
          </w:p>
        </w:tc>
        <w:tc>
          <w:tcPr>
            <w:tcW w:w="424" w:type="pct"/>
            <w:tcMar>
              <w:top w:w="0" w:type="dxa"/>
              <w:left w:w="100" w:type="dxa"/>
              <w:bottom w:w="0" w:type="dxa"/>
              <w:right w:w="100" w:type="dxa"/>
            </w:tcMar>
          </w:tcPr>
          <w:p w14:paraId="4A79BBB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1.715</w:t>
            </w:r>
          </w:p>
        </w:tc>
        <w:tc>
          <w:tcPr>
            <w:tcW w:w="655" w:type="pct"/>
            <w:tcMar>
              <w:top w:w="0" w:type="dxa"/>
              <w:left w:w="100" w:type="dxa"/>
              <w:bottom w:w="0" w:type="dxa"/>
              <w:right w:w="100" w:type="dxa"/>
            </w:tcMar>
          </w:tcPr>
          <w:p w14:paraId="3B228E6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1.620</w:t>
            </w:r>
          </w:p>
        </w:tc>
        <w:tc>
          <w:tcPr>
            <w:tcW w:w="427" w:type="pct"/>
            <w:tcMar>
              <w:top w:w="0" w:type="dxa"/>
              <w:left w:w="100" w:type="dxa"/>
              <w:bottom w:w="0" w:type="dxa"/>
              <w:right w:w="100" w:type="dxa"/>
            </w:tcMar>
          </w:tcPr>
          <w:p w14:paraId="37BCFC9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1.597</w:t>
            </w:r>
          </w:p>
        </w:tc>
        <w:tc>
          <w:tcPr>
            <w:tcW w:w="387" w:type="pct"/>
            <w:tcMar>
              <w:top w:w="0" w:type="dxa"/>
              <w:left w:w="100" w:type="dxa"/>
              <w:bottom w:w="0" w:type="dxa"/>
              <w:right w:w="100" w:type="dxa"/>
            </w:tcMar>
          </w:tcPr>
          <w:p w14:paraId="68335FD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1.128</w:t>
            </w:r>
          </w:p>
        </w:tc>
      </w:tr>
      <w:tr w:rsidR="0073266D" w:rsidRPr="0073266D" w14:paraId="64B920C8" w14:textId="77777777" w:rsidTr="0073266D">
        <w:trPr>
          <w:trHeight w:val="240"/>
        </w:trPr>
        <w:tc>
          <w:tcPr>
            <w:tcW w:w="799" w:type="pct"/>
            <w:tcMar>
              <w:top w:w="0" w:type="dxa"/>
              <w:left w:w="100" w:type="dxa"/>
              <w:bottom w:w="0" w:type="dxa"/>
              <w:right w:w="100" w:type="dxa"/>
            </w:tcMar>
            <w:vAlign w:val="center"/>
          </w:tcPr>
          <w:p w14:paraId="65F47285"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6DDA3E5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2,660</w:t>
            </w:r>
          </w:p>
        </w:tc>
        <w:tc>
          <w:tcPr>
            <w:tcW w:w="555" w:type="pct"/>
            <w:tcMar>
              <w:top w:w="0" w:type="dxa"/>
              <w:left w:w="100" w:type="dxa"/>
              <w:bottom w:w="0" w:type="dxa"/>
              <w:right w:w="100" w:type="dxa"/>
            </w:tcMar>
          </w:tcPr>
          <w:p w14:paraId="6897851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4,273</w:t>
            </w:r>
          </w:p>
        </w:tc>
        <w:tc>
          <w:tcPr>
            <w:tcW w:w="603" w:type="pct"/>
            <w:tcMar>
              <w:top w:w="0" w:type="dxa"/>
              <w:left w:w="100" w:type="dxa"/>
              <w:bottom w:w="0" w:type="dxa"/>
              <w:right w:w="100" w:type="dxa"/>
            </w:tcMar>
          </w:tcPr>
          <w:p w14:paraId="17DAE28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4331674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5954E46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28CAADF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02819EB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41B2000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7,489</w:t>
            </w:r>
          </w:p>
        </w:tc>
      </w:tr>
      <w:tr w:rsidR="00E97A5A" w:rsidRPr="0073266D" w14:paraId="79FEDF56" w14:textId="77777777" w:rsidTr="0073266D">
        <w:trPr>
          <w:trHeight w:val="240"/>
        </w:trPr>
        <w:tc>
          <w:tcPr>
            <w:tcW w:w="5000" w:type="pct"/>
            <w:gridSpan w:val="9"/>
            <w:tcMar>
              <w:top w:w="0" w:type="dxa"/>
              <w:left w:w="100" w:type="dxa"/>
              <w:bottom w:w="0" w:type="dxa"/>
              <w:right w:w="100" w:type="dxa"/>
            </w:tcMar>
            <w:vAlign w:val="center"/>
          </w:tcPr>
          <w:p w14:paraId="2D2B87A0" w14:textId="77777777" w:rsidR="00E97A5A" w:rsidRPr="0073266D" w:rsidRDefault="00E97A5A" w:rsidP="0073266D">
            <w:pPr>
              <w:rPr>
                <w:rFonts w:asciiTheme="majorHAnsi" w:hAnsiTheme="majorHAnsi" w:cstheme="majorHAnsi"/>
                <w:sz w:val="20"/>
                <w:szCs w:val="20"/>
              </w:rPr>
            </w:pPr>
          </w:p>
        </w:tc>
      </w:tr>
      <w:tr w:rsidR="00E97A5A" w:rsidRPr="0073266D" w14:paraId="1E370957" w14:textId="77777777" w:rsidTr="0073266D">
        <w:trPr>
          <w:trHeight w:val="240"/>
        </w:trPr>
        <w:tc>
          <w:tcPr>
            <w:tcW w:w="5000" w:type="pct"/>
            <w:gridSpan w:val="9"/>
            <w:tcMar>
              <w:top w:w="0" w:type="dxa"/>
              <w:left w:w="100" w:type="dxa"/>
              <w:bottom w:w="0" w:type="dxa"/>
              <w:right w:w="100" w:type="dxa"/>
            </w:tcMar>
            <w:vAlign w:val="center"/>
          </w:tcPr>
          <w:p w14:paraId="41CADAC2"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Discrimination based on gender?</w:t>
            </w:r>
          </w:p>
        </w:tc>
      </w:tr>
      <w:tr w:rsidR="0073266D" w:rsidRPr="0073266D" w14:paraId="19F44358" w14:textId="77777777" w:rsidTr="0073266D">
        <w:trPr>
          <w:trHeight w:val="270"/>
        </w:trPr>
        <w:tc>
          <w:tcPr>
            <w:tcW w:w="799" w:type="pct"/>
            <w:tcMar>
              <w:top w:w="0" w:type="dxa"/>
              <w:left w:w="100" w:type="dxa"/>
              <w:bottom w:w="0" w:type="dxa"/>
              <w:right w:w="100" w:type="dxa"/>
            </w:tcMar>
            <w:vAlign w:val="center"/>
          </w:tcPr>
          <w:p w14:paraId="406DFF4F"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56E8561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0.121</w:t>
            </w:r>
          </w:p>
        </w:tc>
        <w:tc>
          <w:tcPr>
            <w:tcW w:w="555" w:type="pct"/>
            <w:tcMar>
              <w:top w:w="0" w:type="dxa"/>
              <w:left w:w="100" w:type="dxa"/>
              <w:bottom w:w="0" w:type="dxa"/>
              <w:right w:w="100" w:type="dxa"/>
            </w:tcMar>
          </w:tcPr>
          <w:p w14:paraId="2A3B626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0.501</w:t>
            </w:r>
          </w:p>
        </w:tc>
        <w:tc>
          <w:tcPr>
            <w:tcW w:w="603" w:type="pct"/>
            <w:tcMar>
              <w:top w:w="0" w:type="dxa"/>
              <w:left w:w="100" w:type="dxa"/>
              <w:bottom w:w="0" w:type="dxa"/>
              <w:right w:w="100" w:type="dxa"/>
            </w:tcMar>
          </w:tcPr>
          <w:p w14:paraId="433B168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2.186</w:t>
            </w:r>
          </w:p>
        </w:tc>
        <w:tc>
          <w:tcPr>
            <w:tcW w:w="664" w:type="pct"/>
            <w:tcMar>
              <w:top w:w="0" w:type="dxa"/>
              <w:left w:w="100" w:type="dxa"/>
              <w:bottom w:w="0" w:type="dxa"/>
              <w:right w:w="100" w:type="dxa"/>
            </w:tcMar>
          </w:tcPr>
          <w:p w14:paraId="4CDB543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1.800</w:t>
            </w:r>
          </w:p>
        </w:tc>
        <w:tc>
          <w:tcPr>
            <w:tcW w:w="424" w:type="pct"/>
            <w:tcMar>
              <w:top w:w="0" w:type="dxa"/>
              <w:left w:w="100" w:type="dxa"/>
              <w:bottom w:w="0" w:type="dxa"/>
              <w:right w:w="100" w:type="dxa"/>
            </w:tcMar>
          </w:tcPr>
          <w:p w14:paraId="1539A2E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1.566</w:t>
            </w:r>
          </w:p>
        </w:tc>
        <w:tc>
          <w:tcPr>
            <w:tcW w:w="655" w:type="pct"/>
            <w:tcMar>
              <w:top w:w="0" w:type="dxa"/>
              <w:left w:w="100" w:type="dxa"/>
              <w:bottom w:w="0" w:type="dxa"/>
              <w:right w:w="100" w:type="dxa"/>
            </w:tcMar>
          </w:tcPr>
          <w:p w14:paraId="5F2B869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1.352</w:t>
            </w:r>
          </w:p>
        </w:tc>
        <w:tc>
          <w:tcPr>
            <w:tcW w:w="427" w:type="pct"/>
            <w:tcMar>
              <w:top w:w="0" w:type="dxa"/>
              <w:left w:w="100" w:type="dxa"/>
              <w:bottom w:w="0" w:type="dxa"/>
              <w:right w:w="100" w:type="dxa"/>
            </w:tcMar>
          </w:tcPr>
          <w:p w14:paraId="23D6D5F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1.051</w:t>
            </w:r>
          </w:p>
        </w:tc>
        <w:tc>
          <w:tcPr>
            <w:tcW w:w="387" w:type="pct"/>
            <w:tcMar>
              <w:top w:w="0" w:type="dxa"/>
              <w:left w:w="100" w:type="dxa"/>
              <w:bottom w:w="0" w:type="dxa"/>
              <w:right w:w="100" w:type="dxa"/>
            </w:tcMar>
          </w:tcPr>
          <w:p w14:paraId="03DB951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0.439</w:t>
            </w:r>
          </w:p>
        </w:tc>
      </w:tr>
      <w:tr w:rsidR="0073266D" w:rsidRPr="0073266D" w14:paraId="491135E6" w14:textId="77777777" w:rsidTr="0073266D">
        <w:trPr>
          <w:trHeight w:val="240"/>
        </w:trPr>
        <w:tc>
          <w:tcPr>
            <w:tcW w:w="799" w:type="pct"/>
            <w:tcMar>
              <w:top w:w="0" w:type="dxa"/>
              <w:left w:w="100" w:type="dxa"/>
              <w:bottom w:w="0" w:type="dxa"/>
              <w:right w:w="100" w:type="dxa"/>
            </w:tcMar>
            <w:vAlign w:val="center"/>
          </w:tcPr>
          <w:p w14:paraId="4AC83739"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7DFB5EA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2,665</w:t>
            </w:r>
          </w:p>
        </w:tc>
        <w:tc>
          <w:tcPr>
            <w:tcW w:w="555" w:type="pct"/>
            <w:tcMar>
              <w:top w:w="0" w:type="dxa"/>
              <w:left w:w="100" w:type="dxa"/>
              <w:bottom w:w="0" w:type="dxa"/>
              <w:right w:w="100" w:type="dxa"/>
            </w:tcMar>
          </w:tcPr>
          <w:p w14:paraId="2F6AD11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4,260</w:t>
            </w:r>
          </w:p>
        </w:tc>
        <w:tc>
          <w:tcPr>
            <w:tcW w:w="603" w:type="pct"/>
            <w:tcMar>
              <w:top w:w="0" w:type="dxa"/>
              <w:left w:w="100" w:type="dxa"/>
              <w:bottom w:w="0" w:type="dxa"/>
              <w:right w:w="100" w:type="dxa"/>
            </w:tcMar>
          </w:tcPr>
          <w:p w14:paraId="2FE3F71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578BB6E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25F48B9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319B16B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25C41B1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w:t>
            </w:r>
          </w:p>
        </w:tc>
        <w:tc>
          <w:tcPr>
            <w:tcW w:w="387" w:type="pct"/>
            <w:tcMar>
              <w:top w:w="0" w:type="dxa"/>
              <w:left w:w="100" w:type="dxa"/>
              <w:bottom w:w="0" w:type="dxa"/>
              <w:right w:w="100" w:type="dxa"/>
            </w:tcMar>
          </w:tcPr>
          <w:p w14:paraId="6F4F1CC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7,480</w:t>
            </w:r>
          </w:p>
        </w:tc>
      </w:tr>
      <w:tr w:rsidR="00E97A5A" w:rsidRPr="0073266D" w14:paraId="1D2A130F" w14:textId="77777777" w:rsidTr="0073266D">
        <w:trPr>
          <w:trHeight w:val="240"/>
        </w:trPr>
        <w:tc>
          <w:tcPr>
            <w:tcW w:w="5000" w:type="pct"/>
            <w:gridSpan w:val="9"/>
            <w:tcMar>
              <w:top w:w="0" w:type="dxa"/>
              <w:left w:w="100" w:type="dxa"/>
              <w:bottom w:w="0" w:type="dxa"/>
              <w:right w:w="100" w:type="dxa"/>
            </w:tcMar>
            <w:vAlign w:val="center"/>
          </w:tcPr>
          <w:p w14:paraId="344D8668" w14:textId="77777777" w:rsidR="00E97A5A" w:rsidRPr="0073266D" w:rsidRDefault="00E97A5A" w:rsidP="0073266D">
            <w:pPr>
              <w:rPr>
                <w:rFonts w:asciiTheme="majorHAnsi" w:hAnsiTheme="majorHAnsi" w:cstheme="majorHAnsi"/>
                <w:sz w:val="20"/>
                <w:szCs w:val="20"/>
              </w:rPr>
            </w:pPr>
          </w:p>
        </w:tc>
      </w:tr>
      <w:tr w:rsidR="00E97A5A" w:rsidRPr="0073266D" w14:paraId="4B9CDF21" w14:textId="77777777" w:rsidTr="0073266D">
        <w:trPr>
          <w:trHeight w:val="240"/>
        </w:trPr>
        <w:tc>
          <w:tcPr>
            <w:tcW w:w="5000" w:type="pct"/>
            <w:gridSpan w:val="9"/>
            <w:tcMar>
              <w:top w:w="0" w:type="dxa"/>
              <w:left w:w="100" w:type="dxa"/>
              <w:bottom w:w="0" w:type="dxa"/>
              <w:right w:w="100" w:type="dxa"/>
            </w:tcMar>
            <w:vAlign w:val="center"/>
          </w:tcPr>
          <w:p w14:paraId="7229E0AA"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Discrimination based on sexual orientation?</w:t>
            </w:r>
          </w:p>
        </w:tc>
      </w:tr>
      <w:tr w:rsidR="0073266D" w:rsidRPr="0073266D" w14:paraId="060A9A0E" w14:textId="77777777" w:rsidTr="0073266D">
        <w:trPr>
          <w:trHeight w:val="270"/>
        </w:trPr>
        <w:tc>
          <w:tcPr>
            <w:tcW w:w="799" w:type="pct"/>
            <w:tcMar>
              <w:top w:w="0" w:type="dxa"/>
              <w:left w:w="100" w:type="dxa"/>
              <w:bottom w:w="0" w:type="dxa"/>
              <w:right w:w="100" w:type="dxa"/>
            </w:tcMar>
            <w:vAlign w:val="center"/>
          </w:tcPr>
          <w:p w14:paraId="5C28DB1D"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266AD77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0.180</w:t>
            </w:r>
          </w:p>
        </w:tc>
        <w:tc>
          <w:tcPr>
            <w:tcW w:w="555" w:type="pct"/>
            <w:tcMar>
              <w:top w:w="0" w:type="dxa"/>
              <w:left w:w="100" w:type="dxa"/>
              <w:bottom w:w="0" w:type="dxa"/>
              <w:right w:w="100" w:type="dxa"/>
            </w:tcMar>
          </w:tcPr>
          <w:p w14:paraId="6BD94B6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0.296</w:t>
            </w:r>
          </w:p>
        </w:tc>
        <w:tc>
          <w:tcPr>
            <w:tcW w:w="603" w:type="pct"/>
            <w:tcMar>
              <w:top w:w="0" w:type="dxa"/>
              <w:left w:w="100" w:type="dxa"/>
              <w:bottom w:w="0" w:type="dxa"/>
              <w:right w:w="100" w:type="dxa"/>
            </w:tcMar>
          </w:tcPr>
          <w:p w14:paraId="0A2E470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1.458</w:t>
            </w:r>
          </w:p>
        </w:tc>
        <w:tc>
          <w:tcPr>
            <w:tcW w:w="664" w:type="pct"/>
            <w:tcMar>
              <w:top w:w="0" w:type="dxa"/>
              <w:left w:w="100" w:type="dxa"/>
              <w:bottom w:w="0" w:type="dxa"/>
              <w:right w:w="100" w:type="dxa"/>
            </w:tcMar>
          </w:tcPr>
          <w:p w14:paraId="2C666E4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1.350</w:t>
            </w:r>
          </w:p>
        </w:tc>
        <w:tc>
          <w:tcPr>
            <w:tcW w:w="424" w:type="pct"/>
            <w:tcMar>
              <w:top w:w="0" w:type="dxa"/>
              <w:left w:w="100" w:type="dxa"/>
              <w:bottom w:w="0" w:type="dxa"/>
              <w:right w:w="100" w:type="dxa"/>
            </w:tcMar>
          </w:tcPr>
          <w:p w14:paraId="70A1FBE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1.416</w:t>
            </w:r>
          </w:p>
        </w:tc>
        <w:tc>
          <w:tcPr>
            <w:tcW w:w="655" w:type="pct"/>
            <w:tcMar>
              <w:top w:w="0" w:type="dxa"/>
              <w:left w:w="100" w:type="dxa"/>
              <w:bottom w:w="0" w:type="dxa"/>
              <w:right w:w="100" w:type="dxa"/>
            </w:tcMar>
          </w:tcPr>
          <w:p w14:paraId="114A944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1.324</w:t>
            </w:r>
          </w:p>
        </w:tc>
        <w:tc>
          <w:tcPr>
            <w:tcW w:w="427" w:type="pct"/>
            <w:tcMar>
              <w:top w:w="0" w:type="dxa"/>
              <w:left w:w="100" w:type="dxa"/>
              <w:bottom w:w="0" w:type="dxa"/>
              <w:right w:w="100" w:type="dxa"/>
            </w:tcMar>
          </w:tcPr>
          <w:p w14:paraId="7527584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1.145</w:t>
            </w:r>
          </w:p>
        </w:tc>
        <w:tc>
          <w:tcPr>
            <w:tcW w:w="387" w:type="pct"/>
            <w:tcMar>
              <w:top w:w="0" w:type="dxa"/>
              <w:left w:w="100" w:type="dxa"/>
              <w:bottom w:w="0" w:type="dxa"/>
              <w:right w:w="100" w:type="dxa"/>
            </w:tcMar>
          </w:tcPr>
          <w:p w14:paraId="0171CE7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0.332</w:t>
            </w:r>
          </w:p>
        </w:tc>
      </w:tr>
      <w:tr w:rsidR="0073266D" w:rsidRPr="0073266D" w14:paraId="1558EF5F" w14:textId="77777777" w:rsidTr="0073266D">
        <w:trPr>
          <w:trHeight w:val="240"/>
        </w:trPr>
        <w:tc>
          <w:tcPr>
            <w:tcW w:w="799" w:type="pct"/>
            <w:tcMar>
              <w:top w:w="0" w:type="dxa"/>
              <w:left w:w="100" w:type="dxa"/>
              <w:bottom w:w="0" w:type="dxa"/>
              <w:right w:w="100" w:type="dxa"/>
            </w:tcMar>
            <w:vAlign w:val="center"/>
          </w:tcPr>
          <w:p w14:paraId="5FC4B100"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17C72EE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2,656</w:t>
            </w:r>
          </w:p>
        </w:tc>
        <w:tc>
          <w:tcPr>
            <w:tcW w:w="555" w:type="pct"/>
            <w:tcMar>
              <w:top w:w="0" w:type="dxa"/>
              <w:left w:w="100" w:type="dxa"/>
              <w:bottom w:w="0" w:type="dxa"/>
              <w:right w:w="100" w:type="dxa"/>
            </w:tcMar>
          </w:tcPr>
          <w:p w14:paraId="4F5ED9E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4,258</w:t>
            </w:r>
          </w:p>
        </w:tc>
        <w:tc>
          <w:tcPr>
            <w:tcW w:w="603" w:type="pct"/>
            <w:tcMar>
              <w:top w:w="0" w:type="dxa"/>
              <w:left w:w="100" w:type="dxa"/>
              <w:bottom w:w="0" w:type="dxa"/>
              <w:right w:w="100" w:type="dxa"/>
            </w:tcMar>
          </w:tcPr>
          <w:p w14:paraId="04DAADD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544CD88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231C1D7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08A4522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22F1554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w:t>
            </w:r>
          </w:p>
        </w:tc>
        <w:tc>
          <w:tcPr>
            <w:tcW w:w="387" w:type="pct"/>
            <w:tcMar>
              <w:top w:w="0" w:type="dxa"/>
              <w:left w:w="100" w:type="dxa"/>
              <w:bottom w:w="0" w:type="dxa"/>
              <w:right w:w="100" w:type="dxa"/>
            </w:tcMar>
          </w:tcPr>
          <w:p w14:paraId="1F62335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7,469</w:t>
            </w:r>
          </w:p>
        </w:tc>
      </w:tr>
      <w:tr w:rsidR="00E97A5A" w:rsidRPr="0073266D" w14:paraId="2FD6146B" w14:textId="77777777" w:rsidTr="0073266D">
        <w:trPr>
          <w:trHeight w:val="240"/>
        </w:trPr>
        <w:tc>
          <w:tcPr>
            <w:tcW w:w="5000" w:type="pct"/>
            <w:gridSpan w:val="9"/>
            <w:tcMar>
              <w:top w:w="0" w:type="dxa"/>
              <w:left w:w="100" w:type="dxa"/>
              <w:bottom w:w="0" w:type="dxa"/>
              <w:right w:w="100" w:type="dxa"/>
            </w:tcMar>
            <w:vAlign w:val="center"/>
          </w:tcPr>
          <w:p w14:paraId="0FE3C3AA" w14:textId="77777777" w:rsidR="00E97A5A" w:rsidRPr="0073266D" w:rsidRDefault="00E97A5A" w:rsidP="0073266D">
            <w:pPr>
              <w:rPr>
                <w:rFonts w:asciiTheme="majorHAnsi" w:hAnsiTheme="majorHAnsi" w:cstheme="majorHAnsi"/>
                <w:sz w:val="20"/>
                <w:szCs w:val="20"/>
              </w:rPr>
            </w:pPr>
          </w:p>
        </w:tc>
      </w:tr>
      <w:tr w:rsidR="00E97A5A" w:rsidRPr="0073266D" w14:paraId="462B845E" w14:textId="77777777" w:rsidTr="0073266D">
        <w:trPr>
          <w:trHeight w:val="240"/>
        </w:trPr>
        <w:tc>
          <w:tcPr>
            <w:tcW w:w="5000" w:type="pct"/>
            <w:gridSpan w:val="9"/>
            <w:tcMar>
              <w:top w:w="0" w:type="dxa"/>
              <w:left w:w="100" w:type="dxa"/>
              <w:bottom w:w="0" w:type="dxa"/>
              <w:right w:w="100" w:type="dxa"/>
            </w:tcMar>
            <w:vAlign w:val="center"/>
          </w:tcPr>
          <w:p w14:paraId="42DA2789"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Discrimination based on race?</w:t>
            </w:r>
          </w:p>
        </w:tc>
      </w:tr>
      <w:tr w:rsidR="0073266D" w:rsidRPr="0073266D" w14:paraId="2387CC26" w14:textId="77777777" w:rsidTr="0073266D">
        <w:trPr>
          <w:trHeight w:val="270"/>
        </w:trPr>
        <w:tc>
          <w:tcPr>
            <w:tcW w:w="799" w:type="pct"/>
            <w:tcMar>
              <w:top w:w="0" w:type="dxa"/>
              <w:left w:w="100" w:type="dxa"/>
              <w:bottom w:w="0" w:type="dxa"/>
              <w:right w:w="100" w:type="dxa"/>
            </w:tcMar>
            <w:vAlign w:val="center"/>
          </w:tcPr>
          <w:p w14:paraId="0E81DC93"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26F79F6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0.375</w:t>
            </w:r>
          </w:p>
        </w:tc>
        <w:tc>
          <w:tcPr>
            <w:tcW w:w="555" w:type="pct"/>
            <w:tcMar>
              <w:top w:w="0" w:type="dxa"/>
              <w:left w:w="100" w:type="dxa"/>
              <w:bottom w:w="0" w:type="dxa"/>
              <w:right w:w="100" w:type="dxa"/>
            </w:tcMar>
          </w:tcPr>
          <w:p w14:paraId="04AA645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0.581</w:t>
            </w:r>
          </w:p>
        </w:tc>
        <w:tc>
          <w:tcPr>
            <w:tcW w:w="603" w:type="pct"/>
            <w:tcMar>
              <w:top w:w="0" w:type="dxa"/>
              <w:left w:w="100" w:type="dxa"/>
              <w:bottom w:w="0" w:type="dxa"/>
              <w:right w:w="100" w:type="dxa"/>
            </w:tcMar>
          </w:tcPr>
          <w:p w14:paraId="17D8537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0.593</w:t>
            </w:r>
          </w:p>
        </w:tc>
        <w:tc>
          <w:tcPr>
            <w:tcW w:w="664" w:type="pct"/>
            <w:tcMar>
              <w:top w:w="0" w:type="dxa"/>
              <w:left w:w="100" w:type="dxa"/>
              <w:bottom w:w="0" w:type="dxa"/>
              <w:right w:w="100" w:type="dxa"/>
            </w:tcMar>
          </w:tcPr>
          <w:p w14:paraId="6106F1B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0.400</w:t>
            </w:r>
          </w:p>
        </w:tc>
        <w:tc>
          <w:tcPr>
            <w:tcW w:w="424" w:type="pct"/>
            <w:tcMar>
              <w:top w:w="0" w:type="dxa"/>
              <w:left w:w="100" w:type="dxa"/>
              <w:bottom w:w="0" w:type="dxa"/>
              <w:right w:w="100" w:type="dxa"/>
            </w:tcMar>
          </w:tcPr>
          <w:p w14:paraId="6273F27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0.723</w:t>
            </w:r>
          </w:p>
        </w:tc>
        <w:tc>
          <w:tcPr>
            <w:tcW w:w="655" w:type="pct"/>
            <w:tcMar>
              <w:top w:w="0" w:type="dxa"/>
              <w:left w:w="100" w:type="dxa"/>
              <w:bottom w:w="0" w:type="dxa"/>
              <w:right w:w="100" w:type="dxa"/>
            </w:tcMar>
          </w:tcPr>
          <w:p w14:paraId="152A8CA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0.732</w:t>
            </w:r>
          </w:p>
        </w:tc>
        <w:tc>
          <w:tcPr>
            <w:tcW w:w="427" w:type="pct"/>
            <w:tcMar>
              <w:top w:w="0" w:type="dxa"/>
              <w:left w:w="100" w:type="dxa"/>
              <w:bottom w:w="0" w:type="dxa"/>
              <w:right w:w="100" w:type="dxa"/>
            </w:tcMar>
          </w:tcPr>
          <w:p w14:paraId="1C6314C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0.734</w:t>
            </w:r>
          </w:p>
        </w:tc>
        <w:tc>
          <w:tcPr>
            <w:tcW w:w="387" w:type="pct"/>
            <w:tcMar>
              <w:top w:w="0" w:type="dxa"/>
              <w:left w:w="100" w:type="dxa"/>
              <w:bottom w:w="0" w:type="dxa"/>
              <w:right w:w="100" w:type="dxa"/>
            </w:tcMar>
          </w:tcPr>
          <w:p w14:paraId="2020C08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0.517</w:t>
            </w:r>
          </w:p>
        </w:tc>
      </w:tr>
      <w:tr w:rsidR="0073266D" w:rsidRPr="0073266D" w14:paraId="67C72698" w14:textId="77777777" w:rsidTr="0073266D">
        <w:trPr>
          <w:trHeight w:val="240"/>
        </w:trPr>
        <w:tc>
          <w:tcPr>
            <w:tcW w:w="799" w:type="pct"/>
            <w:tcMar>
              <w:top w:w="0" w:type="dxa"/>
              <w:left w:w="100" w:type="dxa"/>
              <w:bottom w:w="0" w:type="dxa"/>
              <w:right w:w="100" w:type="dxa"/>
            </w:tcMar>
            <w:vAlign w:val="center"/>
          </w:tcPr>
          <w:p w14:paraId="2BAF8900"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08278B8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2,660</w:t>
            </w:r>
          </w:p>
        </w:tc>
        <w:tc>
          <w:tcPr>
            <w:tcW w:w="555" w:type="pct"/>
            <w:tcMar>
              <w:top w:w="0" w:type="dxa"/>
              <w:left w:w="100" w:type="dxa"/>
              <w:bottom w:w="0" w:type="dxa"/>
              <w:right w:w="100" w:type="dxa"/>
            </w:tcMar>
          </w:tcPr>
          <w:p w14:paraId="701FD12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4,274</w:t>
            </w:r>
          </w:p>
        </w:tc>
        <w:tc>
          <w:tcPr>
            <w:tcW w:w="603" w:type="pct"/>
            <w:tcMar>
              <w:top w:w="0" w:type="dxa"/>
              <w:left w:w="100" w:type="dxa"/>
              <w:bottom w:w="0" w:type="dxa"/>
              <w:right w:w="100" w:type="dxa"/>
            </w:tcMar>
          </w:tcPr>
          <w:p w14:paraId="0FA746E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1F57799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79DF4FE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0708E21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7AD5E3A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7A8BFF1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7,490</w:t>
            </w:r>
          </w:p>
        </w:tc>
      </w:tr>
      <w:tr w:rsidR="00E97A5A" w:rsidRPr="0073266D" w14:paraId="2145369A" w14:textId="77777777" w:rsidTr="0073266D">
        <w:trPr>
          <w:trHeight w:val="240"/>
        </w:trPr>
        <w:tc>
          <w:tcPr>
            <w:tcW w:w="5000" w:type="pct"/>
            <w:gridSpan w:val="9"/>
            <w:tcMar>
              <w:top w:w="0" w:type="dxa"/>
              <w:left w:w="100" w:type="dxa"/>
              <w:bottom w:w="0" w:type="dxa"/>
              <w:right w:w="100" w:type="dxa"/>
            </w:tcMar>
          </w:tcPr>
          <w:p w14:paraId="5E20896E" w14:textId="77777777" w:rsidR="00E97A5A" w:rsidRPr="0073266D" w:rsidRDefault="00E97A5A" w:rsidP="0073266D">
            <w:pPr>
              <w:rPr>
                <w:rFonts w:asciiTheme="majorHAnsi" w:hAnsiTheme="majorHAnsi" w:cstheme="majorHAnsi"/>
                <w:sz w:val="20"/>
                <w:szCs w:val="20"/>
              </w:rPr>
            </w:pPr>
          </w:p>
        </w:tc>
      </w:tr>
      <w:tr w:rsidR="00E97A5A" w:rsidRPr="0073266D" w14:paraId="49DE6644" w14:textId="77777777" w:rsidTr="0073266D">
        <w:trPr>
          <w:trHeight w:val="240"/>
        </w:trPr>
        <w:tc>
          <w:tcPr>
            <w:tcW w:w="5000" w:type="pct"/>
            <w:gridSpan w:val="9"/>
            <w:tcMar>
              <w:top w:w="0" w:type="dxa"/>
              <w:left w:w="100" w:type="dxa"/>
              <w:bottom w:w="0" w:type="dxa"/>
              <w:right w:w="100" w:type="dxa"/>
            </w:tcMar>
          </w:tcPr>
          <w:p w14:paraId="774C6C29"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Discrimination based on religion?</w:t>
            </w:r>
          </w:p>
        </w:tc>
      </w:tr>
      <w:tr w:rsidR="0073266D" w:rsidRPr="0073266D" w14:paraId="55B2D683" w14:textId="77777777" w:rsidTr="0073266D">
        <w:trPr>
          <w:trHeight w:val="240"/>
        </w:trPr>
        <w:tc>
          <w:tcPr>
            <w:tcW w:w="799" w:type="pct"/>
            <w:tcMar>
              <w:top w:w="0" w:type="dxa"/>
              <w:left w:w="100" w:type="dxa"/>
              <w:bottom w:w="0" w:type="dxa"/>
              <w:right w:w="100" w:type="dxa"/>
            </w:tcMar>
            <w:vAlign w:val="center"/>
          </w:tcPr>
          <w:p w14:paraId="740624D4"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2ABFC8F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0.189</w:t>
            </w:r>
          </w:p>
        </w:tc>
        <w:tc>
          <w:tcPr>
            <w:tcW w:w="555" w:type="pct"/>
            <w:tcMar>
              <w:top w:w="0" w:type="dxa"/>
              <w:left w:w="100" w:type="dxa"/>
              <w:bottom w:w="0" w:type="dxa"/>
              <w:right w:w="100" w:type="dxa"/>
            </w:tcMar>
          </w:tcPr>
          <w:p w14:paraId="1A8D471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0.251</w:t>
            </w:r>
          </w:p>
        </w:tc>
        <w:tc>
          <w:tcPr>
            <w:tcW w:w="603" w:type="pct"/>
            <w:tcMar>
              <w:top w:w="0" w:type="dxa"/>
              <w:left w:w="100" w:type="dxa"/>
              <w:bottom w:w="0" w:type="dxa"/>
              <w:right w:w="100" w:type="dxa"/>
            </w:tcMar>
          </w:tcPr>
          <w:p w14:paraId="38ECAF9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0.237</w:t>
            </w:r>
          </w:p>
        </w:tc>
        <w:tc>
          <w:tcPr>
            <w:tcW w:w="664" w:type="pct"/>
            <w:tcMar>
              <w:top w:w="0" w:type="dxa"/>
              <w:left w:w="100" w:type="dxa"/>
              <w:bottom w:w="0" w:type="dxa"/>
              <w:right w:w="100" w:type="dxa"/>
            </w:tcMar>
          </w:tcPr>
          <w:p w14:paraId="6B183DB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0.000</w:t>
            </w:r>
          </w:p>
        </w:tc>
        <w:tc>
          <w:tcPr>
            <w:tcW w:w="424" w:type="pct"/>
            <w:tcMar>
              <w:top w:w="0" w:type="dxa"/>
              <w:left w:w="100" w:type="dxa"/>
              <w:bottom w:w="0" w:type="dxa"/>
              <w:right w:w="100" w:type="dxa"/>
            </w:tcMar>
          </w:tcPr>
          <w:p w14:paraId="1C039E5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0.228</w:t>
            </w:r>
          </w:p>
        </w:tc>
        <w:tc>
          <w:tcPr>
            <w:tcW w:w="655" w:type="pct"/>
            <w:tcMar>
              <w:top w:w="0" w:type="dxa"/>
              <w:left w:w="100" w:type="dxa"/>
              <w:bottom w:w="0" w:type="dxa"/>
              <w:right w:w="100" w:type="dxa"/>
            </w:tcMar>
          </w:tcPr>
          <w:p w14:paraId="51DE772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0.437</w:t>
            </w:r>
          </w:p>
        </w:tc>
        <w:tc>
          <w:tcPr>
            <w:tcW w:w="427" w:type="pct"/>
            <w:tcMar>
              <w:top w:w="0" w:type="dxa"/>
              <w:left w:w="100" w:type="dxa"/>
              <w:bottom w:w="0" w:type="dxa"/>
              <w:right w:w="100" w:type="dxa"/>
            </w:tcMar>
          </w:tcPr>
          <w:p w14:paraId="5E8DDD3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0.312</w:t>
            </w:r>
          </w:p>
        </w:tc>
        <w:tc>
          <w:tcPr>
            <w:tcW w:w="387" w:type="pct"/>
            <w:tcMar>
              <w:top w:w="0" w:type="dxa"/>
              <w:left w:w="100" w:type="dxa"/>
              <w:bottom w:w="0" w:type="dxa"/>
              <w:right w:w="100" w:type="dxa"/>
            </w:tcMar>
          </w:tcPr>
          <w:p w14:paraId="036BB2B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0.230</w:t>
            </w:r>
          </w:p>
        </w:tc>
      </w:tr>
      <w:tr w:rsidR="0073266D" w:rsidRPr="0073266D" w14:paraId="2F1C394E" w14:textId="77777777" w:rsidTr="0073266D">
        <w:trPr>
          <w:trHeight w:val="270"/>
        </w:trPr>
        <w:tc>
          <w:tcPr>
            <w:tcW w:w="799" w:type="pct"/>
            <w:tcBorders>
              <w:bottom w:val="single" w:sz="8" w:space="0" w:color="000000"/>
            </w:tcBorders>
            <w:tcMar>
              <w:top w:w="0" w:type="dxa"/>
              <w:left w:w="100" w:type="dxa"/>
              <w:bottom w:w="0" w:type="dxa"/>
              <w:right w:w="100" w:type="dxa"/>
            </w:tcMar>
            <w:vAlign w:val="center"/>
          </w:tcPr>
          <w:p w14:paraId="48DC51DB"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Borders>
              <w:bottom w:val="single" w:sz="8" w:space="0" w:color="000000"/>
            </w:tcBorders>
            <w:tcMar>
              <w:top w:w="0" w:type="dxa"/>
              <w:left w:w="100" w:type="dxa"/>
              <w:bottom w:w="0" w:type="dxa"/>
              <w:right w:w="100" w:type="dxa"/>
            </w:tcMar>
          </w:tcPr>
          <w:p w14:paraId="473D187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2,658</w:t>
            </w:r>
          </w:p>
        </w:tc>
        <w:tc>
          <w:tcPr>
            <w:tcW w:w="555" w:type="pct"/>
            <w:tcBorders>
              <w:bottom w:val="single" w:sz="8" w:space="0" w:color="000000"/>
            </w:tcBorders>
            <w:tcMar>
              <w:top w:w="0" w:type="dxa"/>
              <w:left w:w="100" w:type="dxa"/>
              <w:bottom w:w="0" w:type="dxa"/>
              <w:right w:w="100" w:type="dxa"/>
            </w:tcMar>
          </w:tcPr>
          <w:p w14:paraId="0DE0B29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4,273</w:t>
            </w:r>
          </w:p>
        </w:tc>
        <w:tc>
          <w:tcPr>
            <w:tcW w:w="603" w:type="pct"/>
            <w:tcBorders>
              <w:bottom w:val="single" w:sz="8" w:space="0" w:color="000000"/>
            </w:tcBorders>
            <w:tcMar>
              <w:top w:w="0" w:type="dxa"/>
              <w:left w:w="100" w:type="dxa"/>
              <w:bottom w:w="0" w:type="dxa"/>
              <w:right w:w="100" w:type="dxa"/>
            </w:tcMar>
          </w:tcPr>
          <w:p w14:paraId="00306CD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Borders>
              <w:bottom w:val="single" w:sz="8" w:space="0" w:color="000000"/>
            </w:tcBorders>
            <w:tcMar>
              <w:top w:w="0" w:type="dxa"/>
              <w:left w:w="100" w:type="dxa"/>
              <w:bottom w:w="0" w:type="dxa"/>
              <w:right w:w="100" w:type="dxa"/>
            </w:tcMar>
          </w:tcPr>
          <w:p w14:paraId="5CCCB5C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Borders>
              <w:bottom w:val="single" w:sz="8" w:space="0" w:color="000000"/>
            </w:tcBorders>
            <w:tcMar>
              <w:top w:w="0" w:type="dxa"/>
              <w:left w:w="100" w:type="dxa"/>
              <w:bottom w:w="0" w:type="dxa"/>
              <w:right w:w="100" w:type="dxa"/>
            </w:tcMar>
          </w:tcPr>
          <w:p w14:paraId="34671B5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Borders>
              <w:bottom w:val="single" w:sz="8" w:space="0" w:color="000000"/>
            </w:tcBorders>
            <w:tcMar>
              <w:top w:w="0" w:type="dxa"/>
              <w:left w:w="100" w:type="dxa"/>
              <w:bottom w:w="0" w:type="dxa"/>
              <w:right w:w="100" w:type="dxa"/>
            </w:tcMar>
          </w:tcPr>
          <w:p w14:paraId="7290C4B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Borders>
              <w:bottom w:val="single" w:sz="8" w:space="0" w:color="000000"/>
            </w:tcBorders>
            <w:tcMar>
              <w:top w:w="0" w:type="dxa"/>
              <w:left w:w="100" w:type="dxa"/>
              <w:bottom w:w="0" w:type="dxa"/>
              <w:right w:w="100" w:type="dxa"/>
            </w:tcMar>
          </w:tcPr>
          <w:p w14:paraId="36D7F18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w:t>
            </w:r>
          </w:p>
        </w:tc>
        <w:tc>
          <w:tcPr>
            <w:tcW w:w="387" w:type="pct"/>
            <w:tcBorders>
              <w:bottom w:val="single" w:sz="8" w:space="0" w:color="000000"/>
            </w:tcBorders>
            <w:tcMar>
              <w:top w:w="0" w:type="dxa"/>
              <w:left w:w="100" w:type="dxa"/>
              <w:bottom w:w="0" w:type="dxa"/>
              <w:right w:w="100" w:type="dxa"/>
            </w:tcMar>
          </w:tcPr>
          <w:p w14:paraId="1559BFB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7,486</w:t>
            </w:r>
          </w:p>
        </w:tc>
      </w:tr>
    </w:tbl>
    <w:p w14:paraId="4846F497" w14:textId="77777777" w:rsidR="001112D6" w:rsidRPr="001B2966" w:rsidRDefault="00E97A5A" w:rsidP="001B2966">
      <w:pPr>
        <w:spacing w:line="360" w:lineRule="auto"/>
        <w:rPr>
          <w:rFonts w:asciiTheme="majorHAnsi" w:hAnsiTheme="majorHAnsi" w:cstheme="majorHAnsi"/>
          <w:color w:val="000000"/>
          <w:sz w:val="20"/>
          <w:szCs w:val="20"/>
        </w:rPr>
        <w:sectPr w:rsidR="001112D6" w:rsidRPr="001B2966" w:rsidSect="00B342DF">
          <w:pgSz w:w="15840" w:h="12240" w:orient="landscape"/>
          <w:pgMar w:top="1440" w:right="1440" w:bottom="1440" w:left="1440" w:header="720" w:footer="720" w:gutter="0"/>
          <w:cols w:space="720"/>
          <w:docGrid w:linePitch="326"/>
        </w:sectPr>
      </w:pPr>
      <w:r w:rsidRPr="001B2966">
        <w:rPr>
          <w:rFonts w:asciiTheme="majorHAnsi" w:hAnsiTheme="majorHAnsi" w:cstheme="majorHAnsi"/>
          <w:i/>
          <w:iCs/>
          <w:color w:val="000000"/>
          <w:sz w:val="20"/>
          <w:szCs w:val="20"/>
        </w:rPr>
        <w:t xml:space="preserve">Note. </w:t>
      </w:r>
      <w:r w:rsidRPr="001B2966">
        <w:rPr>
          <w:rFonts w:asciiTheme="majorHAnsi" w:hAnsiTheme="majorHAnsi" w:cstheme="majorHAnsi"/>
          <w:color w:val="000000"/>
          <w:sz w:val="20"/>
          <w:szCs w:val="20"/>
        </w:rPr>
        <w:t>The rows include survey items related to college worries. Each item ranges from 0 (</w:t>
      </w:r>
      <w:r w:rsidRPr="001B2966">
        <w:rPr>
          <w:rFonts w:asciiTheme="majorHAnsi" w:hAnsiTheme="majorHAnsi" w:cstheme="majorHAnsi"/>
          <w:i/>
          <w:iCs/>
          <w:color w:val="000000"/>
          <w:sz w:val="20"/>
          <w:szCs w:val="20"/>
        </w:rPr>
        <w:t>not worried at all</w:t>
      </w:r>
      <w:r w:rsidRPr="001B2966">
        <w:rPr>
          <w:rFonts w:asciiTheme="majorHAnsi" w:hAnsiTheme="majorHAnsi" w:cstheme="majorHAnsi"/>
          <w:color w:val="000000"/>
          <w:sz w:val="20"/>
          <w:szCs w:val="20"/>
        </w:rPr>
        <w:t>)</w:t>
      </w:r>
      <w:r w:rsidRPr="001B2966">
        <w:rPr>
          <w:rFonts w:asciiTheme="majorHAnsi" w:hAnsiTheme="majorHAnsi" w:cstheme="majorHAnsi"/>
          <w:i/>
          <w:iCs/>
          <w:color w:val="000000"/>
          <w:sz w:val="20"/>
          <w:szCs w:val="20"/>
        </w:rPr>
        <w:t xml:space="preserve"> </w:t>
      </w:r>
      <w:r w:rsidRPr="001B2966">
        <w:rPr>
          <w:rFonts w:asciiTheme="majorHAnsi" w:hAnsiTheme="majorHAnsi" w:cstheme="majorHAnsi"/>
          <w:color w:val="000000"/>
          <w:sz w:val="20"/>
          <w:szCs w:val="20"/>
        </w:rPr>
        <w:t>to 3 (</w:t>
      </w:r>
      <w:r w:rsidRPr="001B2966">
        <w:rPr>
          <w:rFonts w:asciiTheme="majorHAnsi" w:hAnsiTheme="majorHAnsi" w:cstheme="majorHAnsi"/>
          <w:i/>
          <w:iCs/>
          <w:color w:val="000000"/>
          <w:sz w:val="20"/>
          <w:szCs w:val="20"/>
        </w:rPr>
        <w:t>very worried</w:t>
      </w:r>
      <w:r w:rsidRPr="001B2966">
        <w:rPr>
          <w:rFonts w:asciiTheme="majorHAnsi" w:hAnsiTheme="majorHAnsi" w:cstheme="majorHAnsi"/>
          <w:color w:val="000000"/>
          <w:sz w:val="20"/>
          <w:szCs w:val="20"/>
        </w:rPr>
        <w:t>)</w:t>
      </w:r>
    </w:p>
    <w:p w14:paraId="402016B2" w14:textId="3201B844" w:rsidR="001112D6" w:rsidRPr="000E543C" w:rsidRDefault="001112D6" w:rsidP="001B2966">
      <w:pPr>
        <w:pStyle w:val="Heading1"/>
        <w:spacing w:before="0" w:after="0" w:line="360" w:lineRule="auto"/>
        <w:rPr>
          <w:rFonts w:asciiTheme="majorHAnsi" w:hAnsiTheme="majorHAnsi" w:cstheme="majorHAnsi"/>
          <w:b/>
          <w:bCs/>
          <w:sz w:val="24"/>
          <w:szCs w:val="24"/>
        </w:rPr>
      </w:pPr>
      <w:r w:rsidRPr="000E543C">
        <w:rPr>
          <w:rFonts w:asciiTheme="majorHAnsi" w:hAnsiTheme="majorHAnsi" w:cstheme="majorHAnsi"/>
          <w:b/>
          <w:bCs/>
          <w:sz w:val="24"/>
          <w:szCs w:val="24"/>
        </w:rPr>
        <w:lastRenderedPageBreak/>
        <w:t>Appendix E</w:t>
      </w:r>
    </w:p>
    <w:p w14:paraId="785FD5D5" w14:textId="4186C230" w:rsidR="001112D6" w:rsidRPr="000E543C" w:rsidRDefault="001112D6" w:rsidP="000E543C">
      <w:pPr>
        <w:spacing w:line="360" w:lineRule="auto"/>
        <w:rPr>
          <w:rFonts w:asciiTheme="majorHAnsi" w:hAnsiTheme="majorHAnsi" w:cstheme="majorHAnsi"/>
          <w:i/>
          <w:iCs/>
        </w:rPr>
      </w:pPr>
      <w:r w:rsidRPr="000E543C">
        <w:rPr>
          <w:rFonts w:asciiTheme="majorHAnsi" w:hAnsiTheme="majorHAnsi" w:cstheme="majorHAnsi"/>
          <w:i/>
          <w:iCs/>
        </w:rPr>
        <w:t>Summary Statistics of Qualitative Response Sample</w:t>
      </w:r>
    </w:p>
    <w:tbl>
      <w:tblPr>
        <w:tblW w:w="5000" w:type="pct"/>
        <w:tblCellMar>
          <w:top w:w="15" w:type="dxa"/>
          <w:left w:w="15" w:type="dxa"/>
          <w:bottom w:w="15" w:type="dxa"/>
          <w:right w:w="15" w:type="dxa"/>
        </w:tblCellMar>
        <w:tblLook w:val="04A0" w:firstRow="1" w:lastRow="0" w:firstColumn="1" w:lastColumn="0" w:noHBand="0" w:noVBand="1"/>
      </w:tblPr>
      <w:tblGrid>
        <w:gridCol w:w="6943"/>
        <w:gridCol w:w="1039"/>
        <w:gridCol w:w="1378"/>
      </w:tblGrid>
      <w:tr w:rsidR="001112D6" w:rsidRPr="0073266D" w14:paraId="10FCE583" w14:textId="77777777" w:rsidTr="000E543C">
        <w:trPr>
          <w:trHeight w:val="332"/>
        </w:trPr>
        <w:tc>
          <w:tcPr>
            <w:tcW w:w="3709" w:type="pct"/>
            <w:tcBorders>
              <w:top w:val="single" w:sz="4" w:space="0" w:color="000000"/>
              <w:bottom w:val="single" w:sz="4" w:space="0" w:color="auto"/>
            </w:tcBorders>
            <w:tcMar>
              <w:top w:w="0" w:type="dxa"/>
              <w:left w:w="115" w:type="dxa"/>
              <w:bottom w:w="0" w:type="dxa"/>
              <w:right w:w="115" w:type="dxa"/>
            </w:tcMar>
            <w:vAlign w:val="center"/>
            <w:hideMark/>
          </w:tcPr>
          <w:p w14:paraId="0F9B4A09" w14:textId="77777777" w:rsidR="001112D6" w:rsidRPr="0073266D" w:rsidRDefault="001112D6" w:rsidP="0073266D">
            <w:pPr>
              <w:rPr>
                <w:rFonts w:asciiTheme="majorHAnsi" w:hAnsiTheme="majorHAnsi" w:cstheme="majorHAnsi"/>
                <w:sz w:val="20"/>
                <w:szCs w:val="20"/>
              </w:rPr>
            </w:pPr>
          </w:p>
        </w:tc>
        <w:tc>
          <w:tcPr>
            <w:tcW w:w="555" w:type="pct"/>
            <w:tcBorders>
              <w:top w:val="single" w:sz="4" w:space="0" w:color="000000"/>
              <w:bottom w:val="single" w:sz="4" w:space="0" w:color="auto"/>
            </w:tcBorders>
            <w:tcMar>
              <w:top w:w="0" w:type="dxa"/>
              <w:left w:w="115" w:type="dxa"/>
              <w:bottom w:w="0" w:type="dxa"/>
              <w:right w:w="115" w:type="dxa"/>
            </w:tcMar>
            <w:vAlign w:val="center"/>
            <w:hideMark/>
          </w:tcPr>
          <w:p w14:paraId="5374064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color w:val="000000"/>
                <w:sz w:val="20"/>
                <w:szCs w:val="20"/>
              </w:rPr>
              <w:t>Freq.</w:t>
            </w:r>
          </w:p>
        </w:tc>
        <w:tc>
          <w:tcPr>
            <w:tcW w:w="736" w:type="pct"/>
            <w:tcBorders>
              <w:top w:val="single" w:sz="4" w:space="0" w:color="000000"/>
              <w:bottom w:val="single" w:sz="4" w:space="0" w:color="auto"/>
            </w:tcBorders>
            <w:tcMar>
              <w:top w:w="0" w:type="dxa"/>
              <w:left w:w="115" w:type="dxa"/>
              <w:bottom w:w="0" w:type="dxa"/>
              <w:right w:w="115" w:type="dxa"/>
            </w:tcMar>
            <w:vAlign w:val="center"/>
            <w:hideMark/>
          </w:tcPr>
          <w:p w14:paraId="25217E74"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color w:val="000000"/>
                <w:sz w:val="20"/>
                <w:szCs w:val="20"/>
              </w:rPr>
              <w:t>Percent</w:t>
            </w:r>
          </w:p>
        </w:tc>
      </w:tr>
      <w:tr w:rsidR="001112D6" w:rsidRPr="0073266D" w14:paraId="38CF3966" w14:textId="77777777" w:rsidTr="000E543C">
        <w:tc>
          <w:tcPr>
            <w:tcW w:w="3709" w:type="pct"/>
            <w:tcBorders>
              <w:top w:val="single" w:sz="4" w:space="0" w:color="auto"/>
            </w:tcBorders>
            <w:tcMar>
              <w:top w:w="0" w:type="dxa"/>
              <w:left w:w="115" w:type="dxa"/>
              <w:bottom w:w="0" w:type="dxa"/>
              <w:right w:w="115" w:type="dxa"/>
            </w:tcMar>
            <w:vAlign w:val="center"/>
            <w:hideMark/>
          </w:tcPr>
          <w:p w14:paraId="50FD7D00" w14:textId="77777777" w:rsidR="001112D6" w:rsidRPr="0073266D" w:rsidRDefault="001112D6" w:rsidP="0073266D">
            <w:pPr>
              <w:rPr>
                <w:rFonts w:asciiTheme="majorHAnsi" w:hAnsiTheme="majorHAnsi" w:cstheme="majorHAnsi"/>
                <w:i/>
                <w:iCs/>
                <w:sz w:val="20"/>
                <w:szCs w:val="20"/>
              </w:rPr>
            </w:pPr>
            <w:r w:rsidRPr="0073266D">
              <w:rPr>
                <w:rFonts w:asciiTheme="majorHAnsi" w:hAnsiTheme="majorHAnsi" w:cstheme="majorHAnsi"/>
                <w:i/>
                <w:iCs/>
                <w:color w:val="000000"/>
                <w:sz w:val="20"/>
                <w:szCs w:val="20"/>
              </w:rPr>
              <w:t>Panel A. Gender identity</w:t>
            </w:r>
          </w:p>
        </w:tc>
        <w:tc>
          <w:tcPr>
            <w:tcW w:w="555" w:type="pct"/>
            <w:tcBorders>
              <w:top w:val="single" w:sz="4" w:space="0" w:color="auto"/>
            </w:tcBorders>
            <w:tcMar>
              <w:top w:w="0" w:type="dxa"/>
              <w:left w:w="115" w:type="dxa"/>
              <w:bottom w:w="0" w:type="dxa"/>
              <w:right w:w="115" w:type="dxa"/>
            </w:tcMar>
            <w:vAlign w:val="center"/>
            <w:hideMark/>
          </w:tcPr>
          <w:p w14:paraId="27B13B7F" w14:textId="77777777" w:rsidR="001112D6" w:rsidRPr="0073266D" w:rsidRDefault="001112D6" w:rsidP="0073266D">
            <w:pPr>
              <w:rPr>
                <w:rFonts w:asciiTheme="majorHAnsi" w:hAnsiTheme="majorHAnsi" w:cstheme="majorHAnsi"/>
                <w:sz w:val="20"/>
                <w:szCs w:val="20"/>
              </w:rPr>
            </w:pPr>
          </w:p>
        </w:tc>
        <w:tc>
          <w:tcPr>
            <w:tcW w:w="736" w:type="pct"/>
            <w:tcBorders>
              <w:top w:val="single" w:sz="4" w:space="0" w:color="auto"/>
            </w:tcBorders>
            <w:tcMar>
              <w:top w:w="0" w:type="dxa"/>
              <w:left w:w="115" w:type="dxa"/>
              <w:bottom w:w="0" w:type="dxa"/>
              <w:right w:w="115" w:type="dxa"/>
            </w:tcMar>
            <w:vAlign w:val="center"/>
            <w:hideMark/>
          </w:tcPr>
          <w:p w14:paraId="55445073" w14:textId="77777777" w:rsidR="001112D6" w:rsidRPr="0073266D" w:rsidRDefault="001112D6" w:rsidP="0073266D">
            <w:pPr>
              <w:rPr>
                <w:rFonts w:asciiTheme="majorHAnsi" w:hAnsiTheme="majorHAnsi" w:cstheme="majorHAnsi"/>
                <w:sz w:val="20"/>
                <w:szCs w:val="20"/>
              </w:rPr>
            </w:pPr>
          </w:p>
        </w:tc>
      </w:tr>
      <w:tr w:rsidR="001112D6" w:rsidRPr="0073266D" w14:paraId="0232BB93" w14:textId="77777777" w:rsidTr="0073266D">
        <w:tc>
          <w:tcPr>
            <w:tcW w:w="3709" w:type="pct"/>
            <w:tcMar>
              <w:top w:w="0" w:type="dxa"/>
              <w:left w:w="115" w:type="dxa"/>
              <w:bottom w:w="0" w:type="dxa"/>
              <w:right w:w="115" w:type="dxa"/>
            </w:tcMar>
            <w:vAlign w:val="center"/>
            <w:hideMark/>
          </w:tcPr>
          <w:p w14:paraId="00D9CDEF"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Transgender man</w:t>
            </w:r>
          </w:p>
        </w:tc>
        <w:tc>
          <w:tcPr>
            <w:tcW w:w="555" w:type="pct"/>
            <w:tcMar>
              <w:top w:w="0" w:type="dxa"/>
              <w:left w:w="115" w:type="dxa"/>
              <w:bottom w:w="0" w:type="dxa"/>
              <w:right w:w="115" w:type="dxa"/>
            </w:tcMar>
            <w:vAlign w:val="center"/>
            <w:hideMark/>
          </w:tcPr>
          <w:p w14:paraId="3EBDEF10"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50</w:t>
            </w:r>
          </w:p>
        </w:tc>
        <w:tc>
          <w:tcPr>
            <w:tcW w:w="736" w:type="pct"/>
            <w:tcMar>
              <w:top w:w="0" w:type="dxa"/>
              <w:left w:w="115" w:type="dxa"/>
              <w:bottom w:w="0" w:type="dxa"/>
              <w:right w:w="115" w:type="dxa"/>
            </w:tcMar>
            <w:vAlign w:val="center"/>
            <w:hideMark/>
          </w:tcPr>
          <w:p w14:paraId="17891D38"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14.45</w:t>
            </w:r>
          </w:p>
        </w:tc>
      </w:tr>
      <w:tr w:rsidR="001112D6" w:rsidRPr="0073266D" w14:paraId="3F5A074D" w14:textId="77777777" w:rsidTr="0073266D">
        <w:tc>
          <w:tcPr>
            <w:tcW w:w="3709" w:type="pct"/>
            <w:tcMar>
              <w:top w:w="0" w:type="dxa"/>
              <w:left w:w="115" w:type="dxa"/>
              <w:bottom w:w="0" w:type="dxa"/>
              <w:right w:w="115" w:type="dxa"/>
            </w:tcMar>
            <w:vAlign w:val="center"/>
            <w:hideMark/>
          </w:tcPr>
          <w:p w14:paraId="6F529BCA"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Transgender woman</w:t>
            </w:r>
          </w:p>
        </w:tc>
        <w:tc>
          <w:tcPr>
            <w:tcW w:w="555" w:type="pct"/>
            <w:tcMar>
              <w:top w:w="0" w:type="dxa"/>
              <w:left w:w="115" w:type="dxa"/>
              <w:bottom w:w="0" w:type="dxa"/>
              <w:right w:w="115" w:type="dxa"/>
            </w:tcMar>
            <w:vAlign w:val="center"/>
            <w:hideMark/>
          </w:tcPr>
          <w:p w14:paraId="4F2F86B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17</w:t>
            </w:r>
          </w:p>
        </w:tc>
        <w:tc>
          <w:tcPr>
            <w:tcW w:w="736" w:type="pct"/>
            <w:tcMar>
              <w:top w:w="0" w:type="dxa"/>
              <w:left w:w="115" w:type="dxa"/>
              <w:bottom w:w="0" w:type="dxa"/>
              <w:right w:w="115" w:type="dxa"/>
            </w:tcMar>
            <w:vAlign w:val="center"/>
            <w:hideMark/>
          </w:tcPr>
          <w:p w14:paraId="6D505F04"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4.91</w:t>
            </w:r>
          </w:p>
        </w:tc>
      </w:tr>
      <w:tr w:rsidR="001112D6" w:rsidRPr="0073266D" w14:paraId="625D87C3" w14:textId="77777777" w:rsidTr="0073266D">
        <w:tc>
          <w:tcPr>
            <w:tcW w:w="3709" w:type="pct"/>
            <w:tcMar>
              <w:top w:w="0" w:type="dxa"/>
              <w:left w:w="115" w:type="dxa"/>
              <w:bottom w:w="0" w:type="dxa"/>
              <w:right w:w="115" w:type="dxa"/>
            </w:tcMar>
            <w:vAlign w:val="center"/>
            <w:hideMark/>
          </w:tcPr>
          <w:p w14:paraId="7BD6EF8F"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Nonbinary</w:t>
            </w:r>
          </w:p>
        </w:tc>
        <w:tc>
          <w:tcPr>
            <w:tcW w:w="555" w:type="pct"/>
            <w:tcMar>
              <w:top w:w="0" w:type="dxa"/>
              <w:left w:w="115" w:type="dxa"/>
              <w:bottom w:w="0" w:type="dxa"/>
              <w:right w:w="115" w:type="dxa"/>
            </w:tcMar>
            <w:vAlign w:val="center"/>
            <w:hideMark/>
          </w:tcPr>
          <w:p w14:paraId="7FB131F0"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215</w:t>
            </w:r>
          </w:p>
        </w:tc>
        <w:tc>
          <w:tcPr>
            <w:tcW w:w="736" w:type="pct"/>
            <w:tcMar>
              <w:top w:w="0" w:type="dxa"/>
              <w:left w:w="115" w:type="dxa"/>
              <w:bottom w:w="0" w:type="dxa"/>
              <w:right w:w="115" w:type="dxa"/>
            </w:tcMar>
            <w:vAlign w:val="center"/>
            <w:hideMark/>
          </w:tcPr>
          <w:p w14:paraId="4BD5C118"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62.14</w:t>
            </w:r>
          </w:p>
        </w:tc>
      </w:tr>
      <w:tr w:rsidR="001112D6" w:rsidRPr="0073266D" w14:paraId="03818D13" w14:textId="77777777" w:rsidTr="0073266D">
        <w:tc>
          <w:tcPr>
            <w:tcW w:w="3709" w:type="pct"/>
            <w:tcMar>
              <w:top w:w="0" w:type="dxa"/>
              <w:left w:w="115" w:type="dxa"/>
              <w:bottom w:w="0" w:type="dxa"/>
              <w:right w:w="115" w:type="dxa"/>
            </w:tcMar>
            <w:vAlign w:val="center"/>
            <w:hideMark/>
          </w:tcPr>
          <w:p w14:paraId="392E4012"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Gender diverse/questioning</w:t>
            </w:r>
          </w:p>
        </w:tc>
        <w:tc>
          <w:tcPr>
            <w:tcW w:w="555" w:type="pct"/>
            <w:tcMar>
              <w:top w:w="0" w:type="dxa"/>
              <w:left w:w="115" w:type="dxa"/>
              <w:bottom w:w="0" w:type="dxa"/>
              <w:right w:w="115" w:type="dxa"/>
            </w:tcMar>
            <w:vAlign w:val="center"/>
            <w:hideMark/>
          </w:tcPr>
          <w:p w14:paraId="3E5CD28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64</w:t>
            </w:r>
          </w:p>
        </w:tc>
        <w:tc>
          <w:tcPr>
            <w:tcW w:w="736" w:type="pct"/>
            <w:tcMar>
              <w:top w:w="0" w:type="dxa"/>
              <w:left w:w="115" w:type="dxa"/>
              <w:bottom w:w="0" w:type="dxa"/>
              <w:right w:w="115" w:type="dxa"/>
            </w:tcMar>
            <w:vAlign w:val="center"/>
            <w:hideMark/>
          </w:tcPr>
          <w:p w14:paraId="0A052C4F"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18.50</w:t>
            </w:r>
          </w:p>
        </w:tc>
      </w:tr>
      <w:tr w:rsidR="001112D6" w:rsidRPr="0073266D" w14:paraId="0FFC5A63" w14:textId="77777777" w:rsidTr="0073266D">
        <w:trPr>
          <w:trHeight w:val="323"/>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1C0DB220" w14:textId="77777777" w:rsidR="001112D6" w:rsidRPr="0073266D" w:rsidRDefault="001112D6" w:rsidP="0073266D">
            <w:pPr>
              <w:rPr>
                <w:rFonts w:asciiTheme="majorHAnsi" w:hAnsiTheme="majorHAnsi" w:cstheme="majorHAnsi"/>
                <w:sz w:val="20"/>
                <w:szCs w:val="20"/>
              </w:rPr>
            </w:pPr>
            <w:r w:rsidRPr="0073266D">
              <w:rPr>
                <w:rFonts w:asciiTheme="majorHAnsi" w:hAnsiTheme="majorHAnsi" w:cstheme="majorHAnsi"/>
                <w:color w:val="000000"/>
                <w:sz w:val="20"/>
                <w:szCs w:val="20"/>
              </w:rPr>
              <w:t>  Total reported gender identity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54772D25"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7B0BD521"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100.00</w:t>
            </w:r>
          </w:p>
        </w:tc>
      </w:tr>
      <w:tr w:rsidR="001112D6" w:rsidRPr="0073266D" w14:paraId="490A0454" w14:textId="77777777" w:rsidTr="0073266D">
        <w:tc>
          <w:tcPr>
            <w:tcW w:w="3709" w:type="pct"/>
            <w:tcBorders>
              <w:top w:val="single" w:sz="4" w:space="0" w:color="000000"/>
            </w:tcBorders>
            <w:tcMar>
              <w:top w:w="0" w:type="dxa"/>
              <w:left w:w="115" w:type="dxa"/>
              <w:bottom w:w="0" w:type="dxa"/>
              <w:right w:w="115" w:type="dxa"/>
            </w:tcMar>
            <w:vAlign w:val="center"/>
            <w:hideMark/>
          </w:tcPr>
          <w:p w14:paraId="5F244421" w14:textId="77777777" w:rsidR="001112D6" w:rsidRPr="0073266D" w:rsidRDefault="001112D6" w:rsidP="0073266D">
            <w:pPr>
              <w:rPr>
                <w:rFonts w:asciiTheme="majorHAnsi" w:hAnsiTheme="majorHAnsi" w:cstheme="majorHAnsi"/>
                <w:i/>
                <w:iCs/>
                <w:sz w:val="20"/>
                <w:szCs w:val="20"/>
              </w:rPr>
            </w:pPr>
            <w:r w:rsidRPr="0073266D">
              <w:rPr>
                <w:rFonts w:asciiTheme="majorHAnsi" w:hAnsiTheme="majorHAnsi" w:cstheme="majorHAnsi"/>
                <w:i/>
                <w:iCs/>
                <w:color w:val="000000"/>
                <w:sz w:val="20"/>
                <w:szCs w:val="20"/>
              </w:rPr>
              <w:t>Panel B. Sexual orientation</w:t>
            </w:r>
          </w:p>
        </w:tc>
        <w:tc>
          <w:tcPr>
            <w:tcW w:w="555" w:type="pct"/>
            <w:tcBorders>
              <w:top w:val="single" w:sz="4" w:space="0" w:color="000000"/>
            </w:tcBorders>
            <w:tcMar>
              <w:top w:w="0" w:type="dxa"/>
              <w:left w:w="115" w:type="dxa"/>
              <w:bottom w:w="0" w:type="dxa"/>
              <w:right w:w="115" w:type="dxa"/>
            </w:tcMar>
            <w:vAlign w:val="center"/>
            <w:hideMark/>
          </w:tcPr>
          <w:p w14:paraId="0D56A0B9" w14:textId="77777777" w:rsidR="001112D6" w:rsidRPr="0073266D"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4F60A0EA" w14:textId="77777777" w:rsidR="001112D6" w:rsidRPr="0073266D" w:rsidRDefault="001112D6" w:rsidP="0073266D">
            <w:pPr>
              <w:jc w:val="center"/>
              <w:rPr>
                <w:rFonts w:asciiTheme="majorHAnsi" w:hAnsiTheme="majorHAnsi" w:cstheme="majorHAnsi"/>
                <w:sz w:val="20"/>
                <w:szCs w:val="20"/>
              </w:rPr>
            </w:pPr>
          </w:p>
        </w:tc>
      </w:tr>
      <w:tr w:rsidR="001112D6" w:rsidRPr="0073266D" w14:paraId="2ADB47D5" w14:textId="77777777" w:rsidTr="0073266D">
        <w:tc>
          <w:tcPr>
            <w:tcW w:w="3709" w:type="pct"/>
            <w:tcMar>
              <w:top w:w="0" w:type="dxa"/>
              <w:left w:w="115" w:type="dxa"/>
              <w:bottom w:w="0" w:type="dxa"/>
              <w:right w:w="115" w:type="dxa"/>
            </w:tcMar>
            <w:vAlign w:val="center"/>
            <w:hideMark/>
          </w:tcPr>
          <w:p w14:paraId="2054E3C2"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Straight/heterosexual</w:t>
            </w:r>
          </w:p>
        </w:tc>
        <w:tc>
          <w:tcPr>
            <w:tcW w:w="555" w:type="pct"/>
            <w:tcMar>
              <w:top w:w="0" w:type="dxa"/>
              <w:left w:w="115" w:type="dxa"/>
              <w:bottom w:w="0" w:type="dxa"/>
              <w:right w:w="115" w:type="dxa"/>
            </w:tcMar>
            <w:vAlign w:val="center"/>
            <w:hideMark/>
          </w:tcPr>
          <w:p w14:paraId="73B249C3"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12</w:t>
            </w:r>
          </w:p>
        </w:tc>
        <w:tc>
          <w:tcPr>
            <w:tcW w:w="736" w:type="pct"/>
            <w:tcMar>
              <w:top w:w="0" w:type="dxa"/>
              <w:left w:w="115" w:type="dxa"/>
              <w:bottom w:w="0" w:type="dxa"/>
              <w:right w:w="115" w:type="dxa"/>
            </w:tcMar>
            <w:vAlign w:val="center"/>
            <w:hideMark/>
          </w:tcPr>
          <w:p w14:paraId="19C4B833"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3.47</w:t>
            </w:r>
          </w:p>
        </w:tc>
      </w:tr>
      <w:tr w:rsidR="001112D6" w:rsidRPr="0073266D" w14:paraId="22026DDB" w14:textId="77777777" w:rsidTr="0073266D">
        <w:tc>
          <w:tcPr>
            <w:tcW w:w="3709" w:type="pct"/>
            <w:tcMar>
              <w:top w:w="0" w:type="dxa"/>
              <w:left w:w="115" w:type="dxa"/>
              <w:bottom w:w="0" w:type="dxa"/>
              <w:right w:w="115" w:type="dxa"/>
            </w:tcMar>
            <w:vAlign w:val="center"/>
            <w:hideMark/>
          </w:tcPr>
          <w:p w14:paraId="395F7EE9"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Gay or lesbian</w:t>
            </w:r>
          </w:p>
        </w:tc>
        <w:tc>
          <w:tcPr>
            <w:tcW w:w="555" w:type="pct"/>
            <w:tcMar>
              <w:top w:w="0" w:type="dxa"/>
              <w:left w:w="115" w:type="dxa"/>
              <w:bottom w:w="0" w:type="dxa"/>
              <w:right w:w="115" w:type="dxa"/>
            </w:tcMar>
            <w:vAlign w:val="center"/>
            <w:hideMark/>
          </w:tcPr>
          <w:p w14:paraId="1F9483E4"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69</w:t>
            </w:r>
          </w:p>
        </w:tc>
        <w:tc>
          <w:tcPr>
            <w:tcW w:w="736" w:type="pct"/>
            <w:tcMar>
              <w:top w:w="0" w:type="dxa"/>
              <w:left w:w="115" w:type="dxa"/>
              <w:bottom w:w="0" w:type="dxa"/>
              <w:right w:w="115" w:type="dxa"/>
            </w:tcMar>
            <w:vAlign w:val="center"/>
            <w:hideMark/>
          </w:tcPr>
          <w:p w14:paraId="1F94941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19.94</w:t>
            </w:r>
          </w:p>
        </w:tc>
      </w:tr>
      <w:tr w:rsidR="001112D6" w:rsidRPr="0073266D" w14:paraId="652340C3" w14:textId="77777777" w:rsidTr="0073266D">
        <w:tc>
          <w:tcPr>
            <w:tcW w:w="3709" w:type="pct"/>
            <w:tcMar>
              <w:top w:w="0" w:type="dxa"/>
              <w:left w:w="115" w:type="dxa"/>
              <w:bottom w:w="0" w:type="dxa"/>
              <w:right w:w="115" w:type="dxa"/>
            </w:tcMar>
            <w:vAlign w:val="center"/>
            <w:hideMark/>
          </w:tcPr>
          <w:p w14:paraId="523D3E2E"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Bisexual/pansexual/omnisexual</w:t>
            </w:r>
          </w:p>
        </w:tc>
        <w:tc>
          <w:tcPr>
            <w:tcW w:w="555" w:type="pct"/>
            <w:tcMar>
              <w:top w:w="0" w:type="dxa"/>
              <w:left w:w="115" w:type="dxa"/>
              <w:bottom w:w="0" w:type="dxa"/>
              <w:right w:w="115" w:type="dxa"/>
            </w:tcMar>
            <w:vAlign w:val="center"/>
            <w:hideMark/>
          </w:tcPr>
          <w:p w14:paraId="12873977"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166</w:t>
            </w:r>
          </w:p>
        </w:tc>
        <w:tc>
          <w:tcPr>
            <w:tcW w:w="736" w:type="pct"/>
            <w:tcMar>
              <w:top w:w="0" w:type="dxa"/>
              <w:left w:w="115" w:type="dxa"/>
              <w:bottom w:w="0" w:type="dxa"/>
              <w:right w:w="115" w:type="dxa"/>
            </w:tcMar>
            <w:vAlign w:val="center"/>
            <w:hideMark/>
          </w:tcPr>
          <w:p w14:paraId="68B43A08"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47.98</w:t>
            </w:r>
          </w:p>
        </w:tc>
      </w:tr>
      <w:tr w:rsidR="001112D6" w:rsidRPr="0073266D" w14:paraId="33FD3328" w14:textId="77777777" w:rsidTr="0073266D">
        <w:tc>
          <w:tcPr>
            <w:tcW w:w="3709" w:type="pct"/>
            <w:tcMar>
              <w:top w:w="0" w:type="dxa"/>
              <w:left w:w="115" w:type="dxa"/>
              <w:bottom w:w="0" w:type="dxa"/>
              <w:right w:w="115" w:type="dxa"/>
            </w:tcMar>
            <w:vAlign w:val="center"/>
            <w:hideMark/>
          </w:tcPr>
          <w:p w14:paraId="14785C59"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Asexual/aromantic/demisexual</w:t>
            </w:r>
          </w:p>
        </w:tc>
        <w:tc>
          <w:tcPr>
            <w:tcW w:w="555" w:type="pct"/>
            <w:tcMar>
              <w:top w:w="0" w:type="dxa"/>
              <w:left w:w="115" w:type="dxa"/>
              <w:bottom w:w="0" w:type="dxa"/>
              <w:right w:w="115" w:type="dxa"/>
            </w:tcMar>
            <w:vAlign w:val="center"/>
            <w:hideMark/>
          </w:tcPr>
          <w:p w14:paraId="687B7E33"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41</w:t>
            </w:r>
          </w:p>
        </w:tc>
        <w:tc>
          <w:tcPr>
            <w:tcW w:w="736" w:type="pct"/>
            <w:tcMar>
              <w:top w:w="0" w:type="dxa"/>
              <w:left w:w="115" w:type="dxa"/>
              <w:bottom w:w="0" w:type="dxa"/>
              <w:right w:w="115" w:type="dxa"/>
            </w:tcMar>
            <w:vAlign w:val="center"/>
            <w:hideMark/>
          </w:tcPr>
          <w:p w14:paraId="64A54962"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11.85</w:t>
            </w:r>
          </w:p>
        </w:tc>
      </w:tr>
      <w:tr w:rsidR="001112D6" w:rsidRPr="0073266D" w14:paraId="3138CAC3" w14:textId="77777777" w:rsidTr="0073266D">
        <w:tc>
          <w:tcPr>
            <w:tcW w:w="3709" w:type="pct"/>
            <w:tcMar>
              <w:top w:w="0" w:type="dxa"/>
              <w:left w:w="115" w:type="dxa"/>
              <w:bottom w:w="0" w:type="dxa"/>
              <w:right w:w="115" w:type="dxa"/>
            </w:tcMar>
            <w:vAlign w:val="center"/>
            <w:hideMark/>
          </w:tcPr>
          <w:p w14:paraId="13A0575B"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Other/queer/questioning</w:t>
            </w:r>
          </w:p>
        </w:tc>
        <w:tc>
          <w:tcPr>
            <w:tcW w:w="555" w:type="pct"/>
            <w:tcMar>
              <w:top w:w="0" w:type="dxa"/>
              <w:left w:w="115" w:type="dxa"/>
              <w:bottom w:w="0" w:type="dxa"/>
              <w:right w:w="115" w:type="dxa"/>
            </w:tcMar>
            <w:vAlign w:val="center"/>
            <w:hideMark/>
          </w:tcPr>
          <w:p w14:paraId="0943FF0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38</w:t>
            </w:r>
          </w:p>
        </w:tc>
        <w:tc>
          <w:tcPr>
            <w:tcW w:w="736" w:type="pct"/>
            <w:tcMar>
              <w:top w:w="0" w:type="dxa"/>
              <w:left w:w="115" w:type="dxa"/>
              <w:bottom w:w="0" w:type="dxa"/>
              <w:right w:w="115" w:type="dxa"/>
            </w:tcMar>
            <w:vAlign w:val="center"/>
            <w:hideMark/>
          </w:tcPr>
          <w:p w14:paraId="109B4F2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10.98</w:t>
            </w:r>
          </w:p>
        </w:tc>
      </w:tr>
      <w:tr w:rsidR="001112D6" w:rsidRPr="0073266D" w14:paraId="7A7BEA5E" w14:textId="77777777" w:rsidTr="0073266D">
        <w:tc>
          <w:tcPr>
            <w:tcW w:w="3709" w:type="pct"/>
            <w:tcBorders>
              <w:bottom w:val="single" w:sz="4" w:space="0" w:color="000000"/>
            </w:tcBorders>
            <w:tcMar>
              <w:top w:w="0" w:type="dxa"/>
              <w:left w:w="115" w:type="dxa"/>
              <w:bottom w:w="0" w:type="dxa"/>
              <w:right w:w="115" w:type="dxa"/>
            </w:tcMar>
            <w:vAlign w:val="center"/>
            <w:hideMark/>
          </w:tcPr>
          <w:p w14:paraId="6AC75FC6"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Prefer not to say</w:t>
            </w:r>
          </w:p>
        </w:tc>
        <w:tc>
          <w:tcPr>
            <w:tcW w:w="555" w:type="pct"/>
            <w:tcBorders>
              <w:bottom w:val="single" w:sz="4" w:space="0" w:color="000000"/>
            </w:tcBorders>
            <w:tcMar>
              <w:top w:w="0" w:type="dxa"/>
              <w:left w:w="115" w:type="dxa"/>
              <w:bottom w:w="0" w:type="dxa"/>
              <w:right w:w="115" w:type="dxa"/>
            </w:tcMar>
            <w:vAlign w:val="center"/>
            <w:hideMark/>
          </w:tcPr>
          <w:p w14:paraId="7DB20CF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736" w:type="pct"/>
            <w:tcBorders>
              <w:bottom w:val="single" w:sz="4" w:space="0" w:color="000000"/>
            </w:tcBorders>
            <w:tcMar>
              <w:top w:w="0" w:type="dxa"/>
              <w:left w:w="115" w:type="dxa"/>
              <w:bottom w:w="0" w:type="dxa"/>
              <w:right w:w="115" w:type="dxa"/>
            </w:tcMar>
            <w:vAlign w:val="center"/>
            <w:hideMark/>
          </w:tcPr>
          <w:p w14:paraId="32A83812"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5.78</w:t>
            </w:r>
          </w:p>
        </w:tc>
      </w:tr>
      <w:tr w:rsidR="001112D6" w:rsidRPr="0073266D" w14:paraId="5F42F647" w14:textId="77777777" w:rsidTr="0073266D">
        <w:trPr>
          <w:trHeight w:val="287"/>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EDB248F" w14:textId="77777777" w:rsidR="001112D6" w:rsidRPr="0073266D" w:rsidRDefault="001112D6" w:rsidP="0073266D">
            <w:pPr>
              <w:rPr>
                <w:rFonts w:asciiTheme="majorHAnsi" w:hAnsiTheme="majorHAnsi" w:cstheme="majorHAnsi"/>
                <w:sz w:val="20"/>
                <w:szCs w:val="20"/>
              </w:rPr>
            </w:pPr>
            <w:r w:rsidRPr="0073266D">
              <w:rPr>
                <w:rFonts w:asciiTheme="majorHAnsi" w:hAnsiTheme="majorHAnsi" w:cstheme="majorHAnsi"/>
                <w:color w:val="000000"/>
                <w:sz w:val="20"/>
                <w:szCs w:val="20"/>
              </w:rPr>
              <w:t>  Total reported sexual orientation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3816914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54D089C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100.00</w:t>
            </w:r>
          </w:p>
        </w:tc>
      </w:tr>
      <w:tr w:rsidR="001112D6" w:rsidRPr="0073266D" w14:paraId="08CE502A" w14:textId="77777777" w:rsidTr="0073266D">
        <w:tc>
          <w:tcPr>
            <w:tcW w:w="3709" w:type="pct"/>
            <w:tcBorders>
              <w:top w:val="single" w:sz="4" w:space="0" w:color="000000"/>
            </w:tcBorders>
            <w:tcMar>
              <w:top w:w="0" w:type="dxa"/>
              <w:left w:w="115" w:type="dxa"/>
              <w:bottom w:w="0" w:type="dxa"/>
              <w:right w:w="115" w:type="dxa"/>
            </w:tcMar>
            <w:vAlign w:val="center"/>
            <w:hideMark/>
          </w:tcPr>
          <w:p w14:paraId="26EEF137" w14:textId="77777777" w:rsidR="001112D6" w:rsidRPr="0073266D" w:rsidRDefault="001112D6" w:rsidP="0073266D">
            <w:pPr>
              <w:rPr>
                <w:rFonts w:asciiTheme="majorHAnsi" w:hAnsiTheme="majorHAnsi" w:cstheme="majorHAnsi"/>
                <w:i/>
                <w:iCs/>
                <w:sz w:val="20"/>
                <w:szCs w:val="20"/>
              </w:rPr>
            </w:pPr>
            <w:r w:rsidRPr="0073266D">
              <w:rPr>
                <w:rFonts w:asciiTheme="majorHAnsi" w:hAnsiTheme="majorHAnsi" w:cstheme="majorHAnsi"/>
                <w:i/>
                <w:iCs/>
                <w:color w:val="000000"/>
                <w:sz w:val="20"/>
                <w:szCs w:val="20"/>
              </w:rPr>
              <w:t>Panel C. Race/ethnicity</w:t>
            </w:r>
          </w:p>
        </w:tc>
        <w:tc>
          <w:tcPr>
            <w:tcW w:w="555" w:type="pct"/>
            <w:tcBorders>
              <w:top w:val="single" w:sz="4" w:space="0" w:color="000000"/>
            </w:tcBorders>
            <w:tcMar>
              <w:top w:w="0" w:type="dxa"/>
              <w:left w:w="115" w:type="dxa"/>
              <w:bottom w:w="0" w:type="dxa"/>
              <w:right w:w="115" w:type="dxa"/>
            </w:tcMar>
            <w:vAlign w:val="center"/>
            <w:hideMark/>
          </w:tcPr>
          <w:p w14:paraId="37A88247" w14:textId="77777777" w:rsidR="001112D6" w:rsidRPr="0073266D"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569AB994" w14:textId="77777777" w:rsidR="001112D6" w:rsidRPr="0073266D" w:rsidRDefault="001112D6" w:rsidP="0073266D">
            <w:pPr>
              <w:jc w:val="center"/>
              <w:rPr>
                <w:rFonts w:asciiTheme="majorHAnsi" w:hAnsiTheme="majorHAnsi" w:cstheme="majorHAnsi"/>
                <w:sz w:val="20"/>
                <w:szCs w:val="20"/>
              </w:rPr>
            </w:pPr>
          </w:p>
        </w:tc>
      </w:tr>
      <w:tr w:rsidR="001112D6" w:rsidRPr="0073266D" w14:paraId="75F1B98C" w14:textId="77777777" w:rsidTr="0073266D">
        <w:tc>
          <w:tcPr>
            <w:tcW w:w="3709" w:type="pct"/>
            <w:tcMar>
              <w:top w:w="0" w:type="dxa"/>
              <w:left w:w="115" w:type="dxa"/>
              <w:bottom w:w="0" w:type="dxa"/>
              <w:right w:w="115" w:type="dxa"/>
            </w:tcMar>
            <w:vAlign w:val="center"/>
            <w:hideMark/>
          </w:tcPr>
          <w:p w14:paraId="6DE61639"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American Indian/Alaskan Native</w:t>
            </w:r>
          </w:p>
        </w:tc>
        <w:tc>
          <w:tcPr>
            <w:tcW w:w="555" w:type="pct"/>
            <w:tcMar>
              <w:top w:w="0" w:type="dxa"/>
              <w:left w:w="115" w:type="dxa"/>
              <w:bottom w:w="0" w:type="dxa"/>
              <w:right w:w="115" w:type="dxa"/>
            </w:tcMar>
            <w:vAlign w:val="center"/>
            <w:hideMark/>
          </w:tcPr>
          <w:p w14:paraId="2EEF870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13</w:t>
            </w:r>
          </w:p>
        </w:tc>
        <w:tc>
          <w:tcPr>
            <w:tcW w:w="736" w:type="pct"/>
            <w:tcMar>
              <w:top w:w="0" w:type="dxa"/>
              <w:left w:w="115" w:type="dxa"/>
              <w:bottom w:w="0" w:type="dxa"/>
              <w:right w:w="115" w:type="dxa"/>
            </w:tcMar>
            <w:vAlign w:val="center"/>
            <w:hideMark/>
          </w:tcPr>
          <w:p w14:paraId="361C478D"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3.76</w:t>
            </w:r>
          </w:p>
        </w:tc>
      </w:tr>
      <w:tr w:rsidR="001112D6" w:rsidRPr="0073266D" w14:paraId="16C15D08" w14:textId="77777777" w:rsidTr="0073266D">
        <w:tc>
          <w:tcPr>
            <w:tcW w:w="3709" w:type="pct"/>
            <w:tcMar>
              <w:top w:w="0" w:type="dxa"/>
              <w:left w:w="115" w:type="dxa"/>
              <w:bottom w:w="0" w:type="dxa"/>
              <w:right w:w="115" w:type="dxa"/>
            </w:tcMar>
            <w:vAlign w:val="center"/>
            <w:hideMark/>
          </w:tcPr>
          <w:p w14:paraId="55681B15"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Black/African American</w:t>
            </w:r>
          </w:p>
        </w:tc>
        <w:tc>
          <w:tcPr>
            <w:tcW w:w="555" w:type="pct"/>
            <w:tcMar>
              <w:top w:w="0" w:type="dxa"/>
              <w:left w:w="115" w:type="dxa"/>
              <w:bottom w:w="0" w:type="dxa"/>
              <w:right w:w="115" w:type="dxa"/>
            </w:tcMar>
            <w:vAlign w:val="center"/>
            <w:hideMark/>
          </w:tcPr>
          <w:p w14:paraId="15E3CBC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27</w:t>
            </w:r>
          </w:p>
        </w:tc>
        <w:tc>
          <w:tcPr>
            <w:tcW w:w="736" w:type="pct"/>
            <w:tcMar>
              <w:top w:w="0" w:type="dxa"/>
              <w:left w:w="115" w:type="dxa"/>
              <w:bottom w:w="0" w:type="dxa"/>
              <w:right w:w="115" w:type="dxa"/>
            </w:tcMar>
            <w:vAlign w:val="center"/>
            <w:hideMark/>
          </w:tcPr>
          <w:p w14:paraId="5F0D27E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7.80</w:t>
            </w:r>
          </w:p>
        </w:tc>
      </w:tr>
      <w:tr w:rsidR="001112D6" w:rsidRPr="0073266D" w14:paraId="7C40AC67" w14:textId="77777777" w:rsidTr="0073266D">
        <w:tc>
          <w:tcPr>
            <w:tcW w:w="3709" w:type="pct"/>
            <w:tcMar>
              <w:top w:w="0" w:type="dxa"/>
              <w:left w:w="115" w:type="dxa"/>
              <w:bottom w:w="0" w:type="dxa"/>
              <w:right w:w="115" w:type="dxa"/>
            </w:tcMar>
            <w:vAlign w:val="center"/>
            <w:hideMark/>
          </w:tcPr>
          <w:p w14:paraId="131ABCA6"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Hispanic/Latinx</w:t>
            </w:r>
          </w:p>
        </w:tc>
        <w:tc>
          <w:tcPr>
            <w:tcW w:w="555" w:type="pct"/>
            <w:tcMar>
              <w:top w:w="0" w:type="dxa"/>
              <w:left w:w="115" w:type="dxa"/>
              <w:bottom w:w="0" w:type="dxa"/>
              <w:right w:w="115" w:type="dxa"/>
            </w:tcMar>
            <w:vAlign w:val="center"/>
            <w:hideMark/>
          </w:tcPr>
          <w:p w14:paraId="03C3DD63"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143</w:t>
            </w:r>
          </w:p>
        </w:tc>
        <w:tc>
          <w:tcPr>
            <w:tcW w:w="736" w:type="pct"/>
            <w:tcMar>
              <w:top w:w="0" w:type="dxa"/>
              <w:left w:w="115" w:type="dxa"/>
              <w:bottom w:w="0" w:type="dxa"/>
              <w:right w:w="115" w:type="dxa"/>
            </w:tcMar>
            <w:vAlign w:val="center"/>
            <w:hideMark/>
          </w:tcPr>
          <w:p w14:paraId="0C10D178"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41.33</w:t>
            </w:r>
          </w:p>
        </w:tc>
      </w:tr>
      <w:tr w:rsidR="001112D6" w:rsidRPr="0073266D" w14:paraId="70165DD5" w14:textId="77777777" w:rsidTr="0073266D">
        <w:tc>
          <w:tcPr>
            <w:tcW w:w="3709" w:type="pct"/>
            <w:tcMar>
              <w:top w:w="0" w:type="dxa"/>
              <w:left w:w="115" w:type="dxa"/>
              <w:bottom w:w="0" w:type="dxa"/>
              <w:right w:w="115" w:type="dxa"/>
            </w:tcMar>
            <w:vAlign w:val="center"/>
            <w:hideMark/>
          </w:tcPr>
          <w:p w14:paraId="5822D404"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Pacific Islander</w:t>
            </w:r>
          </w:p>
        </w:tc>
        <w:tc>
          <w:tcPr>
            <w:tcW w:w="555" w:type="pct"/>
            <w:tcMar>
              <w:top w:w="0" w:type="dxa"/>
              <w:left w:w="115" w:type="dxa"/>
              <w:bottom w:w="0" w:type="dxa"/>
              <w:right w:w="115" w:type="dxa"/>
            </w:tcMar>
            <w:vAlign w:val="center"/>
            <w:hideMark/>
          </w:tcPr>
          <w:p w14:paraId="4B2C8D2C"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w:t>
            </w:r>
          </w:p>
        </w:tc>
        <w:tc>
          <w:tcPr>
            <w:tcW w:w="736" w:type="pct"/>
            <w:tcMar>
              <w:top w:w="0" w:type="dxa"/>
              <w:left w:w="115" w:type="dxa"/>
              <w:bottom w:w="0" w:type="dxa"/>
              <w:right w:w="115" w:type="dxa"/>
            </w:tcMar>
            <w:vAlign w:val="center"/>
            <w:hideMark/>
          </w:tcPr>
          <w:p w14:paraId="0730A42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1.45</w:t>
            </w:r>
          </w:p>
        </w:tc>
      </w:tr>
      <w:tr w:rsidR="001112D6" w:rsidRPr="0073266D" w14:paraId="45B9CBAC" w14:textId="77777777" w:rsidTr="0073266D">
        <w:tc>
          <w:tcPr>
            <w:tcW w:w="3709" w:type="pct"/>
            <w:tcMar>
              <w:top w:w="0" w:type="dxa"/>
              <w:left w:w="115" w:type="dxa"/>
              <w:bottom w:w="0" w:type="dxa"/>
              <w:right w:w="115" w:type="dxa"/>
            </w:tcMar>
            <w:vAlign w:val="center"/>
            <w:hideMark/>
          </w:tcPr>
          <w:p w14:paraId="251AA346"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Filipino</w:t>
            </w:r>
          </w:p>
        </w:tc>
        <w:tc>
          <w:tcPr>
            <w:tcW w:w="555" w:type="pct"/>
            <w:tcMar>
              <w:top w:w="0" w:type="dxa"/>
              <w:left w:w="115" w:type="dxa"/>
              <w:bottom w:w="0" w:type="dxa"/>
              <w:right w:w="115" w:type="dxa"/>
            </w:tcMar>
            <w:vAlign w:val="center"/>
            <w:hideMark/>
          </w:tcPr>
          <w:p w14:paraId="09F687AE"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18</w:t>
            </w:r>
          </w:p>
        </w:tc>
        <w:tc>
          <w:tcPr>
            <w:tcW w:w="736" w:type="pct"/>
            <w:tcMar>
              <w:top w:w="0" w:type="dxa"/>
              <w:left w:w="115" w:type="dxa"/>
              <w:bottom w:w="0" w:type="dxa"/>
              <w:right w:w="115" w:type="dxa"/>
            </w:tcMar>
            <w:vAlign w:val="center"/>
            <w:hideMark/>
          </w:tcPr>
          <w:p w14:paraId="51BFCA1E"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5.20</w:t>
            </w:r>
          </w:p>
        </w:tc>
      </w:tr>
      <w:tr w:rsidR="001112D6" w:rsidRPr="0073266D" w14:paraId="0F35EF65" w14:textId="77777777" w:rsidTr="0073266D">
        <w:tc>
          <w:tcPr>
            <w:tcW w:w="3709" w:type="pct"/>
            <w:tcMar>
              <w:top w:w="0" w:type="dxa"/>
              <w:left w:w="115" w:type="dxa"/>
              <w:bottom w:w="0" w:type="dxa"/>
              <w:right w:w="115" w:type="dxa"/>
            </w:tcMar>
            <w:vAlign w:val="center"/>
            <w:hideMark/>
          </w:tcPr>
          <w:p w14:paraId="03C7591C"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Asian</w:t>
            </w:r>
          </w:p>
        </w:tc>
        <w:tc>
          <w:tcPr>
            <w:tcW w:w="555" w:type="pct"/>
            <w:tcMar>
              <w:top w:w="0" w:type="dxa"/>
              <w:left w:w="115" w:type="dxa"/>
              <w:bottom w:w="0" w:type="dxa"/>
              <w:right w:w="115" w:type="dxa"/>
            </w:tcMar>
            <w:vAlign w:val="center"/>
            <w:hideMark/>
          </w:tcPr>
          <w:p w14:paraId="11B22F90"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43</w:t>
            </w:r>
          </w:p>
        </w:tc>
        <w:tc>
          <w:tcPr>
            <w:tcW w:w="736" w:type="pct"/>
            <w:tcMar>
              <w:top w:w="0" w:type="dxa"/>
              <w:left w:w="115" w:type="dxa"/>
              <w:bottom w:w="0" w:type="dxa"/>
              <w:right w:w="115" w:type="dxa"/>
            </w:tcMar>
            <w:vAlign w:val="center"/>
            <w:hideMark/>
          </w:tcPr>
          <w:p w14:paraId="7BD7571D"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12.43</w:t>
            </w:r>
          </w:p>
        </w:tc>
      </w:tr>
      <w:tr w:rsidR="001112D6" w:rsidRPr="0073266D" w14:paraId="516CDBCD" w14:textId="77777777" w:rsidTr="0073266D">
        <w:tc>
          <w:tcPr>
            <w:tcW w:w="3709" w:type="pct"/>
            <w:tcMar>
              <w:top w:w="0" w:type="dxa"/>
              <w:left w:w="115" w:type="dxa"/>
              <w:bottom w:w="0" w:type="dxa"/>
              <w:right w:w="115" w:type="dxa"/>
            </w:tcMar>
            <w:vAlign w:val="center"/>
            <w:hideMark/>
          </w:tcPr>
          <w:p w14:paraId="232DB2E9"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Other</w:t>
            </w:r>
          </w:p>
        </w:tc>
        <w:tc>
          <w:tcPr>
            <w:tcW w:w="555" w:type="pct"/>
            <w:tcMar>
              <w:top w:w="0" w:type="dxa"/>
              <w:left w:w="115" w:type="dxa"/>
              <w:bottom w:w="0" w:type="dxa"/>
              <w:right w:w="115" w:type="dxa"/>
            </w:tcMar>
            <w:vAlign w:val="center"/>
            <w:hideMark/>
          </w:tcPr>
          <w:p w14:paraId="2B35577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w:t>
            </w:r>
          </w:p>
        </w:tc>
        <w:tc>
          <w:tcPr>
            <w:tcW w:w="736" w:type="pct"/>
            <w:tcMar>
              <w:top w:w="0" w:type="dxa"/>
              <w:left w:w="115" w:type="dxa"/>
              <w:bottom w:w="0" w:type="dxa"/>
              <w:right w:w="115" w:type="dxa"/>
            </w:tcMar>
            <w:vAlign w:val="center"/>
            <w:hideMark/>
          </w:tcPr>
          <w:p w14:paraId="3869E46C"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0.87</w:t>
            </w:r>
          </w:p>
        </w:tc>
      </w:tr>
      <w:tr w:rsidR="001112D6" w:rsidRPr="0073266D" w14:paraId="6A5922EF" w14:textId="77777777" w:rsidTr="0073266D">
        <w:tc>
          <w:tcPr>
            <w:tcW w:w="3709" w:type="pct"/>
            <w:tcBorders>
              <w:bottom w:val="single" w:sz="4" w:space="0" w:color="000000"/>
            </w:tcBorders>
            <w:tcMar>
              <w:top w:w="0" w:type="dxa"/>
              <w:left w:w="115" w:type="dxa"/>
              <w:bottom w:w="0" w:type="dxa"/>
              <w:right w:w="115" w:type="dxa"/>
            </w:tcMar>
            <w:vAlign w:val="center"/>
            <w:hideMark/>
          </w:tcPr>
          <w:p w14:paraId="583915C6" w14:textId="495B68D0"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White/</w:t>
            </w:r>
            <w:del w:id="438" w:author="Kerith Conron" w:date="2026-03-03T16:20:00Z" w16du:dateUtc="2026-03-03T21:20:00Z">
              <w:r w:rsidRPr="0073266D" w:rsidDel="007016FB">
                <w:rPr>
                  <w:rFonts w:asciiTheme="majorHAnsi" w:hAnsiTheme="majorHAnsi" w:cstheme="majorHAnsi"/>
                  <w:color w:val="000000"/>
                  <w:sz w:val="20"/>
                  <w:szCs w:val="20"/>
                </w:rPr>
                <w:delText>Non-Hispanic</w:delText>
              </w:r>
            </w:del>
            <w:ins w:id="439" w:author="Kerith Conron" w:date="2026-03-03T16:20:00Z" w16du:dateUtc="2026-03-03T21:20:00Z">
              <w:r w:rsidR="007016FB" w:rsidRPr="0073266D">
                <w:rPr>
                  <w:rFonts w:asciiTheme="majorHAnsi" w:hAnsiTheme="majorHAnsi" w:cstheme="majorHAnsi"/>
                  <w:color w:val="000000"/>
                  <w:sz w:val="20"/>
                  <w:szCs w:val="20"/>
                </w:rPr>
                <w:t>non-Hispanic</w:t>
              </w:r>
            </w:ins>
          </w:p>
        </w:tc>
        <w:tc>
          <w:tcPr>
            <w:tcW w:w="555" w:type="pct"/>
            <w:tcBorders>
              <w:bottom w:val="single" w:sz="4" w:space="0" w:color="000000"/>
            </w:tcBorders>
            <w:tcMar>
              <w:top w:w="0" w:type="dxa"/>
              <w:left w:w="115" w:type="dxa"/>
              <w:bottom w:w="0" w:type="dxa"/>
              <w:right w:w="115" w:type="dxa"/>
            </w:tcMar>
            <w:vAlign w:val="center"/>
            <w:hideMark/>
          </w:tcPr>
          <w:p w14:paraId="21051FA7"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94</w:t>
            </w:r>
          </w:p>
        </w:tc>
        <w:tc>
          <w:tcPr>
            <w:tcW w:w="736" w:type="pct"/>
            <w:tcBorders>
              <w:bottom w:val="single" w:sz="4" w:space="0" w:color="000000"/>
            </w:tcBorders>
            <w:tcMar>
              <w:top w:w="0" w:type="dxa"/>
              <w:left w:w="115" w:type="dxa"/>
              <w:bottom w:w="0" w:type="dxa"/>
              <w:right w:w="115" w:type="dxa"/>
            </w:tcMar>
            <w:vAlign w:val="center"/>
            <w:hideMark/>
          </w:tcPr>
          <w:p w14:paraId="5C9C118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27.17</w:t>
            </w:r>
          </w:p>
        </w:tc>
      </w:tr>
      <w:tr w:rsidR="001112D6" w:rsidRPr="0073266D" w14:paraId="087992D0" w14:textId="77777777" w:rsidTr="0073266D">
        <w:trPr>
          <w:trHeight w:val="359"/>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89E222F" w14:textId="77777777" w:rsidR="001112D6" w:rsidRPr="0073266D" w:rsidRDefault="001112D6" w:rsidP="0073266D">
            <w:pPr>
              <w:rPr>
                <w:rFonts w:asciiTheme="majorHAnsi" w:hAnsiTheme="majorHAnsi" w:cstheme="majorHAnsi"/>
                <w:sz w:val="20"/>
                <w:szCs w:val="20"/>
              </w:rPr>
            </w:pPr>
            <w:r w:rsidRPr="0073266D">
              <w:rPr>
                <w:rFonts w:asciiTheme="majorHAnsi" w:hAnsiTheme="majorHAnsi" w:cstheme="majorHAnsi"/>
                <w:color w:val="000000"/>
                <w:sz w:val="20"/>
                <w:szCs w:val="20"/>
              </w:rPr>
              <w:t>  Total reported race/ethnicity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65924C7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388CB14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100.00</w:t>
            </w:r>
          </w:p>
        </w:tc>
      </w:tr>
      <w:tr w:rsidR="001112D6" w:rsidRPr="0073266D" w14:paraId="1777290F" w14:textId="77777777" w:rsidTr="0073266D">
        <w:tc>
          <w:tcPr>
            <w:tcW w:w="3709" w:type="pct"/>
            <w:tcBorders>
              <w:top w:val="single" w:sz="4" w:space="0" w:color="000000"/>
            </w:tcBorders>
            <w:tcMar>
              <w:top w:w="0" w:type="dxa"/>
              <w:left w:w="115" w:type="dxa"/>
              <w:bottom w:w="0" w:type="dxa"/>
              <w:right w:w="115" w:type="dxa"/>
            </w:tcMar>
            <w:vAlign w:val="center"/>
            <w:hideMark/>
          </w:tcPr>
          <w:p w14:paraId="3B01FADF" w14:textId="77777777" w:rsidR="001112D6" w:rsidRPr="0073266D" w:rsidRDefault="001112D6" w:rsidP="0073266D">
            <w:pPr>
              <w:rPr>
                <w:rFonts w:asciiTheme="majorHAnsi" w:hAnsiTheme="majorHAnsi" w:cstheme="majorHAnsi"/>
                <w:i/>
                <w:iCs/>
                <w:sz w:val="20"/>
                <w:szCs w:val="20"/>
              </w:rPr>
            </w:pPr>
            <w:r w:rsidRPr="0073266D">
              <w:rPr>
                <w:rFonts w:asciiTheme="majorHAnsi" w:hAnsiTheme="majorHAnsi" w:cstheme="majorHAnsi"/>
                <w:i/>
                <w:iCs/>
                <w:color w:val="000000"/>
                <w:sz w:val="20"/>
                <w:szCs w:val="20"/>
              </w:rPr>
              <w:t>Panel D. Highest level of education among parents</w:t>
            </w:r>
          </w:p>
        </w:tc>
        <w:tc>
          <w:tcPr>
            <w:tcW w:w="555" w:type="pct"/>
            <w:tcBorders>
              <w:top w:val="single" w:sz="4" w:space="0" w:color="000000"/>
            </w:tcBorders>
            <w:tcMar>
              <w:top w:w="0" w:type="dxa"/>
              <w:left w:w="115" w:type="dxa"/>
              <w:bottom w:w="0" w:type="dxa"/>
              <w:right w:w="115" w:type="dxa"/>
            </w:tcMar>
            <w:vAlign w:val="center"/>
            <w:hideMark/>
          </w:tcPr>
          <w:p w14:paraId="56021786" w14:textId="77777777" w:rsidR="001112D6" w:rsidRPr="0073266D"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294D59B4" w14:textId="77777777" w:rsidR="001112D6" w:rsidRPr="0073266D" w:rsidRDefault="001112D6" w:rsidP="0073266D">
            <w:pPr>
              <w:jc w:val="center"/>
              <w:rPr>
                <w:rFonts w:asciiTheme="majorHAnsi" w:hAnsiTheme="majorHAnsi" w:cstheme="majorHAnsi"/>
                <w:sz w:val="20"/>
                <w:szCs w:val="20"/>
              </w:rPr>
            </w:pPr>
          </w:p>
        </w:tc>
      </w:tr>
      <w:tr w:rsidR="001112D6" w:rsidRPr="0073266D" w14:paraId="2F9524ED" w14:textId="77777777" w:rsidTr="0073266D">
        <w:tc>
          <w:tcPr>
            <w:tcW w:w="3709" w:type="pct"/>
            <w:tcMar>
              <w:top w:w="0" w:type="dxa"/>
              <w:left w:w="115" w:type="dxa"/>
              <w:bottom w:w="0" w:type="dxa"/>
              <w:right w:w="115" w:type="dxa"/>
            </w:tcMar>
            <w:vAlign w:val="center"/>
            <w:hideMark/>
          </w:tcPr>
          <w:p w14:paraId="516ECFAF"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Did not complete high school</w:t>
            </w:r>
          </w:p>
        </w:tc>
        <w:tc>
          <w:tcPr>
            <w:tcW w:w="555" w:type="pct"/>
            <w:tcMar>
              <w:top w:w="0" w:type="dxa"/>
              <w:left w:w="115" w:type="dxa"/>
              <w:bottom w:w="0" w:type="dxa"/>
              <w:right w:w="115" w:type="dxa"/>
            </w:tcMar>
            <w:vAlign w:val="center"/>
            <w:hideMark/>
          </w:tcPr>
          <w:p w14:paraId="23223EFF"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42</w:t>
            </w:r>
          </w:p>
        </w:tc>
        <w:tc>
          <w:tcPr>
            <w:tcW w:w="736" w:type="pct"/>
            <w:tcMar>
              <w:top w:w="0" w:type="dxa"/>
              <w:left w:w="115" w:type="dxa"/>
              <w:bottom w:w="0" w:type="dxa"/>
              <w:right w:w="115" w:type="dxa"/>
            </w:tcMar>
            <w:vAlign w:val="center"/>
            <w:hideMark/>
          </w:tcPr>
          <w:p w14:paraId="73D78EF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12.14</w:t>
            </w:r>
          </w:p>
        </w:tc>
      </w:tr>
      <w:tr w:rsidR="001112D6" w:rsidRPr="0073266D" w14:paraId="676DB961" w14:textId="77777777" w:rsidTr="0073266D">
        <w:tc>
          <w:tcPr>
            <w:tcW w:w="3709" w:type="pct"/>
            <w:tcMar>
              <w:top w:w="0" w:type="dxa"/>
              <w:left w:w="115" w:type="dxa"/>
              <w:bottom w:w="0" w:type="dxa"/>
              <w:right w:w="115" w:type="dxa"/>
            </w:tcMar>
            <w:vAlign w:val="center"/>
            <w:hideMark/>
          </w:tcPr>
          <w:p w14:paraId="07B6679A"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High school diploma</w:t>
            </w:r>
          </w:p>
        </w:tc>
        <w:tc>
          <w:tcPr>
            <w:tcW w:w="555" w:type="pct"/>
            <w:tcMar>
              <w:top w:w="0" w:type="dxa"/>
              <w:left w:w="115" w:type="dxa"/>
              <w:bottom w:w="0" w:type="dxa"/>
              <w:right w:w="115" w:type="dxa"/>
            </w:tcMar>
            <w:vAlign w:val="center"/>
            <w:hideMark/>
          </w:tcPr>
          <w:p w14:paraId="7BB127B4"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63</w:t>
            </w:r>
          </w:p>
        </w:tc>
        <w:tc>
          <w:tcPr>
            <w:tcW w:w="736" w:type="pct"/>
            <w:tcMar>
              <w:top w:w="0" w:type="dxa"/>
              <w:left w:w="115" w:type="dxa"/>
              <w:bottom w:w="0" w:type="dxa"/>
              <w:right w:w="115" w:type="dxa"/>
            </w:tcMar>
            <w:vAlign w:val="center"/>
            <w:hideMark/>
          </w:tcPr>
          <w:p w14:paraId="564D1D6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18.21</w:t>
            </w:r>
          </w:p>
        </w:tc>
      </w:tr>
      <w:tr w:rsidR="001112D6" w:rsidRPr="0073266D" w14:paraId="414115F2" w14:textId="77777777" w:rsidTr="0073266D">
        <w:tc>
          <w:tcPr>
            <w:tcW w:w="3709" w:type="pct"/>
            <w:tcMar>
              <w:top w:w="0" w:type="dxa"/>
              <w:left w:w="115" w:type="dxa"/>
              <w:bottom w:w="0" w:type="dxa"/>
              <w:right w:w="115" w:type="dxa"/>
            </w:tcMar>
            <w:vAlign w:val="center"/>
            <w:hideMark/>
          </w:tcPr>
          <w:p w14:paraId="776DAA95"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Some college, no college degree</w:t>
            </w:r>
          </w:p>
        </w:tc>
        <w:tc>
          <w:tcPr>
            <w:tcW w:w="555" w:type="pct"/>
            <w:tcMar>
              <w:top w:w="0" w:type="dxa"/>
              <w:left w:w="115" w:type="dxa"/>
              <w:bottom w:w="0" w:type="dxa"/>
              <w:right w:w="115" w:type="dxa"/>
            </w:tcMar>
            <w:vAlign w:val="center"/>
            <w:hideMark/>
          </w:tcPr>
          <w:p w14:paraId="453608FE"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736" w:type="pct"/>
            <w:tcMar>
              <w:top w:w="0" w:type="dxa"/>
              <w:left w:w="115" w:type="dxa"/>
              <w:bottom w:w="0" w:type="dxa"/>
              <w:right w:w="115" w:type="dxa"/>
            </w:tcMar>
            <w:vAlign w:val="center"/>
            <w:hideMark/>
          </w:tcPr>
          <w:p w14:paraId="4503E3A5"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17.05</w:t>
            </w:r>
          </w:p>
        </w:tc>
      </w:tr>
      <w:tr w:rsidR="001112D6" w:rsidRPr="0073266D" w14:paraId="6A61EDF5" w14:textId="77777777" w:rsidTr="0073266D">
        <w:tc>
          <w:tcPr>
            <w:tcW w:w="3709" w:type="pct"/>
            <w:tcMar>
              <w:top w:w="0" w:type="dxa"/>
              <w:left w:w="115" w:type="dxa"/>
              <w:bottom w:w="0" w:type="dxa"/>
              <w:right w:w="115" w:type="dxa"/>
            </w:tcMar>
            <w:vAlign w:val="center"/>
            <w:hideMark/>
          </w:tcPr>
          <w:p w14:paraId="78F3B90E"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Associate degree</w:t>
            </w:r>
          </w:p>
        </w:tc>
        <w:tc>
          <w:tcPr>
            <w:tcW w:w="555" w:type="pct"/>
            <w:tcMar>
              <w:top w:w="0" w:type="dxa"/>
              <w:left w:w="115" w:type="dxa"/>
              <w:bottom w:w="0" w:type="dxa"/>
              <w:right w:w="115" w:type="dxa"/>
            </w:tcMar>
            <w:vAlign w:val="center"/>
            <w:hideMark/>
          </w:tcPr>
          <w:p w14:paraId="390F4D9D"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25</w:t>
            </w:r>
          </w:p>
        </w:tc>
        <w:tc>
          <w:tcPr>
            <w:tcW w:w="736" w:type="pct"/>
            <w:tcMar>
              <w:top w:w="0" w:type="dxa"/>
              <w:left w:w="115" w:type="dxa"/>
              <w:bottom w:w="0" w:type="dxa"/>
              <w:right w:w="115" w:type="dxa"/>
            </w:tcMar>
            <w:vAlign w:val="center"/>
            <w:hideMark/>
          </w:tcPr>
          <w:p w14:paraId="1B215FB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7.23</w:t>
            </w:r>
          </w:p>
        </w:tc>
      </w:tr>
      <w:tr w:rsidR="001112D6" w:rsidRPr="0073266D" w14:paraId="7EA50C14" w14:textId="77777777" w:rsidTr="0073266D">
        <w:tc>
          <w:tcPr>
            <w:tcW w:w="3709" w:type="pct"/>
            <w:tcMar>
              <w:top w:w="0" w:type="dxa"/>
              <w:left w:w="115" w:type="dxa"/>
              <w:bottom w:w="0" w:type="dxa"/>
              <w:right w:w="115" w:type="dxa"/>
            </w:tcMar>
            <w:vAlign w:val="center"/>
            <w:hideMark/>
          </w:tcPr>
          <w:p w14:paraId="49F2C138"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Bachelor's degree</w:t>
            </w:r>
          </w:p>
        </w:tc>
        <w:tc>
          <w:tcPr>
            <w:tcW w:w="555" w:type="pct"/>
            <w:tcMar>
              <w:top w:w="0" w:type="dxa"/>
              <w:left w:w="115" w:type="dxa"/>
              <w:bottom w:w="0" w:type="dxa"/>
              <w:right w:w="115" w:type="dxa"/>
            </w:tcMar>
            <w:vAlign w:val="center"/>
            <w:hideMark/>
          </w:tcPr>
          <w:p w14:paraId="00EB6CCC"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57</w:t>
            </w:r>
          </w:p>
        </w:tc>
        <w:tc>
          <w:tcPr>
            <w:tcW w:w="736" w:type="pct"/>
            <w:tcMar>
              <w:top w:w="0" w:type="dxa"/>
              <w:left w:w="115" w:type="dxa"/>
              <w:bottom w:w="0" w:type="dxa"/>
              <w:right w:w="115" w:type="dxa"/>
            </w:tcMar>
            <w:vAlign w:val="center"/>
            <w:hideMark/>
          </w:tcPr>
          <w:p w14:paraId="62B96D5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16.47</w:t>
            </w:r>
          </w:p>
        </w:tc>
      </w:tr>
      <w:tr w:rsidR="001112D6" w:rsidRPr="0073266D" w14:paraId="44F87328" w14:textId="77777777" w:rsidTr="0073266D">
        <w:tc>
          <w:tcPr>
            <w:tcW w:w="3709" w:type="pct"/>
            <w:tcMar>
              <w:top w:w="0" w:type="dxa"/>
              <w:left w:w="115" w:type="dxa"/>
              <w:bottom w:w="0" w:type="dxa"/>
              <w:right w:w="115" w:type="dxa"/>
            </w:tcMar>
            <w:vAlign w:val="center"/>
            <w:hideMark/>
          </w:tcPr>
          <w:p w14:paraId="1CCD66A2"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Graduate/Professional degree            </w:t>
            </w:r>
          </w:p>
        </w:tc>
        <w:tc>
          <w:tcPr>
            <w:tcW w:w="555" w:type="pct"/>
            <w:tcMar>
              <w:top w:w="0" w:type="dxa"/>
              <w:left w:w="115" w:type="dxa"/>
              <w:bottom w:w="0" w:type="dxa"/>
              <w:right w:w="115" w:type="dxa"/>
            </w:tcMar>
            <w:vAlign w:val="center"/>
            <w:hideMark/>
          </w:tcPr>
          <w:p w14:paraId="0EE72900"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86</w:t>
            </w:r>
          </w:p>
        </w:tc>
        <w:tc>
          <w:tcPr>
            <w:tcW w:w="736" w:type="pct"/>
            <w:tcMar>
              <w:top w:w="0" w:type="dxa"/>
              <w:left w:w="115" w:type="dxa"/>
              <w:bottom w:w="0" w:type="dxa"/>
              <w:right w:w="115" w:type="dxa"/>
            </w:tcMar>
            <w:vAlign w:val="center"/>
            <w:hideMark/>
          </w:tcPr>
          <w:p w14:paraId="551C97CD"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24.86</w:t>
            </w:r>
          </w:p>
        </w:tc>
      </w:tr>
      <w:tr w:rsidR="001112D6" w:rsidRPr="0073266D" w14:paraId="3A225BCB" w14:textId="77777777" w:rsidTr="0073266D">
        <w:tc>
          <w:tcPr>
            <w:tcW w:w="3709" w:type="pct"/>
            <w:tcBorders>
              <w:bottom w:val="single" w:sz="4" w:space="0" w:color="000000"/>
            </w:tcBorders>
            <w:tcMar>
              <w:top w:w="0" w:type="dxa"/>
              <w:left w:w="115" w:type="dxa"/>
              <w:bottom w:w="0" w:type="dxa"/>
              <w:right w:w="115" w:type="dxa"/>
            </w:tcMar>
            <w:vAlign w:val="center"/>
            <w:hideMark/>
          </w:tcPr>
          <w:p w14:paraId="0A669DA7"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Don’t know</w:t>
            </w:r>
          </w:p>
        </w:tc>
        <w:tc>
          <w:tcPr>
            <w:tcW w:w="555" w:type="pct"/>
            <w:tcBorders>
              <w:bottom w:val="single" w:sz="4" w:space="0" w:color="000000"/>
            </w:tcBorders>
            <w:tcMar>
              <w:top w:w="0" w:type="dxa"/>
              <w:left w:w="115" w:type="dxa"/>
              <w:bottom w:w="0" w:type="dxa"/>
              <w:right w:w="115" w:type="dxa"/>
            </w:tcMar>
            <w:vAlign w:val="center"/>
            <w:hideMark/>
          </w:tcPr>
          <w:p w14:paraId="1DBAB42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14</w:t>
            </w:r>
          </w:p>
        </w:tc>
        <w:tc>
          <w:tcPr>
            <w:tcW w:w="736" w:type="pct"/>
            <w:tcBorders>
              <w:bottom w:val="single" w:sz="4" w:space="0" w:color="000000"/>
            </w:tcBorders>
            <w:tcMar>
              <w:top w:w="0" w:type="dxa"/>
              <w:left w:w="115" w:type="dxa"/>
              <w:bottom w:w="0" w:type="dxa"/>
              <w:right w:w="115" w:type="dxa"/>
            </w:tcMar>
            <w:vAlign w:val="center"/>
            <w:hideMark/>
          </w:tcPr>
          <w:p w14:paraId="1E9E4DF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4.05</w:t>
            </w:r>
          </w:p>
        </w:tc>
      </w:tr>
      <w:tr w:rsidR="001112D6" w:rsidRPr="0073266D" w14:paraId="07A107F9" w14:textId="77777777" w:rsidTr="0073266D">
        <w:trPr>
          <w:trHeight w:val="368"/>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53284AC5" w14:textId="77777777" w:rsidR="001112D6" w:rsidRPr="0073266D" w:rsidRDefault="001112D6" w:rsidP="0073266D">
            <w:pPr>
              <w:rPr>
                <w:rFonts w:asciiTheme="majorHAnsi" w:hAnsiTheme="majorHAnsi" w:cstheme="majorHAnsi"/>
                <w:sz w:val="20"/>
                <w:szCs w:val="20"/>
              </w:rPr>
            </w:pPr>
            <w:r w:rsidRPr="0073266D">
              <w:rPr>
                <w:rFonts w:asciiTheme="majorHAnsi" w:hAnsiTheme="majorHAnsi" w:cstheme="majorHAnsi"/>
                <w:color w:val="000000"/>
                <w:sz w:val="20"/>
                <w:szCs w:val="20"/>
              </w:rPr>
              <w:t>  Total reported parental education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4BC9411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02D384F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100.00</w:t>
            </w:r>
          </w:p>
        </w:tc>
      </w:tr>
    </w:tbl>
    <w:p w14:paraId="47BB81D3" w14:textId="231C6F99" w:rsidR="001112D6" w:rsidRPr="001B2966" w:rsidDel="003837D1" w:rsidRDefault="001112D6" w:rsidP="001B2966">
      <w:pPr>
        <w:spacing w:line="360" w:lineRule="auto"/>
        <w:rPr>
          <w:del w:id="440" w:author="Kerith Conron" w:date="2026-03-03T16:21:00Z" w16du:dateUtc="2026-03-03T21:21:00Z"/>
          <w:rFonts w:asciiTheme="majorHAnsi" w:hAnsiTheme="majorHAnsi" w:cstheme="majorHAnsi"/>
          <w:b/>
          <w:bCs/>
        </w:rPr>
      </w:pPr>
      <w:del w:id="441" w:author="Kerith Conron" w:date="2026-03-03T16:21:00Z" w16du:dateUtc="2026-03-03T21:21:00Z">
        <w:r w:rsidRPr="001B2966" w:rsidDel="003837D1">
          <w:rPr>
            <w:rFonts w:asciiTheme="majorHAnsi" w:hAnsiTheme="majorHAnsi" w:cstheme="majorHAnsi"/>
            <w:i/>
            <w:iCs/>
            <w:color w:val="000000"/>
            <w:sz w:val="20"/>
            <w:szCs w:val="20"/>
          </w:rPr>
          <w:delText xml:space="preserve">Note. </w:delText>
        </w:r>
        <w:r w:rsidRPr="001B2966" w:rsidDel="003837D1">
          <w:rPr>
            <w:rFonts w:asciiTheme="majorHAnsi" w:hAnsiTheme="majorHAnsi" w:cstheme="majorHAnsi"/>
            <w:color w:val="000000"/>
            <w:sz w:val="20"/>
            <w:szCs w:val="20"/>
          </w:rPr>
          <w:delText>Sample only includes college-going high school seniors.</w:delText>
        </w:r>
      </w:del>
    </w:p>
    <w:p w14:paraId="7F70461E" w14:textId="77777777" w:rsidR="001112D6" w:rsidRPr="001B2966" w:rsidRDefault="001112D6" w:rsidP="001B2966">
      <w:pPr>
        <w:spacing w:line="360" w:lineRule="auto"/>
        <w:rPr>
          <w:rFonts w:asciiTheme="majorHAnsi" w:hAnsiTheme="majorHAnsi" w:cstheme="majorHAnsi"/>
        </w:rPr>
      </w:pPr>
    </w:p>
    <w:p w14:paraId="39F70490" w14:textId="7ED2885E" w:rsidR="00E97A5A" w:rsidRPr="001B2966" w:rsidRDefault="00E97A5A" w:rsidP="001B2966">
      <w:pPr>
        <w:spacing w:line="360" w:lineRule="auto"/>
        <w:rPr>
          <w:rFonts w:asciiTheme="majorHAnsi" w:hAnsiTheme="majorHAnsi" w:cstheme="majorHAnsi"/>
        </w:rPr>
      </w:pPr>
    </w:p>
    <w:sectPr w:rsidR="00E97A5A" w:rsidRPr="001B2966" w:rsidSect="001112D6">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rith Conron" w:date="2026-03-06T12:56:00Z" w:initials="KC">
    <w:p w14:paraId="5564C8C4" w14:textId="77777777" w:rsidR="00384B22" w:rsidRDefault="00384B22" w:rsidP="00384B22">
      <w:pPr>
        <w:pStyle w:val="CommentText"/>
      </w:pPr>
      <w:r>
        <w:rPr>
          <w:rStyle w:val="CommentReference"/>
        </w:rPr>
        <w:annotationRef/>
      </w:r>
      <w:r>
        <w:t>Most of the report focuses on gender identity.  Would make sense to focus exclusively on gender identity?</w:t>
      </w:r>
    </w:p>
    <w:p w14:paraId="1676F14E" w14:textId="77777777" w:rsidR="00384B22" w:rsidRDefault="00384B22" w:rsidP="00384B22">
      <w:pPr>
        <w:pStyle w:val="CommentText"/>
      </w:pPr>
    </w:p>
    <w:p w14:paraId="251A0A54" w14:textId="77777777" w:rsidR="00384B22" w:rsidRDefault="00384B22" w:rsidP="00384B22">
      <w:pPr>
        <w:pStyle w:val="CommentText"/>
      </w:pPr>
      <w:r>
        <w:t>Or, since most gender minority youth are also sexual minorities, look at the data differently? (break the cis boys and cis girls groups out into LGB+ and nonLGB+ groups and leave the trans/gender diverse identity groups as is)</w:t>
      </w:r>
    </w:p>
  </w:comment>
  <w:comment w:id="3" w:author="Kerith Conron" w:date="2026-03-06T08:01:00Z" w:initials="KC">
    <w:p w14:paraId="65D4A352" w14:textId="77777777" w:rsidR="002155FA" w:rsidRDefault="002155FA" w:rsidP="002155FA">
      <w:pPr>
        <w:pStyle w:val="CommentText"/>
      </w:pPr>
      <w:r>
        <w:rPr>
          <w:rStyle w:val="CommentReference"/>
        </w:rPr>
        <w:annotationRef/>
      </w:r>
      <w:r>
        <w:t>Of experience?</w:t>
      </w:r>
    </w:p>
  </w:comment>
  <w:comment w:id="11" w:author="Kerith Conron" w:date="2026-03-06T11:58:00Z" w:initials="KC">
    <w:p w14:paraId="4E7D6F07" w14:textId="77777777" w:rsidR="00633B98" w:rsidRDefault="001D7C72" w:rsidP="00633B98">
      <w:pPr>
        <w:pStyle w:val="CommentText"/>
      </w:pPr>
      <w:r>
        <w:rPr>
          <w:rStyle w:val="CommentReference"/>
        </w:rPr>
        <w:annotationRef/>
      </w:r>
      <w:r w:rsidR="00633B98">
        <w:t xml:space="preserve">This finding has been documented elsewhere, including California Healthy Kids Survey (see dashboard) and YRBS (see CDC MMWRs by Johns, M. et al). </w:t>
      </w:r>
    </w:p>
    <w:p w14:paraId="3D194EAA" w14:textId="77777777" w:rsidR="00633B98" w:rsidRDefault="00633B98" w:rsidP="00633B98">
      <w:pPr>
        <w:pStyle w:val="CommentText"/>
      </w:pPr>
    </w:p>
    <w:p w14:paraId="0EEB918C" w14:textId="77777777" w:rsidR="00633B98" w:rsidRDefault="00633B98" w:rsidP="00633B98">
      <w:pPr>
        <w:pStyle w:val="CommentText"/>
      </w:pPr>
      <w:r>
        <w:t xml:space="preserve">So, what’s most valuable from this survey is info about specific academic aspirations and interests and, college concerns. </w:t>
      </w:r>
    </w:p>
    <w:p w14:paraId="7E3B6DC4" w14:textId="77777777" w:rsidR="00633B98" w:rsidRDefault="00633B98" w:rsidP="00633B98">
      <w:pPr>
        <w:pStyle w:val="CommentText"/>
      </w:pPr>
    </w:p>
    <w:p w14:paraId="48EEE41A" w14:textId="77777777" w:rsidR="00633B98" w:rsidRDefault="00633B98" w:rsidP="00633B98">
      <w:pPr>
        <w:pStyle w:val="CommentText"/>
      </w:pPr>
      <w:r>
        <w:t>You’ve identified really cool info about fields of interest that could/should be used to educate Deans and Department Chairs about outreach to trans/gender diverse students and shared with large employers (especially those who have DEI positions and interest in creating pipelines to their workplace).</w:t>
      </w:r>
    </w:p>
    <w:p w14:paraId="0FB18281" w14:textId="77777777" w:rsidR="00633B98" w:rsidRDefault="00633B98" w:rsidP="00633B98">
      <w:pPr>
        <w:pStyle w:val="CommentText"/>
      </w:pPr>
    </w:p>
    <w:p w14:paraId="27E8462A" w14:textId="77777777" w:rsidR="00633B98" w:rsidRDefault="00633B98" w:rsidP="00633B98">
      <w:pPr>
        <w:pStyle w:val="CommentText"/>
      </w:pPr>
      <w:r>
        <w:t xml:space="preserve">Another plus of your study is your ability to empirically investigate associations between high school experiences (general and bullying) and specific higher ed goals and college concerns among college-bound students (folks who made it this far). </w:t>
      </w:r>
    </w:p>
    <w:p w14:paraId="14D86EAF" w14:textId="77777777" w:rsidR="00633B98" w:rsidRDefault="00633B98" w:rsidP="00633B98">
      <w:pPr>
        <w:pStyle w:val="CommentText"/>
      </w:pPr>
    </w:p>
    <w:p w14:paraId="750BA802" w14:textId="77777777" w:rsidR="00633B98" w:rsidRDefault="00633B98" w:rsidP="00633B98">
      <w:pPr>
        <w:pStyle w:val="CommentText"/>
      </w:pPr>
      <w:r>
        <w:t>Is there a reason why bullying wasn’t included in the PCA with other high school experiences? It seems an important omission.</w:t>
      </w:r>
    </w:p>
  </w:comment>
  <w:comment w:id="12" w:author="Kerith Conron" w:date="2026-03-06T13:23:00Z" w:initials="KC">
    <w:p w14:paraId="4B383FE3" w14:textId="77777777" w:rsidR="00590810" w:rsidRDefault="00A15A40" w:rsidP="00590810">
      <w:pPr>
        <w:pStyle w:val="CommentText"/>
      </w:pPr>
      <w:r>
        <w:rPr>
          <w:rStyle w:val="CommentReference"/>
        </w:rPr>
        <w:annotationRef/>
      </w:r>
      <w:r w:rsidR="00590810">
        <w:t>It seems like the study aims to examine associations between gender identity and specific academic aspirations (2 year, four year, lifetime) and college concerns among college-bound 12th graders.</w:t>
      </w:r>
    </w:p>
    <w:p w14:paraId="47F7C068" w14:textId="77777777" w:rsidR="00590810" w:rsidRDefault="00590810" w:rsidP="00590810">
      <w:pPr>
        <w:pStyle w:val="CommentText"/>
      </w:pPr>
    </w:p>
    <w:p w14:paraId="069D2090" w14:textId="77777777" w:rsidR="00590810" w:rsidRDefault="00590810" w:rsidP="00590810">
      <w:pPr>
        <w:pStyle w:val="CommentText"/>
      </w:pPr>
      <w:r>
        <w:t xml:space="preserve">Secondarily, it seems like the study is trying to evaluate whether any differences in academic aspirations across GI are at least partially attributable to differences in in high school experiences </w:t>
      </w:r>
      <w:r>
        <w:rPr>
          <w:i/>
          <w:iCs/>
        </w:rPr>
        <w:t xml:space="preserve">and bullying </w:t>
      </w:r>
      <w:r>
        <w:t xml:space="preserve">(among college-bound 12th graders). </w:t>
      </w:r>
    </w:p>
    <w:p w14:paraId="54F6F26D" w14:textId="77777777" w:rsidR="00590810" w:rsidRDefault="00590810" w:rsidP="00590810">
      <w:pPr>
        <w:pStyle w:val="CommentText"/>
      </w:pPr>
    </w:p>
    <w:p w14:paraId="251E9EA3" w14:textId="77777777" w:rsidR="00590810" w:rsidRDefault="00590810" w:rsidP="00590810">
      <w:pPr>
        <w:pStyle w:val="CommentText"/>
      </w:pPr>
      <w:r>
        <w:t>It would be helpful to include specific research questions or hypotheses and a conceptual diagram.</w:t>
      </w:r>
    </w:p>
  </w:comment>
  <w:comment w:id="2" w:author="Kerith Conron" w:date="2026-03-06T08:15:00Z" w:initials="KC">
    <w:p w14:paraId="0974BF3C" w14:textId="77777777" w:rsidR="00CB5315" w:rsidRDefault="003C4DCF" w:rsidP="00CB5315">
      <w:pPr>
        <w:pStyle w:val="CommentText"/>
      </w:pPr>
      <w:r>
        <w:rPr>
          <w:rStyle w:val="CommentReference"/>
        </w:rPr>
        <w:annotationRef/>
      </w:r>
      <w:r w:rsidR="00CB5315">
        <w:t xml:space="preserve">The order in which findings are presented in the abstract is sensible (chronological). It would be helpful to present findings in the results section in the same order. </w:t>
      </w:r>
    </w:p>
  </w:comment>
  <w:comment w:id="32" w:author="Kerith Conron" w:date="2026-03-06T13:13:00Z" w:initials="KC">
    <w:p w14:paraId="216CA229" w14:textId="77777777" w:rsidR="00A15A40" w:rsidRDefault="0072235C" w:rsidP="00A15A40">
      <w:pPr>
        <w:pStyle w:val="CommentText"/>
      </w:pPr>
      <w:r>
        <w:rPr>
          <w:rStyle w:val="CommentReference"/>
        </w:rPr>
        <w:annotationRef/>
      </w:r>
      <w:r w:rsidR="00A15A40">
        <w:t>I have a lot of feedback about methods embedded in comments throughout.</w:t>
      </w:r>
    </w:p>
    <w:p w14:paraId="5F95C241" w14:textId="77777777" w:rsidR="00A15A40" w:rsidRDefault="00A15A40" w:rsidP="00A15A40">
      <w:pPr>
        <w:pStyle w:val="CommentText"/>
      </w:pPr>
    </w:p>
    <w:p w14:paraId="0F4A1CC5" w14:textId="77777777" w:rsidR="00A15A40" w:rsidRDefault="00A15A40" w:rsidP="00A15A40">
      <w:pPr>
        <w:pStyle w:val="CommentText"/>
      </w:pPr>
      <w:r>
        <w:t>Some general feedback:</w:t>
      </w:r>
    </w:p>
    <w:p w14:paraId="293E6D49" w14:textId="77777777" w:rsidR="00A15A40" w:rsidRDefault="00A15A40" w:rsidP="00A15A40">
      <w:pPr>
        <w:pStyle w:val="CommentText"/>
      </w:pPr>
    </w:p>
    <w:p w14:paraId="5AF35A71" w14:textId="77777777" w:rsidR="00A15A40" w:rsidRDefault="00A15A40" w:rsidP="00A15A40">
      <w:pPr>
        <w:pStyle w:val="CommentText"/>
        <w:numPr>
          <w:ilvl w:val="0"/>
          <w:numId w:val="3"/>
        </w:numPr>
      </w:pPr>
      <w:r>
        <w:t>Describe all measures in methods</w:t>
      </w:r>
    </w:p>
    <w:p w14:paraId="44E1817C" w14:textId="77777777" w:rsidR="00A15A40" w:rsidRDefault="00A15A40" w:rsidP="00A15A40">
      <w:pPr>
        <w:pStyle w:val="CommentText"/>
        <w:numPr>
          <w:ilvl w:val="0"/>
          <w:numId w:val="3"/>
        </w:numPr>
      </w:pPr>
      <w:r>
        <w:t xml:space="preserve">Be sure that table and figure titles are as informative as possible. </w:t>
      </w:r>
    </w:p>
    <w:p w14:paraId="1A31431F" w14:textId="77777777" w:rsidR="00A15A40" w:rsidRDefault="00A15A40" w:rsidP="00A15A40">
      <w:pPr>
        <w:pStyle w:val="CommentText"/>
        <w:numPr>
          <w:ilvl w:val="0"/>
          <w:numId w:val="3"/>
        </w:numPr>
      </w:pPr>
      <w:r>
        <w:t xml:space="preserve">Present means and 95% confidence intervals for all variables. </w:t>
      </w:r>
    </w:p>
    <w:p w14:paraId="6EE8C444" w14:textId="77777777" w:rsidR="00A15A40" w:rsidRDefault="00A15A40" w:rsidP="00A15A40">
      <w:pPr>
        <w:pStyle w:val="CommentText"/>
        <w:numPr>
          <w:ilvl w:val="0"/>
          <w:numId w:val="3"/>
        </w:numPr>
      </w:pPr>
      <w:r>
        <w:t>Exponentiate logits and present odds ratios and 95 CI</w:t>
      </w:r>
    </w:p>
    <w:p w14:paraId="07C99A22" w14:textId="77777777" w:rsidR="00A15A40" w:rsidRDefault="00A15A40" w:rsidP="00A15A40">
      <w:pPr>
        <w:pStyle w:val="CommentText"/>
        <w:numPr>
          <w:ilvl w:val="0"/>
          <w:numId w:val="3"/>
        </w:numPr>
      </w:pPr>
      <w:r>
        <w:t>Report all numbers to the same decimal place</w:t>
      </w:r>
    </w:p>
  </w:comment>
  <w:comment w:id="34" w:author="Kerith Conron" w:date="2026-03-06T09:29:00Z" w:initials="KC">
    <w:p w14:paraId="3DD6543B" w14:textId="77777777" w:rsidR="001A7CAC" w:rsidRDefault="001A7CAC" w:rsidP="001A7CAC">
      <w:pPr>
        <w:pStyle w:val="CommentText"/>
      </w:pPr>
      <w:r>
        <w:rPr>
          <w:rStyle w:val="CommentReference"/>
        </w:rPr>
        <w:annotationRef/>
      </w:r>
      <w:r>
        <w:t xml:space="preserve">I would love to see more clear statements in the intro about why this study matters – with higher ed leaders and policy makers in mind as readers. </w:t>
      </w:r>
    </w:p>
    <w:p w14:paraId="626A2FCD" w14:textId="77777777" w:rsidR="001A7CAC" w:rsidRDefault="001A7CAC" w:rsidP="001A7CAC">
      <w:pPr>
        <w:pStyle w:val="CommentText"/>
      </w:pPr>
    </w:p>
    <w:p w14:paraId="1B2D2D6E" w14:textId="77777777" w:rsidR="001A7CAC" w:rsidRDefault="001A7CAC" w:rsidP="001A7CAC">
      <w:pPr>
        <w:pStyle w:val="CommentText"/>
      </w:pPr>
      <w:r>
        <w:t xml:space="preserve">Helping students navigate their “situated contexts” is not actionable </w:t>
      </w:r>
    </w:p>
  </w:comment>
  <w:comment w:id="46" w:author="Kerith Conron" w:date="2026-03-06T08:27:00Z" w:initials="KC">
    <w:p w14:paraId="6DB0C18C" w14:textId="3C925888" w:rsidR="00604FC1" w:rsidRDefault="00604FC1" w:rsidP="00604FC1">
      <w:pPr>
        <w:pStyle w:val="CommentText"/>
      </w:pPr>
      <w:r>
        <w:rPr>
          <w:rStyle w:val="CommentReference"/>
        </w:rPr>
        <w:annotationRef/>
      </w:r>
      <w:r>
        <w:t xml:space="preserve">Is it the ease of the transition? Successful transition that is shaped by high school experience? </w:t>
      </w:r>
    </w:p>
  </w:comment>
  <w:comment w:id="56" w:author="Kerith Conron" w:date="2026-03-06T08:20:00Z" w:initials="KC">
    <w:p w14:paraId="6A799E65" w14:textId="77777777" w:rsidR="00F44101" w:rsidRDefault="00781E73" w:rsidP="00F44101">
      <w:pPr>
        <w:pStyle w:val="CommentText"/>
      </w:pPr>
      <w:r>
        <w:rPr>
          <w:rStyle w:val="CommentReference"/>
        </w:rPr>
        <w:annotationRef/>
      </w:r>
      <w:r w:rsidR="00F44101">
        <w:t xml:space="preserve">There is a lot of recent, present moment data about the experiences of secondary students and college students by SOGI, including the California Healthy Kids Survey, YRBS, and the American College Health Association Survey. Some of the HERI surveys may collect SOGI data by now. </w:t>
      </w:r>
    </w:p>
    <w:p w14:paraId="56BE7A82" w14:textId="77777777" w:rsidR="00F44101" w:rsidRDefault="00F44101" w:rsidP="00F44101">
      <w:pPr>
        <w:pStyle w:val="CommentText"/>
      </w:pPr>
    </w:p>
    <w:p w14:paraId="5EF5D43B" w14:textId="77777777" w:rsidR="00F44101" w:rsidRDefault="00F44101" w:rsidP="00F44101">
      <w:pPr>
        <w:pStyle w:val="CommentText"/>
      </w:pPr>
      <w:r>
        <w:t xml:space="preserve">Based on this reality, I suggest refining the argument to focus on the gaps in current knowledge that your study was designed to fill. </w:t>
      </w:r>
    </w:p>
  </w:comment>
  <w:comment w:id="57" w:author="Kerith Conron" w:date="2026-03-06T08:29:00Z" w:initials="KC">
    <w:p w14:paraId="70D50C62" w14:textId="77777777" w:rsidR="00F77366" w:rsidRDefault="00086211" w:rsidP="00F77366">
      <w:pPr>
        <w:pStyle w:val="CommentText"/>
      </w:pPr>
      <w:r>
        <w:rPr>
          <w:rStyle w:val="CommentReference"/>
        </w:rPr>
        <w:annotationRef/>
      </w:r>
      <w:r w:rsidR="00F77366">
        <w:t>What are the data sources for most ed research? Articulating specific data sources is helpful in terms of motivating change in these systems.</w:t>
      </w:r>
    </w:p>
  </w:comment>
  <w:comment w:id="58" w:author="Kerith Conron" w:date="2026-03-06T09:08:00Z" w:initials="KC">
    <w:p w14:paraId="71B414CE" w14:textId="77777777" w:rsidR="003E0C04" w:rsidRDefault="003E0C04" w:rsidP="003E0C04">
      <w:pPr>
        <w:pStyle w:val="CommentText"/>
      </w:pPr>
      <w:r>
        <w:rPr>
          <w:rStyle w:val="CommentReference"/>
        </w:rPr>
        <w:annotationRef/>
      </w:r>
      <w:r>
        <w:t>Not in ref list</w:t>
      </w:r>
    </w:p>
  </w:comment>
  <w:comment w:id="59" w:author="Kerith Conron" w:date="2026-03-06T09:12:00Z" w:initials="KC">
    <w:p w14:paraId="18FEB8D6" w14:textId="2CD6D09F" w:rsidR="00F77366" w:rsidRDefault="00910F2C" w:rsidP="00F77366">
      <w:pPr>
        <w:pStyle w:val="CommentText"/>
      </w:pPr>
      <w:r>
        <w:rPr>
          <w:rStyle w:val="CommentReference"/>
        </w:rPr>
        <w:annotationRef/>
      </w:r>
      <w:r w:rsidR="00F77366">
        <w:t>Is this the true aim of the work? Or, it is to identify any problem areas and propose solutions to better the ed experiences of and outcomes forf trans/gender expansive youth?</w:t>
      </w:r>
    </w:p>
  </w:comment>
  <w:comment w:id="62" w:author="Kerith Conron" w:date="2026-03-06T09:13:00Z" w:initials="KC">
    <w:p w14:paraId="64004783" w14:textId="722E8D30" w:rsidR="00706FFC" w:rsidRDefault="00706FFC" w:rsidP="00706FFC">
      <w:pPr>
        <w:pStyle w:val="CommentText"/>
      </w:pPr>
      <w:r>
        <w:rPr>
          <w:rStyle w:val="CommentReference"/>
        </w:rPr>
        <w:annotationRef/>
      </w:r>
      <w:r>
        <w:t>Save for discussion section.</w:t>
      </w:r>
    </w:p>
  </w:comment>
  <w:comment w:id="65" w:author="Kerith Conron" w:date="2026-03-06T09:10:00Z" w:initials="KC">
    <w:p w14:paraId="4B8850F6" w14:textId="77777777" w:rsidR="00653104" w:rsidRDefault="00910F2C" w:rsidP="00653104">
      <w:pPr>
        <w:pStyle w:val="CommentText"/>
      </w:pPr>
      <w:r>
        <w:rPr>
          <w:rStyle w:val="CommentReference"/>
        </w:rPr>
        <w:annotationRef/>
      </w:r>
      <w:r w:rsidR="00653104">
        <w:t xml:space="preserve">How so? Race-ethnicity and social class (measured by a parental ed indicator) are treated as control variables in the analysis. </w:t>
      </w:r>
    </w:p>
    <w:p w14:paraId="4796D631" w14:textId="77777777" w:rsidR="00653104" w:rsidRDefault="00653104" w:rsidP="00653104">
      <w:pPr>
        <w:pStyle w:val="CommentText"/>
      </w:pPr>
    </w:p>
    <w:p w14:paraId="15E84F1B" w14:textId="77777777" w:rsidR="00653104" w:rsidRDefault="00653104" w:rsidP="00653104">
      <w:pPr>
        <w:pStyle w:val="CommentText"/>
      </w:pPr>
      <w:r>
        <w:t>The phrase interconnected frameworks suggests an intersectional analysis which would call for a different approach to the data.</w:t>
      </w:r>
    </w:p>
  </w:comment>
  <w:comment w:id="66" w:author="Kerith Conron" w:date="2026-03-06T09:18:00Z" w:initials="KC">
    <w:p w14:paraId="4F97FF87" w14:textId="77777777" w:rsidR="00331823" w:rsidRDefault="00AB77EF" w:rsidP="00331823">
      <w:pPr>
        <w:pStyle w:val="CommentText"/>
      </w:pPr>
      <w:r>
        <w:rPr>
          <w:rStyle w:val="CommentReference"/>
        </w:rPr>
        <w:annotationRef/>
      </w:r>
      <w:r w:rsidR="00331823">
        <w:t xml:space="preserve">It would be helpful to list a few findings and recs specific to each gender identity group (or (at least the trans/gender diverse groups) in findings, the discussion, and in an executive summary. </w:t>
      </w:r>
    </w:p>
  </w:comment>
  <w:comment w:id="67" w:author="Kerith Conron" w:date="2026-03-06T09:19:00Z" w:initials="KC">
    <w:p w14:paraId="0FF2D159" w14:textId="78897E5F" w:rsidR="004C6033" w:rsidRDefault="004C6033" w:rsidP="004C6033">
      <w:pPr>
        <w:pStyle w:val="CommentText"/>
      </w:pPr>
      <w:r>
        <w:rPr>
          <w:rStyle w:val="CommentReference"/>
        </w:rPr>
        <w:annotationRef/>
      </w:r>
      <w:r>
        <w:t>Citation needed</w:t>
      </w:r>
    </w:p>
  </w:comment>
  <w:comment w:id="70" w:author="Kerith Conron" w:date="2026-03-06T09:22:00Z" w:initials="KC">
    <w:p w14:paraId="3E42B550" w14:textId="77777777" w:rsidR="008E71FD" w:rsidRDefault="008E71FD" w:rsidP="008E71FD">
      <w:pPr>
        <w:pStyle w:val="CommentText"/>
      </w:pPr>
      <w:r>
        <w:rPr>
          <w:rStyle w:val="CommentReference"/>
        </w:rPr>
        <w:annotationRef/>
      </w:r>
      <w:r>
        <w:t>?</w:t>
      </w:r>
    </w:p>
  </w:comment>
  <w:comment w:id="71" w:author="Kerith Conron" w:date="2026-03-06T09:24:00Z" w:initials="KC">
    <w:p w14:paraId="186F418E" w14:textId="77777777" w:rsidR="00590810" w:rsidRDefault="004904B4" w:rsidP="00590810">
      <w:pPr>
        <w:pStyle w:val="CommentText"/>
      </w:pPr>
      <w:r>
        <w:rPr>
          <w:rStyle w:val="CommentReference"/>
        </w:rPr>
        <w:annotationRef/>
      </w:r>
      <w:r w:rsidR="00590810">
        <w:t>harassment and social exclusion?</w:t>
      </w:r>
    </w:p>
  </w:comment>
  <w:comment w:id="72" w:author="Kerith Conron" w:date="2026-03-06T09:27:00Z" w:initials="KC">
    <w:p w14:paraId="7C220CA8" w14:textId="5D54643F" w:rsidR="00310E5F" w:rsidRDefault="00310E5F" w:rsidP="00310E5F">
      <w:pPr>
        <w:pStyle w:val="CommentText"/>
      </w:pPr>
      <w:r>
        <w:rPr>
          <w:rStyle w:val="CommentReference"/>
        </w:rPr>
        <w:annotationRef/>
      </w:r>
      <w:r>
        <w:t>This was a finding from the</w:t>
      </w:r>
      <w:hyperlink r:id="rId1" w:history="1">
        <w:r w:rsidRPr="00707C33">
          <w:rPr>
            <w:rStyle w:val="Hyperlink"/>
          </w:rPr>
          <w:t xml:space="preserve"> Access to Higher Education </w:t>
        </w:r>
      </w:hyperlink>
      <w:r>
        <w:t xml:space="preserve">study. </w:t>
      </w:r>
    </w:p>
  </w:comment>
  <w:comment w:id="75" w:author="Kerith Conron" w:date="2026-03-03T16:20:00Z" w:initials="KC">
    <w:p w14:paraId="31AF9DA7" w14:textId="77777777" w:rsidR="00601833" w:rsidRDefault="005B675C" w:rsidP="00601833">
      <w:pPr>
        <w:pStyle w:val="CommentText"/>
      </w:pPr>
      <w:r>
        <w:rPr>
          <w:rStyle w:val="CommentReference"/>
        </w:rPr>
        <w:annotationRef/>
      </w:r>
      <w:r w:rsidR="00601833">
        <w:t xml:space="preserve">Lots of useful info provided about SOGI measurement and coding; however, where is the info about the source and psychometrics for the other variables  included in analyses? </w:t>
      </w:r>
    </w:p>
  </w:comment>
  <w:comment w:id="78" w:author="Kerith Conron" w:date="2026-03-03T17:36:00Z" w:initials="KC">
    <w:p w14:paraId="7EF1AE4C" w14:textId="2673971D" w:rsidR="009B0E72" w:rsidRDefault="009B0E72" w:rsidP="009B0E72">
      <w:pPr>
        <w:pStyle w:val="CommentText"/>
      </w:pPr>
      <w:r>
        <w:rPr>
          <w:rStyle w:val="CommentReference"/>
        </w:rPr>
        <w:annotationRef/>
      </w:r>
      <w:r>
        <w:t xml:space="preserve">Any incentive or thank-you provided? </w:t>
      </w:r>
    </w:p>
    <w:p w14:paraId="18B891DF" w14:textId="77777777" w:rsidR="009B0E72" w:rsidRDefault="009B0E72" w:rsidP="009B0E72">
      <w:pPr>
        <w:pStyle w:val="CommentText"/>
      </w:pPr>
    </w:p>
    <w:p w14:paraId="6FC206C8" w14:textId="77777777" w:rsidR="009B0E72" w:rsidRDefault="009B0E72" w:rsidP="009B0E72">
      <w:pPr>
        <w:pStyle w:val="CommentText"/>
      </w:pPr>
      <w:r>
        <w:t>If so, please describe. And, if an incentive was provided, please describe the data cleaning process.</w:t>
      </w:r>
    </w:p>
  </w:comment>
  <w:comment w:id="108" w:author="Kerith Conron" w:date="2026-03-03T17:32:00Z" w:initials="KC">
    <w:p w14:paraId="27202541" w14:textId="77777777" w:rsidR="00C60F71" w:rsidRDefault="00C60F71" w:rsidP="00C60F71">
      <w:pPr>
        <w:pStyle w:val="CommentText"/>
      </w:pPr>
      <w:r>
        <w:rPr>
          <w:rStyle w:val="CommentReference"/>
        </w:rPr>
        <w:annotationRef/>
      </w:r>
      <w:r>
        <w:t>To the survey invite or screening questions about college enrollment plans?</w:t>
      </w:r>
    </w:p>
  </w:comment>
  <w:comment w:id="116" w:author="Kerith Conron" w:date="2026-03-02T16:47:00Z" w:initials="KC">
    <w:p w14:paraId="1DBDE58C" w14:textId="77777777" w:rsidR="002C4513" w:rsidRDefault="002C4513" w:rsidP="002C4513">
      <w:pPr>
        <w:pStyle w:val="CommentText"/>
      </w:pPr>
      <w:r>
        <w:rPr>
          <w:rStyle w:val="CommentReference"/>
        </w:rPr>
        <w:annotationRef/>
      </w:r>
      <w:r>
        <w:t>Be sure to note which AAPOR response rate you use.</w:t>
      </w:r>
    </w:p>
  </w:comment>
  <w:comment w:id="120" w:author="Kerith Conron" w:date="2026-03-03T15:15:00Z" w:initials="KC">
    <w:p w14:paraId="348A920C" w14:textId="77777777" w:rsidR="00535C93" w:rsidRDefault="00B639E1" w:rsidP="00535C93">
      <w:pPr>
        <w:pStyle w:val="CommentText"/>
      </w:pPr>
      <w:r>
        <w:rPr>
          <w:rStyle w:val="CommentReference"/>
        </w:rPr>
        <w:annotationRef/>
      </w:r>
      <w:r w:rsidR="00535C93">
        <w:t xml:space="preserve">Describing SOGI measures as “validated” by 2009 is an overreach. Better to state, as you do later, that you used measures of sexual orientation recommended by the SMART group (2009) and of sex assigned at birth and gender identity recommended by the GenIUSS group in 2014. </w:t>
      </w:r>
    </w:p>
  </w:comment>
  <w:comment w:id="151" w:author="Kerith Conron" w:date="2026-03-03T15:40:00Z" w:initials="KC">
    <w:p w14:paraId="29E41C03" w14:textId="77777777" w:rsidR="0072235C" w:rsidRDefault="00875048" w:rsidP="0072235C">
      <w:pPr>
        <w:pStyle w:val="CommentText"/>
      </w:pPr>
      <w:r>
        <w:rPr>
          <w:rStyle w:val="CommentReference"/>
        </w:rPr>
        <w:annotationRef/>
      </w:r>
      <w:r w:rsidR="0072235C">
        <w:t xml:space="preserve">This is 81.5% of the original sample (unweighted). What do you know about the folks who were excluded? If missingness is not completely at random, then bias is a possibility. </w:t>
      </w:r>
    </w:p>
  </w:comment>
  <w:comment w:id="153" w:author="Kerith Conron" w:date="2026-03-03T15:42:00Z" w:initials="KC">
    <w:p w14:paraId="40AE5E66" w14:textId="7485646F" w:rsidR="00C27BCA" w:rsidRDefault="00C27BCA" w:rsidP="00C27BCA">
      <w:pPr>
        <w:pStyle w:val="CommentText"/>
      </w:pPr>
      <w:r>
        <w:rPr>
          <w:rStyle w:val="CommentReference"/>
        </w:rPr>
        <w:annotationRef/>
      </w:r>
      <w:r>
        <w:t xml:space="preserve">Please see my comment on Appendix Table A2. </w:t>
      </w:r>
    </w:p>
  </w:comment>
  <w:comment w:id="177" w:author="Kerith Conron" w:date="2026-03-06T12:06:00Z" w:initials="KC">
    <w:p w14:paraId="0EBCD8AF" w14:textId="7B7379A3" w:rsidR="00601833" w:rsidRDefault="00601833"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 w:id="181" w:author="Kerith Conron" w:date="2026-03-04T16:46:00Z" w:initials="KC">
    <w:p w14:paraId="10008767" w14:textId="77777777" w:rsidR="00E0737D" w:rsidRDefault="00E0737D" w:rsidP="00E0737D">
      <w:pPr>
        <w:pStyle w:val="CommentText"/>
      </w:pPr>
      <w:r>
        <w:rPr>
          <w:rStyle w:val="CommentReference"/>
        </w:rPr>
        <w:annotationRef/>
      </w:r>
      <w:r>
        <w:t xml:space="preserve">It would be helpful to include info about % female sex assigned at birth for these gender identity categories. In most datasets, FSAB folks are overrepresented among nonbinary and gender expansive folks. For me, this is salient, in terms of gendered expectations re education and career. </w:t>
      </w:r>
    </w:p>
  </w:comment>
  <w:comment w:id="197" w:author="Kerith Conron" w:date="2026-03-03T16:03:00Z" w:initials="KC">
    <w:p w14:paraId="748E7A54" w14:textId="77777777" w:rsidR="006C7BD3" w:rsidRDefault="006C7BD3" w:rsidP="006C7BD3">
      <w:pPr>
        <w:pStyle w:val="CommentText"/>
      </w:pPr>
      <w:r>
        <w:rPr>
          <w:rStyle w:val="CommentReference"/>
        </w:rPr>
        <w:annotationRef/>
      </w:r>
      <w:r>
        <w:t>This citation should be listed by the name of the report editor, Herman, J (2014).</w:t>
      </w:r>
    </w:p>
  </w:comment>
  <w:comment w:id="198" w:author="Kerith Conron" w:date="2026-03-03T16:10:00Z" w:initials="KC">
    <w:p w14:paraId="079481B3" w14:textId="77777777" w:rsidR="00374686" w:rsidRDefault="008D6E11" w:rsidP="00374686">
      <w:pPr>
        <w:pStyle w:val="CommentText"/>
      </w:pPr>
      <w:r>
        <w:rPr>
          <w:rStyle w:val="CommentReference"/>
        </w:rPr>
        <w:annotationRef/>
      </w:r>
      <w:r w:rsidR="00374686">
        <w:t xml:space="preserve">Did you code all write-ins? </w:t>
      </w:r>
    </w:p>
    <w:p w14:paraId="6740617A" w14:textId="77777777" w:rsidR="00374686" w:rsidRDefault="00374686" w:rsidP="00374686">
      <w:pPr>
        <w:pStyle w:val="CommentText"/>
      </w:pPr>
      <w:r>
        <w:t>“other” should not be considered gender expansive without coding write-ins.</w:t>
      </w:r>
    </w:p>
    <w:p w14:paraId="2BE88107" w14:textId="77777777" w:rsidR="00374686" w:rsidRDefault="00374686" w:rsidP="00374686">
      <w:pPr>
        <w:pStyle w:val="CommentText"/>
      </w:pPr>
    </w:p>
    <w:p w14:paraId="6DFFEC8C" w14:textId="77777777" w:rsidR="00374686" w:rsidRDefault="00374686" w:rsidP="00374686">
      <w:pPr>
        <w:pStyle w:val="CommentText"/>
      </w:pPr>
      <w:r>
        <w:t xml:space="preserve">There are typically three groups among write-ins -- majority group members, minority group members, and folks who cannot be reclassified (i.e., folks who use sexuality terms as their write-in on gender or provide write-ins like human, alien) </w:t>
      </w:r>
    </w:p>
  </w:comment>
  <w:comment w:id="199" w:author="Kerith Conron" w:date="2026-03-03T16:12:00Z" w:initials="KC">
    <w:p w14:paraId="01C7154D" w14:textId="77777777" w:rsidR="00F16ACD" w:rsidRDefault="00D63F44" w:rsidP="00F16ACD">
      <w:pPr>
        <w:pStyle w:val="CommentText"/>
      </w:pPr>
      <w:r>
        <w:rPr>
          <w:rStyle w:val="CommentReference"/>
        </w:rPr>
        <w:annotationRef/>
      </w:r>
      <w:r w:rsidR="00F16ACD">
        <w:t>Mischievous? If truly malicious, then include a couple of examples</w:t>
      </w:r>
    </w:p>
  </w:comment>
  <w:comment w:id="200" w:author="Kerith Conron" w:date="2026-03-03T16:14:00Z" w:initials="KC">
    <w:p w14:paraId="7EF5A3A1" w14:textId="2BF54EF2" w:rsidR="00440F3B" w:rsidRDefault="00440F3B" w:rsidP="00440F3B">
      <w:pPr>
        <w:pStyle w:val="CommentText"/>
      </w:pPr>
      <w:r>
        <w:rPr>
          <w:rStyle w:val="CommentReference"/>
        </w:rPr>
        <w:annotationRef/>
      </w:r>
      <w:r>
        <w:t xml:space="preserve">Here, I would expect the total </w:t>
      </w:r>
      <w:r>
        <w:rPr>
          <w:i/>
          <w:iCs/>
        </w:rPr>
        <w:t>among</w:t>
      </w:r>
      <w:r>
        <w:t xml:space="preserve"> trans/gender expansive respondents to be 100%. </w:t>
      </w:r>
      <w:r>
        <w:br/>
      </w:r>
      <w:r>
        <w:br/>
        <w:t xml:space="preserve">It appears that you are reporting sample percentages. </w:t>
      </w:r>
    </w:p>
  </w:comment>
  <w:comment w:id="203" w:author="Kerith Conron" w:date="2026-03-03T16:15:00Z" w:initials="KC">
    <w:p w14:paraId="231B81FF" w14:textId="77777777" w:rsidR="00440F3B" w:rsidRDefault="00440F3B" w:rsidP="00440F3B">
      <w:pPr>
        <w:pStyle w:val="CommentText"/>
      </w:pPr>
      <w:r>
        <w:rPr>
          <w:rStyle w:val="CommentReference"/>
        </w:rPr>
        <w:annotationRef/>
      </w:r>
      <w:r>
        <w:t xml:space="preserve">SMART was the group that focused on sexual orientation measurement. The report was published in 2009 by the Williams Institute. </w:t>
      </w:r>
    </w:p>
  </w:comment>
  <w:comment w:id="208" w:author="Kerith Conron" w:date="2026-03-03T16:18:00Z" w:initials="KC">
    <w:p w14:paraId="4867D5DE" w14:textId="77777777" w:rsidR="0070708C" w:rsidRDefault="004F7888" w:rsidP="0070708C">
      <w:pPr>
        <w:pStyle w:val="CommentText"/>
      </w:pPr>
      <w:r>
        <w:rPr>
          <w:rStyle w:val="CommentReference"/>
        </w:rPr>
        <w:annotationRef/>
      </w:r>
      <w:r w:rsidR="0070708C">
        <w:t>Queer can be classified as bi+ (alongside pansexual)</w:t>
      </w:r>
    </w:p>
  </w:comment>
  <w:comment w:id="209" w:author="Kerith Conron" w:date="2026-03-03T16:17:00Z" w:initials="KC">
    <w:p w14:paraId="68E1DE23" w14:textId="5758D83F" w:rsidR="00B96EA0" w:rsidRDefault="00B96EA0" w:rsidP="00B96EA0">
      <w:pPr>
        <w:pStyle w:val="CommentText"/>
      </w:pPr>
      <w:r>
        <w:rPr>
          <w:rStyle w:val="CommentReference"/>
        </w:rPr>
        <w:annotationRef/>
      </w:r>
      <w:r>
        <w:t>What % of students opted to use other plus a write-in?</w:t>
      </w:r>
    </w:p>
  </w:comment>
  <w:comment w:id="211" w:author="Kerith Conron" w:date="2026-03-03T17:40:00Z" w:initials="KC">
    <w:p w14:paraId="58815A9F" w14:textId="77777777" w:rsidR="00EA2997" w:rsidRDefault="004B2EB4" w:rsidP="00EA2997">
      <w:pPr>
        <w:pStyle w:val="CommentText"/>
      </w:pPr>
      <w:r>
        <w:rPr>
          <w:rStyle w:val="CommentReference"/>
        </w:rPr>
        <w:annotationRef/>
      </w:r>
      <w:r w:rsidR="00EA2997">
        <w:t>It would be great to include a conceptual diagram prior to the data analysis section.</w:t>
      </w:r>
    </w:p>
  </w:comment>
  <w:comment w:id="212" w:author="Kerith Conron" w:date="2026-03-03T17:48:00Z" w:initials="KC">
    <w:p w14:paraId="399762A0" w14:textId="5DB1F94A" w:rsidR="00036510" w:rsidRDefault="0079743E" w:rsidP="00036510">
      <w:pPr>
        <w:pStyle w:val="CommentText"/>
      </w:pPr>
      <w:r>
        <w:rPr>
          <w:rStyle w:val="CommentReference"/>
        </w:rPr>
        <w:annotationRef/>
      </w:r>
      <w:r w:rsidR="00036510">
        <w:t>This section is very difficult to follow because the  dependent variables were not introduced in the prior section. First, describe the dependent variables in measures. Then, layout the analytic approach as starting with bivariate statistics, followed by two sets of PCA to reduce items into meaningful component variables. Report Cronbach’s alpha for all component variable to illustrate how you’ve assessed internal consistency reliability. Next, describe the multivariable regressions. Any info about how you will assess model fit?</w:t>
      </w:r>
    </w:p>
  </w:comment>
  <w:comment w:id="213" w:author="Kerith Conron" w:date="2026-03-06T12:13:00Z" w:initials="KC">
    <w:p w14:paraId="0471C35D" w14:textId="77777777" w:rsidR="00D84443" w:rsidRDefault="00D84443" w:rsidP="00D84443">
      <w:pPr>
        <w:pStyle w:val="CommentText"/>
      </w:pPr>
      <w:r>
        <w:rPr>
          <w:rStyle w:val="CommentReference"/>
        </w:rPr>
        <w:annotationRef/>
      </w:r>
      <w:r>
        <w:t>Be sure to talk about bullying in this section too.</w:t>
      </w:r>
    </w:p>
  </w:comment>
  <w:comment w:id="218" w:author="Kerith Conron" w:date="2026-03-04T15:35:00Z" w:initials="KC">
    <w:p w14:paraId="10523BBA" w14:textId="77777777" w:rsidR="00EF1E41" w:rsidRDefault="00EF1E41" w:rsidP="00EF1E41">
      <w:pPr>
        <w:pStyle w:val="CommentText"/>
      </w:pPr>
      <w:r>
        <w:rPr>
          <w:rStyle w:val="CommentReference"/>
        </w:rPr>
        <w:annotationRef/>
      </w:r>
      <w:r>
        <w:t>You should report Cronbach’s alpha for each component.</w:t>
      </w:r>
    </w:p>
  </w:comment>
  <w:comment w:id="229" w:author="Kerith Conron" w:date="2026-03-06T09:39:00Z" w:initials="KC">
    <w:p w14:paraId="53EFB48B" w14:textId="77777777" w:rsidR="00D24599" w:rsidRDefault="00D24599" w:rsidP="00D24599">
      <w:pPr>
        <w:pStyle w:val="CommentText"/>
      </w:pPr>
      <w:r>
        <w:rPr>
          <w:rStyle w:val="CommentReference"/>
        </w:rPr>
        <w:annotationRef/>
      </w:r>
      <w:r>
        <w:t xml:space="preserve">It may be beyond the scope of this paper, but fitting PCA in two separate strata (cis/trans) might be informative. </w:t>
      </w:r>
    </w:p>
  </w:comment>
  <w:comment w:id="234" w:author="Kerith Conron" w:date="2026-03-06T09:40:00Z" w:initials="KC">
    <w:p w14:paraId="67BAC007" w14:textId="77777777" w:rsidR="00D065EC" w:rsidRDefault="00D065EC" w:rsidP="00D065EC">
      <w:pPr>
        <w:pStyle w:val="CommentText"/>
      </w:pPr>
      <w:r>
        <w:rPr>
          <w:rStyle w:val="CommentReference"/>
        </w:rPr>
        <w:annotationRef/>
      </w:r>
      <w:r>
        <w:t>Highest level of parental ed? Might be helpful to offer a brief explanation for the rationale for including these two covariates as controls.</w:t>
      </w:r>
    </w:p>
  </w:comment>
  <w:comment w:id="230" w:author="Kerith Conron" w:date="2026-03-06T09:41:00Z" w:initials="KC">
    <w:p w14:paraId="58929D82" w14:textId="77777777" w:rsidR="002C5D16" w:rsidRDefault="002C5D16" w:rsidP="002C5D16">
      <w:pPr>
        <w:pStyle w:val="CommentText"/>
      </w:pPr>
      <w:r>
        <w:rPr>
          <w:rStyle w:val="CommentReference"/>
        </w:rPr>
        <w:annotationRef/>
      </w:r>
      <w:r>
        <w:t>Based on this set-up, I expect to see results presented for each model.</w:t>
      </w:r>
    </w:p>
  </w:comment>
  <w:comment w:id="236" w:author="Kerith Conron" w:date="2026-03-06T09:43:00Z" w:initials="KC">
    <w:p w14:paraId="6F339AB2" w14:textId="77777777" w:rsidR="00C514B3" w:rsidRDefault="00357E81" w:rsidP="00C514B3">
      <w:pPr>
        <w:pStyle w:val="CommentText"/>
      </w:pPr>
      <w:r>
        <w:rPr>
          <w:rStyle w:val="CommentReference"/>
        </w:rPr>
        <w:annotationRef/>
      </w:r>
      <w:r w:rsidR="00C514B3">
        <w:t xml:space="preserve">Why aren’t the bullying items included in the school experience PCA? </w:t>
      </w:r>
    </w:p>
  </w:comment>
  <w:comment w:id="237" w:author="Kerith Conron" w:date="2026-03-06T13:00:00Z" w:initials="KC">
    <w:p w14:paraId="533123A4" w14:textId="77777777" w:rsidR="007201EA" w:rsidRDefault="007201EA" w:rsidP="007201EA">
      <w:pPr>
        <w:pStyle w:val="CommentText"/>
      </w:pPr>
      <w:r>
        <w:rPr>
          <w:rStyle w:val="CommentReference"/>
        </w:rPr>
        <w:annotationRef/>
      </w:r>
      <w:r>
        <w:t>Or, as covariates in regression analyses?</w:t>
      </w:r>
    </w:p>
  </w:comment>
  <w:comment w:id="246" w:author="Kerith Conron" w:date="2026-03-06T09:31:00Z" w:initials="KC">
    <w:p w14:paraId="07B41C93" w14:textId="77777777" w:rsidR="00194C5E" w:rsidRDefault="00194C5E" w:rsidP="00194C5E">
      <w:pPr>
        <w:pStyle w:val="CommentText"/>
      </w:pPr>
      <w:r>
        <w:rPr>
          <w:rStyle w:val="CommentReference"/>
        </w:rPr>
        <w:annotationRef/>
      </w:r>
      <w:r>
        <w:t>Reorder this section to align with the order in which findings are presented in the abstract.</w:t>
      </w:r>
    </w:p>
  </w:comment>
  <w:comment w:id="252" w:author="Kerith Conron" w:date="2026-03-04T15:41:00Z" w:initials="KC">
    <w:p w14:paraId="10B43CDB" w14:textId="77777777" w:rsidR="001F77F0" w:rsidRDefault="001F77F0" w:rsidP="001F77F0">
      <w:pPr>
        <w:pStyle w:val="CommentText"/>
      </w:pPr>
      <w:r>
        <w:rPr>
          <w:rStyle w:val="CommentReference"/>
        </w:rPr>
        <w:annotationRef/>
      </w:r>
      <w:r>
        <w:t>This is premature. The reader hasn’t yet been introduced to basic descriptive findings.</w:t>
      </w:r>
    </w:p>
  </w:comment>
  <w:comment w:id="259" w:author="Kerith Conron" w:date="2026-03-04T15:46:00Z" w:initials="KC">
    <w:p w14:paraId="37BE7CC7" w14:textId="77777777" w:rsidR="0076150D" w:rsidRDefault="0076150D" w:rsidP="0076150D">
      <w:pPr>
        <w:pStyle w:val="CommentText"/>
      </w:pPr>
      <w:r>
        <w:rPr>
          <w:rStyle w:val="CommentReference"/>
        </w:rPr>
        <w:annotationRef/>
      </w:r>
      <w:r>
        <w:t xml:space="preserve">A rate includes a unit of time. Here you have prevalence data, so describing groups as having a higher prevalence among … , more people in X group , more common among…  is suggested language. </w:t>
      </w:r>
    </w:p>
  </w:comment>
  <w:comment w:id="266" w:author="Kerith Conron" w:date="2026-03-03T17:28:00Z" w:initials="KC">
    <w:p w14:paraId="01FD176C" w14:textId="6390A702" w:rsidR="00705159" w:rsidRDefault="00705159" w:rsidP="00705159">
      <w:pPr>
        <w:pStyle w:val="CommentText"/>
      </w:pPr>
      <w:r>
        <w:rPr>
          <w:rStyle w:val="CommentReference"/>
        </w:rPr>
        <w:annotationRef/>
      </w:r>
      <w:r>
        <w:t>Figure titles should contain enough info to stand alone from the report and provide useful info to readers.</w:t>
      </w:r>
    </w:p>
  </w:comment>
  <w:comment w:id="281" w:author="Kerith Conron" w:date="2026-03-04T15:54:00Z" w:initials="KC">
    <w:p w14:paraId="7AA3C7A8" w14:textId="77777777" w:rsidR="00266684" w:rsidRDefault="00266684" w:rsidP="00266684">
      <w:pPr>
        <w:pStyle w:val="CommentText"/>
      </w:pPr>
      <w:r>
        <w:rPr>
          <w:rStyle w:val="CommentReference"/>
        </w:rPr>
        <w:annotationRef/>
      </w:r>
      <w:r>
        <w:t>This is super interesting info! I haven’t seen any other studies with intended field of study. Nice work!</w:t>
      </w:r>
    </w:p>
  </w:comment>
  <w:comment w:id="282" w:author="Kerith Conron" w:date="2026-03-06T09:50:00Z" w:initials="KC">
    <w:p w14:paraId="59EF7E2F" w14:textId="77777777" w:rsidR="005211ED" w:rsidRDefault="005211ED" w:rsidP="005211ED">
      <w:pPr>
        <w:pStyle w:val="CommentText"/>
      </w:pPr>
      <w:r>
        <w:rPr>
          <w:rStyle w:val="CommentReference"/>
        </w:rPr>
        <w:annotationRef/>
      </w:r>
      <w:r>
        <w:t>Be sure to integrate this info into the discussion and abstract/executive summary</w:t>
      </w:r>
    </w:p>
  </w:comment>
  <w:comment w:id="283" w:author="Kerith Conron" w:date="2026-03-04T15:57:00Z" w:initials="KC">
    <w:p w14:paraId="7DA935B4" w14:textId="77777777" w:rsidR="009A3F5F" w:rsidRDefault="002D762A" w:rsidP="009A3F5F">
      <w:pPr>
        <w:pStyle w:val="CommentText"/>
      </w:pPr>
      <w:r>
        <w:rPr>
          <w:rStyle w:val="CommentReference"/>
        </w:rPr>
        <w:annotationRef/>
      </w:r>
      <w:r w:rsidR="009A3F5F">
        <w:t>Report all percentages to same decimal place  (i.e., 30.0%) throughout findings.</w:t>
      </w:r>
    </w:p>
  </w:comment>
  <w:comment w:id="280" w:author="Kerith Conron" w:date="2026-03-04T15:56:00Z" w:initials="KC">
    <w:p w14:paraId="1709D5AE" w14:textId="0F9F1196" w:rsidR="009225AC" w:rsidRDefault="002D762A" w:rsidP="009225AC">
      <w:pPr>
        <w:pStyle w:val="CommentText"/>
      </w:pPr>
      <w:r>
        <w:rPr>
          <w:rStyle w:val="CommentReference"/>
        </w:rPr>
        <w:annotationRef/>
      </w:r>
      <w:r w:rsidR="009225AC">
        <w:t xml:space="preserve">How are you determining that % are statistically bigger or smaller than others? </w:t>
      </w:r>
    </w:p>
    <w:p w14:paraId="6F57231D" w14:textId="77777777" w:rsidR="009225AC" w:rsidRDefault="009225AC" w:rsidP="009225AC">
      <w:pPr>
        <w:pStyle w:val="CommentText"/>
      </w:pPr>
    </w:p>
    <w:p w14:paraId="6FA1DCBA" w14:textId="77777777" w:rsidR="009225AC" w:rsidRDefault="009225AC" w:rsidP="009225AC">
      <w:pPr>
        <w:pStyle w:val="CommentText"/>
      </w:pPr>
      <w:r>
        <w:t xml:space="preserve">The confidence limits around many of these % for the trans groups will be wide. Note: you can calculate approximate standard errors and 95% CI by hand if need be. </w:t>
      </w:r>
    </w:p>
  </w:comment>
  <w:comment w:id="288" w:author="Kerith Conron" w:date="2026-03-04T15:48:00Z" w:initials="KC">
    <w:p w14:paraId="03166AB2" w14:textId="77777777" w:rsidR="00270787" w:rsidRDefault="00270787" w:rsidP="00270787">
      <w:pPr>
        <w:pStyle w:val="CommentText"/>
      </w:pPr>
      <w:r>
        <w:rPr>
          <w:rStyle w:val="CommentReference"/>
        </w:rPr>
        <w:annotationRef/>
      </w:r>
      <w:r>
        <w:t>retitle</w:t>
      </w:r>
    </w:p>
  </w:comment>
  <w:comment w:id="295" w:author="Kerith Conron" w:date="2026-03-04T16:07:00Z" w:initials="KC">
    <w:p w14:paraId="7A721185" w14:textId="77777777" w:rsidR="009C3732" w:rsidRDefault="009C3732" w:rsidP="009C3732">
      <w:pPr>
        <w:pStyle w:val="CommentText"/>
      </w:pPr>
      <w:r>
        <w:rPr>
          <w:rStyle w:val="CommentReference"/>
        </w:rPr>
        <w:annotationRef/>
      </w:r>
      <w:r>
        <w:t>40% of 55% = 72.7%</w:t>
      </w:r>
    </w:p>
  </w:comment>
  <w:comment w:id="290" w:author="Kerith Conron" w:date="2026-03-04T16:10:00Z" w:initials="KC">
    <w:p w14:paraId="4FB557BB" w14:textId="77777777" w:rsidR="00AD56CA" w:rsidRDefault="00EC1DA0" w:rsidP="00AD56CA">
      <w:pPr>
        <w:pStyle w:val="CommentText"/>
      </w:pPr>
      <w:r>
        <w:rPr>
          <w:rStyle w:val="CommentReference"/>
        </w:rPr>
        <w:annotationRef/>
      </w:r>
      <w:r w:rsidR="00AD56CA">
        <w:t>Include % when reporting findings throughout this section.</w:t>
      </w:r>
    </w:p>
    <w:p w14:paraId="7AF37826" w14:textId="77777777" w:rsidR="00AD56CA" w:rsidRDefault="00AD56CA" w:rsidP="00AD56CA">
      <w:pPr>
        <w:pStyle w:val="CommentText"/>
      </w:pPr>
    </w:p>
    <w:p w14:paraId="44249793" w14:textId="77777777" w:rsidR="00AD56CA" w:rsidRDefault="00AD56CA" w:rsidP="00AD56CA">
      <w:pPr>
        <w:pStyle w:val="CommentText"/>
      </w:pPr>
      <w:r>
        <w:t>There also should be tests of statistical significance to support assertions about differences. You can get these from pairwise comparisons -- chi-squares or linear regressions (changing the reference group).</w:t>
      </w:r>
    </w:p>
  </w:comment>
  <w:comment w:id="296" w:author="Kerith Conron" w:date="2026-03-04T16:06:00Z" w:initials="KC">
    <w:p w14:paraId="45BA1BBE" w14:textId="04BDA63E" w:rsidR="0096474B" w:rsidRDefault="0096474B" w:rsidP="0096474B">
      <w:pPr>
        <w:pStyle w:val="CommentText"/>
      </w:pPr>
      <w:r>
        <w:rPr>
          <w:rStyle w:val="CommentReference"/>
        </w:rPr>
        <w:annotationRef/>
      </w:r>
      <w:r>
        <w:t xml:space="preserve">Relocate to the discussion section. </w:t>
      </w:r>
    </w:p>
  </w:comment>
  <w:comment w:id="300" w:author="Kerith Conron" w:date="2026-03-04T17:32:00Z" w:initials="KC">
    <w:p w14:paraId="276CD16C" w14:textId="77777777" w:rsidR="00AD5623" w:rsidRDefault="002F724A" w:rsidP="00AD5623">
      <w:pPr>
        <w:pStyle w:val="CommentText"/>
      </w:pPr>
      <w:r>
        <w:rPr>
          <w:rStyle w:val="CommentReference"/>
        </w:rPr>
        <w:annotationRef/>
      </w:r>
      <w:r w:rsidR="00AD5623">
        <w:t>This finding is likely a reflection of earlier life gender role socialization associated with sex assigned at birth. In most studies, non-binary trans folks are disproportionately female sex assigned at birth (FSAB). Including this demographic info as a crosstabs table in the appendix (GI by SAB) or to include % FSAB as a footnote for the nonbinary trans groups would be helpful.</w:t>
      </w:r>
    </w:p>
  </w:comment>
  <w:comment w:id="304" w:author="Kerith Conron" w:date="2026-03-04T16:14:00Z" w:initials="KC">
    <w:p w14:paraId="7BFF5B7C" w14:textId="4BB310B0" w:rsidR="002F724A" w:rsidRDefault="00394CC0" w:rsidP="002F724A">
      <w:pPr>
        <w:pStyle w:val="CommentText"/>
      </w:pPr>
      <w:r>
        <w:rPr>
          <w:rStyle w:val="CommentReference"/>
        </w:rPr>
        <w:annotationRef/>
      </w:r>
      <w:r w:rsidR="002F724A">
        <w:t>Sex assigned at birth should be included as a demographic control in sexual orientation analyses. Bi+ people are disproportionately cis women.</w:t>
      </w:r>
    </w:p>
  </w:comment>
  <w:comment w:id="305" w:author="Kerith Conron" w:date="2026-03-04T17:38:00Z" w:initials="KC">
    <w:p w14:paraId="452F5DCB" w14:textId="77777777" w:rsidR="00BC6CDA" w:rsidRDefault="00BC6CDA" w:rsidP="00BC6CDA">
      <w:pPr>
        <w:pStyle w:val="CommentText"/>
      </w:pPr>
      <w:r>
        <w:rPr>
          <w:rStyle w:val="CommentReference"/>
        </w:rPr>
        <w:annotationRef/>
      </w:r>
      <w:r>
        <w:t>Logits presented in tables 3 and 4 (and findings) should be exponentiated and presented as odds rations with 95% confidence intervals. Include the referent group (cis men) as 1.0.</w:t>
      </w:r>
    </w:p>
  </w:comment>
  <w:comment w:id="311" w:author="Kerith Conron" w:date="2026-03-04T17:49:00Z" w:initials="KC">
    <w:p w14:paraId="275DB074" w14:textId="77777777" w:rsidR="00735625" w:rsidRDefault="00735625" w:rsidP="00735625">
      <w:pPr>
        <w:pStyle w:val="CommentText"/>
      </w:pPr>
      <w:r>
        <w:rPr>
          <w:rStyle w:val="CommentReference"/>
        </w:rPr>
        <w:annotationRef/>
      </w:r>
      <w:r>
        <w:t xml:space="preserve">Why not divide by 6 and put the index back on the original scale to make the mean scores more interpretable? </w:t>
      </w:r>
    </w:p>
  </w:comment>
  <w:comment w:id="312" w:author="Kerith Conron" w:date="2026-03-04T17:50:00Z" w:initials="KC">
    <w:p w14:paraId="10894908" w14:textId="77777777" w:rsidR="008A2B79" w:rsidRDefault="008A2B79" w:rsidP="008A2B79">
      <w:pPr>
        <w:pStyle w:val="CommentText"/>
      </w:pPr>
      <w:r>
        <w:rPr>
          <w:rStyle w:val="CommentReference"/>
        </w:rPr>
        <w:annotationRef/>
      </w:r>
      <w:r>
        <w:t>Using what test?</w:t>
      </w:r>
    </w:p>
  </w:comment>
  <w:comment w:id="316" w:author="Kerith Conron" w:date="2026-03-04T16:18:00Z" w:initials="KC">
    <w:p w14:paraId="4D7C7CFD" w14:textId="1D3530CC" w:rsidR="001D4A5D" w:rsidRDefault="001D4A5D" w:rsidP="001D4A5D">
      <w:pPr>
        <w:pStyle w:val="CommentText"/>
      </w:pPr>
      <w:r>
        <w:rPr>
          <w:rStyle w:val="CommentReference"/>
        </w:rPr>
        <w:annotationRef/>
      </w:r>
      <w:r>
        <w:t>This info belongs in methods/measures</w:t>
      </w:r>
    </w:p>
  </w:comment>
  <w:comment w:id="319" w:author="Kerith Conron" w:date="2026-03-06T12:26:00Z" w:initials="KC">
    <w:p w14:paraId="3AEA4413" w14:textId="77777777" w:rsidR="007E466E" w:rsidRDefault="007E466E" w:rsidP="007E466E">
      <w:pPr>
        <w:pStyle w:val="CommentText"/>
      </w:pPr>
      <w:r>
        <w:rPr>
          <w:rStyle w:val="CommentReference"/>
        </w:rPr>
        <w:annotationRef/>
      </w:r>
      <w:r>
        <w:t>Include only one data point. If you include 95% CI around the means presented in the table 7, you could omit the unconditional findings from figure 3.</w:t>
      </w:r>
    </w:p>
  </w:comment>
  <w:comment w:id="322" w:author="Kerith Conron" w:date="2026-03-06T12:14:00Z" w:initials="KC">
    <w:p w14:paraId="35298B46" w14:textId="77777777" w:rsidR="00D84443" w:rsidRDefault="00D84443" w:rsidP="00D84443">
      <w:pPr>
        <w:pStyle w:val="CommentText"/>
      </w:pPr>
      <w:r>
        <w:rPr>
          <w:rStyle w:val="CommentReference"/>
        </w:rPr>
        <w:annotationRef/>
      </w:r>
      <w:r>
        <w:t>Include 0 time group to sum to 100% (like other figures)</w:t>
      </w:r>
    </w:p>
  </w:comment>
  <w:comment w:id="325" w:author="Kerith Conron" w:date="2026-03-06T12:35:00Z" w:initials="KC">
    <w:p w14:paraId="4DDF6827" w14:textId="3B6B49B7" w:rsidR="00F611B6" w:rsidRDefault="00F611B6" w:rsidP="00F611B6">
      <w:pPr>
        <w:pStyle w:val="CommentText"/>
      </w:pPr>
      <w:r>
        <w:rPr>
          <w:rStyle w:val="CommentReference"/>
        </w:rPr>
        <w:annotationRef/>
      </w:r>
      <w:r>
        <w:t>How can there be negative values on a summary composite measure if item values were 0 to 3?</w:t>
      </w:r>
    </w:p>
  </w:comment>
  <w:comment w:id="326" w:author="Kerith Conron" w:date="2026-03-06T12:30:00Z" w:initials="KC">
    <w:p w14:paraId="22BC6DAB" w14:textId="77777777" w:rsidR="00417EEC" w:rsidRDefault="001869A4" w:rsidP="00417EEC">
      <w:pPr>
        <w:pStyle w:val="CommentText"/>
      </w:pPr>
      <w:r>
        <w:rPr>
          <w:rStyle w:val="CommentReference"/>
        </w:rPr>
        <w:annotationRef/>
      </w:r>
      <w:r w:rsidR="00417EEC">
        <w:t xml:space="preserve">Drop unconditional findings in all figures to increase readability. Why adjust for demographics and HS index in the same model? You lose your ability to show that high school experience impacts mean level of worry.  </w:t>
      </w:r>
    </w:p>
  </w:comment>
  <w:comment w:id="329" w:author="Kerith Conron" w:date="2026-03-06T12:42:00Z" w:initials="KC">
    <w:p w14:paraId="386FF580" w14:textId="77777777" w:rsidR="002F2DE1" w:rsidRDefault="00D103FB" w:rsidP="002F2DE1">
      <w:pPr>
        <w:pStyle w:val="CommentText"/>
      </w:pPr>
      <w:r>
        <w:rPr>
          <w:rStyle w:val="CommentReference"/>
        </w:rPr>
        <w:annotationRef/>
      </w:r>
      <w:r w:rsidR="002F2DE1">
        <w:t>Info about student loans in this report might be helpful to include in the discussion section.</w:t>
      </w:r>
    </w:p>
    <w:p w14:paraId="3A29EF6A" w14:textId="77777777" w:rsidR="002F2DE1" w:rsidRDefault="002F2DE1" w:rsidP="002F2DE1">
      <w:pPr>
        <w:pStyle w:val="CommentText"/>
      </w:pPr>
    </w:p>
    <w:p w14:paraId="3A258305" w14:textId="77777777" w:rsidR="002F2DE1" w:rsidRDefault="002F2DE1" w:rsidP="002F2DE1">
      <w:pPr>
        <w:pStyle w:val="CommentText"/>
      </w:pPr>
      <w:hyperlink r:id="rId2" w:history="1">
        <w:r w:rsidRPr="002A094B">
          <w:rPr>
            <w:rStyle w:val="Hyperlink"/>
          </w:rPr>
          <w:t>https://williamsinstitute.law.ucla.edu/publications/transgender-higher-ed/</w:t>
        </w:r>
      </w:hyperlink>
    </w:p>
  </w:comment>
  <w:comment w:id="332" w:author="Kerith Conron" w:date="2026-03-04T17:55:00Z" w:initials="KC">
    <w:p w14:paraId="1EBEEA1C" w14:textId="77777777" w:rsidR="00545C96" w:rsidRDefault="00545C96" w:rsidP="00545C96">
      <w:pPr>
        <w:pStyle w:val="CommentText"/>
      </w:pPr>
      <w:r>
        <w:rPr>
          <w:rStyle w:val="CommentReference"/>
        </w:rPr>
        <w:annotationRef/>
      </w:r>
      <w:r>
        <w:t>The methods section should describe how you approached the qualitative data analysis – even if you are reporting only preliminary findings.</w:t>
      </w:r>
    </w:p>
    <w:p w14:paraId="1D280386" w14:textId="77777777" w:rsidR="00545C96" w:rsidRDefault="00545C96" w:rsidP="00545C96">
      <w:pPr>
        <w:pStyle w:val="CommentText"/>
      </w:pPr>
    </w:p>
    <w:p w14:paraId="14D9B40D" w14:textId="77777777" w:rsidR="00545C96" w:rsidRDefault="00545C96" w:rsidP="00545C96">
      <w:pPr>
        <w:pStyle w:val="CommentText"/>
      </w:pPr>
      <w:r>
        <w:t>The qual findings are a great addition. Wish this section was more longer.</w:t>
      </w:r>
    </w:p>
  </w:comment>
  <w:comment w:id="333" w:author="Kerith Conron" w:date="2026-03-04T17:52:00Z" w:initials="KC">
    <w:p w14:paraId="50C8922B" w14:textId="77777777" w:rsidR="00EE4953" w:rsidRDefault="00EE4953" w:rsidP="00EE4953">
      <w:pPr>
        <w:pStyle w:val="CommentText"/>
      </w:pPr>
      <w:r>
        <w:rPr>
          <w:rStyle w:val="CommentReference"/>
        </w:rPr>
        <w:annotationRef/>
      </w:r>
      <w:r>
        <w:t>Relocate to discussion section</w:t>
      </w:r>
    </w:p>
  </w:comment>
  <w:comment w:id="334" w:author="Kerith Conron" w:date="2026-03-04T17:53:00Z" w:initials="KC">
    <w:p w14:paraId="12ED4687" w14:textId="77777777" w:rsidR="00EF23EA" w:rsidRDefault="00EF23EA" w:rsidP="00EF23EA">
      <w:pPr>
        <w:pStyle w:val="CommentText"/>
      </w:pPr>
      <w:r>
        <w:rPr>
          <w:rStyle w:val="CommentReference"/>
        </w:rPr>
        <w:annotationRef/>
      </w:r>
      <w:r>
        <w:t>Relocate to the discussion section</w:t>
      </w:r>
    </w:p>
  </w:comment>
  <w:comment w:id="368" w:author="Kerith Conron" w:date="2026-03-06T11:00:00Z" w:initials="KC">
    <w:p w14:paraId="60083425" w14:textId="77777777" w:rsidR="00E627CB" w:rsidRDefault="00E627CB" w:rsidP="00E627CB">
      <w:pPr>
        <w:pStyle w:val="CommentText"/>
      </w:pPr>
      <w:r>
        <w:rPr>
          <w:rStyle w:val="CommentReference"/>
        </w:rPr>
        <w:annotationRef/>
      </w:r>
      <w:r>
        <w:t>Yes, this is the “what this study matters”!</w:t>
      </w:r>
    </w:p>
  </w:comment>
  <w:comment w:id="369" w:author="Kerith Conron" w:date="2026-03-06T11:01:00Z" w:initials="KC">
    <w:p w14:paraId="1DF03029" w14:textId="77777777" w:rsidR="00F6496F" w:rsidRDefault="00F6496F" w:rsidP="00F6496F">
      <w:pPr>
        <w:pStyle w:val="CommentText"/>
      </w:pPr>
      <w:r>
        <w:rPr>
          <w:rStyle w:val="CommentReference"/>
        </w:rPr>
        <w:annotationRef/>
      </w:r>
      <w:r>
        <w:t>You have the data to test this association.</w:t>
      </w:r>
    </w:p>
  </w:comment>
  <w:comment w:id="370" w:author="Kerith Conron" w:date="2026-03-06T11:02:00Z" w:initials="KC">
    <w:p w14:paraId="26F1F3FB" w14:textId="77777777" w:rsidR="007E04A4" w:rsidRDefault="007E04A4" w:rsidP="007E04A4">
      <w:pPr>
        <w:pStyle w:val="CommentText"/>
      </w:pPr>
      <w:r>
        <w:rPr>
          <w:rStyle w:val="CommentReference"/>
        </w:rPr>
        <w:annotationRef/>
      </w:r>
      <w:r>
        <w:t>This is testable in your data</w:t>
      </w:r>
    </w:p>
  </w:comment>
  <w:comment w:id="371" w:author="Kerith Conron" w:date="2026-03-06T11:03:00Z" w:initials="KC">
    <w:p w14:paraId="47F447E4" w14:textId="77777777" w:rsidR="004C7F34" w:rsidRDefault="004C7F34" w:rsidP="004C7F34">
      <w:pPr>
        <w:pStyle w:val="CommentText"/>
      </w:pPr>
      <w:r>
        <w:rPr>
          <w:rStyle w:val="CommentReference"/>
        </w:rPr>
        <w:annotationRef/>
      </w:r>
      <w:r>
        <w:t>This was observed in the Access to Higher Ed study</w:t>
      </w:r>
    </w:p>
  </w:comment>
  <w:comment w:id="372" w:author="Kerith Conron" w:date="2026-03-06T11:06:00Z" w:initials="KC">
    <w:p w14:paraId="0BA13E99" w14:textId="77777777" w:rsidR="000B5235" w:rsidRDefault="000B5235" w:rsidP="000B5235">
      <w:pPr>
        <w:pStyle w:val="CommentText"/>
      </w:pPr>
      <w:r>
        <w:rPr>
          <w:rStyle w:val="CommentReference"/>
        </w:rPr>
        <w:annotationRef/>
      </w:r>
      <w:r>
        <w:t>I would expand on this point. The energy that LGBTQ+ students expend navigating and trying to avoid adverse experiences (including remaining closeted) detracts from the quality of their educational experience and ability to create community.</w:t>
      </w:r>
    </w:p>
  </w:comment>
  <w:comment w:id="373" w:author="Kerith Conron" w:date="2026-03-06T11:08:00Z" w:initials="KC">
    <w:p w14:paraId="2D9DC10A" w14:textId="77777777" w:rsidR="00D83847" w:rsidRDefault="00D83847" w:rsidP="00D83847">
      <w:pPr>
        <w:pStyle w:val="CommentText"/>
      </w:pPr>
      <w:r>
        <w:rPr>
          <w:rStyle w:val="CommentReference"/>
        </w:rPr>
        <w:annotationRef/>
      </w:r>
      <w:r>
        <w:t>Among 12th graders who had some plans to go to college. The folks who had the worst experiences are likely not in the pool/sample for your study. So, conditional on making it through high school and hoping to enter college, more trans/gender diverse students hoped to obtain graduate-level training than cis peers.</w:t>
      </w:r>
    </w:p>
  </w:comment>
  <w:comment w:id="375" w:author="Kerith Conron" w:date="2026-03-06T11:09:00Z" w:initials="KC">
    <w:p w14:paraId="4146B81E" w14:textId="77777777" w:rsidR="00D83847" w:rsidRDefault="00D83847" w:rsidP="00D83847">
      <w:pPr>
        <w:pStyle w:val="CommentText"/>
      </w:pPr>
      <w:r>
        <w:rPr>
          <w:rStyle w:val="CommentReference"/>
        </w:rPr>
        <w:annotationRef/>
      </w:r>
      <w:r>
        <w:t>?</w:t>
      </w:r>
    </w:p>
  </w:comment>
  <w:comment w:id="376" w:author="Kerith Conron" w:date="2026-03-06T11:09:00Z" w:initials="KC">
    <w:p w14:paraId="747B41B1" w14:textId="77777777" w:rsidR="00D83847" w:rsidRDefault="00D83847" w:rsidP="00D83847">
      <w:pPr>
        <w:pStyle w:val="CommentText"/>
      </w:pPr>
      <w:r>
        <w:rPr>
          <w:rStyle w:val="CommentReference"/>
        </w:rPr>
        <w:annotationRef/>
      </w:r>
      <w:r>
        <w:t>?</w:t>
      </w:r>
    </w:p>
  </w:comment>
  <w:comment w:id="377" w:author="Kerith Conron" w:date="2026-03-06T11:11:00Z" w:initials="KC">
    <w:p w14:paraId="35279890" w14:textId="77777777" w:rsidR="00582442" w:rsidRDefault="00582442" w:rsidP="00582442">
      <w:pPr>
        <w:pStyle w:val="CommentText"/>
      </w:pPr>
      <w:r>
        <w:rPr>
          <w:rStyle w:val="CommentReference"/>
        </w:rPr>
        <w:annotationRef/>
      </w:r>
      <w:r>
        <w:t>Do you mean that LGBTQ+ kids in California have better policy environments and likely better school climates than kids in many other parts of the country?</w:t>
      </w:r>
    </w:p>
  </w:comment>
  <w:comment w:id="378" w:author="Kerith Conron" w:date="2026-03-06T11:12:00Z" w:initials="KC">
    <w:p w14:paraId="0ACEA055" w14:textId="77777777" w:rsidR="00D3396C" w:rsidRDefault="00D3396C" w:rsidP="00D3396C">
      <w:pPr>
        <w:pStyle w:val="CommentText"/>
      </w:pPr>
      <w:r>
        <w:rPr>
          <w:rStyle w:val="CommentReference"/>
        </w:rPr>
        <w:annotationRef/>
      </w:r>
      <w:r>
        <w:t>citations</w:t>
      </w:r>
    </w:p>
  </w:comment>
  <w:comment w:id="379" w:author="Kerith Conron" w:date="2026-03-06T11:13:00Z" w:initials="KC">
    <w:p w14:paraId="26C62798" w14:textId="77777777" w:rsidR="00D3396C" w:rsidRDefault="00D3396C" w:rsidP="00D3396C">
      <w:pPr>
        <w:pStyle w:val="CommentText"/>
      </w:pPr>
      <w:r>
        <w:rPr>
          <w:rStyle w:val="CommentReference"/>
        </w:rPr>
        <w:annotationRef/>
      </w:r>
      <w:r>
        <w:t>citations</w:t>
      </w:r>
    </w:p>
  </w:comment>
  <w:comment w:id="383" w:author="Kerith Conron" w:date="2026-03-06T11:23:00Z" w:initials="KC">
    <w:p w14:paraId="4E58298E" w14:textId="77777777" w:rsidR="00A739D5" w:rsidRDefault="00A739D5" w:rsidP="00A739D5">
      <w:pPr>
        <w:pStyle w:val="CommentText"/>
      </w:pPr>
      <w:r>
        <w:rPr>
          <w:rStyle w:val="CommentReference"/>
        </w:rPr>
        <w:annotationRef/>
      </w:r>
      <w:r>
        <w:t xml:space="preserve">Key indicators, secondary school dashboard, available by gender identity </w:t>
      </w:r>
    </w:p>
    <w:p w14:paraId="36183A6F" w14:textId="77777777" w:rsidR="00A739D5" w:rsidRDefault="00A739D5" w:rsidP="00A739D5">
      <w:pPr>
        <w:pStyle w:val="CommentText"/>
      </w:pPr>
      <w:hyperlink r:id="rId3" w:history="1">
        <w:r w:rsidRPr="00D341F7">
          <w:rPr>
            <w:rStyle w:val="Hyperlink"/>
          </w:rPr>
          <w:t>https://calschls.org/reports-data/public-dashboards/</w:t>
        </w:r>
      </w:hyperlink>
    </w:p>
  </w:comment>
  <w:comment w:id="385" w:author="Kerith Conron" w:date="2026-03-06T11:14:00Z" w:initials="KC">
    <w:p w14:paraId="2159E4E8" w14:textId="77777777" w:rsidR="006F0A64" w:rsidRDefault="006F0A64" w:rsidP="006F0A64">
      <w:pPr>
        <w:pStyle w:val="CommentText"/>
      </w:pPr>
      <w:r>
        <w:rPr>
          <w:rStyle w:val="CommentReference"/>
        </w:rPr>
        <w:annotationRef/>
      </w:r>
      <w:r>
        <w:t>Yes!</w:t>
      </w:r>
    </w:p>
  </w:comment>
  <w:comment w:id="388" w:author="Kerith Conron" w:date="2026-03-06T11:25:00Z" w:initials="KC">
    <w:p w14:paraId="63C42F9F" w14:textId="77777777" w:rsidR="00BD3D1B" w:rsidRDefault="00BD3D1B" w:rsidP="00BD3D1B">
      <w:pPr>
        <w:pStyle w:val="CommentText"/>
      </w:pPr>
      <w:r>
        <w:rPr>
          <w:rStyle w:val="CommentReference"/>
        </w:rPr>
        <w:annotationRef/>
      </w:r>
      <w:r>
        <w:t xml:space="preserve">You may have a selection bias issue in your sample. The folks who made it may have support at home. </w:t>
      </w:r>
    </w:p>
    <w:p w14:paraId="7863E264" w14:textId="77777777" w:rsidR="00BD3D1B" w:rsidRDefault="00BD3D1B" w:rsidP="00BD3D1B">
      <w:pPr>
        <w:pStyle w:val="CommentText"/>
      </w:pPr>
    </w:p>
    <w:p w14:paraId="2AF10B4B" w14:textId="77777777" w:rsidR="00BD3D1B" w:rsidRDefault="00BD3D1B" w:rsidP="00BD3D1B">
      <w:pPr>
        <w:pStyle w:val="CommentText"/>
      </w:pPr>
      <w:r>
        <w:t>You also didn’t test resilience (lack of a negative outcome despite exposure to adversity) and you could in your data (I.e., are trans kids who experienced bullying more likely to be resilient compared to cis kids who experienced bullying, holding all else constant)?</w:t>
      </w:r>
    </w:p>
    <w:p w14:paraId="63CE4F72" w14:textId="77777777" w:rsidR="00BD3D1B" w:rsidRDefault="00BD3D1B" w:rsidP="00BD3D1B">
      <w:pPr>
        <w:pStyle w:val="CommentText"/>
      </w:pPr>
    </w:p>
  </w:comment>
  <w:comment w:id="390" w:author="Kerith Conron" w:date="2026-03-06T11:30:00Z" w:initials="KC">
    <w:p w14:paraId="6360A504" w14:textId="77777777" w:rsidR="00DC08B8" w:rsidRDefault="00DC08B8" w:rsidP="00DC08B8">
      <w:pPr>
        <w:pStyle w:val="CommentText"/>
      </w:pPr>
      <w:r>
        <w:rPr>
          <w:rStyle w:val="CommentReference"/>
        </w:rPr>
        <w:annotationRef/>
      </w:r>
      <w:r>
        <w:t xml:space="preserve">This study provides valuable info from the folks who made it to 12th grade and think that college is at least somewhat feasible. </w:t>
      </w:r>
    </w:p>
    <w:p w14:paraId="0DA77814" w14:textId="77777777" w:rsidR="00DC08B8" w:rsidRDefault="00DC08B8" w:rsidP="00DC08B8">
      <w:pPr>
        <w:pStyle w:val="CommentText"/>
      </w:pPr>
    </w:p>
    <w:p w14:paraId="190C0258" w14:textId="77777777" w:rsidR="00DC08B8" w:rsidRDefault="00DC08B8" w:rsidP="00DC08B8">
      <w:pPr>
        <w:pStyle w:val="CommentText"/>
      </w:pPr>
      <w:r>
        <w:t>There may be a major problem with inequities in high school completion by gender identity and this problem would not be visible in this study.</w:t>
      </w:r>
    </w:p>
  </w:comment>
  <w:comment w:id="389" w:author="Kerith Conron" w:date="2026-03-06T11:26:00Z" w:initials="KC">
    <w:p w14:paraId="512E0257" w14:textId="77777777" w:rsidR="00446022" w:rsidRDefault="00446022" w:rsidP="00446022">
      <w:pPr>
        <w:pStyle w:val="CommentText"/>
      </w:pPr>
      <w:r>
        <w:rPr>
          <w:rStyle w:val="CommentReference"/>
        </w:rPr>
        <w:annotationRef/>
      </w:r>
      <w:r>
        <w:t>Expand on this and cite evidence-based literature (even if focused on other minorities groups).</w:t>
      </w:r>
    </w:p>
  </w:comment>
  <w:comment w:id="391" w:author="Kerith Conron" w:date="2026-03-06T11:34:00Z" w:initials="KC">
    <w:p w14:paraId="56B3D6A0" w14:textId="77777777" w:rsidR="00015514" w:rsidRDefault="00015514" w:rsidP="00015514">
      <w:pPr>
        <w:pStyle w:val="CommentText"/>
      </w:pPr>
      <w:r>
        <w:rPr>
          <w:rStyle w:val="CommentReference"/>
        </w:rPr>
        <w:annotationRef/>
      </w:r>
      <w:r>
        <w:t xml:space="preserve">Perhaps reinforce the value and importance of California Healthy Kids Survey collecting info about trans status. </w:t>
      </w:r>
    </w:p>
    <w:p w14:paraId="4C3D9D94" w14:textId="77777777" w:rsidR="00015514" w:rsidRDefault="00015514" w:rsidP="00015514">
      <w:pPr>
        <w:pStyle w:val="CommentText"/>
      </w:pPr>
    </w:p>
    <w:p w14:paraId="72D30E5B" w14:textId="77777777" w:rsidR="00015514" w:rsidRDefault="00015514" w:rsidP="00015514">
      <w:pPr>
        <w:pStyle w:val="CommentText"/>
      </w:pPr>
      <w:r>
        <w:t xml:space="preserve">In my opinion, the results for trans/gender expansive youth were more similar than different, so while it might be valuable to have granularity, the big lift is collecting info about cis/trans status. </w:t>
      </w:r>
    </w:p>
    <w:p w14:paraId="25DA9FDD" w14:textId="77777777" w:rsidR="00015514" w:rsidRDefault="00015514" w:rsidP="00015514">
      <w:pPr>
        <w:pStyle w:val="CommentText"/>
      </w:pPr>
    </w:p>
    <w:p w14:paraId="25748C36" w14:textId="77777777" w:rsidR="00015514" w:rsidRDefault="00015514" w:rsidP="00015514">
      <w:pPr>
        <w:pStyle w:val="CommentText"/>
      </w:pPr>
      <w:r>
        <w:t xml:space="preserve">Alternatively, if you feel strongly that the granularity is essential, then present findings and recs that speak to observed differences among trans/gender diverse groups. </w:t>
      </w:r>
    </w:p>
  </w:comment>
  <w:comment w:id="406" w:author="Kerith Conron" w:date="2026-03-03T15:08:00Z" w:initials="KC">
    <w:p w14:paraId="0908E79F" w14:textId="77777777" w:rsidR="0007674F" w:rsidRDefault="0007674F" w:rsidP="0007674F">
      <w:pPr>
        <w:pStyle w:val="CommentText"/>
      </w:pPr>
      <w:r>
        <w:rPr>
          <w:rStyle w:val="CommentReference"/>
        </w:rPr>
        <w:annotationRef/>
      </w:r>
      <w:r>
        <w:t>Are these weighted percentages? Note whether the percentages are weighted or unweighted the table title or legend.</w:t>
      </w:r>
    </w:p>
  </w:comment>
  <w:comment w:id="427" w:author="Kerith Conron" w:date="2026-03-03T15:25:00Z" w:initials="KC">
    <w:p w14:paraId="606ED9EF" w14:textId="6C3B0F9E" w:rsidR="00F06AC4" w:rsidRDefault="00AD0857" w:rsidP="00F06AC4">
      <w:pPr>
        <w:pStyle w:val="CommentText"/>
      </w:pPr>
      <w:r>
        <w:rPr>
          <w:rStyle w:val="CommentReference"/>
        </w:rPr>
        <w:annotationRef/>
      </w:r>
      <w:r w:rsidR="00F06AC4">
        <w:t>This is fine; however, presenting demographics for FAFSA and CADAA applicants in lieu of this info or in addition to this info would be preferrable because it is closer to the source population (underlying population of interest to which you wish to make inferences from the survey sample).</w:t>
      </w:r>
    </w:p>
  </w:comment>
  <w:comment w:id="431" w:author="Kerith Conron" w:date="2026-03-03T16:30:00Z" w:initials="KC">
    <w:p w14:paraId="24A9B909" w14:textId="77777777" w:rsidR="009724F6" w:rsidRDefault="004C0D98" w:rsidP="009724F6">
      <w:pPr>
        <w:pStyle w:val="CommentText"/>
      </w:pPr>
      <w:r>
        <w:rPr>
          <w:rStyle w:val="CommentReference"/>
        </w:rPr>
        <w:annotationRef/>
      </w:r>
      <w:r w:rsidR="009724F6">
        <w:t>95% CI or standard errors would provide readers with a sense of how well the mean represents all responses.</w:t>
      </w:r>
    </w:p>
  </w:comment>
  <w:comment w:id="432" w:author="Kerith Conron" w:date="2026-03-03T16:26:00Z" w:initials="KC">
    <w:p w14:paraId="672CA677" w14:textId="0480BEA3" w:rsidR="00B4412A" w:rsidRDefault="00B4412A" w:rsidP="00B4412A">
      <w:pPr>
        <w:pStyle w:val="CommentText"/>
      </w:pPr>
      <w:r>
        <w:rPr>
          <w:rStyle w:val="CommentReference"/>
        </w:rPr>
        <w:annotationRef/>
      </w:r>
      <w:r>
        <w:t>Is this item missing any words? high school counselors or teachers?</w:t>
      </w:r>
    </w:p>
  </w:comment>
  <w:comment w:id="434" w:author="Kerith Conron" w:date="2026-03-03T16:36:00Z" w:initials="KC">
    <w:p w14:paraId="2B6A5DB6" w14:textId="77777777" w:rsidR="00721407" w:rsidRDefault="00911AA2" w:rsidP="00721407">
      <w:pPr>
        <w:pStyle w:val="CommentText"/>
      </w:pPr>
      <w:r>
        <w:rPr>
          <w:rStyle w:val="CommentReference"/>
        </w:rPr>
        <w:annotationRef/>
      </w:r>
      <w:r w:rsidR="00721407">
        <w:t>Add composite score means to tables in Appendix C and D.</w:t>
      </w:r>
    </w:p>
  </w:comment>
  <w:comment w:id="437" w:author="Kerith Conron" w:date="2026-03-03T16:23:00Z" w:initials="KC">
    <w:p w14:paraId="503F4BA4" w14:textId="77777777" w:rsidR="00F10C9A" w:rsidRDefault="00F10C9A" w:rsidP="00F10C9A">
      <w:pPr>
        <w:pStyle w:val="CommentText"/>
      </w:pPr>
      <w:r>
        <w:rPr>
          <w:rStyle w:val="CommentReference"/>
        </w:rPr>
        <w:annotationRef/>
      </w:r>
      <w:r>
        <w:t>Use a table title that allows your table to stand alone from the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A0A54" w15:done="0"/>
  <w15:commentEx w15:paraId="65D4A352" w15:done="0"/>
  <w15:commentEx w15:paraId="750BA802" w15:done="0"/>
  <w15:commentEx w15:paraId="251E9EA3" w15:paraIdParent="750BA802" w15:done="0"/>
  <w15:commentEx w15:paraId="0974BF3C" w15:done="0"/>
  <w15:commentEx w15:paraId="07C99A22" w15:done="0"/>
  <w15:commentEx w15:paraId="1B2D2D6E" w15:done="0"/>
  <w15:commentEx w15:paraId="6DB0C18C" w15:done="0"/>
  <w15:commentEx w15:paraId="5EF5D43B" w15:done="0"/>
  <w15:commentEx w15:paraId="70D50C62" w15:done="0"/>
  <w15:commentEx w15:paraId="71B414CE" w15:done="0"/>
  <w15:commentEx w15:paraId="18FEB8D6" w15:done="0"/>
  <w15:commentEx w15:paraId="64004783" w15:done="0"/>
  <w15:commentEx w15:paraId="15E84F1B" w15:done="0"/>
  <w15:commentEx w15:paraId="4F97FF87" w15:done="0"/>
  <w15:commentEx w15:paraId="0FF2D159" w15:done="0"/>
  <w15:commentEx w15:paraId="3E42B550" w15:done="0"/>
  <w15:commentEx w15:paraId="186F418E" w15:done="0"/>
  <w15:commentEx w15:paraId="7C220CA8" w15:done="0"/>
  <w15:commentEx w15:paraId="31AF9DA7" w15:done="0"/>
  <w15:commentEx w15:paraId="6FC206C8" w15:done="0"/>
  <w15:commentEx w15:paraId="27202541" w15:done="0"/>
  <w15:commentEx w15:paraId="1DBDE58C" w15:done="0"/>
  <w15:commentEx w15:paraId="348A920C" w15:done="0"/>
  <w15:commentEx w15:paraId="29E41C03" w15:done="0"/>
  <w15:commentEx w15:paraId="40AE5E66" w15:done="0"/>
  <w15:commentEx w15:paraId="0EBCD8AF" w15:done="0"/>
  <w15:commentEx w15:paraId="10008767" w15:done="0"/>
  <w15:commentEx w15:paraId="748E7A54" w15:done="0"/>
  <w15:commentEx w15:paraId="6DFFEC8C" w15:done="0"/>
  <w15:commentEx w15:paraId="01C7154D" w15:done="0"/>
  <w15:commentEx w15:paraId="7EF5A3A1" w15:done="0"/>
  <w15:commentEx w15:paraId="231B81FF" w15:done="0"/>
  <w15:commentEx w15:paraId="4867D5DE" w15:done="0"/>
  <w15:commentEx w15:paraId="68E1DE23" w15:done="0"/>
  <w15:commentEx w15:paraId="58815A9F" w15:done="0"/>
  <w15:commentEx w15:paraId="399762A0" w15:done="0"/>
  <w15:commentEx w15:paraId="0471C35D" w15:paraIdParent="399762A0" w15:done="0"/>
  <w15:commentEx w15:paraId="10523BBA" w15:done="1"/>
  <w15:commentEx w15:paraId="53EFB48B" w15:done="0"/>
  <w15:commentEx w15:paraId="67BAC007" w15:done="0"/>
  <w15:commentEx w15:paraId="58929D82" w15:done="0"/>
  <w15:commentEx w15:paraId="6F339AB2" w15:done="0"/>
  <w15:commentEx w15:paraId="533123A4" w15:paraIdParent="6F339AB2" w15:done="0"/>
  <w15:commentEx w15:paraId="07B41C93" w15:done="0"/>
  <w15:commentEx w15:paraId="10B43CDB" w15:done="0"/>
  <w15:commentEx w15:paraId="37BE7CC7" w15:done="0"/>
  <w15:commentEx w15:paraId="01FD176C" w15:done="0"/>
  <w15:commentEx w15:paraId="7AA3C7A8" w15:done="0"/>
  <w15:commentEx w15:paraId="59EF7E2F" w15:paraIdParent="7AA3C7A8" w15:done="0"/>
  <w15:commentEx w15:paraId="7DA935B4" w15:done="0"/>
  <w15:commentEx w15:paraId="6FA1DCBA" w15:done="0"/>
  <w15:commentEx w15:paraId="03166AB2" w15:done="0"/>
  <w15:commentEx w15:paraId="7A721185" w15:done="0"/>
  <w15:commentEx w15:paraId="44249793" w15:done="0"/>
  <w15:commentEx w15:paraId="45BA1BBE" w15:done="0"/>
  <w15:commentEx w15:paraId="276CD16C" w15:done="0"/>
  <w15:commentEx w15:paraId="7BFF5B7C" w15:done="0"/>
  <w15:commentEx w15:paraId="452F5DCB" w15:done="0"/>
  <w15:commentEx w15:paraId="275DB074" w15:done="0"/>
  <w15:commentEx w15:paraId="10894908" w15:done="0"/>
  <w15:commentEx w15:paraId="4D7C7CFD" w15:done="0"/>
  <w15:commentEx w15:paraId="3AEA4413" w15:done="0"/>
  <w15:commentEx w15:paraId="35298B46" w15:done="0"/>
  <w15:commentEx w15:paraId="4DDF6827" w15:done="0"/>
  <w15:commentEx w15:paraId="22BC6DAB" w15:done="0"/>
  <w15:commentEx w15:paraId="3A258305" w15:done="0"/>
  <w15:commentEx w15:paraId="14D9B40D" w15:done="0"/>
  <w15:commentEx w15:paraId="50C8922B" w15:done="0"/>
  <w15:commentEx w15:paraId="12ED4687" w15:done="0"/>
  <w15:commentEx w15:paraId="60083425" w15:done="0"/>
  <w15:commentEx w15:paraId="1DF03029" w15:done="0"/>
  <w15:commentEx w15:paraId="26F1F3FB" w15:done="0"/>
  <w15:commentEx w15:paraId="47F447E4" w15:done="0"/>
  <w15:commentEx w15:paraId="0BA13E99" w15:done="0"/>
  <w15:commentEx w15:paraId="2D9DC10A" w15:done="0"/>
  <w15:commentEx w15:paraId="4146B81E" w15:done="0"/>
  <w15:commentEx w15:paraId="747B41B1" w15:done="0"/>
  <w15:commentEx w15:paraId="35279890" w15:paraIdParent="747B41B1" w15:done="0"/>
  <w15:commentEx w15:paraId="0ACEA055" w15:done="0"/>
  <w15:commentEx w15:paraId="26C62798" w15:done="0"/>
  <w15:commentEx w15:paraId="36183A6F" w15:done="0"/>
  <w15:commentEx w15:paraId="2159E4E8" w15:done="0"/>
  <w15:commentEx w15:paraId="63CE4F72" w15:done="0"/>
  <w15:commentEx w15:paraId="190C0258" w15:done="0"/>
  <w15:commentEx w15:paraId="512E0257" w15:done="0"/>
  <w15:commentEx w15:paraId="25748C36" w15:done="0"/>
  <w15:commentEx w15:paraId="0908E79F" w15:done="0"/>
  <w15:commentEx w15:paraId="606ED9EF" w15:done="0"/>
  <w15:commentEx w15:paraId="24A9B909" w15:done="0"/>
  <w15:commentEx w15:paraId="672CA677" w15:done="0"/>
  <w15:commentEx w15:paraId="2B6A5DB6" w15:done="0"/>
  <w15:commentEx w15:paraId="503F4B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AF6FA0" w16cex:dateUtc="2026-03-06T17:56:00Z"/>
  <w16cex:commentExtensible w16cex:durableId="4FE2961E" w16cex:dateUtc="2026-03-06T13:01:00Z"/>
  <w16cex:commentExtensible w16cex:durableId="2539A104" w16cex:dateUtc="2026-03-06T16:58:00Z"/>
  <w16cex:commentExtensible w16cex:durableId="079871E4" w16cex:dateUtc="2026-03-06T18:23:00Z"/>
  <w16cex:commentExtensible w16cex:durableId="65CC43E6" w16cex:dateUtc="2026-03-06T13:15:00Z"/>
  <w16cex:commentExtensible w16cex:durableId="64FB3B00" w16cex:dateUtc="2026-03-06T18:13:00Z"/>
  <w16cex:commentExtensible w16cex:durableId="09F1B33F" w16cex:dateUtc="2026-03-06T14:29:00Z"/>
  <w16cex:commentExtensible w16cex:durableId="57B6D0CF" w16cex:dateUtc="2026-03-06T13:27:00Z"/>
  <w16cex:commentExtensible w16cex:durableId="4A17B634" w16cex:dateUtc="2026-03-06T13:20:00Z"/>
  <w16cex:commentExtensible w16cex:durableId="32567C71" w16cex:dateUtc="2026-03-06T13:29:00Z"/>
  <w16cex:commentExtensible w16cex:durableId="5FA662EE" w16cex:dateUtc="2026-03-06T14:08:00Z"/>
  <w16cex:commentExtensible w16cex:durableId="277DD350" w16cex:dateUtc="2026-03-06T14:12:00Z"/>
  <w16cex:commentExtensible w16cex:durableId="618502E6" w16cex:dateUtc="2026-03-06T14:13:00Z"/>
  <w16cex:commentExtensible w16cex:durableId="43A5F16A" w16cex:dateUtc="2026-03-06T14:10:00Z"/>
  <w16cex:commentExtensible w16cex:durableId="09E60994" w16cex:dateUtc="2026-03-06T14:18:00Z"/>
  <w16cex:commentExtensible w16cex:durableId="2F8777F6" w16cex:dateUtc="2026-03-06T14:19:00Z"/>
  <w16cex:commentExtensible w16cex:durableId="38850A1A" w16cex:dateUtc="2026-03-06T14:22:00Z"/>
  <w16cex:commentExtensible w16cex:durableId="58C31A9E" w16cex:dateUtc="2026-03-06T14:24:00Z"/>
  <w16cex:commentExtensible w16cex:durableId="1B1776EB" w16cex:dateUtc="2026-03-06T14:27:00Z"/>
  <w16cex:commentExtensible w16cex:durableId="598251B4" w16cex:dateUtc="2026-03-03T21:20:00Z"/>
  <w16cex:commentExtensible w16cex:durableId="62C69491" w16cex:dateUtc="2026-03-03T22:36:00Z"/>
  <w16cex:commentExtensible w16cex:durableId="00F14B20" w16cex:dateUtc="2026-03-03T22:32:00Z"/>
  <w16cex:commentExtensible w16cex:durableId="18B85F35" w16cex:dateUtc="2026-03-02T21:47:00Z"/>
  <w16cex:commentExtensible w16cex:durableId="50348D60" w16cex:dateUtc="2026-03-03T20:15:00Z"/>
  <w16cex:commentExtensible w16cex:durableId="39174973" w16cex:dateUtc="2026-03-03T20:40:00Z"/>
  <w16cex:commentExtensible w16cex:durableId="4508D35C" w16cex:dateUtc="2026-03-03T20:42:00Z"/>
  <w16cex:commentExtensible w16cex:durableId="31997B90" w16cex:dateUtc="2026-03-06T17:06:00Z"/>
  <w16cex:commentExtensible w16cex:durableId="59043229" w16cex:dateUtc="2026-03-04T21:46:00Z"/>
  <w16cex:commentExtensible w16cex:durableId="6AC4A26C" w16cex:dateUtc="2026-03-03T21:03:00Z"/>
  <w16cex:commentExtensible w16cex:durableId="76C9C716" w16cex:dateUtc="2026-03-03T21:10:00Z"/>
  <w16cex:commentExtensible w16cex:durableId="37DA558A" w16cex:dateUtc="2026-03-03T21:12:00Z"/>
  <w16cex:commentExtensible w16cex:durableId="434B9B4F" w16cex:dateUtc="2026-03-03T21:14:00Z"/>
  <w16cex:commentExtensible w16cex:durableId="78C7DE89" w16cex:dateUtc="2026-03-03T21:15:00Z"/>
  <w16cex:commentExtensible w16cex:durableId="78C7DEB3" w16cex:dateUtc="2026-03-03T21:18:00Z"/>
  <w16cex:commentExtensible w16cex:durableId="71F5C94A" w16cex:dateUtc="2026-03-03T21:17:00Z"/>
  <w16cex:commentExtensible w16cex:durableId="3A353E59" w16cex:dateUtc="2026-03-03T22:40:00Z"/>
  <w16cex:commentExtensible w16cex:durableId="636783B2" w16cex:dateUtc="2026-03-03T22:48:00Z"/>
  <w16cex:commentExtensible w16cex:durableId="508F2667" w16cex:dateUtc="2026-03-06T17:13:00Z"/>
  <w16cex:commentExtensible w16cex:durableId="079EAB85" w16cex:dateUtc="2026-03-04T20:35:00Z"/>
  <w16cex:commentExtensible w16cex:durableId="7973E0DF" w16cex:dateUtc="2026-03-06T14:39:00Z"/>
  <w16cex:commentExtensible w16cex:durableId="777EDA35" w16cex:dateUtc="2026-03-06T14:40:00Z"/>
  <w16cex:commentExtensible w16cex:durableId="640EB22F" w16cex:dateUtc="2026-03-06T14:41:00Z"/>
  <w16cex:commentExtensible w16cex:durableId="52F73F41" w16cex:dateUtc="2026-03-06T14:43:00Z"/>
  <w16cex:commentExtensible w16cex:durableId="0D62075A" w16cex:dateUtc="2026-03-06T18:00:00Z"/>
  <w16cex:commentExtensible w16cex:durableId="6599424B" w16cex:dateUtc="2026-03-06T14:31:00Z"/>
  <w16cex:commentExtensible w16cex:durableId="428E5131" w16cex:dateUtc="2026-03-04T20:41:00Z"/>
  <w16cex:commentExtensible w16cex:durableId="521A1B5C" w16cex:dateUtc="2026-03-04T20:46:00Z"/>
  <w16cex:commentExtensible w16cex:durableId="6D41418C" w16cex:dateUtc="2026-03-03T22:28:00Z"/>
  <w16cex:commentExtensible w16cex:durableId="5BBE6623" w16cex:dateUtc="2026-03-04T20:54:00Z"/>
  <w16cex:commentExtensible w16cex:durableId="4FEF3DF8" w16cex:dateUtc="2026-03-06T14:50:00Z"/>
  <w16cex:commentExtensible w16cex:durableId="1160434B" w16cex:dateUtc="2026-03-04T20:57:00Z"/>
  <w16cex:commentExtensible w16cex:durableId="3619F943" w16cex:dateUtc="2026-03-04T20:56:00Z"/>
  <w16cex:commentExtensible w16cex:durableId="56B00F96" w16cex:dateUtc="2026-03-04T20:48:00Z"/>
  <w16cex:commentExtensible w16cex:durableId="51A1D395" w16cex:dateUtc="2026-03-04T21:07:00Z"/>
  <w16cex:commentExtensible w16cex:durableId="72DC2BC5" w16cex:dateUtc="2026-03-04T21:10:00Z"/>
  <w16cex:commentExtensible w16cex:durableId="0E744D31" w16cex:dateUtc="2026-03-04T21:06:00Z"/>
  <w16cex:commentExtensible w16cex:durableId="16270D56" w16cex:dateUtc="2026-03-04T22:32:00Z"/>
  <w16cex:commentExtensible w16cex:durableId="38CCE64F" w16cex:dateUtc="2026-03-04T21:14:00Z"/>
  <w16cex:commentExtensible w16cex:durableId="05ADEA69" w16cex:dateUtc="2026-03-04T22:38:00Z"/>
  <w16cex:commentExtensible w16cex:durableId="0F505C32" w16cex:dateUtc="2026-03-04T22:49:00Z"/>
  <w16cex:commentExtensible w16cex:durableId="0CC541DB" w16cex:dateUtc="2026-03-04T22:50:00Z"/>
  <w16cex:commentExtensible w16cex:durableId="3AC1FDB3" w16cex:dateUtc="2026-03-04T21:18:00Z"/>
  <w16cex:commentExtensible w16cex:durableId="18A0D04D" w16cex:dateUtc="2026-03-06T17:26:00Z"/>
  <w16cex:commentExtensible w16cex:durableId="1606EA9E" w16cex:dateUtc="2026-03-06T17:14:00Z"/>
  <w16cex:commentExtensible w16cex:durableId="3FDF8C10" w16cex:dateUtc="2026-03-06T17:35:00Z"/>
  <w16cex:commentExtensible w16cex:durableId="1597E8B9" w16cex:dateUtc="2026-03-06T17:30:00Z"/>
  <w16cex:commentExtensible w16cex:durableId="0281D022" w16cex:dateUtc="2026-03-06T17:42:00Z"/>
  <w16cex:commentExtensible w16cex:durableId="496E8D90" w16cex:dateUtc="2026-03-04T22:55:00Z"/>
  <w16cex:commentExtensible w16cex:durableId="14BC180F" w16cex:dateUtc="2026-03-04T22:52:00Z"/>
  <w16cex:commentExtensible w16cex:durableId="7FCBBCBE" w16cex:dateUtc="2026-03-04T22:53:00Z"/>
  <w16cex:commentExtensible w16cex:durableId="5B1002A0" w16cex:dateUtc="2026-03-06T16:00:00Z"/>
  <w16cex:commentExtensible w16cex:durableId="52108D05" w16cex:dateUtc="2026-03-06T16:01:00Z"/>
  <w16cex:commentExtensible w16cex:durableId="4E8F031A" w16cex:dateUtc="2026-03-06T16:02:00Z"/>
  <w16cex:commentExtensible w16cex:durableId="1587C91C" w16cex:dateUtc="2026-03-06T16:03:00Z"/>
  <w16cex:commentExtensible w16cex:durableId="2697BF52" w16cex:dateUtc="2026-03-06T16:06:00Z"/>
  <w16cex:commentExtensible w16cex:durableId="5AFC7BA3" w16cex:dateUtc="2026-03-06T16:08:00Z"/>
  <w16cex:commentExtensible w16cex:durableId="0440FF31" w16cex:dateUtc="2026-03-06T16:09:00Z"/>
  <w16cex:commentExtensible w16cex:durableId="1A9A5529" w16cex:dateUtc="2026-03-06T16:09:00Z"/>
  <w16cex:commentExtensible w16cex:durableId="39B0843C" w16cex:dateUtc="2026-03-06T16:11:00Z"/>
  <w16cex:commentExtensible w16cex:durableId="27D68D0B" w16cex:dateUtc="2026-03-06T16:12:00Z"/>
  <w16cex:commentExtensible w16cex:durableId="6F480AE2" w16cex:dateUtc="2026-03-06T16:13:00Z"/>
  <w16cex:commentExtensible w16cex:durableId="30C1F0C2" w16cex:dateUtc="2026-03-06T16:23:00Z"/>
  <w16cex:commentExtensible w16cex:durableId="0B318A4F" w16cex:dateUtc="2026-03-06T16:14:00Z"/>
  <w16cex:commentExtensible w16cex:durableId="6135F69A" w16cex:dateUtc="2026-03-06T16:25:00Z"/>
  <w16cex:commentExtensible w16cex:durableId="6EB1DB1E" w16cex:dateUtc="2026-03-06T16:30:00Z"/>
  <w16cex:commentExtensible w16cex:durableId="48147A47" w16cex:dateUtc="2026-03-06T16:26:00Z"/>
  <w16cex:commentExtensible w16cex:durableId="515376E6" w16cex:dateUtc="2026-03-06T16:34:00Z"/>
  <w16cex:commentExtensible w16cex:durableId="4AC55CA9" w16cex:dateUtc="2026-03-03T20:08:00Z"/>
  <w16cex:commentExtensible w16cex:durableId="627468A6" w16cex:dateUtc="2026-03-03T20:25:00Z"/>
  <w16cex:commentExtensible w16cex:durableId="5774A962" w16cex:dateUtc="2026-03-03T21:30:00Z"/>
  <w16cex:commentExtensible w16cex:durableId="3126D5BB" w16cex:dateUtc="2026-03-03T21:26:00Z"/>
  <w16cex:commentExtensible w16cex:durableId="399CD74B" w16cex:dateUtc="2026-03-03T21:36:00Z"/>
  <w16cex:commentExtensible w16cex:durableId="2B557097" w16cex:dateUtc="2026-03-03T2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A0A54" w16cid:durableId="36AF6FA0"/>
  <w16cid:commentId w16cid:paraId="65D4A352" w16cid:durableId="4FE2961E"/>
  <w16cid:commentId w16cid:paraId="750BA802" w16cid:durableId="2539A104"/>
  <w16cid:commentId w16cid:paraId="251E9EA3" w16cid:durableId="079871E4"/>
  <w16cid:commentId w16cid:paraId="0974BF3C" w16cid:durableId="65CC43E6"/>
  <w16cid:commentId w16cid:paraId="07C99A22" w16cid:durableId="64FB3B00"/>
  <w16cid:commentId w16cid:paraId="1B2D2D6E" w16cid:durableId="09F1B33F"/>
  <w16cid:commentId w16cid:paraId="6DB0C18C" w16cid:durableId="57B6D0CF"/>
  <w16cid:commentId w16cid:paraId="5EF5D43B" w16cid:durableId="4A17B634"/>
  <w16cid:commentId w16cid:paraId="70D50C62" w16cid:durableId="32567C71"/>
  <w16cid:commentId w16cid:paraId="71B414CE" w16cid:durableId="5FA662EE"/>
  <w16cid:commentId w16cid:paraId="18FEB8D6" w16cid:durableId="277DD350"/>
  <w16cid:commentId w16cid:paraId="64004783" w16cid:durableId="618502E6"/>
  <w16cid:commentId w16cid:paraId="15E84F1B" w16cid:durableId="43A5F16A"/>
  <w16cid:commentId w16cid:paraId="4F97FF87" w16cid:durableId="09E60994"/>
  <w16cid:commentId w16cid:paraId="0FF2D159" w16cid:durableId="2F8777F6"/>
  <w16cid:commentId w16cid:paraId="3E42B550" w16cid:durableId="38850A1A"/>
  <w16cid:commentId w16cid:paraId="186F418E" w16cid:durableId="58C31A9E"/>
  <w16cid:commentId w16cid:paraId="7C220CA8" w16cid:durableId="1B1776EB"/>
  <w16cid:commentId w16cid:paraId="31AF9DA7" w16cid:durableId="598251B4"/>
  <w16cid:commentId w16cid:paraId="6FC206C8" w16cid:durableId="62C69491"/>
  <w16cid:commentId w16cid:paraId="27202541" w16cid:durableId="00F14B20"/>
  <w16cid:commentId w16cid:paraId="1DBDE58C" w16cid:durableId="18B85F35"/>
  <w16cid:commentId w16cid:paraId="348A920C" w16cid:durableId="50348D60"/>
  <w16cid:commentId w16cid:paraId="29E41C03" w16cid:durableId="39174973"/>
  <w16cid:commentId w16cid:paraId="40AE5E66" w16cid:durableId="4508D35C"/>
  <w16cid:commentId w16cid:paraId="0EBCD8AF" w16cid:durableId="31997B90"/>
  <w16cid:commentId w16cid:paraId="10008767" w16cid:durableId="59043229"/>
  <w16cid:commentId w16cid:paraId="748E7A54" w16cid:durableId="6AC4A26C"/>
  <w16cid:commentId w16cid:paraId="6DFFEC8C" w16cid:durableId="76C9C716"/>
  <w16cid:commentId w16cid:paraId="01C7154D" w16cid:durableId="37DA558A"/>
  <w16cid:commentId w16cid:paraId="7EF5A3A1" w16cid:durableId="434B9B4F"/>
  <w16cid:commentId w16cid:paraId="231B81FF" w16cid:durableId="78C7DE89"/>
  <w16cid:commentId w16cid:paraId="4867D5DE" w16cid:durableId="78C7DEB3"/>
  <w16cid:commentId w16cid:paraId="68E1DE23" w16cid:durableId="71F5C94A"/>
  <w16cid:commentId w16cid:paraId="58815A9F" w16cid:durableId="3A353E59"/>
  <w16cid:commentId w16cid:paraId="399762A0" w16cid:durableId="636783B2"/>
  <w16cid:commentId w16cid:paraId="0471C35D" w16cid:durableId="508F2667"/>
  <w16cid:commentId w16cid:paraId="10523BBA" w16cid:durableId="079EAB85"/>
  <w16cid:commentId w16cid:paraId="53EFB48B" w16cid:durableId="7973E0DF"/>
  <w16cid:commentId w16cid:paraId="67BAC007" w16cid:durableId="777EDA35"/>
  <w16cid:commentId w16cid:paraId="58929D82" w16cid:durableId="640EB22F"/>
  <w16cid:commentId w16cid:paraId="6F339AB2" w16cid:durableId="52F73F41"/>
  <w16cid:commentId w16cid:paraId="533123A4" w16cid:durableId="0D62075A"/>
  <w16cid:commentId w16cid:paraId="07B41C93" w16cid:durableId="6599424B"/>
  <w16cid:commentId w16cid:paraId="10B43CDB" w16cid:durableId="428E5131"/>
  <w16cid:commentId w16cid:paraId="37BE7CC7" w16cid:durableId="521A1B5C"/>
  <w16cid:commentId w16cid:paraId="01FD176C" w16cid:durableId="6D41418C"/>
  <w16cid:commentId w16cid:paraId="7AA3C7A8" w16cid:durableId="5BBE6623"/>
  <w16cid:commentId w16cid:paraId="59EF7E2F" w16cid:durableId="4FEF3DF8"/>
  <w16cid:commentId w16cid:paraId="7DA935B4" w16cid:durableId="1160434B"/>
  <w16cid:commentId w16cid:paraId="6FA1DCBA" w16cid:durableId="3619F943"/>
  <w16cid:commentId w16cid:paraId="03166AB2" w16cid:durableId="56B00F96"/>
  <w16cid:commentId w16cid:paraId="7A721185" w16cid:durableId="51A1D395"/>
  <w16cid:commentId w16cid:paraId="44249793" w16cid:durableId="72DC2BC5"/>
  <w16cid:commentId w16cid:paraId="45BA1BBE" w16cid:durableId="0E744D31"/>
  <w16cid:commentId w16cid:paraId="276CD16C" w16cid:durableId="16270D56"/>
  <w16cid:commentId w16cid:paraId="7BFF5B7C" w16cid:durableId="38CCE64F"/>
  <w16cid:commentId w16cid:paraId="452F5DCB" w16cid:durableId="05ADEA69"/>
  <w16cid:commentId w16cid:paraId="275DB074" w16cid:durableId="0F505C32"/>
  <w16cid:commentId w16cid:paraId="10894908" w16cid:durableId="0CC541DB"/>
  <w16cid:commentId w16cid:paraId="4D7C7CFD" w16cid:durableId="3AC1FDB3"/>
  <w16cid:commentId w16cid:paraId="3AEA4413" w16cid:durableId="18A0D04D"/>
  <w16cid:commentId w16cid:paraId="35298B46" w16cid:durableId="1606EA9E"/>
  <w16cid:commentId w16cid:paraId="4DDF6827" w16cid:durableId="3FDF8C10"/>
  <w16cid:commentId w16cid:paraId="22BC6DAB" w16cid:durableId="1597E8B9"/>
  <w16cid:commentId w16cid:paraId="3A258305" w16cid:durableId="0281D022"/>
  <w16cid:commentId w16cid:paraId="14D9B40D" w16cid:durableId="496E8D90"/>
  <w16cid:commentId w16cid:paraId="50C8922B" w16cid:durableId="14BC180F"/>
  <w16cid:commentId w16cid:paraId="12ED4687" w16cid:durableId="7FCBBCBE"/>
  <w16cid:commentId w16cid:paraId="60083425" w16cid:durableId="5B1002A0"/>
  <w16cid:commentId w16cid:paraId="1DF03029" w16cid:durableId="52108D05"/>
  <w16cid:commentId w16cid:paraId="26F1F3FB" w16cid:durableId="4E8F031A"/>
  <w16cid:commentId w16cid:paraId="47F447E4" w16cid:durableId="1587C91C"/>
  <w16cid:commentId w16cid:paraId="0BA13E99" w16cid:durableId="2697BF52"/>
  <w16cid:commentId w16cid:paraId="2D9DC10A" w16cid:durableId="5AFC7BA3"/>
  <w16cid:commentId w16cid:paraId="4146B81E" w16cid:durableId="0440FF31"/>
  <w16cid:commentId w16cid:paraId="747B41B1" w16cid:durableId="1A9A5529"/>
  <w16cid:commentId w16cid:paraId="35279890" w16cid:durableId="39B0843C"/>
  <w16cid:commentId w16cid:paraId="0ACEA055" w16cid:durableId="27D68D0B"/>
  <w16cid:commentId w16cid:paraId="26C62798" w16cid:durableId="6F480AE2"/>
  <w16cid:commentId w16cid:paraId="36183A6F" w16cid:durableId="30C1F0C2"/>
  <w16cid:commentId w16cid:paraId="2159E4E8" w16cid:durableId="0B318A4F"/>
  <w16cid:commentId w16cid:paraId="63CE4F72" w16cid:durableId="6135F69A"/>
  <w16cid:commentId w16cid:paraId="190C0258" w16cid:durableId="6EB1DB1E"/>
  <w16cid:commentId w16cid:paraId="512E0257" w16cid:durableId="48147A47"/>
  <w16cid:commentId w16cid:paraId="25748C36" w16cid:durableId="515376E6"/>
  <w16cid:commentId w16cid:paraId="0908E79F" w16cid:durableId="4AC55CA9"/>
  <w16cid:commentId w16cid:paraId="606ED9EF" w16cid:durableId="627468A6"/>
  <w16cid:commentId w16cid:paraId="24A9B909" w16cid:durableId="5774A962"/>
  <w16cid:commentId w16cid:paraId="672CA677" w16cid:durableId="3126D5BB"/>
  <w16cid:commentId w16cid:paraId="2B6A5DB6" w16cid:durableId="399CD74B"/>
  <w16cid:commentId w16cid:paraId="503F4BA4" w16cid:durableId="2B5570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6D25" w14:textId="77777777" w:rsidR="00AF71DB" w:rsidRDefault="00AF71DB">
      <w:r>
        <w:separator/>
      </w:r>
    </w:p>
  </w:endnote>
  <w:endnote w:type="continuationSeparator" w:id="0">
    <w:p w14:paraId="5A16030C" w14:textId="77777777" w:rsidR="00AF71DB" w:rsidRDefault="00AF7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AD1AD4-CF3F-4598-9A16-95443A3E180A}"/>
    <w:embedBold r:id="rId2" w:fontKey="{F41CE7F6-454E-419B-A4FA-7C7E522BF825}"/>
    <w:embedItalic r:id="rId3" w:fontKey="{B6A40DC9-4E2A-4698-9A9C-D947B133FDB2}"/>
    <w:embedBoldItalic r:id="rId4" w:fontKey="{8A5828BB-D50F-4162-A16A-4F3A96C02CE2}"/>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DFF3E911-8B7C-4011-8BC9-E9347B8228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B29A" w14:textId="77777777" w:rsidR="00BD041A" w:rsidRDefault="00BD041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F2366" w14:textId="77777777" w:rsidR="00AF71DB" w:rsidRDefault="00AF71DB">
      <w:r>
        <w:separator/>
      </w:r>
    </w:p>
  </w:footnote>
  <w:footnote w:type="continuationSeparator" w:id="0">
    <w:p w14:paraId="4379C720" w14:textId="77777777" w:rsidR="00AF71DB" w:rsidRDefault="00AF71DB">
      <w:r>
        <w:continuationSeparator/>
      </w:r>
    </w:p>
  </w:footnote>
  <w:footnote w:id="1">
    <w:p w14:paraId="0F6A27EF" w14:textId="7F5D6CAF" w:rsidR="00461B8A" w:rsidRPr="00784751" w:rsidRDefault="00461B8A">
      <w:pPr>
        <w:pStyle w:val="FootnoteText"/>
        <w:rPr>
          <w:rFonts w:ascii="Calibri" w:hAnsi="Calibri" w:cs="Calibri"/>
        </w:rPr>
      </w:pPr>
      <w:r w:rsidRPr="00784751">
        <w:rPr>
          <w:rStyle w:val="FootnoteReference"/>
          <w:rFonts w:ascii="Calibri" w:hAnsi="Calibri" w:cs="Calibri"/>
        </w:rPr>
        <w:footnoteRef/>
      </w:r>
      <w:r w:rsidRPr="00784751">
        <w:rPr>
          <w:rFonts w:ascii="Calibri" w:hAnsi="Calibri" w:cs="Calibri"/>
        </w:rPr>
        <w:t xml:space="preserve"> </w:t>
      </w:r>
      <w:r w:rsidRPr="00784751">
        <w:rPr>
          <w:rFonts w:ascii="Calibri" w:hAnsi="Calibri" w:cs="Calibri"/>
          <w:color w:val="000000"/>
        </w:rPr>
        <w:t xml:space="preserve">This research was approved by the Institutional Review Board (IRB) </w:t>
      </w:r>
      <w:ins w:id="76" w:author="Kerith Conron" w:date="2026-03-02T16:43:00Z" w16du:dateUtc="2026-03-02T21:43:00Z">
        <w:r w:rsidR="00EF6E80">
          <w:rPr>
            <w:rFonts w:ascii="Calibri" w:hAnsi="Calibri" w:cs="Calibri"/>
            <w:color w:val="000000"/>
          </w:rPr>
          <w:t xml:space="preserve">at </w:t>
        </w:r>
      </w:ins>
      <w:ins w:id="77" w:author="Kerith Conron" w:date="2026-03-02T16:44:00Z" w16du:dateUtc="2026-03-02T21:44:00Z">
        <w:r w:rsidR="00EF6E80">
          <w:rPr>
            <w:rFonts w:ascii="Calibri" w:hAnsi="Calibri" w:cs="Calibri"/>
            <w:color w:val="000000"/>
          </w:rPr>
          <w:t xml:space="preserve">XXX University </w:t>
        </w:r>
      </w:ins>
      <w:r w:rsidRPr="00784751">
        <w:rPr>
          <w:rFonts w:ascii="Calibri" w:hAnsi="Calibri" w:cs="Calibri"/>
          <w:color w:val="000000"/>
        </w:rPr>
        <w:t>under protocol number 2041454-1 and considered minimal risk. Informed consent was obtained from all participants prior to survey administration.</w:t>
      </w:r>
    </w:p>
  </w:footnote>
  <w:footnote w:id="2">
    <w:p w14:paraId="27111EAC" w14:textId="77777777" w:rsidR="00C02F9A" w:rsidRPr="005C029B" w:rsidRDefault="00C02F9A" w:rsidP="00C02F9A">
      <w:pPr>
        <w:rPr>
          <w:ins w:id="154" w:author="Kerith Conron" w:date="2026-03-03T15:37:00Z" w16du:dateUtc="2026-03-03T20:37:00Z"/>
          <w:sz w:val="15"/>
          <w:szCs w:val="15"/>
        </w:rPr>
      </w:pPr>
      <w:ins w:id="155" w:author="Kerith Conron" w:date="2026-03-03T15:37:00Z" w16du:dateUtc="2026-03-03T20:37:00Z">
        <w:r w:rsidRPr="00784751">
          <w:rPr>
            <w:rFonts w:ascii="Calibri" w:hAnsi="Calibri" w:cs="Calibri"/>
            <w:sz w:val="20"/>
            <w:szCs w:val="20"/>
            <w:vertAlign w:val="superscript"/>
          </w:rPr>
          <w:footnoteRef/>
        </w:r>
        <w:r w:rsidRPr="00784751">
          <w:rPr>
            <w:rFonts w:ascii="Calibri" w:hAnsi="Calibri" w:cs="Calibri"/>
            <w:sz w:val="15"/>
            <w:szCs w:val="15"/>
          </w:rPr>
          <w:t xml:space="preserve"> </w:t>
        </w:r>
        <w:r w:rsidRPr="00784751">
          <w:rPr>
            <w:rFonts w:ascii="Calibri" w:hAnsi="Calibri" w:cs="Calibri"/>
            <w:sz w:val="20"/>
            <w:szCs w:val="20"/>
          </w:rPr>
          <w:t>Compared to California’s 2022–23 statewide 12th grade enrollment (see Appendix Table A2)</w:t>
        </w:r>
        <w:r>
          <w:rPr>
            <w:rFonts w:ascii="Calibri" w:hAnsi="Calibri" w:cs="Calibri"/>
            <w:sz w:val="20"/>
            <w:szCs w:val="20"/>
          </w:rPr>
          <w:t>,</w:t>
        </w:r>
        <w:r w:rsidRPr="00784751">
          <w:rPr>
            <w:rFonts w:ascii="Calibri" w:hAnsi="Calibri" w:cs="Calibri"/>
            <w:sz w:val="20"/>
            <w:szCs w:val="20"/>
          </w:rPr>
          <w:t xml:space="preserve"> our sample is broadly, though imperfectly, representative of the state’s college-bound senior population on several key dimensions. In terms of race and ethnicity, our sample mirrors statewide enrollment, though Hispanic/Latinx students are modestly underrepresented (49.8% vs. 55.7% statewide) while Black/African American and Asian students are slightly overrepresented (7.0% vs. 4.9% and 15.1% vs. 9.5%, respectively). A direct comparison of gender is more difficult to draw given the state reports enrollment using only male, female, and nonbinary categories. With that caveat in mind, our sample skews more female than the statewide enrollment figures would suggest (57.0% cisgender women vs. 48.2% female statewide), which may reflect known patterns of differential college-going rates by gender. Given these differences in how gender is measured, direct comparisons on that dimension should be interpreted </w:t>
        </w:r>
        <w:r>
          <w:rPr>
            <w:rFonts w:ascii="Calibri" w:hAnsi="Calibri" w:cs="Calibri"/>
            <w:sz w:val="20"/>
            <w:szCs w:val="20"/>
          </w:rPr>
          <w:t xml:space="preserve">with </w:t>
        </w:r>
        <w:r w:rsidRPr="00784751">
          <w:rPr>
            <w:rFonts w:ascii="Calibri" w:hAnsi="Calibri" w:cs="Calibri"/>
            <w:sz w:val="20"/>
            <w:szCs w:val="20"/>
          </w:rPr>
          <w:t>cautio</w:t>
        </w:r>
        <w:r>
          <w:rPr>
            <w:rFonts w:ascii="Calibri" w:hAnsi="Calibri" w:cs="Calibri"/>
            <w:sz w:val="20"/>
            <w:szCs w:val="20"/>
          </w:rPr>
          <w:t>n</w:t>
        </w:r>
        <w:r w:rsidRPr="00784751">
          <w:rPr>
            <w:rFonts w:ascii="Calibri" w:hAnsi="Calibri" w:cs="Calibri"/>
            <w:sz w:val="20"/>
            <w:szCs w:val="20"/>
          </w:rPr>
          <w:t>.</w:t>
        </w:r>
      </w:ins>
    </w:p>
  </w:footnote>
  <w:footnote w:id="3">
    <w:p w14:paraId="7439B2A3" w14:textId="436C36B6" w:rsidR="00BD041A" w:rsidRPr="005C029B" w:rsidDel="00C02F9A" w:rsidRDefault="00602BF5">
      <w:pPr>
        <w:rPr>
          <w:del w:id="162" w:author="Kerith Conron" w:date="2026-03-03T15:37:00Z" w16du:dateUtc="2026-03-03T20:37:00Z"/>
          <w:sz w:val="15"/>
          <w:szCs w:val="15"/>
        </w:rPr>
      </w:pPr>
      <w:del w:id="163" w:author="Kerith Conron" w:date="2026-03-03T15:37:00Z" w16du:dateUtc="2026-03-03T20:37:00Z">
        <w:r w:rsidRPr="00784751" w:rsidDel="00C02F9A">
          <w:rPr>
            <w:rFonts w:ascii="Calibri" w:hAnsi="Calibri" w:cs="Calibri"/>
            <w:sz w:val="20"/>
            <w:szCs w:val="20"/>
            <w:vertAlign w:val="superscript"/>
          </w:rPr>
          <w:footnoteRef/>
        </w:r>
        <w:r w:rsidRPr="00784751" w:rsidDel="00C02F9A">
          <w:rPr>
            <w:rFonts w:ascii="Calibri" w:hAnsi="Calibri" w:cs="Calibri"/>
            <w:sz w:val="15"/>
            <w:szCs w:val="15"/>
          </w:rPr>
          <w:delText xml:space="preserve"> </w:delText>
        </w:r>
        <w:r w:rsidRPr="00784751" w:rsidDel="00C02F9A">
          <w:rPr>
            <w:rFonts w:ascii="Calibri" w:hAnsi="Calibri" w:cs="Calibri"/>
            <w:sz w:val="20"/>
            <w:szCs w:val="20"/>
          </w:rPr>
          <w:delText>Compared to California’s 2022–23 statewide 12th grade enrollment (see Appendix Table A2)</w:delText>
        </w:r>
        <w:r w:rsidR="00027FC9" w:rsidDel="00C02F9A">
          <w:rPr>
            <w:rFonts w:ascii="Calibri" w:hAnsi="Calibri" w:cs="Calibri"/>
            <w:sz w:val="20"/>
            <w:szCs w:val="20"/>
          </w:rPr>
          <w:delText>,</w:delText>
        </w:r>
        <w:r w:rsidRPr="00784751" w:rsidDel="00C02F9A">
          <w:rPr>
            <w:rFonts w:ascii="Calibri" w:hAnsi="Calibri" w:cs="Calibri"/>
            <w:sz w:val="20"/>
            <w:szCs w:val="20"/>
          </w:rPr>
          <w:delText xml:space="preserve"> our sample is broadly, though imperfectly, representative of the state’s college-bound senior population on several key dimensions. In terms of race and ethnicity, our sample mirrors statewide enrollment, though Hispanic/Latinx students are modestly underrepresented (49.8% vs. 55.7% statewide) while Black/African American and Asian students are slightly overrepresented (7.0% vs. 4.9% and 15.1% vs. 9.5%, respectively). A direct comparison of gender is more difficult to draw given the state reports enrollment using only male, female, and nonbinary categories. With that caveat in mind, our sample skews more female than the statewide enrollment figures would suggest (57.0% cisgender women vs. 48.2% female statewide), which may reflect known patterns of differential college-going rates by gender. Given these differences in how gender is measured, direct comparisons on that dimension should be interpreted </w:delText>
        </w:r>
        <w:r w:rsidR="00027FC9" w:rsidDel="00C02F9A">
          <w:rPr>
            <w:rFonts w:ascii="Calibri" w:hAnsi="Calibri" w:cs="Calibri"/>
            <w:sz w:val="20"/>
            <w:szCs w:val="20"/>
          </w:rPr>
          <w:delText xml:space="preserve">with </w:delText>
        </w:r>
        <w:r w:rsidRPr="00784751" w:rsidDel="00C02F9A">
          <w:rPr>
            <w:rFonts w:ascii="Calibri" w:hAnsi="Calibri" w:cs="Calibri"/>
            <w:sz w:val="20"/>
            <w:szCs w:val="20"/>
          </w:rPr>
          <w:delText>cautio</w:delText>
        </w:r>
        <w:r w:rsidR="00027FC9" w:rsidDel="00C02F9A">
          <w:rPr>
            <w:rFonts w:ascii="Calibri" w:hAnsi="Calibri" w:cs="Calibri"/>
            <w:sz w:val="20"/>
            <w:szCs w:val="20"/>
          </w:rPr>
          <w:delText>n</w:delText>
        </w:r>
        <w:r w:rsidRPr="00784751" w:rsidDel="00C02F9A">
          <w:rPr>
            <w:rFonts w:ascii="Calibri" w:hAnsi="Calibri" w:cs="Calibri"/>
            <w:sz w:val="20"/>
            <w:szCs w:val="20"/>
          </w:rPr>
          <w:delText>.</w:delText>
        </w:r>
      </w:del>
    </w:p>
  </w:footnote>
  <w:footnote w:id="4">
    <w:p w14:paraId="7439B2A4" w14:textId="77777777" w:rsidR="00BD041A" w:rsidRPr="00027FC9" w:rsidRDefault="00602BF5">
      <w:pPr>
        <w:rPr>
          <w:rFonts w:ascii="Calibri" w:hAnsi="Calibri" w:cs="Calibri"/>
          <w:sz w:val="20"/>
          <w:szCs w:val="20"/>
        </w:rPr>
      </w:pPr>
      <w:r w:rsidRPr="00027FC9">
        <w:rPr>
          <w:rFonts w:ascii="Calibri" w:hAnsi="Calibri" w:cs="Calibri"/>
          <w:sz w:val="20"/>
          <w:szCs w:val="20"/>
          <w:vertAlign w:val="superscript"/>
        </w:rPr>
        <w:footnoteRef/>
      </w:r>
      <w:r w:rsidRPr="00027FC9">
        <w:rPr>
          <w:rFonts w:ascii="Calibri" w:hAnsi="Calibri" w:cs="Calibri"/>
          <w:sz w:val="20"/>
          <w:szCs w:val="20"/>
        </w:rPr>
        <w:t xml:space="preserve">  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 concerns while reducing dimensionality in the data.</w:t>
      </w:r>
    </w:p>
  </w:footnote>
  <w:footnote w:id="5">
    <w:p w14:paraId="66796D37" w14:textId="1E079212" w:rsidR="00FD530A" w:rsidRPr="00027FC9" w:rsidRDefault="00FD530A">
      <w:pPr>
        <w:pStyle w:val="FootnoteText"/>
        <w:rPr>
          <w:rFonts w:ascii="Calibri" w:hAnsi="Calibri" w:cs="Calibri"/>
          <w:lang w:val="en-US"/>
        </w:rPr>
      </w:pPr>
      <w:r w:rsidRPr="00027FC9">
        <w:rPr>
          <w:rStyle w:val="FootnoteReference"/>
          <w:rFonts w:ascii="Calibri" w:hAnsi="Calibri" w:cs="Calibri"/>
        </w:rPr>
        <w:footnoteRef/>
      </w:r>
      <w:r w:rsidRPr="00027FC9">
        <w:rPr>
          <w:rFonts w:ascii="Calibri" w:hAnsi="Calibri" w:cs="Calibri"/>
        </w:rPr>
        <w:t xml:space="preserve"> We select components with eigenvalues larger than 1.0, which identifies the first three components. We then construct a worry index for each selected component for every student as a weighted sum of the student’s answers to the battery of questions about college worries with weights from the eigenvector of the component.</w:t>
      </w:r>
    </w:p>
  </w:footnote>
  <w:footnote w:id="6">
    <w:p w14:paraId="5C628170" w14:textId="72F55054" w:rsidR="00051F5E" w:rsidRPr="00027FC9" w:rsidRDefault="00051F5E">
      <w:pPr>
        <w:pStyle w:val="FootnoteText"/>
        <w:rPr>
          <w:rFonts w:ascii="Calibri" w:hAnsi="Calibri" w:cs="Calibri"/>
          <w:lang w:val="en-US"/>
        </w:rPr>
      </w:pPr>
      <w:r w:rsidRPr="00027FC9">
        <w:rPr>
          <w:rStyle w:val="FootnoteReference"/>
          <w:rFonts w:ascii="Calibri" w:hAnsi="Calibri" w:cs="Calibri"/>
        </w:rPr>
        <w:footnoteRef/>
      </w:r>
      <w:r w:rsidRPr="00027FC9">
        <w:rPr>
          <w:rFonts w:ascii="Calibri" w:hAnsi="Calibri" w:cs="Calibri"/>
        </w:rPr>
        <w:t xml:space="preserve"> </w:t>
      </w:r>
      <w:r w:rsidR="00BF1ABC" w:rsidRPr="00027FC9">
        <w:rPr>
          <w:rFonts w:ascii="Calibri" w:hAnsi="Calibri" w:cs="Calibri"/>
        </w:rPr>
        <w:t>We check the consistency of students’ answers to high school experience questions using Cronbach’s alpha (ɑ &gt; 0.7).</w:t>
      </w:r>
    </w:p>
  </w:footnote>
  <w:footnote w:id="7">
    <w:p w14:paraId="1D7C7266" w14:textId="0A5BC271" w:rsidR="00390EAB" w:rsidRPr="00390EAB" w:rsidRDefault="00390EAB">
      <w:pPr>
        <w:pStyle w:val="FootnoteText"/>
        <w:rPr>
          <w:lang w:val="en-US"/>
        </w:rPr>
      </w:pPr>
      <w:r w:rsidRPr="00027FC9">
        <w:rPr>
          <w:rStyle w:val="FootnoteReference"/>
          <w:rFonts w:ascii="Calibri" w:hAnsi="Calibri" w:cs="Calibri"/>
        </w:rPr>
        <w:footnoteRef/>
      </w:r>
      <w:r w:rsidRPr="00027FC9">
        <w:rPr>
          <w:rFonts w:ascii="Calibri" w:hAnsi="Calibri" w:cs="Calibri"/>
        </w:rPr>
        <w:t xml:space="preserve"> Alternative functional forms for the high school experience variable were also tested.</w:t>
      </w:r>
    </w:p>
  </w:footnote>
  <w:footnote w:id="8">
    <w:p w14:paraId="51B1F771" w14:textId="476875B3" w:rsidR="00143DCC" w:rsidRPr="001B2966" w:rsidRDefault="00143DCC">
      <w:pPr>
        <w:pStyle w:val="FootnoteText"/>
        <w:rPr>
          <w:rFonts w:asciiTheme="majorHAnsi" w:hAnsiTheme="majorHAnsi" w:cstheme="majorHAnsi"/>
        </w:rPr>
      </w:pPr>
      <w:r w:rsidRPr="001B2966">
        <w:rPr>
          <w:rStyle w:val="FootnoteReference"/>
          <w:rFonts w:asciiTheme="majorHAnsi" w:hAnsiTheme="majorHAnsi" w:cstheme="majorHAnsi"/>
        </w:rPr>
        <w:footnoteRef/>
      </w:r>
      <w:r w:rsidRPr="001B2966">
        <w:rPr>
          <w:rFonts w:asciiTheme="majorHAnsi" w:hAnsiTheme="majorHAnsi" w:cstheme="majorHAnsi"/>
        </w:rPr>
        <w:t xml:space="preserve"> </w:t>
      </w:r>
      <w:r w:rsidR="00E21CE0" w:rsidRPr="001B2966">
        <w:rPr>
          <w:rFonts w:asciiTheme="majorHAnsi" w:hAnsiTheme="majorHAnsi" w:cstheme="majorHAnsi"/>
        </w:rPr>
        <w:t>The high school experience index was constructed by adding the values of each item. All items range from -2 to 2, with -2 indicating a very negative experience, 2 indicating a very positive experience, and 0 indicating a neutral experience. The construct of the overall high school experience ranges from -12 to 12 and applies to students who reported non-missing values for all six high school experience items. For survey items overall and by gender identity</w:t>
      </w:r>
      <w:r w:rsidR="00E21CE0" w:rsidRPr="0071788A">
        <w:rPr>
          <w:rFonts w:asciiTheme="majorHAnsi" w:hAnsiTheme="majorHAnsi" w:cstheme="majorHAnsi"/>
        </w:rPr>
        <w:t>, see Appendices B and C.</w:t>
      </w:r>
    </w:p>
  </w:footnote>
  <w:footnote w:id="9">
    <w:p w14:paraId="3EA6E2AC" w14:textId="35913C04" w:rsidR="00984500" w:rsidRPr="003F4E39" w:rsidRDefault="00984500">
      <w:pPr>
        <w:pStyle w:val="FootnoteText"/>
        <w:rPr>
          <w:rFonts w:asciiTheme="majorHAnsi" w:hAnsiTheme="majorHAnsi" w:cstheme="majorHAnsi"/>
          <w:lang w:val="en-US"/>
        </w:rPr>
      </w:pPr>
      <w:r w:rsidRPr="003F4E39">
        <w:rPr>
          <w:rStyle w:val="FootnoteReference"/>
          <w:rFonts w:asciiTheme="majorHAnsi" w:hAnsiTheme="majorHAnsi" w:cstheme="majorHAnsi"/>
        </w:rPr>
        <w:footnoteRef/>
      </w:r>
      <w:r w:rsidRPr="003F4E39">
        <w:rPr>
          <w:rFonts w:asciiTheme="majorHAnsi" w:hAnsiTheme="majorHAnsi" w:cstheme="majorHAnsi"/>
        </w:rPr>
        <w:t xml:space="preserve"> </w:t>
      </w:r>
      <w:r w:rsidR="00392EBF" w:rsidRPr="003F4E39">
        <w:rPr>
          <w:rFonts w:asciiTheme="majorHAnsi" w:hAnsiTheme="majorHAnsi" w:cstheme="majorHAnsi"/>
        </w:rPr>
        <w:t>Our dataset for qualitative analysis includes 346 college-bound high school seniors that identify as transgender, nonbinary, or gender diverse/questioning.</w:t>
      </w:r>
      <w:r w:rsidR="00503037" w:rsidRPr="003F4E39">
        <w:rPr>
          <w:rFonts w:asciiTheme="majorHAnsi" w:hAnsiTheme="majorHAnsi" w:cstheme="majorHAnsi"/>
        </w:rPr>
        <w:t xml:space="preserve"> Summary statistics </w:t>
      </w:r>
      <w:r w:rsidR="003A3DEB" w:rsidRPr="003F4E39">
        <w:rPr>
          <w:rFonts w:asciiTheme="majorHAnsi" w:hAnsiTheme="majorHAnsi" w:cstheme="majorHAnsi"/>
        </w:rPr>
        <w:t>of our qualitative sample can be found in Appendix 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B296" w14:textId="77777777" w:rsidR="00BD041A" w:rsidRDefault="00602BF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439B297" w14:textId="77777777" w:rsidR="00BD041A" w:rsidRDefault="00BD041A">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B299" w14:textId="765C6F63" w:rsidR="00BD041A" w:rsidRPr="00B7033B" w:rsidRDefault="00602BF5" w:rsidP="00B7033B">
    <w:pPr>
      <w:pBdr>
        <w:top w:val="nil"/>
        <w:left w:val="nil"/>
        <w:bottom w:val="nil"/>
        <w:right w:val="nil"/>
        <w:between w:val="nil"/>
      </w:pBdr>
      <w:tabs>
        <w:tab w:val="center" w:pos="4680"/>
        <w:tab w:val="right" w:pos="9360"/>
      </w:tabs>
      <w:jc w:val="right"/>
      <w:rPr>
        <w:rFonts w:asciiTheme="majorHAnsi" w:hAnsiTheme="majorHAnsi" w:cstheme="majorHAnsi"/>
        <w:color w:val="000000"/>
      </w:rPr>
    </w:pPr>
    <w:r w:rsidRPr="003803B1">
      <w:rPr>
        <w:rFonts w:asciiTheme="majorHAnsi" w:hAnsiTheme="majorHAnsi" w:cstheme="majorHAnsi"/>
        <w:color w:val="000000"/>
      </w:rPr>
      <w:fldChar w:fldCharType="begin"/>
    </w:r>
    <w:r w:rsidRPr="003803B1">
      <w:rPr>
        <w:rFonts w:asciiTheme="majorHAnsi" w:hAnsiTheme="majorHAnsi" w:cstheme="majorHAnsi"/>
        <w:color w:val="000000"/>
      </w:rPr>
      <w:instrText>PAGE</w:instrText>
    </w:r>
    <w:r w:rsidRPr="003803B1">
      <w:rPr>
        <w:rFonts w:asciiTheme="majorHAnsi" w:hAnsiTheme="majorHAnsi" w:cstheme="majorHAnsi"/>
        <w:color w:val="000000"/>
      </w:rPr>
      <w:fldChar w:fldCharType="separate"/>
    </w:r>
    <w:r w:rsidR="007113D8" w:rsidRPr="003803B1">
      <w:rPr>
        <w:rFonts w:asciiTheme="majorHAnsi" w:hAnsiTheme="majorHAnsi" w:cstheme="majorHAnsi"/>
        <w:noProof/>
        <w:color w:val="000000"/>
      </w:rPr>
      <w:t>1</w:t>
    </w:r>
    <w:r w:rsidRPr="003803B1">
      <w:rPr>
        <w:rFonts w:asciiTheme="majorHAnsi" w:hAnsiTheme="majorHAnsi" w:cstheme="majorHAnsi"/>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F28"/>
    <w:multiLevelType w:val="hybridMultilevel"/>
    <w:tmpl w:val="C02E374C"/>
    <w:lvl w:ilvl="0" w:tplc="BF86F60E">
      <w:start w:val="1"/>
      <w:numFmt w:val="bullet"/>
      <w:lvlText w:val=""/>
      <w:lvlJc w:val="left"/>
      <w:pPr>
        <w:ind w:left="720" w:hanging="360"/>
      </w:pPr>
      <w:rPr>
        <w:rFonts w:ascii="Symbol" w:hAnsi="Symbol"/>
      </w:rPr>
    </w:lvl>
    <w:lvl w:ilvl="1" w:tplc="0F9650FA">
      <w:start w:val="1"/>
      <w:numFmt w:val="bullet"/>
      <w:lvlText w:val=""/>
      <w:lvlJc w:val="left"/>
      <w:pPr>
        <w:ind w:left="720" w:hanging="360"/>
      </w:pPr>
      <w:rPr>
        <w:rFonts w:ascii="Symbol" w:hAnsi="Symbol"/>
      </w:rPr>
    </w:lvl>
    <w:lvl w:ilvl="2" w:tplc="178A53C2">
      <w:start w:val="1"/>
      <w:numFmt w:val="bullet"/>
      <w:lvlText w:val=""/>
      <w:lvlJc w:val="left"/>
      <w:pPr>
        <w:ind w:left="720" w:hanging="360"/>
      </w:pPr>
      <w:rPr>
        <w:rFonts w:ascii="Symbol" w:hAnsi="Symbol"/>
      </w:rPr>
    </w:lvl>
    <w:lvl w:ilvl="3" w:tplc="B8F2C6D2">
      <w:start w:val="1"/>
      <w:numFmt w:val="bullet"/>
      <w:lvlText w:val=""/>
      <w:lvlJc w:val="left"/>
      <w:pPr>
        <w:ind w:left="720" w:hanging="360"/>
      </w:pPr>
      <w:rPr>
        <w:rFonts w:ascii="Symbol" w:hAnsi="Symbol"/>
      </w:rPr>
    </w:lvl>
    <w:lvl w:ilvl="4" w:tplc="12661100">
      <w:start w:val="1"/>
      <w:numFmt w:val="bullet"/>
      <w:lvlText w:val=""/>
      <w:lvlJc w:val="left"/>
      <w:pPr>
        <w:ind w:left="720" w:hanging="360"/>
      </w:pPr>
      <w:rPr>
        <w:rFonts w:ascii="Symbol" w:hAnsi="Symbol"/>
      </w:rPr>
    </w:lvl>
    <w:lvl w:ilvl="5" w:tplc="81F2B86A">
      <w:start w:val="1"/>
      <w:numFmt w:val="bullet"/>
      <w:lvlText w:val=""/>
      <w:lvlJc w:val="left"/>
      <w:pPr>
        <w:ind w:left="720" w:hanging="360"/>
      </w:pPr>
      <w:rPr>
        <w:rFonts w:ascii="Symbol" w:hAnsi="Symbol"/>
      </w:rPr>
    </w:lvl>
    <w:lvl w:ilvl="6" w:tplc="427C018E">
      <w:start w:val="1"/>
      <w:numFmt w:val="bullet"/>
      <w:lvlText w:val=""/>
      <w:lvlJc w:val="left"/>
      <w:pPr>
        <w:ind w:left="720" w:hanging="360"/>
      </w:pPr>
      <w:rPr>
        <w:rFonts w:ascii="Symbol" w:hAnsi="Symbol"/>
      </w:rPr>
    </w:lvl>
    <w:lvl w:ilvl="7" w:tplc="FD0E93C6">
      <w:start w:val="1"/>
      <w:numFmt w:val="bullet"/>
      <w:lvlText w:val=""/>
      <w:lvlJc w:val="left"/>
      <w:pPr>
        <w:ind w:left="720" w:hanging="360"/>
      </w:pPr>
      <w:rPr>
        <w:rFonts w:ascii="Symbol" w:hAnsi="Symbol"/>
      </w:rPr>
    </w:lvl>
    <w:lvl w:ilvl="8" w:tplc="AAC6F9AA">
      <w:start w:val="1"/>
      <w:numFmt w:val="bullet"/>
      <w:lvlText w:val=""/>
      <w:lvlJc w:val="left"/>
      <w:pPr>
        <w:ind w:left="720" w:hanging="360"/>
      </w:pPr>
      <w:rPr>
        <w:rFonts w:ascii="Symbol" w:hAnsi="Symbol"/>
      </w:rPr>
    </w:lvl>
  </w:abstractNum>
  <w:abstractNum w:abstractNumId="1" w15:restartNumberingAfterBreak="0">
    <w:nsid w:val="13485DC5"/>
    <w:multiLevelType w:val="hybridMultilevel"/>
    <w:tmpl w:val="237A80D0"/>
    <w:lvl w:ilvl="0" w:tplc="35963458">
      <w:start w:val="1"/>
      <w:numFmt w:val="bullet"/>
      <w:lvlText w:val=""/>
      <w:lvlJc w:val="left"/>
      <w:pPr>
        <w:ind w:left="720" w:hanging="360"/>
      </w:pPr>
      <w:rPr>
        <w:rFonts w:ascii="Symbol" w:hAnsi="Symbol"/>
      </w:rPr>
    </w:lvl>
    <w:lvl w:ilvl="1" w:tplc="9E084774">
      <w:start w:val="1"/>
      <w:numFmt w:val="bullet"/>
      <w:lvlText w:val=""/>
      <w:lvlJc w:val="left"/>
      <w:pPr>
        <w:ind w:left="720" w:hanging="360"/>
      </w:pPr>
      <w:rPr>
        <w:rFonts w:ascii="Symbol" w:hAnsi="Symbol"/>
      </w:rPr>
    </w:lvl>
    <w:lvl w:ilvl="2" w:tplc="B07857D6">
      <w:start w:val="1"/>
      <w:numFmt w:val="bullet"/>
      <w:lvlText w:val=""/>
      <w:lvlJc w:val="left"/>
      <w:pPr>
        <w:ind w:left="720" w:hanging="360"/>
      </w:pPr>
      <w:rPr>
        <w:rFonts w:ascii="Symbol" w:hAnsi="Symbol"/>
      </w:rPr>
    </w:lvl>
    <w:lvl w:ilvl="3" w:tplc="33DE463A">
      <w:start w:val="1"/>
      <w:numFmt w:val="bullet"/>
      <w:lvlText w:val=""/>
      <w:lvlJc w:val="left"/>
      <w:pPr>
        <w:ind w:left="720" w:hanging="360"/>
      </w:pPr>
      <w:rPr>
        <w:rFonts w:ascii="Symbol" w:hAnsi="Symbol"/>
      </w:rPr>
    </w:lvl>
    <w:lvl w:ilvl="4" w:tplc="8708CBA2">
      <w:start w:val="1"/>
      <w:numFmt w:val="bullet"/>
      <w:lvlText w:val=""/>
      <w:lvlJc w:val="left"/>
      <w:pPr>
        <w:ind w:left="720" w:hanging="360"/>
      </w:pPr>
      <w:rPr>
        <w:rFonts w:ascii="Symbol" w:hAnsi="Symbol"/>
      </w:rPr>
    </w:lvl>
    <w:lvl w:ilvl="5" w:tplc="85F212BC">
      <w:start w:val="1"/>
      <w:numFmt w:val="bullet"/>
      <w:lvlText w:val=""/>
      <w:lvlJc w:val="left"/>
      <w:pPr>
        <w:ind w:left="720" w:hanging="360"/>
      </w:pPr>
      <w:rPr>
        <w:rFonts w:ascii="Symbol" w:hAnsi="Symbol"/>
      </w:rPr>
    </w:lvl>
    <w:lvl w:ilvl="6" w:tplc="10ACFF32">
      <w:start w:val="1"/>
      <w:numFmt w:val="bullet"/>
      <w:lvlText w:val=""/>
      <w:lvlJc w:val="left"/>
      <w:pPr>
        <w:ind w:left="720" w:hanging="360"/>
      </w:pPr>
      <w:rPr>
        <w:rFonts w:ascii="Symbol" w:hAnsi="Symbol"/>
      </w:rPr>
    </w:lvl>
    <w:lvl w:ilvl="7" w:tplc="E194A766">
      <w:start w:val="1"/>
      <w:numFmt w:val="bullet"/>
      <w:lvlText w:val=""/>
      <w:lvlJc w:val="left"/>
      <w:pPr>
        <w:ind w:left="720" w:hanging="360"/>
      </w:pPr>
      <w:rPr>
        <w:rFonts w:ascii="Symbol" w:hAnsi="Symbol"/>
      </w:rPr>
    </w:lvl>
    <w:lvl w:ilvl="8" w:tplc="98A6C092">
      <w:start w:val="1"/>
      <w:numFmt w:val="bullet"/>
      <w:lvlText w:val=""/>
      <w:lvlJc w:val="left"/>
      <w:pPr>
        <w:ind w:left="720" w:hanging="360"/>
      </w:pPr>
      <w:rPr>
        <w:rFonts w:ascii="Symbol" w:hAnsi="Symbol"/>
      </w:rPr>
    </w:lvl>
  </w:abstractNum>
  <w:abstractNum w:abstractNumId="2" w15:restartNumberingAfterBreak="0">
    <w:nsid w:val="415B095D"/>
    <w:multiLevelType w:val="hybridMultilevel"/>
    <w:tmpl w:val="DF541FCE"/>
    <w:lvl w:ilvl="0" w:tplc="9CE81EE6">
      <w:start w:val="1"/>
      <w:numFmt w:val="bullet"/>
      <w:lvlText w:val=""/>
      <w:lvlJc w:val="left"/>
      <w:pPr>
        <w:ind w:left="720" w:hanging="360"/>
      </w:pPr>
      <w:rPr>
        <w:rFonts w:ascii="Symbol" w:hAnsi="Symbol"/>
      </w:rPr>
    </w:lvl>
    <w:lvl w:ilvl="1" w:tplc="D22EE1AA">
      <w:start w:val="1"/>
      <w:numFmt w:val="bullet"/>
      <w:lvlText w:val=""/>
      <w:lvlJc w:val="left"/>
      <w:pPr>
        <w:ind w:left="720" w:hanging="360"/>
      </w:pPr>
      <w:rPr>
        <w:rFonts w:ascii="Symbol" w:hAnsi="Symbol"/>
      </w:rPr>
    </w:lvl>
    <w:lvl w:ilvl="2" w:tplc="D94E2826">
      <w:start w:val="1"/>
      <w:numFmt w:val="bullet"/>
      <w:lvlText w:val=""/>
      <w:lvlJc w:val="left"/>
      <w:pPr>
        <w:ind w:left="720" w:hanging="360"/>
      </w:pPr>
      <w:rPr>
        <w:rFonts w:ascii="Symbol" w:hAnsi="Symbol"/>
      </w:rPr>
    </w:lvl>
    <w:lvl w:ilvl="3" w:tplc="C6542968">
      <w:start w:val="1"/>
      <w:numFmt w:val="bullet"/>
      <w:lvlText w:val=""/>
      <w:lvlJc w:val="left"/>
      <w:pPr>
        <w:ind w:left="720" w:hanging="360"/>
      </w:pPr>
      <w:rPr>
        <w:rFonts w:ascii="Symbol" w:hAnsi="Symbol"/>
      </w:rPr>
    </w:lvl>
    <w:lvl w:ilvl="4" w:tplc="E38ABBCA">
      <w:start w:val="1"/>
      <w:numFmt w:val="bullet"/>
      <w:lvlText w:val=""/>
      <w:lvlJc w:val="left"/>
      <w:pPr>
        <w:ind w:left="720" w:hanging="360"/>
      </w:pPr>
      <w:rPr>
        <w:rFonts w:ascii="Symbol" w:hAnsi="Symbol"/>
      </w:rPr>
    </w:lvl>
    <w:lvl w:ilvl="5" w:tplc="D10EB742">
      <w:start w:val="1"/>
      <w:numFmt w:val="bullet"/>
      <w:lvlText w:val=""/>
      <w:lvlJc w:val="left"/>
      <w:pPr>
        <w:ind w:left="720" w:hanging="360"/>
      </w:pPr>
      <w:rPr>
        <w:rFonts w:ascii="Symbol" w:hAnsi="Symbol"/>
      </w:rPr>
    </w:lvl>
    <w:lvl w:ilvl="6" w:tplc="F51A8D96">
      <w:start w:val="1"/>
      <w:numFmt w:val="bullet"/>
      <w:lvlText w:val=""/>
      <w:lvlJc w:val="left"/>
      <w:pPr>
        <w:ind w:left="720" w:hanging="360"/>
      </w:pPr>
      <w:rPr>
        <w:rFonts w:ascii="Symbol" w:hAnsi="Symbol"/>
      </w:rPr>
    </w:lvl>
    <w:lvl w:ilvl="7" w:tplc="1882902A">
      <w:start w:val="1"/>
      <w:numFmt w:val="bullet"/>
      <w:lvlText w:val=""/>
      <w:lvlJc w:val="left"/>
      <w:pPr>
        <w:ind w:left="720" w:hanging="360"/>
      </w:pPr>
      <w:rPr>
        <w:rFonts w:ascii="Symbol" w:hAnsi="Symbol"/>
      </w:rPr>
    </w:lvl>
    <w:lvl w:ilvl="8" w:tplc="0240BE38">
      <w:start w:val="1"/>
      <w:numFmt w:val="bullet"/>
      <w:lvlText w:val=""/>
      <w:lvlJc w:val="left"/>
      <w:pPr>
        <w:ind w:left="720" w:hanging="360"/>
      </w:pPr>
      <w:rPr>
        <w:rFonts w:ascii="Symbol" w:hAnsi="Symbol"/>
      </w:rPr>
    </w:lvl>
  </w:abstractNum>
  <w:num w:numId="1" w16cid:durableId="1280331991">
    <w:abstractNumId w:val="0"/>
  </w:num>
  <w:num w:numId="2" w16cid:durableId="167523056">
    <w:abstractNumId w:val="1"/>
  </w:num>
  <w:num w:numId="3" w16cid:durableId="671175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ith Conron">
    <w15:presenceInfo w15:providerId="Windows Live" w15:userId="f1fe59e1c38d45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A"/>
    <w:rsid w:val="00000B66"/>
    <w:rsid w:val="000033F5"/>
    <w:rsid w:val="00015514"/>
    <w:rsid w:val="000237D5"/>
    <w:rsid w:val="00023F9C"/>
    <w:rsid w:val="00027FC9"/>
    <w:rsid w:val="00035D76"/>
    <w:rsid w:val="00036510"/>
    <w:rsid w:val="00037B1F"/>
    <w:rsid w:val="00051F5E"/>
    <w:rsid w:val="00053FA4"/>
    <w:rsid w:val="000748DC"/>
    <w:rsid w:val="0007674F"/>
    <w:rsid w:val="00077ED0"/>
    <w:rsid w:val="00086211"/>
    <w:rsid w:val="000914AF"/>
    <w:rsid w:val="000B5235"/>
    <w:rsid w:val="000D0693"/>
    <w:rsid w:val="000D0B08"/>
    <w:rsid w:val="000D28ED"/>
    <w:rsid w:val="000D3C0C"/>
    <w:rsid w:val="000E3658"/>
    <w:rsid w:val="000E462A"/>
    <w:rsid w:val="000E543C"/>
    <w:rsid w:val="000F3816"/>
    <w:rsid w:val="00106BF7"/>
    <w:rsid w:val="001112D6"/>
    <w:rsid w:val="00111EC5"/>
    <w:rsid w:val="001155AA"/>
    <w:rsid w:val="0011781E"/>
    <w:rsid w:val="00126B08"/>
    <w:rsid w:val="001309D9"/>
    <w:rsid w:val="001347BF"/>
    <w:rsid w:val="0014251B"/>
    <w:rsid w:val="00143DCC"/>
    <w:rsid w:val="00151F38"/>
    <w:rsid w:val="001556A4"/>
    <w:rsid w:val="001671F8"/>
    <w:rsid w:val="00174480"/>
    <w:rsid w:val="00175AEE"/>
    <w:rsid w:val="00185246"/>
    <w:rsid w:val="001869A4"/>
    <w:rsid w:val="001904BF"/>
    <w:rsid w:val="001928C1"/>
    <w:rsid w:val="00194C5E"/>
    <w:rsid w:val="001A7CAC"/>
    <w:rsid w:val="001B2966"/>
    <w:rsid w:val="001B6FDE"/>
    <w:rsid w:val="001D42A8"/>
    <w:rsid w:val="001D4A5D"/>
    <w:rsid w:val="001D7C72"/>
    <w:rsid w:val="001F54E3"/>
    <w:rsid w:val="001F77F0"/>
    <w:rsid w:val="002142D4"/>
    <w:rsid w:val="002155FA"/>
    <w:rsid w:val="00217897"/>
    <w:rsid w:val="002219EB"/>
    <w:rsid w:val="00230904"/>
    <w:rsid w:val="00236227"/>
    <w:rsid w:val="00241FA1"/>
    <w:rsid w:val="00250791"/>
    <w:rsid w:val="002574AE"/>
    <w:rsid w:val="00262B50"/>
    <w:rsid w:val="00266684"/>
    <w:rsid w:val="00270787"/>
    <w:rsid w:val="00273D94"/>
    <w:rsid w:val="00276F3E"/>
    <w:rsid w:val="0029447E"/>
    <w:rsid w:val="002B5068"/>
    <w:rsid w:val="002B7988"/>
    <w:rsid w:val="002C4513"/>
    <w:rsid w:val="002C5D16"/>
    <w:rsid w:val="002D5B3F"/>
    <w:rsid w:val="002D762A"/>
    <w:rsid w:val="002D7717"/>
    <w:rsid w:val="002F2DE1"/>
    <w:rsid w:val="002F724A"/>
    <w:rsid w:val="00310E5F"/>
    <w:rsid w:val="00313BFB"/>
    <w:rsid w:val="00314BD8"/>
    <w:rsid w:val="003202AF"/>
    <w:rsid w:val="00331823"/>
    <w:rsid w:val="00357E81"/>
    <w:rsid w:val="00362528"/>
    <w:rsid w:val="00366050"/>
    <w:rsid w:val="003679AD"/>
    <w:rsid w:val="00374686"/>
    <w:rsid w:val="003803B1"/>
    <w:rsid w:val="003837D1"/>
    <w:rsid w:val="00384B22"/>
    <w:rsid w:val="00390EAB"/>
    <w:rsid w:val="0039239C"/>
    <w:rsid w:val="00392EBF"/>
    <w:rsid w:val="00393D00"/>
    <w:rsid w:val="00394CC0"/>
    <w:rsid w:val="003A3DEB"/>
    <w:rsid w:val="003A42F3"/>
    <w:rsid w:val="003A491C"/>
    <w:rsid w:val="003C4DCF"/>
    <w:rsid w:val="003E0C04"/>
    <w:rsid w:val="003F4E39"/>
    <w:rsid w:val="0040314D"/>
    <w:rsid w:val="00405435"/>
    <w:rsid w:val="00417D67"/>
    <w:rsid w:val="00417EEC"/>
    <w:rsid w:val="00425BD3"/>
    <w:rsid w:val="00432929"/>
    <w:rsid w:val="00440F3B"/>
    <w:rsid w:val="00446022"/>
    <w:rsid w:val="0045490E"/>
    <w:rsid w:val="00461B8A"/>
    <w:rsid w:val="00463ED8"/>
    <w:rsid w:val="00464A5D"/>
    <w:rsid w:val="00474071"/>
    <w:rsid w:val="00487CAD"/>
    <w:rsid w:val="004904B4"/>
    <w:rsid w:val="00493EB0"/>
    <w:rsid w:val="00495487"/>
    <w:rsid w:val="00496A39"/>
    <w:rsid w:val="004B10E6"/>
    <w:rsid w:val="004B2EB4"/>
    <w:rsid w:val="004B324A"/>
    <w:rsid w:val="004B53C1"/>
    <w:rsid w:val="004B62AC"/>
    <w:rsid w:val="004C0D98"/>
    <w:rsid w:val="004C3687"/>
    <w:rsid w:val="004C6033"/>
    <w:rsid w:val="004C7F34"/>
    <w:rsid w:val="004D71F4"/>
    <w:rsid w:val="004F7888"/>
    <w:rsid w:val="00503037"/>
    <w:rsid w:val="0050784F"/>
    <w:rsid w:val="005111F0"/>
    <w:rsid w:val="005211ED"/>
    <w:rsid w:val="00535C93"/>
    <w:rsid w:val="00545C96"/>
    <w:rsid w:val="00550359"/>
    <w:rsid w:val="00580B3A"/>
    <w:rsid w:val="00582442"/>
    <w:rsid w:val="00590810"/>
    <w:rsid w:val="00595D34"/>
    <w:rsid w:val="005B3F0E"/>
    <w:rsid w:val="005B675C"/>
    <w:rsid w:val="005C029B"/>
    <w:rsid w:val="00601833"/>
    <w:rsid w:val="00602BF5"/>
    <w:rsid w:val="00604FC1"/>
    <w:rsid w:val="00633B98"/>
    <w:rsid w:val="006366C4"/>
    <w:rsid w:val="0064364C"/>
    <w:rsid w:val="00647623"/>
    <w:rsid w:val="00653104"/>
    <w:rsid w:val="00654EC3"/>
    <w:rsid w:val="006574E9"/>
    <w:rsid w:val="00665CCD"/>
    <w:rsid w:val="00686688"/>
    <w:rsid w:val="006876EC"/>
    <w:rsid w:val="006A4E85"/>
    <w:rsid w:val="006C785A"/>
    <w:rsid w:val="006C7BD3"/>
    <w:rsid w:val="006D380F"/>
    <w:rsid w:val="006F0A64"/>
    <w:rsid w:val="006F10ED"/>
    <w:rsid w:val="006F1410"/>
    <w:rsid w:val="007016FB"/>
    <w:rsid w:val="00705159"/>
    <w:rsid w:val="00706FFC"/>
    <w:rsid w:val="0070708C"/>
    <w:rsid w:val="007113D8"/>
    <w:rsid w:val="007163AD"/>
    <w:rsid w:val="0071788A"/>
    <w:rsid w:val="007201EA"/>
    <w:rsid w:val="00720CA8"/>
    <w:rsid w:val="00721407"/>
    <w:rsid w:val="00721B16"/>
    <w:rsid w:val="0072235C"/>
    <w:rsid w:val="007237DF"/>
    <w:rsid w:val="0072561E"/>
    <w:rsid w:val="0073266D"/>
    <w:rsid w:val="00735625"/>
    <w:rsid w:val="00760D29"/>
    <w:rsid w:val="0076150D"/>
    <w:rsid w:val="0077159A"/>
    <w:rsid w:val="00774CA6"/>
    <w:rsid w:val="00781E73"/>
    <w:rsid w:val="00784751"/>
    <w:rsid w:val="00790F46"/>
    <w:rsid w:val="00795A7A"/>
    <w:rsid w:val="0079716B"/>
    <w:rsid w:val="0079743E"/>
    <w:rsid w:val="007A58EC"/>
    <w:rsid w:val="007C3F1C"/>
    <w:rsid w:val="007C7EFC"/>
    <w:rsid w:val="007D0DE1"/>
    <w:rsid w:val="007D7255"/>
    <w:rsid w:val="007E04A4"/>
    <w:rsid w:val="007E2061"/>
    <w:rsid w:val="007E466E"/>
    <w:rsid w:val="007F3CDA"/>
    <w:rsid w:val="00807711"/>
    <w:rsid w:val="0081361A"/>
    <w:rsid w:val="00814844"/>
    <w:rsid w:val="0082372B"/>
    <w:rsid w:val="00844C8C"/>
    <w:rsid w:val="00845B7A"/>
    <w:rsid w:val="008603AB"/>
    <w:rsid w:val="00864233"/>
    <w:rsid w:val="0086743B"/>
    <w:rsid w:val="00873C71"/>
    <w:rsid w:val="00875048"/>
    <w:rsid w:val="00884880"/>
    <w:rsid w:val="00887500"/>
    <w:rsid w:val="008973DC"/>
    <w:rsid w:val="008A166E"/>
    <w:rsid w:val="008A2B79"/>
    <w:rsid w:val="008A352A"/>
    <w:rsid w:val="008B58AB"/>
    <w:rsid w:val="008D55E1"/>
    <w:rsid w:val="008D6262"/>
    <w:rsid w:val="008D6E11"/>
    <w:rsid w:val="008E4305"/>
    <w:rsid w:val="008E6925"/>
    <w:rsid w:val="008E71FD"/>
    <w:rsid w:val="008F157A"/>
    <w:rsid w:val="00910F2C"/>
    <w:rsid w:val="00911AA2"/>
    <w:rsid w:val="009225AC"/>
    <w:rsid w:val="009253B7"/>
    <w:rsid w:val="009270C3"/>
    <w:rsid w:val="009323B6"/>
    <w:rsid w:val="009406F5"/>
    <w:rsid w:val="00940701"/>
    <w:rsid w:val="0094783A"/>
    <w:rsid w:val="0096474B"/>
    <w:rsid w:val="009724F6"/>
    <w:rsid w:val="009757F3"/>
    <w:rsid w:val="00984500"/>
    <w:rsid w:val="009A3F5F"/>
    <w:rsid w:val="009A52C2"/>
    <w:rsid w:val="009B0E72"/>
    <w:rsid w:val="009C3566"/>
    <w:rsid w:val="009C3732"/>
    <w:rsid w:val="009D6203"/>
    <w:rsid w:val="009E2CBB"/>
    <w:rsid w:val="009E31BA"/>
    <w:rsid w:val="00A047E7"/>
    <w:rsid w:val="00A06A4E"/>
    <w:rsid w:val="00A15A40"/>
    <w:rsid w:val="00A15F92"/>
    <w:rsid w:val="00A21E56"/>
    <w:rsid w:val="00A45E5F"/>
    <w:rsid w:val="00A513AE"/>
    <w:rsid w:val="00A52813"/>
    <w:rsid w:val="00A675D0"/>
    <w:rsid w:val="00A739D5"/>
    <w:rsid w:val="00A87367"/>
    <w:rsid w:val="00A92169"/>
    <w:rsid w:val="00AA0A12"/>
    <w:rsid w:val="00AA5F8C"/>
    <w:rsid w:val="00AA7AF1"/>
    <w:rsid w:val="00AB77EF"/>
    <w:rsid w:val="00AC1C99"/>
    <w:rsid w:val="00AC677D"/>
    <w:rsid w:val="00AD0857"/>
    <w:rsid w:val="00AD5623"/>
    <w:rsid w:val="00AD56CA"/>
    <w:rsid w:val="00AF71DB"/>
    <w:rsid w:val="00B10156"/>
    <w:rsid w:val="00B122C0"/>
    <w:rsid w:val="00B1501E"/>
    <w:rsid w:val="00B26E7A"/>
    <w:rsid w:val="00B27311"/>
    <w:rsid w:val="00B342DF"/>
    <w:rsid w:val="00B4412A"/>
    <w:rsid w:val="00B5297B"/>
    <w:rsid w:val="00B55EDB"/>
    <w:rsid w:val="00B61F67"/>
    <w:rsid w:val="00B639E1"/>
    <w:rsid w:val="00B64424"/>
    <w:rsid w:val="00B7033B"/>
    <w:rsid w:val="00B729F0"/>
    <w:rsid w:val="00B96EA0"/>
    <w:rsid w:val="00B978AA"/>
    <w:rsid w:val="00BA47D2"/>
    <w:rsid w:val="00BB02DC"/>
    <w:rsid w:val="00BB3EA1"/>
    <w:rsid w:val="00BC2EB0"/>
    <w:rsid w:val="00BC6CDA"/>
    <w:rsid w:val="00BD041A"/>
    <w:rsid w:val="00BD3767"/>
    <w:rsid w:val="00BD3D1B"/>
    <w:rsid w:val="00BD5226"/>
    <w:rsid w:val="00BE4286"/>
    <w:rsid w:val="00BF1ABC"/>
    <w:rsid w:val="00C02F9A"/>
    <w:rsid w:val="00C2121F"/>
    <w:rsid w:val="00C27BCA"/>
    <w:rsid w:val="00C43786"/>
    <w:rsid w:val="00C4541C"/>
    <w:rsid w:val="00C45C7E"/>
    <w:rsid w:val="00C514B3"/>
    <w:rsid w:val="00C545D3"/>
    <w:rsid w:val="00C60F71"/>
    <w:rsid w:val="00C65C0D"/>
    <w:rsid w:val="00C81359"/>
    <w:rsid w:val="00C93586"/>
    <w:rsid w:val="00C93A68"/>
    <w:rsid w:val="00CB5315"/>
    <w:rsid w:val="00CC5F7E"/>
    <w:rsid w:val="00CD06C1"/>
    <w:rsid w:val="00D065EC"/>
    <w:rsid w:val="00D103FB"/>
    <w:rsid w:val="00D17577"/>
    <w:rsid w:val="00D24599"/>
    <w:rsid w:val="00D26090"/>
    <w:rsid w:val="00D3396C"/>
    <w:rsid w:val="00D36A68"/>
    <w:rsid w:val="00D51A42"/>
    <w:rsid w:val="00D5548E"/>
    <w:rsid w:val="00D63F44"/>
    <w:rsid w:val="00D72D44"/>
    <w:rsid w:val="00D83847"/>
    <w:rsid w:val="00D84443"/>
    <w:rsid w:val="00D8649D"/>
    <w:rsid w:val="00D9157E"/>
    <w:rsid w:val="00D9455B"/>
    <w:rsid w:val="00DA2AB1"/>
    <w:rsid w:val="00DC08B8"/>
    <w:rsid w:val="00DD462C"/>
    <w:rsid w:val="00DD6BD5"/>
    <w:rsid w:val="00DE0178"/>
    <w:rsid w:val="00DE7454"/>
    <w:rsid w:val="00E0737D"/>
    <w:rsid w:val="00E12CB8"/>
    <w:rsid w:val="00E21CE0"/>
    <w:rsid w:val="00E24423"/>
    <w:rsid w:val="00E2614B"/>
    <w:rsid w:val="00E32A0E"/>
    <w:rsid w:val="00E332EB"/>
    <w:rsid w:val="00E36B38"/>
    <w:rsid w:val="00E37BD4"/>
    <w:rsid w:val="00E53902"/>
    <w:rsid w:val="00E5640F"/>
    <w:rsid w:val="00E627CB"/>
    <w:rsid w:val="00E97A5A"/>
    <w:rsid w:val="00EA129E"/>
    <w:rsid w:val="00EA272D"/>
    <w:rsid w:val="00EA2997"/>
    <w:rsid w:val="00EA7D12"/>
    <w:rsid w:val="00EC1DA0"/>
    <w:rsid w:val="00EC2BD2"/>
    <w:rsid w:val="00ED55AE"/>
    <w:rsid w:val="00ED7D72"/>
    <w:rsid w:val="00EE4953"/>
    <w:rsid w:val="00EE4EDD"/>
    <w:rsid w:val="00EF1E41"/>
    <w:rsid w:val="00EF23EA"/>
    <w:rsid w:val="00EF6E80"/>
    <w:rsid w:val="00F007C2"/>
    <w:rsid w:val="00F06AC4"/>
    <w:rsid w:val="00F10C9A"/>
    <w:rsid w:val="00F16ACD"/>
    <w:rsid w:val="00F254FF"/>
    <w:rsid w:val="00F33C46"/>
    <w:rsid w:val="00F343D0"/>
    <w:rsid w:val="00F35C97"/>
    <w:rsid w:val="00F369F4"/>
    <w:rsid w:val="00F372CF"/>
    <w:rsid w:val="00F409A8"/>
    <w:rsid w:val="00F432F8"/>
    <w:rsid w:val="00F44101"/>
    <w:rsid w:val="00F611B6"/>
    <w:rsid w:val="00F63976"/>
    <w:rsid w:val="00F6496F"/>
    <w:rsid w:val="00F77366"/>
    <w:rsid w:val="00F822A9"/>
    <w:rsid w:val="00F9213E"/>
    <w:rsid w:val="00FB1D8E"/>
    <w:rsid w:val="00FB31EE"/>
    <w:rsid w:val="00FC36A5"/>
    <w:rsid w:val="00FD530A"/>
    <w:rsid w:val="00FD5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AD64"/>
  <w15:docId w15:val="{65C61C8D-4A2F-F348-AE9D-DAB06113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36A68"/>
    <w:pPr>
      <w:keepNext/>
      <w:keepLines/>
      <w:spacing w:before="400" w:after="240"/>
      <w:jc w:val="center"/>
      <w:outlineLvl w:val="0"/>
    </w:pPr>
    <w:rPr>
      <w:sz w:val="36"/>
      <w:szCs w:val="40"/>
    </w:rPr>
  </w:style>
  <w:style w:type="paragraph" w:styleId="Heading2">
    <w:name w:val="heading 2"/>
    <w:basedOn w:val="Normal"/>
    <w:next w:val="Normal"/>
    <w:uiPriority w:val="9"/>
    <w:unhideWhenUsed/>
    <w:qFormat/>
    <w:rsid w:val="00D36A68"/>
    <w:pPr>
      <w:keepNext/>
      <w:keepLines/>
      <w:spacing w:before="360" w:after="240"/>
      <w:outlineLvl w:val="1"/>
    </w:pPr>
    <w:rPr>
      <w:sz w:val="28"/>
      <w:szCs w:val="32"/>
    </w:rPr>
  </w:style>
  <w:style w:type="paragraph" w:styleId="Heading3">
    <w:name w:val="heading 3"/>
    <w:basedOn w:val="Normal"/>
    <w:next w:val="Normal"/>
    <w:uiPriority w:val="9"/>
    <w:unhideWhenUsed/>
    <w:qFormat/>
    <w:rsid w:val="00D36A68"/>
    <w:pPr>
      <w:keepNext/>
      <w:keepLines/>
      <w:spacing w:before="320" w:after="24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BookTitle">
    <w:name w:val="Book Title"/>
    <w:basedOn w:val="DefaultParagraphFont"/>
    <w:uiPriority w:val="33"/>
    <w:qFormat/>
    <w:rsid w:val="00464A5D"/>
    <w:rPr>
      <w:b/>
      <w:bCs/>
      <w:i/>
      <w:iCs/>
      <w:spacing w:val="5"/>
    </w:rPr>
  </w:style>
  <w:style w:type="paragraph" w:styleId="FootnoteText">
    <w:name w:val="footnote text"/>
    <w:basedOn w:val="Normal"/>
    <w:link w:val="FootnoteTextChar"/>
    <w:uiPriority w:val="99"/>
    <w:semiHidden/>
    <w:unhideWhenUsed/>
    <w:rsid w:val="00F409A8"/>
    <w:rPr>
      <w:sz w:val="20"/>
      <w:szCs w:val="20"/>
    </w:rPr>
  </w:style>
  <w:style w:type="character" w:customStyle="1" w:styleId="FootnoteTextChar">
    <w:name w:val="Footnote Text Char"/>
    <w:basedOn w:val="DefaultParagraphFont"/>
    <w:link w:val="FootnoteText"/>
    <w:uiPriority w:val="99"/>
    <w:semiHidden/>
    <w:rsid w:val="00F409A8"/>
    <w:rPr>
      <w:sz w:val="20"/>
      <w:szCs w:val="20"/>
    </w:rPr>
  </w:style>
  <w:style w:type="character" w:styleId="FootnoteReference">
    <w:name w:val="footnote reference"/>
    <w:basedOn w:val="DefaultParagraphFont"/>
    <w:uiPriority w:val="99"/>
    <w:semiHidden/>
    <w:unhideWhenUsed/>
    <w:rsid w:val="00F409A8"/>
    <w:rPr>
      <w:vertAlign w:val="superscript"/>
    </w:rPr>
  </w:style>
  <w:style w:type="paragraph" w:styleId="EndnoteText">
    <w:name w:val="endnote text"/>
    <w:basedOn w:val="Normal"/>
    <w:link w:val="EndnoteTextChar"/>
    <w:uiPriority w:val="99"/>
    <w:semiHidden/>
    <w:unhideWhenUsed/>
    <w:rsid w:val="00AC677D"/>
    <w:rPr>
      <w:sz w:val="20"/>
      <w:szCs w:val="20"/>
    </w:rPr>
  </w:style>
  <w:style w:type="character" w:customStyle="1" w:styleId="EndnoteTextChar">
    <w:name w:val="Endnote Text Char"/>
    <w:basedOn w:val="DefaultParagraphFont"/>
    <w:link w:val="EndnoteText"/>
    <w:uiPriority w:val="99"/>
    <w:semiHidden/>
    <w:rsid w:val="00AC677D"/>
    <w:rPr>
      <w:sz w:val="20"/>
      <w:szCs w:val="20"/>
    </w:rPr>
  </w:style>
  <w:style w:type="character" w:styleId="EndnoteReference">
    <w:name w:val="endnote reference"/>
    <w:basedOn w:val="DefaultParagraphFont"/>
    <w:uiPriority w:val="99"/>
    <w:semiHidden/>
    <w:unhideWhenUsed/>
    <w:rsid w:val="00AC677D"/>
    <w:rPr>
      <w:vertAlign w:val="superscript"/>
    </w:rPr>
  </w:style>
  <w:style w:type="paragraph" w:styleId="Revision">
    <w:name w:val="Revision"/>
    <w:hidden/>
    <w:uiPriority w:val="99"/>
    <w:semiHidden/>
    <w:rsid w:val="00461B8A"/>
  </w:style>
  <w:style w:type="paragraph" w:styleId="NormalWeb">
    <w:name w:val="Normal (Web)"/>
    <w:basedOn w:val="Normal"/>
    <w:uiPriority w:val="99"/>
    <w:unhideWhenUsed/>
    <w:rsid w:val="00393D00"/>
    <w:pPr>
      <w:spacing w:before="100" w:beforeAutospacing="1" w:after="100" w:afterAutospacing="1"/>
    </w:pPr>
    <w:rPr>
      <w:lang w:val="en-US" w:eastAsia="en-US"/>
    </w:rPr>
  </w:style>
  <w:style w:type="paragraph" w:styleId="NoSpacing">
    <w:name w:val="No Spacing"/>
    <w:uiPriority w:val="1"/>
    <w:qFormat/>
    <w:rsid w:val="00654EC3"/>
  </w:style>
  <w:style w:type="paragraph" w:styleId="Footer">
    <w:name w:val="footer"/>
    <w:basedOn w:val="Normal"/>
    <w:link w:val="FooterChar"/>
    <w:uiPriority w:val="99"/>
    <w:unhideWhenUsed/>
    <w:rsid w:val="002142D4"/>
    <w:pPr>
      <w:tabs>
        <w:tab w:val="center" w:pos="4680"/>
        <w:tab w:val="right" w:pos="9360"/>
      </w:tabs>
    </w:pPr>
  </w:style>
  <w:style w:type="character" w:customStyle="1" w:styleId="FooterChar">
    <w:name w:val="Footer Char"/>
    <w:basedOn w:val="DefaultParagraphFont"/>
    <w:link w:val="Footer"/>
    <w:uiPriority w:val="99"/>
    <w:rsid w:val="002142D4"/>
  </w:style>
  <w:style w:type="paragraph" w:styleId="Header">
    <w:name w:val="header"/>
    <w:basedOn w:val="Normal"/>
    <w:link w:val="HeaderChar"/>
    <w:uiPriority w:val="99"/>
    <w:unhideWhenUsed/>
    <w:rsid w:val="002142D4"/>
    <w:pPr>
      <w:tabs>
        <w:tab w:val="center" w:pos="4680"/>
        <w:tab w:val="right" w:pos="9360"/>
      </w:tabs>
    </w:pPr>
  </w:style>
  <w:style w:type="character" w:customStyle="1" w:styleId="HeaderChar">
    <w:name w:val="Header Char"/>
    <w:basedOn w:val="DefaultParagraphFont"/>
    <w:link w:val="Header"/>
    <w:uiPriority w:val="99"/>
    <w:rsid w:val="002142D4"/>
  </w:style>
  <w:style w:type="character" w:styleId="Hyperlink">
    <w:name w:val="Hyperlink"/>
    <w:basedOn w:val="DefaultParagraphFont"/>
    <w:uiPriority w:val="99"/>
    <w:unhideWhenUsed/>
    <w:rsid w:val="00864233"/>
    <w:rPr>
      <w:color w:val="0000FF" w:themeColor="hyperlink"/>
      <w:u w:val="single"/>
    </w:rPr>
  </w:style>
  <w:style w:type="character" w:styleId="UnresolvedMention">
    <w:name w:val="Unresolved Mention"/>
    <w:basedOn w:val="DefaultParagraphFont"/>
    <w:uiPriority w:val="99"/>
    <w:semiHidden/>
    <w:unhideWhenUsed/>
    <w:rsid w:val="00864233"/>
    <w:rPr>
      <w:color w:val="605E5C"/>
      <w:shd w:val="clear" w:color="auto" w:fill="E1DFDD"/>
    </w:rPr>
  </w:style>
  <w:style w:type="character" w:styleId="FollowedHyperlink">
    <w:name w:val="FollowedHyperlink"/>
    <w:basedOn w:val="DefaultParagraphFont"/>
    <w:uiPriority w:val="99"/>
    <w:semiHidden/>
    <w:unhideWhenUsed/>
    <w:rsid w:val="00ED55AE"/>
    <w:rPr>
      <w:color w:val="800080" w:themeColor="followedHyperlink"/>
      <w:u w:val="single"/>
    </w:rPr>
  </w:style>
  <w:style w:type="character" w:styleId="CommentReference">
    <w:name w:val="annotation reference"/>
    <w:basedOn w:val="DefaultParagraphFont"/>
    <w:uiPriority w:val="99"/>
    <w:semiHidden/>
    <w:unhideWhenUsed/>
    <w:rsid w:val="00B729F0"/>
    <w:rPr>
      <w:sz w:val="16"/>
      <w:szCs w:val="16"/>
    </w:rPr>
  </w:style>
  <w:style w:type="paragraph" w:styleId="CommentText">
    <w:name w:val="annotation text"/>
    <w:basedOn w:val="Normal"/>
    <w:link w:val="CommentTextChar"/>
    <w:uiPriority w:val="99"/>
    <w:unhideWhenUsed/>
    <w:rsid w:val="00B729F0"/>
    <w:rPr>
      <w:sz w:val="20"/>
      <w:szCs w:val="20"/>
    </w:rPr>
  </w:style>
  <w:style w:type="character" w:customStyle="1" w:styleId="CommentTextChar">
    <w:name w:val="Comment Text Char"/>
    <w:basedOn w:val="DefaultParagraphFont"/>
    <w:link w:val="CommentText"/>
    <w:uiPriority w:val="99"/>
    <w:rsid w:val="00B729F0"/>
    <w:rPr>
      <w:sz w:val="20"/>
      <w:szCs w:val="20"/>
    </w:rPr>
  </w:style>
  <w:style w:type="paragraph" w:styleId="CommentSubject">
    <w:name w:val="annotation subject"/>
    <w:basedOn w:val="CommentText"/>
    <w:next w:val="CommentText"/>
    <w:link w:val="CommentSubjectChar"/>
    <w:uiPriority w:val="99"/>
    <w:semiHidden/>
    <w:unhideWhenUsed/>
    <w:rsid w:val="00B729F0"/>
    <w:rPr>
      <w:b/>
      <w:bCs/>
    </w:rPr>
  </w:style>
  <w:style w:type="character" w:customStyle="1" w:styleId="CommentSubjectChar">
    <w:name w:val="Comment Subject Char"/>
    <w:basedOn w:val="CommentTextChar"/>
    <w:link w:val="CommentSubject"/>
    <w:uiPriority w:val="99"/>
    <w:semiHidden/>
    <w:rsid w:val="00B729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calschls.org/reports-data/public-dashboards/" TargetMode="External"/><Relationship Id="rId2" Type="http://schemas.openxmlformats.org/officeDocument/2006/relationships/hyperlink" Target="https://williamsinstitute.law.ucla.edu/publications/transgender-higher-ed/" TargetMode="External"/><Relationship Id="rId1" Type="http://schemas.openxmlformats.org/officeDocument/2006/relationships/hyperlink" Target="https://williamsinstitute.law.ucla.edu/projects/higher-education/"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scholarship.kentlaw.iit.edu/cklawreview/vol84/iss2/7" TargetMode="External"/><Relationship Id="rId21" Type="http://schemas.openxmlformats.org/officeDocument/2006/relationships/image" Target="media/image7.png"/><Relationship Id="rId42" Type="http://schemas.openxmlformats.org/officeDocument/2006/relationships/hyperlink" Target="https://doi.org/10.1177/%2007435584211000315" TargetMode="External"/><Relationship Id="rId47" Type="http://schemas.openxmlformats.org/officeDocument/2006/relationships/hyperlink" Target="https://doi.org/10.1007/s13394-020-00356-5" TargetMode="External"/><Relationship Id="rId63" Type="http://schemas.openxmlformats.org/officeDocument/2006/relationships/hyperlink" Target="https://doi.org/10.1080/00221546.2005.11772296" TargetMode="External"/><Relationship Id="rId68" Type="http://schemas.openxmlformats.org/officeDocument/2006/relationships/hyperlink" Target="https://doi.org/10.2190/fh61-ve7v-hhcx-0pur" TargetMode="External"/><Relationship Id="rId84" Type="http://schemas.openxmlformats.org/officeDocument/2006/relationships/theme" Target="theme/theme1.xml"/><Relationship Id="rId16" Type="http://schemas.openxmlformats.org/officeDocument/2006/relationships/image" Target="media/image2.png"/><Relationship Id="rId11" Type="http://schemas.microsoft.com/office/2018/08/relationships/commentsExtensible" Target="commentsExtensible.xml"/><Relationship Id="rId32" Type="http://schemas.openxmlformats.org/officeDocument/2006/relationships/hyperlink" Target="https://doi.org/10.1016/j.socscimed.2011.02.045" TargetMode="External"/><Relationship Id="rId37" Type="http://schemas.openxmlformats.org/officeDocument/2006/relationships/hyperlink" Target="https://vc.bridgew.edu/jiws/vol13/iss2/3" TargetMode="External"/><Relationship Id="rId53" Type="http://schemas.openxmlformats.org/officeDocument/2006/relationships/hyperlink" Target="https://research.collegeboard.org/media/pdf/education-pays-2019-full-report.pdf" TargetMode="External"/><Relationship Id="rId58" Type="http://schemas.openxmlformats.org/officeDocument/2006/relationships/hyperlink" Target="https://doi.org/10.1177/2167696812469187" TargetMode="External"/><Relationship Id="rId74" Type="http://schemas.openxmlformats.org/officeDocument/2006/relationships/hyperlink" Target="https://doi.org/10.1177/016146811812000407" TargetMode="External"/><Relationship Id="rId79" Type="http://schemas.openxmlformats.org/officeDocument/2006/relationships/hyperlink" Target="https://doi.org/10.1111/jora.12488" TargetMode="External"/><Relationship Id="rId5" Type="http://schemas.openxmlformats.org/officeDocument/2006/relationships/webSettings" Target="webSettings.xml"/><Relationship Id="rId61" Type="http://schemas.openxmlformats.org/officeDocument/2006/relationships/hyperlink" Target="https://doi.org/10.2307/1170786" TargetMode="External"/><Relationship Id="rId82"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hyperlink" Target="https://www.campuspride.org/wp-content/uploads/CampusPride_ChangingNature%20ofGender21stCentury.pdf" TargetMode="External"/><Relationship Id="rId30" Type="http://schemas.openxmlformats.org/officeDocument/2006/relationships/hyperlink" Target="https://doi.org/10.1007/s10964-018-0866-x" TargetMode="External"/><Relationship Id="rId35" Type="http://schemas.openxmlformats.org/officeDocument/2006/relationships/hyperlink" Target="https://doi.org/10.1016/j.ssresearch.2015.03.004" TargetMode="External"/><Relationship Id="rId43" Type="http://schemas.openxmlformats.org/officeDocument/2006/relationships/hyperlink" Target="https://doi.org/%2010.1007/s10826-018-1168-3" TargetMode="External"/><Relationship Id="rId48" Type="http://schemas.openxmlformats.org/officeDocument/2006/relationships/hyperlink" Target="https://www.glsen.org/sites/default/files/2022-10/NSCS-2021-Full-Report.pdf" TargetMode="External"/><Relationship Id="rId56" Type="http://schemas.openxmlformats.org/officeDocument/2006/relationships/hyperlink" Target="https://doi.org/10.1002/tea.21313" TargetMode="External"/><Relationship Id="rId64" Type="http://schemas.openxmlformats.org/officeDocument/2006/relationships/hyperlink" Target="https://doi.org/10.1002/sem3.20075" TargetMode="External"/><Relationship Id="rId69" Type="http://schemas.openxmlformats.org/officeDocument/2006/relationships/hyperlink" Target="https://doi.org/10.1016/j.econedurev.2019.101933" TargetMode="External"/><Relationship Id="rId77" Type="http://schemas.openxmlformats.org/officeDocument/2006/relationships/hyperlink" Target="https://doi.org/10.1177/2156759x0801100503" TargetMode="External"/><Relationship Id="rId8" Type="http://schemas.openxmlformats.org/officeDocument/2006/relationships/comments" Target="comments.xml"/><Relationship Id="rId51" Type="http://schemas.openxmlformats.org/officeDocument/2006/relationships/hyperlink" Target="https://doi.org/10.1615/jwomenminorscieneng.2017018836" TargetMode="External"/><Relationship Id="rId72" Type="http://schemas.openxmlformats.org/officeDocument/2006/relationships/hyperlink" Target="https://www.heri.ucla.edu/monographs/TheAmericanFreshman2019.pdf" TargetMode="External"/><Relationship Id="rId80" Type="http://schemas.openxmlformats.org/officeDocument/2006/relationships/hyperlink" Target="https://doi.org/10.1037/sgd0000266"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yperlink" Target="https://data.calschls.org/resources/18th_%20Biennial_State_1921.pdf" TargetMode="External"/><Relationship Id="rId33" Type="http://schemas.openxmlformats.org/officeDocument/2006/relationships/hyperlink" Target="https://doi.org/10.1111/j.1532-7795.2010.00725.x" TargetMode="External"/><Relationship Id="rId38" Type="http://schemas.openxmlformats.org/officeDocument/2006/relationships/hyperlink" Target="https://doi.org/10.1037/sgd0000131" TargetMode="External"/><Relationship Id="rId46" Type="http://schemas.openxmlformats.org/officeDocument/2006/relationships/hyperlink" Target="https://doi.org/10.1177/13591045211033187" TargetMode="External"/><Relationship Id="rId59" Type="http://schemas.openxmlformats.org/officeDocument/2006/relationships/hyperlink" Target="https://www.jstor.org/stable/90024241" TargetMode="External"/><Relationship Id="rId67" Type="http://schemas.openxmlformats.org/officeDocument/2006/relationships/hyperlink" Target="https://doi.org/10.1080/19419899.2010.534490" TargetMode="External"/><Relationship Id="rId20" Type="http://schemas.openxmlformats.org/officeDocument/2006/relationships/image" Target="media/image6.png"/><Relationship Id="rId41" Type="http://schemas.openxmlformats.org/officeDocument/2006/relationships/hyperlink" Target="https://doi.org/10.1177/08959048231153600" TargetMode="External"/><Relationship Id="rId54" Type="http://schemas.openxmlformats.org/officeDocument/2006/relationships/hyperlink" Target="https://doi.org/10.1037/a0037990" TargetMode="External"/><Relationship Id="rId62" Type="http://schemas.openxmlformats.org/officeDocument/2006/relationships/hyperlink" Target="https://doi.org/10.1080/13613324.2021.1890561" TargetMode="External"/><Relationship Id="rId70" Type="http://schemas.openxmlformats.org/officeDocument/2006/relationships/hyperlink" Target="https://doi.org/10.1332/251510820x15995647280686" TargetMode="External"/><Relationship Id="rId75" Type="http://schemas.openxmlformats.org/officeDocument/2006/relationships/hyperlink" Target="https://doi.org/10.1111/j.1939-0025.2010.01067.x" TargetMode="External"/><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oi.org/%2010.1007/s12552-015-9146-5" TargetMode="External"/><Relationship Id="rId28" Type="http://schemas.openxmlformats.org/officeDocument/2006/relationships/hyperlink" Target="https://doi.org/10.1037/a0027180" TargetMode="External"/><Relationship Id="rId36" Type="http://schemas.openxmlformats.org/officeDocument/2006/relationships/hyperlink" Target="https://doi.org/10.1080/19361653.2020.1813673" TargetMode="External"/><Relationship Id="rId49" Type="http://schemas.openxmlformats.org/officeDocument/2006/relationships/hyperlink" Target="https://edpolicyinca.org/sites/default/files/R_Kurlaender_Aug19_01.pdf" TargetMode="External"/><Relationship Id="rId57" Type="http://schemas.openxmlformats.org/officeDocument/2006/relationships/hyperlink" Target="https://doi.org/10.1037/sgd0000132" TargetMode="External"/><Relationship Id="rId10" Type="http://schemas.microsoft.com/office/2016/09/relationships/commentsIds" Target="commentsIds.xml"/><Relationship Id="rId31" Type="http://schemas.openxmlformats.org/officeDocument/2006/relationships/hyperlink" Target="https://doi.org/10.1353/rhe.2019.0096" TargetMode="External"/><Relationship Id="rId44" Type="http://schemas.openxmlformats.org/officeDocument/2006/relationships/hyperlink" Target="http://www.hamiltonproject.org/assets/legacy/files/downloads_%20and_links/Major_Decisions_Lifetime__Earnings_by_Major.pdf" TargetMode="External"/><Relationship Id="rId52" Type="http://schemas.openxmlformats.org/officeDocument/2006/relationships/hyperlink" Target="https://doi.org/10.1080/19361653.2023.2264830" TargetMode="External"/><Relationship Id="rId60" Type="http://schemas.openxmlformats.org/officeDocument/2006/relationships/hyperlink" Target="http://dx.doi.org/10.14301/llcs.v8i3.419" TargetMode="External"/><Relationship Id="rId65" Type="http://schemas.openxmlformats.org/officeDocument/2006/relationships/hyperlink" Target="https://doi.org/10.1353/eac.2011.0007" TargetMode="External"/><Relationship Id="rId73" Type="http://schemas.openxmlformats.org/officeDocument/2006/relationships/hyperlink" Target="https://williamsinstitute.law.ucla.edu/wp-content/uploads/Survey-Measures-Trans-GenIUSS-Sep-2014.pdf" TargetMode="External"/><Relationship Id="rId78" Type="http://schemas.openxmlformats.org/officeDocument/2006/relationships/hyperlink" Target="https://doi.org/10.1126/science.1198364" TargetMode="External"/><Relationship Id="rId81" Type="http://schemas.openxmlformats.org/officeDocument/2006/relationships/hyperlink" Target="https://doi.org/10.1177/08912432211038689"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hyperlink" Target="https://doi.org/10.1080/10474412.2018.1480376" TargetMode="External"/><Relationship Id="rId34" Type="http://schemas.openxmlformats.org/officeDocument/2006/relationships/hyperlink" Target="https://doi.org/10.1080/00131911.2020.1816907" TargetMode="External"/><Relationship Id="rId50" Type="http://schemas.openxmlformats.org/officeDocument/2006/relationships/hyperlink" Target="https://doi.org/10.3102/%200034654315617832" TargetMode="External"/><Relationship Id="rId55" Type="http://schemas.openxmlformats.org/officeDocument/2006/relationships/hyperlink" Target="https://doi.org/10.1080/19361653.%202020.1727815" TargetMode="External"/><Relationship Id="rId76" Type="http://schemas.openxmlformats.org/officeDocument/2006/relationships/hyperlink" Target="https://doi.org/10.1007/978-1-4614-0586-3" TargetMode="External"/><Relationship Id="rId7" Type="http://schemas.openxmlformats.org/officeDocument/2006/relationships/endnotes" Target="endnotes.xml"/><Relationship Id="rId71" Type="http://schemas.openxmlformats.org/officeDocument/2006/relationships/hyperlink" Target="https://doi.org/10.1016/j.childyouth.2018.10.003" TargetMode="External"/><Relationship Id="rId2" Type="http://schemas.openxmlformats.org/officeDocument/2006/relationships/numbering" Target="numbering.xml"/><Relationship Id="rId29" Type="http://schemas.openxmlformats.org/officeDocument/2006/relationships/hyperlink" Target="https://doi.org/10.1111/j.1540-6237.2008.00587.x" TargetMode="External"/><Relationship Id="rId24" Type="http://schemas.openxmlformats.org/officeDocument/2006/relationships/hyperlink" Target="https://doi.org/10.1080/%2019361653.2014.840761" TargetMode="External"/><Relationship Id="rId40" Type="http://schemas.openxmlformats.org/officeDocument/2006/relationships/hyperlink" Target="https://doi.org/10.1080/19361653.2018.1429979" TargetMode="External"/><Relationship Id="rId45" Type="http://schemas.openxmlformats.org/officeDocument/2006/relationships/hyperlink" Target="https://doi.org/10.1177/003804070808100103" TargetMode="External"/><Relationship Id="rId66" Type="http://schemas.openxmlformats.org/officeDocument/2006/relationships/hyperlink" Target="https://www.brookings.edu/wp-content/uploads/2023/02/20230123_CCF_CollegeEnrollment_FINAL2.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FEBA-5565-A640-8182-9F8E88C0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52</Pages>
  <Words>12574</Words>
  <Characters>76205</Characters>
  <Application>Microsoft Office Word</Application>
  <DocSecurity>0</DocSecurity>
  <Lines>2381</Lines>
  <Paragraphs>1557</Paragraphs>
  <ScaleCrop>false</ScaleCrop>
  <Company/>
  <LinksUpToDate>false</LinksUpToDate>
  <CharactersWithSpaces>87222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Kerith Conron</cp:lastModifiedBy>
  <cp:revision>241</cp:revision>
  <dcterms:created xsi:type="dcterms:W3CDTF">2026-03-01T01:32:00Z</dcterms:created>
  <dcterms:modified xsi:type="dcterms:W3CDTF">2026-03-06T18:44:00Z</dcterms:modified>
</cp:coreProperties>
</file>