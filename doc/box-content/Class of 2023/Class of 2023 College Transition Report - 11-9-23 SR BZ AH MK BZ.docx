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C41D3" w14:textId="77777777" w:rsidR="00563B68" w:rsidRDefault="00F51EE0" w:rsidP="00F7513B">
      <w:pPr>
        <w:spacing w:after="360" w:line="240" w:lineRule="auto"/>
        <w:rPr>
          <w:sz w:val="24"/>
          <w:szCs w:val="24"/>
        </w:rPr>
      </w:pPr>
      <w:r w:rsidRPr="00563B68">
        <w:rPr>
          <w:b/>
          <w:bCs/>
          <w:sz w:val="24"/>
          <w:szCs w:val="24"/>
        </w:rPr>
        <w:t>Title</w:t>
      </w:r>
      <w:r w:rsidR="00563B68">
        <w:rPr>
          <w:sz w:val="24"/>
          <w:szCs w:val="24"/>
        </w:rPr>
        <w:t xml:space="preserve"> (50-60 characters including spaces)</w:t>
      </w:r>
      <w:r w:rsidR="00D23A28" w:rsidRPr="00F7513B">
        <w:rPr>
          <w:sz w:val="24"/>
          <w:szCs w:val="24"/>
        </w:rPr>
        <w:t>:</w:t>
      </w:r>
      <w:r w:rsidRPr="00F7513B">
        <w:rPr>
          <w:sz w:val="24"/>
          <w:szCs w:val="24"/>
        </w:rPr>
        <w:t xml:space="preserve"> </w:t>
      </w:r>
    </w:p>
    <w:p w14:paraId="29165042" w14:textId="77777777" w:rsidR="00F55B27" w:rsidRDefault="00975F34" w:rsidP="00F55B27">
      <w:pPr>
        <w:pStyle w:val="ListParagraph"/>
        <w:numPr>
          <w:ilvl w:val="0"/>
          <w:numId w:val="0"/>
        </w:numPr>
        <w:spacing w:after="360" w:line="240" w:lineRule="auto"/>
        <w:ind w:left="720"/>
        <w:rPr>
          <w:sz w:val="24"/>
          <w:szCs w:val="24"/>
        </w:rPr>
      </w:pPr>
      <w:r w:rsidRPr="00563B68">
        <w:rPr>
          <w:sz w:val="24"/>
          <w:szCs w:val="24"/>
        </w:rPr>
        <w:t xml:space="preserve">The Transition to College: </w:t>
      </w:r>
      <w:r w:rsidR="00563B68">
        <w:rPr>
          <w:sz w:val="24"/>
          <w:szCs w:val="24"/>
        </w:rPr>
        <w:t xml:space="preserve">Student </w:t>
      </w:r>
      <w:r w:rsidRPr="00563B68">
        <w:rPr>
          <w:sz w:val="24"/>
          <w:szCs w:val="24"/>
        </w:rPr>
        <w:t>Voices from the Class of 2023</w:t>
      </w:r>
      <w:r w:rsidR="00563B68">
        <w:rPr>
          <w:sz w:val="24"/>
          <w:szCs w:val="24"/>
        </w:rPr>
        <w:t xml:space="preserve"> </w:t>
      </w:r>
    </w:p>
    <w:p w14:paraId="4DF004DD" w14:textId="0ABC1FA4" w:rsidR="00F51EE0" w:rsidRPr="00006009" w:rsidRDefault="00F51EE0" w:rsidP="00006009">
      <w:pPr>
        <w:spacing w:after="360" w:line="240" w:lineRule="auto"/>
        <w:rPr>
          <w:sz w:val="24"/>
          <w:szCs w:val="24"/>
        </w:rPr>
      </w:pPr>
      <w:r w:rsidRPr="00006009">
        <w:rPr>
          <w:b/>
          <w:bCs/>
          <w:sz w:val="24"/>
          <w:szCs w:val="24"/>
        </w:rPr>
        <w:t>Author</w:t>
      </w:r>
      <w:r w:rsidR="00B46148" w:rsidRPr="00006009">
        <w:rPr>
          <w:b/>
          <w:bCs/>
          <w:sz w:val="24"/>
          <w:szCs w:val="24"/>
        </w:rPr>
        <w:t>s</w:t>
      </w:r>
      <w:r w:rsidR="00D23A28" w:rsidRPr="00006009">
        <w:rPr>
          <w:sz w:val="24"/>
          <w:szCs w:val="24"/>
        </w:rPr>
        <w:t>:</w:t>
      </w:r>
      <w:r w:rsidR="00563B68" w:rsidRPr="00006009">
        <w:rPr>
          <w:sz w:val="24"/>
          <w:szCs w:val="24"/>
        </w:rPr>
        <w:t xml:space="preserve"> Alexandria Hurtt, Michal Kurlaender, Christina Sun, and Baiyu Zhou</w:t>
      </w:r>
    </w:p>
    <w:p w14:paraId="11E5A943" w14:textId="13C9AC94" w:rsidR="00B46148" w:rsidRPr="001B1CC4" w:rsidRDefault="00563B68" w:rsidP="00563B68">
      <w:pPr>
        <w:spacing w:after="360" w:line="240" w:lineRule="auto"/>
        <w:rPr>
          <w:sz w:val="24"/>
          <w:szCs w:val="24"/>
          <w:lang w:val="en"/>
        </w:rPr>
      </w:pPr>
      <w:r>
        <w:rPr>
          <w:b/>
          <w:bCs/>
          <w:sz w:val="24"/>
          <w:szCs w:val="24"/>
        </w:rPr>
        <w:t xml:space="preserve">Abstract </w:t>
      </w:r>
      <w:r w:rsidRPr="00563B68">
        <w:rPr>
          <w:sz w:val="24"/>
          <w:szCs w:val="24"/>
        </w:rPr>
        <w:t>(125 words):</w:t>
      </w:r>
      <w:r>
        <w:rPr>
          <w:sz w:val="24"/>
          <w:szCs w:val="24"/>
        </w:rPr>
        <w:t xml:space="preserve"> </w:t>
      </w:r>
      <w:r w:rsidRPr="00F32C58">
        <w:rPr>
          <w:sz w:val="24"/>
          <w:szCs w:val="24"/>
        </w:rPr>
        <w:t xml:space="preserve">This report </w:t>
      </w:r>
      <w:r w:rsidR="005C6AE6" w:rsidRPr="00F32C58">
        <w:rPr>
          <w:sz w:val="24"/>
          <w:szCs w:val="24"/>
          <w:lang w:val="en"/>
        </w:rPr>
        <w:t xml:space="preserve">centers the schooling experiences of the </w:t>
      </w:r>
      <w:r w:rsidR="00F32C58" w:rsidRPr="00F32C58">
        <w:rPr>
          <w:sz w:val="24"/>
          <w:szCs w:val="24"/>
          <w:lang w:val="en"/>
        </w:rPr>
        <w:t>California high school graduating</w:t>
      </w:r>
      <w:r w:rsidR="005C6AE6" w:rsidRPr="00F32C58">
        <w:rPr>
          <w:sz w:val="24"/>
          <w:szCs w:val="24"/>
          <w:lang w:val="en"/>
        </w:rPr>
        <w:t xml:space="preserve"> class of </w:t>
      </w:r>
      <w:r w:rsidR="00F32C58" w:rsidRPr="00F32C58">
        <w:rPr>
          <w:sz w:val="24"/>
          <w:szCs w:val="24"/>
          <w:lang w:val="en"/>
        </w:rPr>
        <w:t>2023</w:t>
      </w:r>
      <w:r w:rsidR="005C6AE6" w:rsidRPr="00F32C58">
        <w:rPr>
          <w:sz w:val="24"/>
          <w:szCs w:val="24"/>
          <w:lang w:val="en"/>
        </w:rPr>
        <w:t>, offering insights into their preparation, plans, and concerns about college prior to enrollment</w:t>
      </w:r>
      <w:r w:rsidR="005C2A69" w:rsidRPr="00F32C58">
        <w:rPr>
          <w:sz w:val="24"/>
          <w:szCs w:val="24"/>
          <w:lang w:val="en"/>
        </w:rPr>
        <w:t xml:space="preserve">. Drawing on </w:t>
      </w:r>
      <w:r w:rsidR="005C2A69" w:rsidRPr="00A44CD4">
        <w:rPr>
          <w:rFonts w:ascii="Calibri" w:eastAsia="Calibri" w:hAnsi="Calibri" w:cs="Calibri"/>
          <w:sz w:val="24"/>
          <w:szCs w:val="24"/>
          <w:lang w:val="en"/>
        </w:rPr>
        <w:t xml:space="preserve">results </w:t>
      </w:r>
      <w:r w:rsidR="007226C0">
        <w:rPr>
          <w:rFonts w:ascii="Calibri" w:eastAsia="Calibri" w:hAnsi="Calibri" w:cs="Calibri"/>
          <w:sz w:val="24"/>
          <w:szCs w:val="24"/>
          <w:lang w:val="en"/>
        </w:rPr>
        <w:t>from</w:t>
      </w:r>
      <w:r w:rsidR="005C2A69" w:rsidRPr="00A44CD4">
        <w:rPr>
          <w:rFonts w:ascii="Calibri" w:eastAsia="Calibri" w:hAnsi="Calibri" w:cs="Calibri"/>
          <w:sz w:val="24"/>
          <w:szCs w:val="24"/>
          <w:lang w:val="en"/>
        </w:rPr>
        <w:t xml:space="preserve"> a large-scale survey of </w:t>
      </w:r>
      <w:r w:rsidR="00F32C58" w:rsidRPr="00F32C58">
        <w:rPr>
          <w:rFonts w:ascii="Calibri" w:eastAsia="Calibri" w:hAnsi="Calibri" w:cs="Calibri"/>
          <w:sz w:val="24"/>
          <w:szCs w:val="24"/>
          <w:lang w:val="en"/>
        </w:rPr>
        <w:t>high school s</w:t>
      </w:r>
      <w:r w:rsidR="00087F63">
        <w:rPr>
          <w:rFonts w:ascii="Calibri" w:eastAsia="Calibri" w:hAnsi="Calibri" w:cs="Calibri"/>
          <w:sz w:val="24"/>
          <w:szCs w:val="24"/>
          <w:lang w:val="en"/>
        </w:rPr>
        <w:t>eniors</w:t>
      </w:r>
      <w:r w:rsidR="00F32C58" w:rsidRPr="00F32C58">
        <w:rPr>
          <w:rFonts w:ascii="Calibri" w:eastAsia="Calibri" w:hAnsi="Calibri" w:cs="Calibri"/>
          <w:sz w:val="24"/>
          <w:szCs w:val="24"/>
          <w:lang w:val="en"/>
        </w:rPr>
        <w:t xml:space="preserve">, </w:t>
      </w:r>
      <w:r w:rsidR="00F32C58" w:rsidRPr="00F32C58">
        <w:rPr>
          <w:sz w:val="24"/>
          <w:szCs w:val="24"/>
          <w:lang w:val="en"/>
        </w:rPr>
        <w:t>findings reveal</w:t>
      </w:r>
      <w:r w:rsidR="005C6AE6" w:rsidRPr="00F32C58">
        <w:rPr>
          <w:sz w:val="24"/>
          <w:szCs w:val="24"/>
          <w:lang w:val="en"/>
        </w:rPr>
        <w:t xml:space="preserve"> important </w:t>
      </w:r>
      <w:r w:rsidR="00F32C58" w:rsidRPr="00F32C58">
        <w:rPr>
          <w:sz w:val="24"/>
          <w:szCs w:val="24"/>
          <w:lang w:val="en"/>
        </w:rPr>
        <w:t>variation in</w:t>
      </w:r>
      <w:r w:rsidR="005C6AE6" w:rsidRPr="00F32C58">
        <w:rPr>
          <w:sz w:val="24"/>
          <w:szCs w:val="24"/>
          <w:lang w:val="en"/>
        </w:rPr>
        <w:t xml:space="preserve"> students’ </w:t>
      </w:r>
      <w:r w:rsidR="00F32C58" w:rsidRPr="00F32C58">
        <w:rPr>
          <w:sz w:val="24"/>
          <w:szCs w:val="24"/>
          <w:lang w:val="en"/>
        </w:rPr>
        <w:t xml:space="preserve">secondary school </w:t>
      </w:r>
      <w:r w:rsidR="005C6AE6" w:rsidRPr="00F32C58">
        <w:rPr>
          <w:sz w:val="24"/>
          <w:szCs w:val="24"/>
          <w:lang w:val="en"/>
        </w:rPr>
        <w:t>experiences</w:t>
      </w:r>
      <w:r w:rsidR="00F32C58">
        <w:rPr>
          <w:sz w:val="24"/>
          <w:szCs w:val="24"/>
          <w:lang w:val="en"/>
        </w:rPr>
        <w:t xml:space="preserve"> and </w:t>
      </w:r>
      <w:r w:rsidR="007226C0">
        <w:rPr>
          <w:sz w:val="24"/>
          <w:szCs w:val="24"/>
          <w:lang w:val="en"/>
        </w:rPr>
        <w:t xml:space="preserve">their </w:t>
      </w:r>
      <w:r w:rsidR="00F32C58">
        <w:rPr>
          <w:sz w:val="24"/>
          <w:szCs w:val="24"/>
          <w:lang w:val="en"/>
        </w:rPr>
        <w:t>plans for college</w:t>
      </w:r>
      <w:r w:rsidR="00F32C58" w:rsidRPr="00F32C58">
        <w:rPr>
          <w:sz w:val="24"/>
          <w:szCs w:val="24"/>
          <w:lang w:val="en"/>
        </w:rPr>
        <w:t>, particularly</w:t>
      </w:r>
      <w:r w:rsidR="005C6AE6" w:rsidRPr="00F32C58">
        <w:rPr>
          <w:sz w:val="24"/>
          <w:szCs w:val="24"/>
          <w:lang w:val="en"/>
        </w:rPr>
        <w:t xml:space="preserve"> by </w:t>
      </w:r>
      <w:r w:rsidR="005C2A69" w:rsidRPr="00F32C58">
        <w:rPr>
          <w:sz w:val="24"/>
          <w:szCs w:val="24"/>
          <w:lang w:val="en"/>
        </w:rPr>
        <w:t>race/ethnicity and gender identity</w:t>
      </w:r>
      <w:r w:rsidR="00F32C58">
        <w:rPr>
          <w:sz w:val="24"/>
          <w:szCs w:val="24"/>
          <w:lang w:val="en"/>
        </w:rPr>
        <w:t xml:space="preserve">. As </w:t>
      </w:r>
      <w:r w:rsidR="001B1CC4">
        <w:rPr>
          <w:sz w:val="24"/>
          <w:szCs w:val="24"/>
          <w:lang w:val="en"/>
        </w:rPr>
        <w:t>students’</w:t>
      </w:r>
      <w:r w:rsidR="00F32C58">
        <w:rPr>
          <w:sz w:val="24"/>
          <w:szCs w:val="24"/>
          <w:lang w:val="en"/>
        </w:rPr>
        <w:t xml:space="preserve"> experiences </w:t>
      </w:r>
      <w:r w:rsidR="00F32C58" w:rsidRPr="00F32C58">
        <w:rPr>
          <w:sz w:val="24"/>
          <w:szCs w:val="24"/>
          <w:lang w:val="en"/>
        </w:rPr>
        <w:t xml:space="preserve">in high school academically, socially, and emotionally </w:t>
      </w:r>
      <w:r w:rsidR="00AC763A">
        <w:rPr>
          <w:sz w:val="24"/>
          <w:szCs w:val="24"/>
          <w:lang w:val="en"/>
        </w:rPr>
        <w:t>influence</w:t>
      </w:r>
      <w:r w:rsidR="00F32C58" w:rsidRPr="00F32C58">
        <w:rPr>
          <w:sz w:val="24"/>
          <w:szCs w:val="24"/>
          <w:lang w:val="en"/>
        </w:rPr>
        <w:t xml:space="preserve"> concerns about their college futures</w:t>
      </w:r>
      <w:r w:rsidR="00F32C58">
        <w:rPr>
          <w:sz w:val="24"/>
          <w:szCs w:val="24"/>
          <w:lang w:val="en"/>
        </w:rPr>
        <w:t xml:space="preserve">, these results </w:t>
      </w:r>
      <w:r w:rsidR="00F32C58" w:rsidRPr="00F32C58">
        <w:rPr>
          <w:sz w:val="24"/>
          <w:szCs w:val="24"/>
          <w:lang w:val="en"/>
        </w:rPr>
        <w:t>represent an important marker of what college-going may look like for future graduating cohorts</w:t>
      </w:r>
      <w:r w:rsidR="00F32C58">
        <w:rPr>
          <w:sz w:val="24"/>
          <w:szCs w:val="24"/>
          <w:lang w:val="en"/>
        </w:rPr>
        <w:t xml:space="preserve"> and enable</w:t>
      </w:r>
      <w:r w:rsidR="001B1CC4">
        <w:rPr>
          <w:sz w:val="24"/>
          <w:szCs w:val="24"/>
          <w:lang w:val="en"/>
        </w:rPr>
        <w:t xml:space="preserve"> policymakers and practitioners to </w:t>
      </w:r>
      <w:r w:rsidR="00F32C58" w:rsidRPr="00F32C58">
        <w:rPr>
          <w:sz w:val="24"/>
          <w:szCs w:val="24"/>
          <w:lang w:val="en"/>
        </w:rPr>
        <w:t xml:space="preserve">better understand the context of </w:t>
      </w:r>
      <w:r w:rsidR="001B1CC4">
        <w:rPr>
          <w:sz w:val="24"/>
          <w:szCs w:val="24"/>
          <w:lang w:val="en"/>
        </w:rPr>
        <w:t>students’</w:t>
      </w:r>
      <w:r w:rsidR="00F32C58" w:rsidRPr="00F32C58">
        <w:rPr>
          <w:sz w:val="24"/>
          <w:szCs w:val="24"/>
          <w:lang w:val="en"/>
        </w:rPr>
        <w:t xml:space="preserve"> postsecondary decisions</w:t>
      </w:r>
      <w:r w:rsidR="001B1CC4">
        <w:rPr>
          <w:sz w:val="24"/>
          <w:szCs w:val="24"/>
          <w:lang w:val="en"/>
        </w:rPr>
        <w:t>.</w:t>
      </w:r>
    </w:p>
    <w:p w14:paraId="77063CCF" w14:textId="29601F70" w:rsidR="006D48C2" w:rsidRPr="006D48C2" w:rsidRDefault="00B46148" w:rsidP="006D48C2">
      <w:pPr>
        <w:spacing w:after="360" w:line="240" w:lineRule="auto"/>
        <w:rPr>
          <w:rFonts w:cstheme="minorHAnsi"/>
          <w:sz w:val="24"/>
          <w:szCs w:val="24"/>
        </w:rPr>
      </w:pPr>
      <w:r w:rsidRPr="006D48C2">
        <w:rPr>
          <w:rFonts w:cstheme="minorHAnsi"/>
          <w:b/>
          <w:bCs/>
          <w:sz w:val="24"/>
          <w:szCs w:val="24"/>
        </w:rPr>
        <w:t>Acknowledgements</w:t>
      </w:r>
      <w:r w:rsidR="00563B68" w:rsidRPr="006D48C2">
        <w:rPr>
          <w:rFonts w:cstheme="minorHAnsi"/>
          <w:sz w:val="24"/>
          <w:szCs w:val="24"/>
        </w:rPr>
        <w:t xml:space="preserve">: </w:t>
      </w:r>
      <w:r w:rsidR="006D48C2" w:rsidRPr="006D48C2">
        <w:rPr>
          <w:rFonts w:eastAsia="Times New Roman" w:cstheme="minorHAnsi"/>
          <w:color w:val="000000"/>
          <w:sz w:val="24"/>
          <w:szCs w:val="24"/>
          <w:shd w:val="clear" w:color="auto" w:fill="FFFFFF"/>
        </w:rPr>
        <w:t>The authors are grateful to Scott Carrell, Elizabeth Friedmann, Paco Martorell, and Sherrie Reed for their expertise and support in the construction of the survey, data analysi</w:t>
      </w:r>
      <w:r w:rsidR="00AC763A">
        <w:rPr>
          <w:rFonts w:eastAsia="Times New Roman" w:cstheme="minorHAnsi"/>
          <w:color w:val="000000"/>
          <w:sz w:val="24"/>
          <w:szCs w:val="24"/>
          <w:shd w:val="clear" w:color="auto" w:fill="FFFFFF"/>
        </w:rPr>
        <w:t>s</w:t>
      </w:r>
      <w:r w:rsidR="006D48C2" w:rsidRPr="006D48C2">
        <w:rPr>
          <w:rFonts w:eastAsia="Times New Roman" w:cstheme="minorHAnsi"/>
          <w:color w:val="000000"/>
          <w:sz w:val="24"/>
          <w:szCs w:val="24"/>
          <w:shd w:val="clear" w:color="auto" w:fill="FFFFFF"/>
        </w:rPr>
        <w:t>, and review of findings. The research was supported by the College Futures Foundation and conducted in partnership with the California Student Aid Commission. The California Education Lab at the University of California, Davis and Policy Analysis for California Education are also thankful for research dissemination support from the Bill and Melinda Gates Foundation. The findings and conclusions here are those of the authors alone and do not necessarily reflect the positions or policies of the funders or of the California Student Aid Commission.</w:t>
      </w:r>
    </w:p>
    <w:p w14:paraId="329B1FD2" w14:textId="3B78E745" w:rsidR="00B46148" w:rsidRPr="00A9101A" w:rsidRDefault="00B46148" w:rsidP="00B46148">
      <w:pPr>
        <w:spacing w:after="360" w:line="240" w:lineRule="auto"/>
        <w:rPr>
          <w:sz w:val="24"/>
          <w:szCs w:val="24"/>
        </w:rPr>
      </w:pPr>
    </w:p>
    <w:p w14:paraId="042082C6" w14:textId="77777777" w:rsidR="00B46148" w:rsidRDefault="00B46148">
      <w:pPr>
        <w:rPr>
          <w:sz w:val="24"/>
          <w:szCs w:val="24"/>
        </w:rPr>
      </w:pPr>
      <w:r>
        <w:rPr>
          <w:sz w:val="24"/>
          <w:szCs w:val="24"/>
        </w:rPr>
        <w:br w:type="page"/>
      </w:r>
    </w:p>
    <w:p w14:paraId="6E45A458" w14:textId="77777777" w:rsidR="00B46148" w:rsidRPr="00716A24" w:rsidRDefault="00B46148" w:rsidP="00DB5466">
      <w:pPr>
        <w:pStyle w:val="PACESubhead1"/>
      </w:pPr>
      <w:r w:rsidRPr="00716A24">
        <w:lastRenderedPageBreak/>
        <w:t>Executive Summary</w:t>
      </w:r>
    </w:p>
    <w:p w14:paraId="3E3CE9E6" w14:textId="49FD47B8" w:rsidR="009B284A" w:rsidRDefault="009B284A" w:rsidP="007226C0">
      <w:pPr>
        <w:pStyle w:val="PACEBody"/>
        <w:rPr>
          <w:lang w:val="en"/>
        </w:rPr>
      </w:pPr>
      <w:r w:rsidRPr="00A44CD4">
        <w:rPr>
          <w:lang w:val="en"/>
        </w:rPr>
        <w:t xml:space="preserve">The high school graduating class of 2023 represents yet another cohort of students for whom schooling was marked by unprecedented disruption, characterized by extended remote learning at the onset of high school due to a global pandemic. As such, </w:t>
      </w:r>
      <w:r w:rsidR="007226C0">
        <w:rPr>
          <w:lang w:val="en"/>
        </w:rPr>
        <w:t>w</w:t>
      </w:r>
      <w:r w:rsidR="007226C0" w:rsidRPr="00240DA0">
        <w:rPr>
          <w:lang w:val="en"/>
        </w:rPr>
        <w:t xml:space="preserve">e </w:t>
      </w:r>
      <w:r w:rsidR="007226C0">
        <w:rPr>
          <w:lang w:val="en"/>
        </w:rPr>
        <w:t>surveyed these</w:t>
      </w:r>
      <w:r w:rsidR="007226C0" w:rsidRPr="00240DA0">
        <w:rPr>
          <w:lang w:val="en"/>
        </w:rPr>
        <w:t xml:space="preserve"> students about their high school experiences, the support they received, their academic interests, and their concerns about college.</w:t>
      </w:r>
      <w:r w:rsidR="007226C0">
        <w:rPr>
          <w:lang w:val="en"/>
        </w:rPr>
        <w:t xml:space="preserve"> </w:t>
      </w:r>
      <w:r w:rsidRPr="00240DA0">
        <w:rPr>
          <w:lang w:val="en"/>
        </w:rPr>
        <w:t>This report summarizes findings from a</w:t>
      </w:r>
      <w:r w:rsidR="007226C0">
        <w:rPr>
          <w:lang w:val="en"/>
        </w:rPr>
        <w:t xml:space="preserve"> </w:t>
      </w:r>
      <w:r w:rsidRPr="00240DA0">
        <w:rPr>
          <w:lang w:val="en"/>
        </w:rPr>
        <w:t xml:space="preserve">survey distributed to </w:t>
      </w:r>
      <w:r w:rsidR="00087F63">
        <w:rPr>
          <w:lang w:val="en"/>
        </w:rPr>
        <w:t>all</w:t>
      </w:r>
      <w:r>
        <w:rPr>
          <w:lang w:val="en"/>
        </w:rPr>
        <w:t xml:space="preserve"> </w:t>
      </w:r>
      <w:r w:rsidRPr="00240DA0">
        <w:rPr>
          <w:lang w:val="en"/>
        </w:rPr>
        <w:t xml:space="preserve">California high school seniors </w:t>
      </w:r>
      <w:r>
        <w:rPr>
          <w:lang w:val="en"/>
        </w:rPr>
        <w:t>that</w:t>
      </w:r>
      <w:r w:rsidRPr="00240DA0">
        <w:rPr>
          <w:lang w:val="en"/>
        </w:rPr>
        <w:t xml:space="preserve"> submitted </w:t>
      </w:r>
      <w:r w:rsidR="001C4670">
        <w:rPr>
          <w:lang w:val="en"/>
        </w:rPr>
        <w:t>financial aid applications for 2023-24</w:t>
      </w:r>
      <w:r w:rsidRPr="00240DA0">
        <w:rPr>
          <w:lang w:val="en"/>
        </w:rPr>
        <w:t xml:space="preserve">. </w:t>
      </w:r>
      <w:r>
        <w:rPr>
          <w:lang w:val="en"/>
        </w:rPr>
        <w:t xml:space="preserve">Results reveal </w:t>
      </w:r>
      <w:r w:rsidRPr="00240DA0">
        <w:rPr>
          <w:lang w:val="en"/>
        </w:rPr>
        <w:t>important perspectives about students’ experiences and how those differ by a variety of characteristics</w:t>
      </w:r>
      <w:r w:rsidR="001C4670">
        <w:rPr>
          <w:lang w:val="en"/>
        </w:rPr>
        <w:t>. Specifically, we find:</w:t>
      </w:r>
    </w:p>
    <w:p w14:paraId="488A8CFA" w14:textId="3DAF2F04" w:rsidR="001C4670" w:rsidRPr="001C4670" w:rsidRDefault="001C4670" w:rsidP="006B7964">
      <w:pPr>
        <w:pStyle w:val="PACEBody"/>
        <w:numPr>
          <w:ilvl w:val="0"/>
          <w:numId w:val="16"/>
        </w:numPr>
        <w:spacing w:after="0"/>
        <w:ind w:left="1080"/>
        <w:contextualSpacing/>
        <w:rPr>
          <w:bCs/>
          <w:i/>
          <w:lang w:val="en"/>
        </w:rPr>
      </w:pPr>
      <w:r w:rsidRPr="001C4670">
        <w:rPr>
          <w:bCs/>
          <w:lang w:val="en"/>
        </w:rPr>
        <w:t>Although nearly 85 percent of California high school graduates</w:t>
      </w:r>
      <w:r w:rsidR="00DE3065">
        <w:rPr>
          <w:bCs/>
          <w:lang w:val="en"/>
        </w:rPr>
        <w:t xml:space="preserve"> of 2023</w:t>
      </w:r>
      <w:r w:rsidRPr="001C4670">
        <w:rPr>
          <w:bCs/>
          <w:lang w:val="en"/>
        </w:rPr>
        <w:t xml:space="preserve"> </w:t>
      </w:r>
      <w:r w:rsidR="00AC763A">
        <w:rPr>
          <w:bCs/>
          <w:lang w:val="en"/>
        </w:rPr>
        <w:t>report having a</w:t>
      </w:r>
      <w:r w:rsidRPr="001C4670">
        <w:rPr>
          <w:bCs/>
          <w:lang w:val="en"/>
        </w:rPr>
        <w:t xml:space="preserve"> positive academic experience, this experience differed across student groups.</w:t>
      </w:r>
    </w:p>
    <w:p w14:paraId="611F0B20" w14:textId="77777777" w:rsidR="001C4670" w:rsidRPr="001C4670" w:rsidRDefault="001C4670" w:rsidP="006B7964">
      <w:pPr>
        <w:pStyle w:val="PACEBody"/>
        <w:numPr>
          <w:ilvl w:val="0"/>
          <w:numId w:val="16"/>
        </w:numPr>
        <w:spacing w:after="0"/>
        <w:ind w:left="1080"/>
        <w:contextualSpacing/>
        <w:rPr>
          <w:bCs/>
        </w:rPr>
      </w:pPr>
      <w:r w:rsidRPr="001C4670">
        <w:rPr>
          <w:bCs/>
          <w:lang w:val="en"/>
        </w:rPr>
        <w:t>Seniors were less likely to view their social experience in high school as positive, with wide variation evident across gender identity.</w:t>
      </w:r>
    </w:p>
    <w:p w14:paraId="147D962D" w14:textId="7715EF81" w:rsidR="001C4670" w:rsidRPr="001C4670" w:rsidRDefault="006C1AC6" w:rsidP="006B7964">
      <w:pPr>
        <w:pStyle w:val="PACEBody"/>
        <w:numPr>
          <w:ilvl w:val="0"/>
          <w:numId w:val="16"/>
        </w:numPr>
        <w:spacing w:after="0"/>
        <w:ind w:left="1080"/>
        <w:contextualSpacing/>
        <w:rPr>
          <w:bCs/>
          <w:lang w:val="en"/>
        </w:rPr>
      </w:pPr>
      <w:r w:rsidRPr="006C1AC6">
        <w:rPr>
          <w:bCs/>
          <w:lang w:val="en"/>
        </w:rPr>
        <w:t>Although most students did not experience bullying or harassment in their final year of high school, clear differences emerged across student subgroups</w:t>
      </w:r>
      <w:r>
        <w:rPr>
          <w:bCs/>
          <w:lang w:val="en"/>
        </w:rPr>
        <w:t xml:space="preserve">. </w:t>
      </w:r>
      <w:r w:rsidR="001C4670" w:rsidRPr="001C4670">
        <w:rPr>
          <w:bCs/>
          <w:lang w:val="en"/>
        </w:rPr>
        <w:t xml:space="preserve">Among </w:t>
      </w:r>
      <w:r>
        <w:rPr>
          <w:bCs/>
          <w:lang w:val="en"/>
        </w:rPr>
        <w:t>those bullied or harassed</w:t>
      </w:r>
      <w:r w:rsidR="001C4670" w:rsidRPr="001C4670">
        <w:rPr>
          <w:bCs/>
          <w:lang w:val="en"/>
        </w:rPr>
        <w:t xml:space="preserve">, most believed they were targets because of their race/ethnicity and/or gender identity. </w:t>
      </w:r>
    </w:p>
    <w:p w14:paraId="3C848F18" w14:textId="1297E381" w:rsidR="001C4670" w:rsidRPr="001C4670" w:rsidRDefault="006B7964" w:rsidP="006B7964">
      <w:pPr>
        <w:pStyle w:val="PACEBody"/>
        <w:numPr>
          <w:ilvl w:val="0"/>
          <w:numId w:val="16"/>
        </w:numPr>
        <w:spacing w:after="0"/>
        <w:ind w:left="1080"/>
        <w:contextualSpacing/>
      </w:pPr>
      <w:r w:rsidRPr="001C4670">
        <w:t>Most</w:t>
      </w:r>
      <w:r w:rsidR="001C4670" w:rsidRPr="001C4670">
        <w:t xml:space="preserve"> seniors felt that teachers and staff cared about their future, although fewer students were satisfied with the college advising they received.</w:t>
      </w:r>
    </w:p>
    <w:p w14:paraId="7BCE2CAD" w14:textId="77777777" w:rsidR="006C1AC6" w:rsidRPr="00DE3065" w:rsidRDefault="006C1AC6" w:rsidP="006C1AC6">
      <w:pPr>
        <w:pStyle w:val="PACEBody"/>
        <w:numPr>
          <w:ilvl w:val="0"/>
          <w:numId w:val="16"/>
        </w:numPr>
        <w:ind w:left="1080"/>
        <w:contextualSpacing/>
        <w:rPr>
          <w:bCs/>
          <w:lang w:val="en"/>
        </w:rPr>
      </w:pPr>
      <w:r w:rsidRPr="00DE3065">
        <w:rPr>
          <w:bCs/>
          <w:lang w:val="en"/>
        </w:rPr>
        <w:t xml:space="preserve">Nearly 63 percent of the seniors surveyed felt prepared for college prior to enrollment. </w:t>
      </w:r>
    </w:p>
    <w:p w14:paraId="53727FB4" w14:textId="4C55B3C1" w:rsidR="0068237E" w:rsidRPr="001C4670" w:rsidRDefault="001C4670" w:rsidP="006B7964">
      <w:pPr>
        <w:pStyle w:val="PACEBody"/>
        <w:numPr>
          <w:ilvl w:val="0"/>
          <w:numId w:val="16"/>
        </w:numPr>
        <w:spacing w:after="0"/>
        <w:ind w:left="1080"/>
        <w:contextualSpacing/>
      </w:pPr>
      <w:r w:rsidRPr="001C4670">
        <w:t xml:space="preserve">Over </w:t>
      </w:r>
      <w:del w:id="0" w:author="Baiyu Zhou" w:date="2023-11-09T14:28:00Z">
        <w:r w:rsidRPr="001C4670" w:rsidDel="003B584D">
          <w:delText xml:space="preserve">37 </w:delText>
        </w:r>
      </w:del>
      <w:ins w:id="1" w:author="Baiyu Zhou" w:date="2023-11-09T14:28:00Z">
        <w:r w:rsidR="003B584D" w:rsidRPr="001C4670">
          <w:t>3</w:t>
        </w:r>
        <w:r w:rsidR="003B584D">
          <w:t>8</w:t>
        </w:r>
        <w:r w:rsidR="003B584D" w:rsidRPr="001C4670">
          <w:t xml:space="preserve"> </w:t>
        </w:r>
      </w:ins>
      <w:r w:rsidRPr="001C4670">
        <w:t>percent of students planned to enroll in community college</w:t>
      </w:r>
      <w:r w:rsidR="0068237E">
        <w:t xml:space="preserve">, while nearly </w:t>
      </w:r>
      <w:del w:id="2" w:author="Baiyu Zhou" w:date="2023-11-09T14:28:00Z">
        <w:r w:rsidR="0068237E" w:rsidDel="003B584D">
          <w:delText xml:space="preserve">45 </w:delText>
        </w:r>
      </w:del>
      <w:ins w:id="3" w:author="Baiyu Zhou" w:date="2023-11-09T14:28:00Z">
        <w:r w:rsidR="003B584D">
          <w:t>4</w:t>
        </w:r>
        <w:r w:rsidR="003B584D">
          <w:t>4</w:t>
        </w:r>
        <w:r w:rsidR="003B584D">
          <w:t xml:space="preserve"> </w:t>
        </w:r>
      </w:ins>
      <w:r w:rsidR="0068237E">
        <w:t>percent of students</w:t>
      </w:r>
      <w:r w:rsidRPr="001C4670">
        <w:t xml:space="preserve"> plann</w:t>
      </w:r>
      <w:r w:rsidR="0068237E">
        <w:t>ed</w:t>
      </w:r>
      <w:r w:rsidRPr="001C4670">
        <w:t xml:space="preserve"> to attend one of the state’s four-year public universities.</w:t>
      </w:r>
    </w:p>
    <w:p w14:paraId="1AFBBFF5" w14:textId="77777777" w:rsidR="001C4670" w:rsidRPr="001C4670" w:rsidRDefault="001C4670" w:rsidP="006B7964">
      <w:pPr>
        <w:pStyle w:val="PACEBody"/>
        <w:numPr>
          <w:ilvl w:val="0"/>
          <w:numId w:val="16"/>
        </w:numPr>
        <w:spacing w:after="0"/>
        <w:ind w:left="1080"/>
        <w:contextualSpacing/>
      </w:pPr>
      <w:r w:rsidRPr="001C4670">
        <w:t>Engineering, natural sciences, and health sciences were the most popular majors the graduating class of 2023 intended to pursue.</w:t>
      </w:r>
    </w:p>
    <w:p w14:paraId="3D7E0E6D" w14:textId="10AF90C7" w:rsidR="001C4670" w:rsidRPr="001C4670" w:rsidRDefault="002F3B7E" w:rsidP="006B7964">
      <w:pPr>
        <w:pStyle w:val="PACEBody"/>
        <w:numPr>
          <w:ilvl w:val="0"/>
          <w:numId w:val="16"/>
        </w:numPr>
        <w:spacing w:after="0"/>
        <w:ind w:left="1080"/>
        <w:contextualSpacing/>
      </w:pPr>
      <w:r>
        <w:t>About</w:t>
      </w:r>
      <w:r w:rsidRPr="001C4670">
        <w:t xml:space="preserve"> </w:t>
      </w:r>
      <w:r>
        <w:t>58</w:t>
      </w:r>
      <w:r w:rsidRPr="001C4670">
        <w:t xml:space="preserve"> </w:t>
      </w:r>
      <w:r w:rsidR="001C4670" w:rsidRPr="001C4670">
        <w:t>percent of students planned to enroll in at least one online college course in the fall.</w:t>
      </w:r>
    </w:p>
    <w:p w14:paraId="0FA0383D" w14:textId="1E537BA2" w:rsidR="00D04B50" w:rsidRDefault="001C4670" w:rsidP="006B7964">
      <w:pPr>
        <w:pStyle w:val="PACEBody"/>
        <w:numPr>
          <w:ilvl w:val="0"/>
          <w:numId w:val="16"/>
        </w:numPr>
        <w:spacing w:after="0"/>
        <w:ind w:left="1080"/>
        <w:contextualSpacing/>
      </w:pPr>
      <w:r w:rsidRPr="001C4670">
        <w:t>Of those that expressed the most concerns about college, students reported apprehension about their academic performance and finding community amongst their peers</w:t>
      </w:r>
      <w:r w:rsidR="001060EE">
        <w:t xml:space="preserve"> as the dominant worries</w:t>
      </w:r>
      <w:r w:rsidRPr="001C4670">
        <w:t>.</w:t>
      </w:r>
    </w:p>
    <w:p w14:paraId="27FCAF2F" w14:textId="77777777" w:rsidR="006B7964" w:rsidRDefault="006B7964" w:rsidP="006B7964">
      <w:pPr>
        <w:pStyle w:val="PACEBody"/>
        <w:spacing w:after="0"/>
        <w:contextualSpacing/>
      </w:pPr>
    </w:p>
    <w:p w14:paraId="7ACF77C2" w14:textId="62DDF07B" w:rsidR="006B7964" w:rsidRPr="007226C0" w:rsidRDefault="006B7964" w:rsidP="006B7964">
      <w:pPr>
        <w:pStyle w:val="PACEBody"/>
      </w:pPr>
      <w:r w:rsidRPr="007226C0">
        <w:rPr>
          <w:lang w:val="en"/>
        </w:rPr>
        <w:t>This work presents</w:t>
      </w:r>
      <w:r w:rsidRPr="00A44CD4">
        <w:rPr>
          <w:lang w:val="en"/>
        </w:rPr>
        <w:t xml:space="preserve"> varying perspectives about </w:t>
      </w:r>
      <w:r w:rsidRPr="007226C0">
        <w:rPr>
          <w:lang w:val="en"/>
        </w:rPr>
        <w:t>students’</w:t>
      </w:r>
      <w:r w:rsidRPr="00A44CD4">
        <w:rPr>
          <w:lang w:val="en"/>
        </w:rPr>
        <w:t xml:space="preserve"> high </w:t>
      </w:r>
      <w:r w:rsidRPr="007226C0">
        <w:rPr>
          <w:lang w:val="en"/>
        </w:rPr>
        <w:t xml:space="preserve">school </w:t>
      </w:r>
      <w:r w:rsidRPr="00A44CD4">
        <w:rPr>
          <w:lang w:val="en"/>
        </w:rPr>
        <w:t xml:space="preserve">experiences and their college hopes and </w:t>
      </w:r>
      <w:r w:rsidR="00EB7FB2" w:rsidRPr="007226C0">
        <w:rPr>
          <w:lang w:val="en"/>
        </w:rPr>
        <w:t>concerns</w:t>
      </w:r>
      <w:r w:rsidRPr="00A44CD4">
        <w:rPr>
          <w:lang w:val="en"/>
        </w:rPr>
        <w:t xml:space="preserve">. </w:t>
      </w:r>
      <w:r w:rsidR="00EB7FB2" w:rsidRPr="007226C0">
        <w:rPr>
          <w:lang w:val="en"/>
        </w:rPr>
        <w:t xml:space="preserve">As students’ experiences </w:t>
      </w:r>
      <w:r w:rsidR="00EB7FB2" w:rsidRPr="00F32C58">
        <w:rPr>
          <w:lang w:val="en"/>
        </w:rPr>
        <w:t xml:space="preserve">in high school </w:t>
      </w:r>
      <w:r w:rsidR="001060EE">
        <w:rPr>
          <w:lang w:val="en"/>
        </w:rPr>
        <w:t>influence</w:t>
      </w:r>
      <w:r w:rsidR="00EB7FB2" w:rsidRPr="00F32C58">
        <w:rPr>
          <w:lang w:val="en"/>
        </w:rPr>
        <w:t xml:space="preserve"> concerns about their college futures</w:t>
      </w:r>
      <w:r w:rsidR="00EB7FB2" w:rsidRPr="007226C0">
        <w:rPr>
          <w:lang w:val="en"/>
        </w:rPr>
        <w:t xml:space="preserve">, these results </w:t>
      </w:r>
      <w:r w:rsidR="00EB7FB2" w:rsidRPr="00F32C58">
        <w:rPr>
          <w:lang w:val="en"/>
        </w:rPr>
        <w:t>represent an important marker of what college-going may look like for future cohorts</w:t>
      </w:r>
      <w:r w:rsidR="00EB7FB2" w:rsidRPr="007226C0">
        <w:rPr>
          <w:lang w:val="en"/>
        </w:rPr>
        <w:t xml:space="preserve"> and enable policymakers and practitioners to better understand the context of students’ postsecondary decisions.</w:t>
      </w:r>
    </w:p>
    <w:p w14:paraId="109A43FB" w14:textId="18A70CE5" w:rsidR="00D04B50" w:rsidRPr="00C47EEB" w:rsidRDefault="00240DA0" w:rsidP="00DB5466">
      <w:pPr>
        <w:pStyle w:val="PACESubhead1"/>
      </w:pPr>
      <w:r>
        <w:lastRenderedPageBreak/>
        <w:t>Introduction</w:t>
      </w:r>
    </w:p>
    <w:p w14:paraId="4F80916A" w14:textId="203B79BE" w:rsidR="00240DA0" w:rsidRPr="00240DA0" w:rsidRDefault="00240DA0" w:rsidP="00240DA0">
      <w:pPr>
        <w:pStyle w:val="PACEBody"/>
        <w:rPr>
          <w:lang w:val="en"/>
        </w:rPr>
      </w:pPr>
      <w:r w:rsidRPr="00240DA0">
        <w:rPr>
          <w:lang w:val="en"/>
        </w:rPr>
        <w:t>The transition from high school to college can be challenging for students as they begin to navigate both new academic and social environments, with many juggling substantial work and family obligations while in school. This past fall, nearly two-thirds of California high school graduates started college.</w:t>
      </w:r>
      <w:r w:rsidRPr="00240DA0">
        <w:rPr>
          <w:vertAlign w:val="superscript"/>
          <w:lang w:val="en"/>
        </w:rPr>
        <w:footnoteReference w:id="1"/>
      </w:r>
      <w:r w:rsidRPr="00240DA0">
        <w:rPr>
          <w:lang w:val="en"/>
        </w:rPr>
        <w:t xml:space="preserve"> Given the COVID-19 pandemic, these students spent a significant portion of their early high school years (9th and 10th grade) learning remotely. This report summarizes the findings from a May 2023 survey distributed to California high school seniors who submitted either the Free Application for Federal Student Aid (FAFSA) or the California Dream Act Application (CADAA). We asked students in the high school graduating class of 2023 about their high school experiences, the support they received in preparing for college, their academic interests, and their concerns about college given the unprecedented disruptions in the start of their high school years and the ways the pandemic may have shaped their educational trajectories.</w:t>
      </w:r>
    </w:p>
    <w:p w14:paraId="223A1267" w14:textId="11711F21" w:rsidR="00240DA0" w:rsidRDefault="00240DA0" w:rsidP="00240DA0">
      <w:pPr>
        <w:pStyle w:val="PACEBody"/>
      </w:pPr>
      <w:r w:rsidRPr="00240DA0">
        <w:rPr>
          <w:lang w:val="en"/>
        </w:rPr>
        <w:t>In order to better understand the context of the postsecondary decisions of students on the cusp of college matriculation, this work centers the schooling experiences of the most recent graduating class of California high school seniors, offering insights into their preparation, plans, and concerns about college prior to enrollment.</w:t>
      </w:r>
      <w:r w:rsidRPr="00240DA0">
        <w:rPr>
          <w:vertAlign w:val="superscript"/>
          <w:lang w:val="en"/>
        </w:rPr>
        <w:footnoteReference w:id="2"/>
      </w:r>
      <w:r w:rsidRPr="00240DA0">
        <w:rPr>
          <w:lang w:val="en"/>
        </w:rPr>
        <w:t xml:space="preserve"> Results illuminate important perspectives about students’ experiences and how those differ by a variety of characteristics. Overall, most students report positive academic experiences in high school. However, a positive academic experience did not always extend to one’s social experience, with nearly one-quarter of students reporting being bullied or harassed at least once in the past year. These experiences in part shape students’ preparation for college. In this case, </w:t>
      </w:r>
      <w:r w:rsidR="00F612BD">
        <w:rPr>
          <w:lang w:val="en"/>
        </w:rPr>
        <w:t xml:space="preserve">we find that most students, nearly 63 percent, </w:t>
      </w:r>
      <w:r w:rsidRPr="00240DA0">
        <w:rPr>
          <w:lang w:val="en"/>
        </w:rPr>
        <w:t>felt prepared</w:t>
      </w:r>
      <w:r w:rsidR="000F7ACA">
        <w:rPr>
          <w:lang w:val="en"/>
        </w:rPr>
        <w:t>, and</w:t>
      </w:r>
      <w:r w:rsidRPr="00240DA0">
        <w:rPr>
          <w:lang w:val="en"/>
        </w:rPr>
        <w:t xml:space="preserve"> </w:t>
      </w:r>
      <w:commentRangeStart w:id="4"/>
      <w:del w:id="5" w:author="Baiyu Zhou" w:date="2023-11-09T14:36:00Z">
        <w:r w:rsidR="00F95B98" w:rsidDel="003B584D">
          <w:rPr>
            <w:lang w:val="en"/>
          </w:rPr>
          <w:delText>nearly 90</w:delText>
        </w:r>
      </w:del>
      <w:ins w:id="6" w:author="Baiyu Zhou" w:date="2023-11-09T14:36:00Z">
        <w:r w:rsidR="003B584D">
          <w:rPr>
            <w:lang w:val="en"/>
          </w:rPr>
          <w:t>about 95</w:t>
        </w:r>
      </w:ins>
      <w:r w:rsidR="00F95B98">
        <w:rPr>
          <w:lang w:val="en"/>
        </w:rPr>
        <w:t xml:space="preserve"> percent of </w:t>
      </w:r>
      <w:r w:rsidRPr="00240DA0">
        <w:rPr>
          <w:lang w:val="en"/>
        </w:rPr>
        <w:t xml:space="preserve">students </w:t>
      </w:r>
      <w:r w:rsidR="000F7ACA">
        <w:rPr>
          <w:lang w:val="en"/>
        </w:rPr>
        <w:t>report</w:t>
      </w:r>
      <w:r w:rsidR="000F7ACA" w:rsidRPr="00240DA0">
        <w:rPr>
          <w:lang w:val="en"/>
        </w:rPr>
        <w:t xml:space="preserve"> plann</w:t>
      </w:r>
      <w:r w:rsidR="000F7ACA">
        <w:rPr>
          <w:lang w:val="en"/>
        </w:rPr>
        <w:t>ing</w:t>
      </w:r>
      <w:r w:rsidR="000F7ACA" w:rsidRPr="00240DA0">
        <w:rPr>
          <w:lang w:val="en"/>
        </w:rPr>
        <w:t xml:space="preserve"> </w:t>
      </w:r>
      <w:r w:rsidRPr="00240DA0">
        <w:rPr>
          <w:lang w:val="en"/>
        </w:rPr>
        <w:t>to attend college in the fall</w:t>
      </w:r>
      <w:commentRangeEnd w:id="4"/>
      <w:r w:rsidR="0055566B">
        <w:rPr>
          <w:rStyle w:val="CommentReference"/>
          <w:rFonts w:asciiTheme="minorHAnsi" w:eastAsiaTheme="minorHAnsi" w:hAnsiTheme="minorHAnsi" w:cstheme="minorBidi"/>
        </w:rPr>
        <w:commentReference w:id="4"/>
      </w:r>
      <w:r w:rsidR="00F95B98">
        <w:rPr>
          <w:lang w:val="en"/>
        </w:rPr>
        <w:t>,</w:t>
      </w:r>
      <w:r w:rsidRPr="00240DA0">
        <w:rPr>
          <w:lang w:val="en"/>
        </w:rPr>
        <w:t xml:space="preserve"> with </w:t>
      </w:r>
      <w:r w:rsidR="00F612BD">
        <w:rPr>
          <w:lang w:val="en"/>
        </w:rPr>
        <w:t>the majority</w:t>
      </w:r>
      <w:r w:rsidR="00F612BD" w:rsidRPr="00240DA0">
        <w:rPr>
          <w:lang w:val="en"/>
        </w:rPr>
        <w:t xml:space="preserve"> </w:t>
      </w:r>
      <w:r w:rsidR="00F612BD">
        <w:rPr>
          <w:lang w:val="en"/>
        </w:rPr>
        <w:t>of those surveyed planning to</w:t>
      </w:r>
      <w:r w:rsidR="00F612BD" w:rsidRPr="00240DA0">
        <w:rPr>
          <w:lang w:val="en"/>
        </w:rPr>
        <w:t xml:space="preserve"> </w:t>
      </w:r>
      <w:r w:rsidRPr="00240DA0">
        <w:rPr>
          <w:lang w:val="en"/>
        </w:rPr>
        <w:t xml:space="preserve">enroll in one of the state’s four-year public universities. Students also expressed concerns about what to expect once enrolled in college, </w:t>
      </w:r>
      <w:r w:rsidR="00F612BD">
        <w:rPr>
          <w:lang w:val="en"/>
        </w:rPr>
        <w:t>including</w:t>
      </w:r>
      <w:r w:rsidR="00F612BD" w:rsidRPr="00240DA0">
        <w:rPr>
          <w:lang w:val="en"/>
        </w:rPr>
        <w:t xml:space="preserve"> </w:t>
      </w:r>
      <w:r w:rsidRPr="00240DA0">
        <w:rPr>
          <w:lang w:val="en"/>
        </w:rPr>
        <w:t>their academic performance and whether they would find community amongst their peers</w:t>
      </w:r>
      <w:r w:rsidR="00F612BD">
        <w:rPr>
          <w:lang w:val="en"/>
        </w:rPr>
        <w:t>, among other concerns</w:t>
      </w:r>
      <w:r w:rsidRPr="00240DA0">
        <w:rPr>
          <w:lang w:val="en"/>
        </w:rPr>
        <w:t>. Across these domains, clear differences emerged by demographic characteristics, particularly race/ethnicity and gender identity.</w:t>
      </w:r>
    </w:p>
    <w:p w14:paraId="70AF815A" w14:textId="0A84863E" w:rsidR="00240DA0" w:rsidRPr="00240DA0" w:rsidRDefault="00240DA0" w:rsidP="00240DA0">
      <w:pPr>
        <w:pStyle w:val="PACESubhead2"/>
      </w:pPr>
      <w:r>
        <w:t xml:space="preserve">About the Survey </w:t>
      </w:r>
      <w:r w:rsidRPr="00240DA0">
        <w:rPr>
          <w:color w:val="FF0000"/>
          <w:highlight w:val="yellow"/>
          <w:u w:val="single"/>
          <w:lang w:val="en"/>
        </w:rPr>
        <w:t>[</w:t>
      </w:r>
      <w:r>
        <w:rPr>
          <w:color w:val="FF0000"/>
          <w:highlight w:val="yellow"/>
          <w:u w:val="single"/>
          <w:lang w:val="en"/>
        </w:rPr>
        <w:t xml:space="preserve">Call Out </w:t>
      </w:r>
      <w:r w:rsidRPr="00240DA0">
        <w:rPr>
          <w:color w:val="FF0000"/>
          <w:highlight w:val="yellow"/>
          <w:u w:val="single"/>
          <w:lang w:val="en"/>
        </w:rPr>
        <w:t>Box on Survey Data]</w:t>
      </w:r>
    </w:p>
    <w:p w14:paraId="2CFD8134" w14:textId="14378E01" w:rsidR="00240DA0" w:rsidRPr="00C85B08" w:rsidRDefault="00240DA0" w:rsidP="00240DA0">
      <w:pPr>
        <w:pStyle w:val="PACEBody"/>
        <w:rPr>
          <w:lang w:val="en"/>
        </w:rPr>
      </w:pPr>
      <w:r w:rsidRPr="00C85B08">
        <w:rPr>
          <w:lang w:val="en"/>
        </w:rPr>
        <w:lastRenderedPageBreak/>
        <w:t xml:space="preserve">This past spring, the California Education Lab at the University of California, Davis partnered with the California Student Aid Commission (CSAC) to launch a survey to document the experiences of high school seniors who intended to enroll in college. The web-based survey was sent to all high school seniors statewide who submitted federal and state financial aid applications for the 2023-24 academic year. As this was the first year that high school students were required to submit a FAFSA, financial aid applicants may be more representative of the broader population of the graduating class than previous cohorts. </w:t>
      </w:r>
    </w:p>
    <w:p w14:paraId="392B786E" w14:textId="4CAEE275" w:rsidR="00240DA0" w:rsidRPr="00C85B08" w:rsidRDefault="00240DA0" w:rsidP="00240DA0">
      <w:pPr>
        <w:pStyle w:val="PACEBody"/>
        <w:rPr>
          <w:lang w:val="en"/>
        </w:rPr>
      </w:pPr>
      <w:r w:rsidRPr="00C85B08">
        <w:rPr>
          <w:lang w:val="en"/>
        </w:rPr>
        <w:t xml:space="preserve">Through Likert-scale survey questions, students reported on varying dimensions of their high school experience and plans for the future. Additionally, in responses to open-ended questions, students described in their own words the challenges and excitements about college they anticipated prior to matriculation. In this report, we present data on the </w:t>
      </w:r>
      <w:r w:rsidR="00090A78">
        <w:rPr>
          <w:lang w:val="en"/>
        </w:rPr>
        <w:t xml:space="preserve">over 10,000 survey respondents who indicated they were high school seniors. </w:t>
      </w:r>
      <w:r w:rsidR="00D20076">
        <w:rPr>
          <w:lang w:val="en"/>
        </w:rPr>
        <w:t>Seniors were</w:t>
      </w:r>
      <w:r w:rsidR="00090A78">
        <w:rPr>
          <w:lang w:val="en"/>
        </w:rPr>
        <w:t xml:space="preserve"> asked about their high school experience</w:t>
      </w:r>
      <w:r w:rsidR="00D20076">
        <w:rPr>
          <w:lang w:val="en"/>
        </w:rPr>
        <w:t>s</w:t>
      </w:r>
      <w:r w:rsidR="00090A78">
        <w:rPr>
          <w:lang w:val="en"/>
        </w:rPr>
        <w:t xml:space="preserve">, </w:t>
      </w:r>
      <w:r w:rsidR="00350D0A">
        <w:rPr>
          <w:lang w:val="en"/>
        </w:rPr>
        <w:t>college preparedness,</w:t>
      </w:r>
      <w:r w:rsidR="00090A78">
        <w:rPr>
          <w:lang w:val="en"/>
        </w:rPr>
        <w:t xml:space="preserve"> as well as </w:t>
      </w:r>
      <w:r w:rsidR="00CF79F4">
        <w:rPr>
          <w:lang w:val="en"/>
        </w:rPr>
        <w:t>their</w:t>
      </w:r>
      <w:r w:rsidR="00090A78">
        <w:rPr>
          <w:lang w:val="en"/>
        </w:rPr>
        <w:t xml:space="preserve"> intent to </w:t>
      </w:r>
      <w:r w:rsidR="00CF79F4">
        <w:rPr>
          <w:lang w:val="en"/>
        </w:rPr>
        <w:t>enroll in</w:t>
      </w:r>
      <w:r w:rsidR="00090A78">
        <w:rPr>
          <w:lang w:val="en"/>
        </w:rPr>
        <w:t xml:space="preserve"> college</w:t>
      </w:r>
      <w:r w:rsidR="00D20076">
        <w:rPr>
          <w:lang w:val="en"/>
        </w:rPr>
        <w:t xml:space="preserve"> in fall 2023</w:t>
      </w:r>
      <w:r w:rsidR="00090A78">
        <w:rPr>
          <w:lang w:val="en"/>
        </w:rPr>
        <w:t xml:space="preserve">. </w:t>
      </w:r>
      <w:r w:rsidR="00D20076">
        <w:rPr>
          <w:lang w:val="en"/>
        </w:rPr>
        <w:t>T</w:t>
      </w:r>
      <w:r w:rsidR="00CF79F4">
        <w:rPr>
          <w:lang w:val="en"/>
        </w:rPr>
        <w:t xml:space="preserve">hose that </w:t>
      </w:r>
      <w:r w:rsidR="00350D0A">
        <w:rPr>
          <w:lang w:val="en"/>
        </w:rPr>
        <w:t>intended</w:t>
      </w:r>
      <w:r w:rsidR="00CF79F4">
        <w:rPr>
          <w:lang w:val="en"/>
        </w:rPr>
        <w:t xml:space="preserve"> to enroll in college </w:t>
      </w:r>
      <w:r w:rsidR="00470FC6">
        <w:rPr>
          <w:lang w:val="en"/>
        </w:rPr>
        <w:t>(</w:t>
      </w:r>
      <w:r w:rsidRPr="00C85B08">
        <w:rPr>
          <w:lang w:val="en"/>
        </w:rPr>
        <w:t xml:space="preserve">approximately 9,200 </w:t>
      </w:r>
      <w:r w:rsidR="00D20076">
        <w:rPr>
          <w:lang w:val="en"/>
        </w:rPr>
        <w:t>seniors</w:t>
      </w:r>
      <w:r w:rsidR="00470FC6">
        <w:rPr>
          <w:lang w:val="en"/>
        </w:rPr>
        <w:t>)</w:t>
      </w:r>
      <w:r w:rsidRPr="00C85B08">
        <w:rPr>
          <w:lang w:val="en"/>
        </w:rPr>
        <w:t xml:space="preserve"> </w:t>
      </w:r>
      <w:r w:rsidR="00090A78">
        <w:rPr>
          <w:lang w:val="en"/>
        </w:rPr>
        <w:t xml:space="preserve">were </w:t>
      </w:r>
      <w:r w:rsidR="00D20076">
        <w:rPr>
          <w:lang w:val="en"/>
        </w:rPr>
        <w:t xml:space="preserve">then </w:t>
      </w:r>
      <w:r w:rsidR="00090A78">
        <w:rPr>
          <w:lang w:val="en"/>
        </w:rPr>
        <w:t>asked about their college plans and worries</w:t>
      </w:r>
      <w:r w:rsidR="00D20076">
        <w:rPr>
          <w:lang w:val="en"/>
        </w:rPr>
        <w:t xml:space="preserve"> prior to matriculation</w:t>
      </w:r>
      <w:r w:rsidRPr="00C85B08">
        <w:rPr>
          <w:lang w:val="en"/>
        </w:rPr>
        <w:t xml:space="preserve">. We also capture the differences in student experience by self-reported race/ethnicity, gender, and parental education levels. We focus here on findings from the largest subgroups in each of these categories. This follows our prior reports, which document the obstacles college students faced during the pandemic and the great uncertainty high school students expressed about their college futures. </w:t>
      </w:r>
    </w:p>
    <w:p w14:paraId="708EF06C" w14:textId="5ED08A49" w:rsidR="00240DA0" w:rsidRPr="00C85B08" w:rsidRDefault="00240DA0" w:rsidP="00240DA0">
      <w:pPr>
        <w:pStyle w:val="PACEBody"/>
      </w:pPr>
      <w:r w:rsidRPr="00C85B08">
        <w:rPr>
          <w:lang w:val="en"/>
        </w:rPr>
        <w:t>Although the low response rate (4</w:t>
      </w:r>
      <w:r w:rsidR="00A44C53" w:rsidRPr="00C85B08">
        <w:rPr>
          <w:lang w:val="en"/>
        </w:rPr>
        <w:t xml:space="preserve"> percent</w:t>
      </w:r>
      <w:r w:rsidRPr="00C85B08">
        <w:rPr>
          <w:lang w:val="en"/>
        </w:rPr>
        <w:t xml:space="preserve">) limits the generalization of these findings to the broader population of high school seniors, the large sample size of respondents (over </w:t>
      </w:r>
      <w:del w:id="7" w:author="Baiyu Zhou" w:date="2023-11-09T14:38:00Z">
        <w:r w:rsidRPr="00C85B08" w:rsidDel="003B584D">
          <w:rPr>
            <w:lang w:val="en"/>
          </w:rPr>
          <w:delText>9,000</w:delText>
        </w:r>
      </w:del>
      <w:ins w:id="8" w:author="Baiyu Zhou" w:date="2023-11-09T14:38:00Z">
        <w:r w:rsidR="003B584D">
          <w:rPr>
            <w:lang w:val="en"/>
          </w:rPr>
          <w:t>10,000</w:t>
        </w:r>
      </w:ins>
      <w:r w:rsidRPr="00C85B08">
        <w:rPr>
          <w:lang w:val="en"/>
        </w:rPr>
        <w:t xml:space="preserve"> students) nevertheless affords broad diversity in student response. We compare the characteristics of survey respondents to the population of FAFSA submitters (the population from which these respondents were drawn) and to the characteristics of the overall population of the high school seniors of 2023</w:t>
      </w:r>
      <w:r w:rsidR="00C85B08" w:rsidRPr="00C85B08">
        <w:rPr>
          <w:lang w:val="en"/>
        </w:rPr>
        <w:t xml:space="preserve"> to</w:t>
      </w:r>
      <w:r w:rsidR="000F7ACA" w:rsidRPr="00C85B08">
        <w:rPr>
          <w:lang w:val="en"/>
        </w:rPr>
        <w:t xml:space="preserve"> ensure </w:t>
      </w:r>
      <w:r w:rsidR="00C85B08" w:rsidRPr="00C85B08">
        <w:rPr>
          <w:lang w:val="en"/>
        </w:rPr>
        <w:t>broad representativeness among survey respondents</w:t>
      </w:r>
      <w:r w:rsidRPr="00C85B08">
        <w:rPr>
          <w:lang w:val="en"/>
        </w:rPr>
        <w:t xml:space="preserve"> (see Note on Table 1).</w:t>
      </w:r>
    </w:p>
    <w:p w14:paraId="5EF63C94" w14:textId="4CA0A53B" w:rsidR="00240DA0" w:rsidRPr="006776E5" w:rsidRDefault="00240DA0" w:rsidP="00240DA0">
      <w:pPr>
        <w:pStyle w:val="PACESubhead2"/>
      </w:pPr>
      <w:r w:rsidRPr="006776E5">
        <w:t>S</w:t>
      </w:r>
      <w:r>
        <w:t>ample Characteristics</w:t>
      </w:r>
    </w:p>
    <w:p w14:paraId="6159982B" w14:textId="2D74276F" w:rsidR="00D04B50" w:rsidRDefault="00240DA0" w:rsidP="005C6AE6">
      <w:pPr>
        <w:pStyle w:val="PACEBody"/>
        <w:rPr>
          <w:b/>
          <w:lang w:val="en"/>
        </w:rPr>
      </w:pPr>
      <w:r w:rsidRPr="00240DA0">
        <w:rPr>
          <w:lang w:val="en"/>
        </w:rPr>
        <w:t>Table 1 includes the demographic characteristics of our analytical sample by race</w:t>
      </w:r>
      <w:r w:rsidR="00620E85">
        <w:rPr>
          <w:lang w:val="en"/>
        </w:rPr>
        <w:t>/ethnicity</w:t>
      </w:r>
      <w:r w:rsidRPr="00240DA0">
        <w:rPr>
          <w:lang w:val="en"/>
        </w:rPr>
        <w:t>, gender, and parental education.</w:t>
      </w:r>
      <w:r w:rsidRPr="00240DA0">
        <w:rPr>
          <w:vertAlign w:val="superscript"/>
          <w:lang w:val="en"/>
        </w:rPr>
        <w:footnoteReference w:id="3"/>
      </w:r>
      <w:r w:rsidRPr="00240DA0">
        <w:rPr>
          <w:lang w:val="en"/>
        </w:rPr>
        <w:t xml:space="preserve"> Survey respondents were more likely to be Latinx (39.8</w:t>
      </w:r>
      <w:r w:rsidR="00A44C53">
        <w:rPr>
          <w:lang w:val="en"/>
        </w:rPr>
        <w:t xml:space="preserve"> percent</w:t>
      </w:r>
      <w:r w:rsidRPr="00240DA0">
        <w:rPr>
          <w:lang w:val="en"/>
        </w:rPr>
        <w:t>), cisgender women (44</w:t>
      </w:r>
      <w:r w:rsidR="00A44C53">
        <w:rPr>
          <w:lang w:val="en"/>
        </w:rPr>
        <w:t xml:space="preserve"> percent</w:t>
      </w:r>
      <w:r w:rsidRPr="00240DA0">
        <w:rPr>
          <w:lang w:val="en"/>
        </w:rPr>
        <w:t>), and have parents that had earned a high school diploma (16.7</w:t>
      </w:r>
      <w:r w:rsidR="00A44C53">
        <w:rPr>
          <w:lang w:val="en"/>
        </w:rPr>
        <w:t xml:space="preserve"> percent</w:t>
      </w:r>
      <w:r w:rsidRPr="00240DA0">
        <w:rPr>
          <w:lang w:val="en"/>
        </w:rPr>
        <w:t xml:space="preserve">). Despite this, we do note that the level of parent </w:t>
      </w:r>
      <w:r w:rsidRPr="00240DA0">
        <w:rPr>
          <w:lang w:val="en"/>
        </w:rPr>
        <w:lastRenderedPageBreak/>
        <w:t>education is more evenly distributed, with about 14</w:t>
      </w:r>
      <w:r w:rsidR="00A44C53">
        <w:rPr>
          <w:lang w:val="en"/>
        </w:rPr>
        <w:t xml:space="preserve"> percent</w:t>
      </w:r>
      <w:r w:rsidRPr="00240DA0">
        <w:rPr>
          <w:lang w:val="en"/>
        </w:rPr>
        <w:t xml:space="preserve"> of students reporting their parents did not complete high school or earned at least a bachelor’s degree, respectively. </w:t>
      </w:r>
    </w:p>
    <w:p w14:paraId="53EC760D" w14:textId="77777777" w:rsidR="005C6AE6" w:rsidRPr="005C6AE6" w:rsidRDefault="005C6AE6" w:rsidP="005453D0">
      <w:pPr>
        <w:pStyle w:val="PACEBody"/>
        <w:rPr>
          <w:b/>
          <w:lang w:val="en"/>
        </w:rPr>
      </w:pPr>
    </w:p>
    <w:p w14:paraId="452F90D6" w14:textId="5055BCD6" w:rsidR="00D04B50" w:rsidRPr="00473872" w:rsidRDefault="00910569" w:rsidP="0041706F">
      <w:pPr>
        <w:pStyle w:val="PACEBodyNoIndent"/>
      </w:pPr>
      <w:r>
        <w:rPr>
          <w:b/>
        </w:rPr>
        <w:t>Table</w:t>
      </w:r>
      <w:r w:rsidR="00D04B50" w:rsidRPr="00473872">
        <w:rPr>
          <w:b/>
        </w:rPr>
        <w:t xml:space="preserve"> 1.</w:t>
      </w:r>
      <w:r w:rsidR="00D04B50" w:rsidRPr="00473872">
        <w:t xml:space="preserve"> </w:t>
      </w:r>
      <w:r>
        <w:t xml:space="preserve">Descriptive Statistics of Survey Sample </w:t>
      </w:r>
    </w:p>
    <w:tbl>
      <w:tblPr>
        <w:tblW w:w="7822" w:type="dxa"/>
        <w:tblLook w:val="04A0" w:firstRow="1" w:lastRow="0" w:firstColumn="1" w:lastColumn="0" w:noHBand="0" w:noVBand="1"/>
      </w:tblPr>
      <w:tblGrid>
        <w:gridCol w:w="340"/>
        <w:gridCol w:w="4560"/>
        <w:gridCol w:w="1670"/>
        <w:gridCol w:w="1252"/>
      </w:tblGrid>
      <w:tr w:rsidR="0076086F" w:rsidRPr="0076086F" w14:paraId="11B07FB7" w14:textId="77777777" w:rsidTr="0076086F">
        <w:trPr>
          <w:trHeight w:val="300"/>
        </w:trPr>
        <w:tc>
          <w:tcPr>
            <w:tcW w:w="340" w:type="dxa"/>
            <w:tcBorders>
              <w:top w:val="nil"/>
              <w:left w:val="nil"/>
              <w:bottom w:val="nil"/>
              <w:right w:val="nil"/>
            </w:tcBorders>
            <w:shd w:val="clear" w:color="auto" w:fill="auto"/>
            <w:noWrap/>
            <w:vAlign w:val="bottom"/>
            <w:hideMark/>
          </w:tcPr>
          <w:p w14:paraId="31FDEA93" w14:textId="77777777" w:rsidR="0076086F" w:rsidRPr="0076086F" w:rsidRDefault="0076086F" w:rsidP="0076086F">
            <w:pPr>
              <w:spacing w:after="0" w:line="240" w:lineRule="auto"/>
              <w:contextualSpacing/>
              <w:rPr>
                <w:rFonts w:eastAsia="Times New Roman" w:cstheme="minorHAnsi"/>
              </w:rPr>
            </w:pPr>
          </w:p>
        </w:tc>
        <w:tc>
          <w:tcPr>
            <w:tcW w:w="4560" w:type="dxa"/>
            <w:tcBorders>
              <w:top w:val="nil"/>
              <w:left w:val="nil"/>
              <w:bottom w:val="nil"/>
              <w:right w:val="nil"/>
            </w:tcBorders>
            <w:shd w:val="clear" w:color="auto" w:fill="auto"/>
            <w:noWrap/>
            <w:vAlign w:val="bottom"/>
            <w:hideMark/>
          </w:tcPr>
          <w:p w14:paraId="751CE530" w14:textId="77777777" w:rsidR="0076086F" w:rsidRPr="0076086F" w:rsidRDefault="0076086F" w:rsidP="0076086F">
            <w:pPr>
              <w:spacing w:after="0" w:line="240" w:lineRule="auto"/>
              <w:contextualSpacing/>
              <w:rPr>
                <w:rFonts w:eastAsia="Times New Roman" w:cstheme="minorHAnsi"/>
              </w:rPr>
            </w:pPr>
          </w:p>
        </w:tc>
        <w:tc>
          <w:tcPr>
            <w:tcW w:w="2922" w:type="dxa"/>
            <w:gridSpan w:val="2"/>
            <w:tcBorders>
              <w:top w:val="nil"/>
              <w:left w:val="nil"/>
              <w:bottom w:val="single" w:sz="4" w:space="0" w:color="auto"/>
              <w:right w:val="nil"/>
            </w:tcBorders>
            <w:shd w:val="clear" w:color="auto" w:fill="auto"/>
            <w:vAlign w:val="bottom"/>
            <w:hideMark/>
          </w:tcPr>
          <w:p w14:paraId="70914FD5" w14:textId="77777777" w:rsidR="0076086F" w:rsidRPr="0076086F" w:rsidRDefault="0076086F" w:rsidP="0076086F">
            <w:pPr>
              <w:spacing w:after="0" w:line="240" w:lineRule="auto"/>
              <w:contextualSpacing/>
              <w:jc w:val="center"/>
              <w:rPr>
                <w:rFonts w:eastAsia="Times New Roman" w:cstheme="minorHAnsi"/>
                <w:b/>
                <w:bCs/>
              </w:rPr>
            </w:pPr>
            <w:r w:rsidRPr="0076086F">
              <w:rPr>
                <w:rFonts w:eastAsia="Times New Roman" w:cstheme="minorHAnsi"/>
                <w:b/>
                <w:bCs/>
              </w:rPr>
              <w:t>Survey Respondents</w:t>
            </w:r>
          </w:p>
        </w:tc>
      </w:tr>
      <w:tr w:rsidR="0076086F" w:rsidRPr="0076086F" w14:paraId="12A75ADD" w14:textId="77777777" w:rsidTr="0076086F">
        <w:trPr>
          <w:trHeight w:val="323"/>
        </w:trPr>
        <w:tc>
          <w:tcPr>
            <w:tcW w:w="340" w:type="dxa"/>
            <w:tcBorders>
              <w:top w:val="nil"/>
              <w:left w:val="nil"/>
              <w:bottom w:val="single" w:sz="4" w:space="0" w:color="auto"/>
              <w:right w:val="nil"/>
            </w:tcBorders>
            <w:shd w:val="clear" w:color="auto" w:fill="auto"/>
            <w:noWrap/>
            <w:vAlign w:val="bottom"/>
            <w:hideMark/>
          </w:tcPr>
          <w:p w14:paraId="3B204129"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c>
          <w:tcPr>
            <w:tcW w:w="4560" w:type="dxa"/>
            <w:tcBorders>
              <w:top w:val="nil"/>
              <w:left w:val="nil"/>
              <w:bottom w:val="single" w:sz="4" w:space="0" w:color="auto"/>
              <w:right w:val="nil"/>
            </w:tcBorders>
            <w:shd w:val="clear" w:color="auto" w:fill="auto"/>
            <w:noWrap/>
            <w:vAlign w:val="bottom"/>
            <w:hideMark/>
          </w:tcPr>
          <w:p w14:paraId="5F7085C7" w14:textId="77777777" w:rsidR="0076086F" w:rsidRPr="0076086F" w:rsidRDefault="0076086F" w:rsidP="0076086F">
            <w:pPr>
              <w:spacing w:after="0" w:line="240" w:lineRule="auto"/>
              <w:contextualSpacing/>
              <w:jc w:val="right"/>
              <w:rPr>
                <w:rFonts w:eastAsia="Times New Roman" w:cstheme="minorHAnsi"/>
                <w:b/>
                <w:bCs/>
              </w:rPr>
            </w:pPr>
            <w:r w:rsidRPr="0076086F">
              <w:rPr>
                <w:rFonts w:eastAsia="Times New Roman" w:cstheme="minorHAnsi"/>
                <w:b/>
                <w:bCs/>
              </w:rPr>
              <w:t> </w:t>
            </w:r>
          </w:p>
        </w:tc>
        <w:tc>
          <w:tcPr>
            <w:tcW w:w="1670" w:type="dxa"/>
            <w:tcBorders>
              <w:top w:val="nil"/>
              <w:left w:val="nil"/>
              <w:bottom w:val="single" w:sz="4" w:space="0" w:color="auto"/>
              <w:right w:val="nil"/>
            </w:tcBorders>
            <w:shd w:val="clear" w:color="auto" w:fill="auto"/>
            <w:vAlign w:val="bottom"/>
            <w:hideMark/>
          </w:tcPr>
          <w:p w14:paraId="7AC912DC" w14:textId="77777777" w:rsidR="0076086F" w:rsidRPr="0076086F" w:rsidRDefault="0076086F" w:rsidP="0076086F">
            <w:pPr>
              <w:spacing w:after="0" w:line="240" w:lineRule="auto"/>
              <w:contextualSpacing/>
              <w:jc w:val="center"/>
              <w:rPr>
                <w:rFonts w:eastAsia="Times New Roman" w:cstheme="minorHAnsi"/>
                <w:b/>
                <w:bCs/>
              </w:rPr>
            </w:pPr>
            <w:r w:rsidRPr="0076086F">
              <w:rPr>
                <w:rFonts w:eastAsia="Times New Roman" w:cstheme="minorHAnsi"/>
                <w:b/>
                <w:bCs/>
              </w:rPr>
              <w:t xml:space="preserve"> N </w:t>
            </w:r>
          </w:p>
        </w:tc>
        <w:tc>
          <w:tcPr>
            <w:tcW w:w="1252" w:type="dxa"/>
            <w:tcBorders>
              <w:top w:val="nil"/>
              <w:left w:val="nil"/>
              <w:bottom w:val="single" w:sz="4" w:space="0" w:color="auto"/>
              <w:right w:val="nil"/>
            </w:tcBorders>
            <w:shd w:val="clear" w:color="auto" w:fill="auto"/>
            <w:noWrap/>
            <w:vAlign w:val="bottom"/>
            <w:hideMark/>
          </w:tcPr>
          <w:p w14:paraId="0EE56D86" w14:textId="77777777" w:rsidR="0076086F" w:rsidRPr="0076086F" w:rsidRDefault="0076086F" w:rsidP="0076086F">
            <w:pPr>
              <w:spacing w:after="0" w:line="240" w:lineRule="auto"/>
              <w:contextualSpacing/>
              <w:jc w:val="center"/>
              <w:rPr>
                <w:rFonts w:eastAsia="Times New Roman" w:cstheme="minorHAnsi"/>
                <w:b/>
                <w:bCs/>
              </w:rPr>
            </w:pPr>
            <w:r w:rsidRPr="0076086F">
              <w:rPr>
                <w:rFonts w:eastAsia="Times New Roman" w:cstheme="minorHAnsi"/>
                <w:b/>
                <w:bCs/>
              </w:rPr>
              <w:t xml:space="preserve">Percent </w:t>
            </w:r>
          </w:p>
        </w:tc>
      </w:tr>
      <w:tr w:rsidR="0076086F" w:rsidRPr="0076086F" w14:paraId="7F4B0D5B" w14:textId="77777777" w:rsidTr="0076086F">
        <w:trPr>
          <w:trHeight w:val="260"/>
        </w:trPr>
        <w:tc>
          <w:tcPr>
            <w:tcW w:w="4900" w:type="dxa"/>
            <w:gridSpan w:val="2"/>
            <w:tcBorders>
              <w:top w:val="single" w:sz="4" w:space="0" w:color="auto"/>
              <w:left w:val="nil"/>
              <w:bottom w:val="single" w:sz="4" w:space="0" w:color="auto"/>
              <w:right w:val="nil"/>
            </w:tcBorders>
            <w:shd w:val="clear" w:color="auto" w:fill="auto"/>
            <w:noWrap/>
            <w:vAlign w:val="bottom"/>
            <w:hideMark/>
          </w:tcPr>
          <w:p w14:paraId="39559811"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Total respondents</w:t>
            </w:r>
          </w:p>
        </w:tc>
        <w:tc>
          <w:tcPr>
            <w:tcW w:w="1670" w:type="dxa"/>
            <w:tcBorders>
              <w:top w:val="nil"/>
              <w:left w:val="nil"/>
              <w:bottom w:val="single" w:sz="4" w:space="0" w:color="auto"/>
              <w:right w:val="nil"/>
            </w:tcBorders>
            <w:shd w:val="clear" w:color="auto" w:fill="auto"/>
            <w:noWrap/>
            <w:vAlign w:val="bottom"/>
            <w:hideMark/>
          </w:tcPr>
          <w:p w14:paraId="23B79E77" w14:textId="6C038EF3"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xml:space="preserve">          10,221 </w:t>
            </w:r>
          </w:p>
        </w:tc>
        <w:tc>
          <w:tcPr>
            <w:tcW w:w="1252" w:type="dxa"/>
            <w:tcBorders>
              <w:top w:val="nil"/>
              <w:left w:val="nil"/>
              <w:bottom w:val="single" w:sz="4" w:space="0" w:color="auto"/>
              <w:right w:val="nil"/>
            </w:tcBorders>
            <w:shd w:val="clear" w:color="000000" w:fill="000000"/>
            <w:noWrap/>
            <w:vAlign w:val="bottom"/>
            <w:hideMark/>
          </w:tcPr>
          <w:p w14:paraId="56471059"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r>
      <w:tr w:rsidR="0076086F" w:rsidRPr="0076086F" w14:paraId="6044EB4A" w14:textId="77777777" w:rsidTr="0076086F">
        <w:trPr>
          <w:trHeight w:val="340"/>
        </w:trPr>
        <w:tc>
          <w:tcPr>
            <w:tcW w:w="4900" w:type="dxa"/>
            <w:gridSpan w:val="2"/>
            <w:tcBorders>
              <w:top w:val="nil"/>
              <w:left w:val="nil"/>
              <w:bottom w:val="nil"/>
              <w:right w:val="nil"/>
            </w:tcBorders>
            <w:shd w:val="clear" w:color="000000" w:fill="E7E6E6"/>
            <w:noWrap/>
            <w:vAlign w:val="bottom"/>
            <w:hideMark/>
          </w:tcPr>
          <w:p w14:paraId="7D4C52E4"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Race/ethnicity</w:t>
            </w:r>
          </w:p>
        </w:tc>
        <w:tc>
          <w:tcPr>
            <w:tcW w:w="1670" w:type="dxa"/>
            <w:tcBorders>
              <w:top w:val="nil"/>
              <w:left w:val="nil"/>
              <w:bottom w:val="nil"/>
              <w:right w:val="nil"/>
            </w:tcBorders>
            <w:shd w:val="clear" w:color="000000" w:fill="E7E6E6"/>
            <w:vAlign w:val="bottom"/>
            <w:hideMark/>
          </w:tcPr>
          <w:p w14:paraId="7414F853" w14:textId="77777777" w:rsidR="0076086F" w:rsidRPr="0076086F" w:rsidRDefault="0076086F" w:rsidP="0076086F">
            <w:pPr>
              <w:spacing w:after="0" w:line="240" w:lineRule="auto"/>
              <w:contextualSpacing/>
              <w:jc w:val="center"/>
              <w:rPr>
                <w:rFonts w:eastAsia="Times New Roman" w:cstheme="minorHAnsi"/>
                <w:b/>
                <w:bCs/>
              </w:rPr>
            </w:pPr>
            <w:r w:rsidRPr="0076086F">
              <w:rPr>
                <w:rFonts w:eastAsia="Times New Roman" w:cstheme="minorHAnsi"/>
                <w:b/>
                <w:bCs/>
              </w:rPr>
              <w:t> </w:t>
            </w:r>
          </w:p>
        </w:tc>
        <w:tc>
          <w:tcPr>
            <w:tcW w:w="1252" w:type="dxa"/>
            <w:tcBorders>
              <w:top w:val="nil"/>
              <w:left w:val="nil"/>
              <w:bottom w:val="nil"/>
              <w:right w:val="nil"/>
            </w:tcBorders>
            <w:shd w:val="clear" w:color="000000" w:fill="E7E6E6"/>
            <w:noWrap/>
            <w:vAlign w:val="bottom"/>
            <w:hideMark/>
          </w:tcPr>
          <w:p w14:paraId="63877FF6"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r>
      <w:tr w:rsidR="0076086F" w:rsidRPr="0076086F" w14:paraId="4D727ABD" w14:textId="77777777" w:rsidTr="0076086F">
        <w:trPr>
          <w:trHeight w:val="300"/>
        </w:trPr>
        <w:tc>
          <w:tcPr>
            <w:tcW w:w="340" w:type="dxa"/>
            <w:tcBorders>
              <w:top w:val="nil"/>
              <w:left w:val="nil"/>
              <w:bottom w:val="nil"/>
              <w:right w:val="nil"/>
            </w:tcBorders>
            <w:shd w:val="clear" w:color="auto" w:fill="auto"/>
            <w:noWrap/>
            <w:vAlign w:val="bottom"/>
            <w:hideMark/>
          </w:tcPr>
          <w:p w14:paraId="4F035770" w14:textId="77777777" w:rsidR="0076086F" w:rsidRPr="0076086F" w:rsidRDefault="0076086F" w:rsidP="0076086F">
            <w:pPr>
              <w:spacing w:after="0" w:line="240" w:lineRule="auto"/>
              <w:contextualSpacing/>
              <w:rPr>
                <w:rFonts w:eastAsia="Times New Roman" w:cstheme="minorHAnsi"/>
              </w:rPr>
            </w:pPr>
          </w:p>
        </w:tc>
        <w:tc>
          <w:tcPr>
            <w:tcW w:w="4560" w:type="dxa"/>
            <w:tcBorders>
              <w:top w:val="nil"/>
              <w:left w:val="nil"/>
              <w:bottom w:val="nil"/>
              <w:right w:val="nil"/>
            </w:tcBorders>
            <w:shd w:val="clear" w:color="auto" w:fill="auto"/>
            <w:noWrap/>
            <w:vAlign w:val="bottom"/>
            <w:hideMark/>
          </w:tcPr>
          <w:p w14:paraId="4E3E508F"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American Indian/Alaskan Native/Pacific Islander</w:t>
            </w:r>
          </w:p>
        </w:tc>
        <w:tc>
          <w:tcPr>
            <w:tcW w:w="1670" w:type="dxa"/>
            <w:tcBorders>
              <w:top w:val="nil"/>
              <w:left w:val="nil"/>
              <w:bottom w:val="nil"/>
              <w:right w:val="nil"/>
            </w:tcBorders>
            <w:shd w:val="clear" w:color="auto" w:fill="auto"/>
            <w:noWrap/>
            <w:vAlign w:val="bottom"/>
            <w:hideMark/>
          </w:tcPr>
          <w:p w14:paraId="47A554DE" w14:textId="534D7653"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247</w:t>
            </w:r>
          </w:p>
        </w:tc>
        <w:tc>
          <w:tcPr>
            <w:tcW w:w="1252" w:type="dxa"/>
            <w:tcBorders>
              <w:top w:val="nil"/>
              <w:left w:val="nil"/>
              <w:bottom w:val="nil"/>
              <w:right w:val="nil"/>
            </w:tcBorders>
            <w:shd w:val="clear" w:color="auto" w:fill="auto"/>
            <w:noWrap/>
            <w:vAlign w:val="bottom"/>
            <w:hideMark/>
          </w:tcPr>
          <w:p w14:paraId="2CB5971A"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2.4</w:t>
            </w:r>
          </w:p>
        </w:tc>
      </w:tr>
      <w:tr w:rsidR="0076086F" w:rsidRPr="0076086F" w14:paraId="10373ED9" w14:textId="77777777" w:rsidTr="0076086F">
        <w:trPr>
          <w:trHeight w:val="300"/>
        </w:trPr>
        <w:tc>
          <w:tcPr>
            <w:tcW w:w="340" w:type="dxa"/>
            <w:tcBorders>
              <w:top w:val="nil"/>
              <w:left w:val="nil"/>
              <w:bottom w:val="nil"/>
              <w:right w:val="nil"/>
            </w:tcBorders>
            <w:shd w:val="clear" w:color="auto" w:fill="auto"/>
            <w:noWrap/>
            <w:vAlign w:val="bottom"/>
            <w:hideMark/>
          </w:tcPr>
          <w:p w14:paraId="3BDB8AA3"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70627138"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Asian</w:t>
            </w:r>
          </w:p>
        </w:tc>
        <w:tc>
          <w:tcPr>
            <w:tcW w:w="1670" w:type="dxa"/>
            <w:tcBorders>
              <w:top w:val="nil"/>
              <w:left w:val="nil"/>
              <w:bottom w:val="nil"/>
              <w:right w:val="nil"/>
            </w:tcBorders>
            <w:shd w:val="clear" w:color="auto" w:fill="auto"/>
            <w:noWrap/>
            <w:vAlign w:val="bottom"/>
            <w:hideMark/>
          </w:tcPr>
          <w:p w14:paraId="0B9E61AA" w14:textId="5A389E21"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1,163</w:t>
            </w:r>
          </w:p>
        </w:tc>
        <w:tc>
          <w:tcPr>
            <w:tcW w:w="1252" w:type="dxa"/>
            <w:tcBorders>
              <w:top w:val="nil"/>
              <w:left w:val="nil"/>
              <w:bottom w:val="nil"/>
              <w:right w:val="nil"/>
            </w:tcBorders>
            <w:shd w:val="clear" w:color="auto" w:fill="auto"/>
            <w:noWrap/>
            <w:vAlign w:val="bottom"/>
            <w:hideMark/>
          </w:tcPr>
          <w:p w14:paraId="56157506"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11.4</w:t>
            </w:r>
          </w:p>
        </w:tc>
      </w:tr>
      <w:tr w:rsidR="0076086F" w:rsidRPr="0076086F" w14:paraId="37161E38" w14:textId="77777777" w:rsidTr="0076086F">
        <w:trPr>
          <w:trHeight w:val="300"/>
        </w:trPr>
        <w:tc>
          <w:tcPr>
            <w:tcW w:w="340" w:type="dxa"/>
            <w:tcBorders>
              <w:top w:val="nil"/>
              <w:left w:val="nil"/>
              <w:bottom w:val="nil"/>
              <w:right w:val="nil"/>
            </w:tcBorders>
            <w:shd w:val="clear" w:color="auto" w:fill="auto"/>
            <w:noWrap/>
            <w:vAlign w:val="bottom"/>
            <w:hideMark/>
          </w:tcPr>
          <w:p w14:paraId="3272D23D"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79F84BF8"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Black/African American</w:t>
            </w:r>
          </w:p>
        </w:tc>
        <w:tc>
          <w:tcPr>
            <w:tcW w:w="1670" w:type="dxa"/>
            <w:tcBorders>
              <w:top w:val="nil"/>
              <w:left w:val="nil"/>
              <w:bottom w:val="nil"/>
              <w:right w:val="nil"/>
            </w:tcBorders>
            <w:shd w:val="clear" w:color="auto" w:fill="auto"/>
            <w:noWrap/>
            <w:vAlign w:val="bottom"/>
            <w:hideMark/>
          </w:tcPr>
          <w:p w14:paraId="458752D1" w14:textId="1A74DCF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559</w:t>
            </w:r>
          </w:p>
        </w:tc>
        <w:tc>
          <w:tcPr>
            <w:tcW w:w="1252" w:type="dxa"/>
            <w:tcBorders>
              <w:top w:val="nil"/>
              <w:left w:val="nil"/>
              <w:bottom w:val="nil"/>
              <w:right w:val="nil"/>
            </w:tcBorders>
            <w:shd w:val="clear" w:color="auto" w:fill="auto"/>
            <w:noWrap/>
            <w:vAlign w:val="bottom"/>
            <w:hideMark/>
          </w:tcPr>
          <w:p w14:paraId="73810127"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5.5</w:t>
            </w:r>
          </w:p>
        </w:tc>
      </w:tr>
      <w:tr w:rsidR="0076086F" w:rsidRPr="0076086F" w14:paraId="3B820E9A" w14:textId="77777777" w:rsidTr="0076086F">
        <w:trPr>
          <w:trHeight w:val="300"/>
        </w:trPr>
        <w:tc>
          <w:tcPr>
            <w:tcW w:w="340" w:type="dxa"/>
            <w:tcBorders>
              <w:top w:val="nil"/>
              <w:left w:val="nil"/>
              <w:bottom w:val="nil"/>
              <w:right w:val="nil"/>
            </w:tcBorders>
            <w:shd w:val="clear" w:color="auto" w:fill="auto"/>
            <w:noWrap/>
            <w:vAlign w:val="bottom"/>
            <w:hideMark/>
          </w:tcPr>
          <w:p w14:paraId="6692174B"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D9486FE"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Hispanic/Latinx</w:t>
            </w:r>
          </w:p>
        </w:tc>
        <w:tc>
          <w:tcPr>
            <w:tcW w:w="1670" w:type="dxa"/>
            <w:tcBorders>
              <w:top w:val="nil"/>
              <w:left w:val="nil"/>
              <w:bottom w:val="nil"/>
              <w:right w:val="nil"/>
            </w:tcBorders>
            <w:shd w:val="clear" w:color="auto" w:fill="auto"/>
            <w:noWrap/>
            <w:vAlign w:val="bottom"/>
            <w:hideMark/>
          </w:tcPr>
          <w:p w14:paraId="160B8396" w14:textId="0FCB1F4A"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4,066</w:t>
            </w:r>
          </w:p>
        </w:tc>
        <w:tc>
          <w:tcPr>
            <w:tcW w:w="1252" w:type="dxa"/>
            <w:tcBorders>
              <w:top w:val="nil"/>
              <w:left w:val="nil"/>
              <w:bottom w:val="nil"/>
              <w:right w:val="nil"/>
            </w:tcBorders>
            <w:shd w:val="clear" w:color="auto" w:fill="auto"/>
            <w:noWrap/>
            <w:vAlign w:val="bottom"/>
            <w:hideMark/>
          </w:tcPr>
          <w:p w14:paraId="52C3C5A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39.8</w:t>
            </w:r>
          </w:p>
        </w:tc>
      </w:tr>
      <w:tr w:rsidR="0076086F" w:rsidRPr="0076086F" w14:paraId="198D85DB" w14:textId="77777777" w:rsidTr="0076086F">
        <w:trPr>
          <w:trHeight w:val="300"/>
        </w:trPr>
        <w:tc>
          <w:tcPr>
            <w:tcW w:w="340" w:type="dxa"/>
            <w:tcBorders>
              <w:top w:val="nil"/>
              <w:left w:val="nil"/>
              <w:bottom w:val="nil"/>
              <w:right w:val="nil"/>
            </w:tcBorders>
            <w:shd w:val="clear" w:color="auto" w:fill="auto"/>
            <w:noWrap/>
            <w:vAlign w:val="bottom"/>
            <w:hideMark/>
          </w:tcPr>
          <w:p w14:paraId="0777049D"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7BF8A644"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Filipino</w:t>
            </w:r>
          </w:p>
        </w:tc>
        <w:tc>
          <w:tcPr>
            <w:tcW w:w="1670" w:type="dxa"/>
            <w:tcBorders>
              <w:top w:val="nil"/>
              <w:left w:val="nil"/>
              <w:bottom w:val="nil"/>
              <w:right w:val="nil"/>
            </w:tcBorders>
            <w:shd w:val="clear" w:color="auto" w:fill="auto"/>
            <w:noWrap/>
            <w:vAlign w:val="bottom"/>
            <w:hideMark/>
          </w:tcPr>
          <w:p w14:paraId="0D0F777E" w14:textId="774A5D6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244</w:t>
            </w:r>
          </w:p>
        </w:tc>
        <w:tc>
          <w:tcPr>
            <w:tcW w:w="1252" w:type="dxa"/>
            <w:tcBorders>
              <w:top w:val="nil"/>
              <w:left w:val="nil"/>
              <w:bottom w:val="nil"/>
              <w:right w:val="nil"/>
            </w:tcBorders>
            <w:shd w:val="clear" w:color="auto" w:fill="auto"/>
            <w:noWrap/>
            <w:vAlign w:val="bottom"/>
            <w:hideMark/>
          </w:tcPr>
          <w:p w14:paraId="2567C8C2"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2.4</w:t>
            </w:r>
          </w:p>
        </w:tc>
      </w:tr>
      <w:tr w:rsidR="0076086F" w:rsidRPr="0076086F" w14:paraId="494F4F0D" w14:textId="77777777" w:rsidTr="0076086F">
        <w:trPr>
          <w:trHeight w:val="300"/>
        </w:trPr>
        <w:tc>
          <w:tcPr>
            <w:tcW w:w="340" w:type="dxa"/>
            <w:tcBorders>
              <w:top w:val="nil"/>
              <w:left w:val="nil"/>
              <w:bottom w:val="nil"/>
              <w:right w:val="nil"/>
            </w:tcBorders>
            <w:shd w:val="clear" w:color="auto" w:fill="auto"/>
            <w:noWrap/>
            <w:vAlign w:val="bottom"/>
            <w:hideMark/>
          </w:tcPr>
          <w:p w14:paraId="6554F20E"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6D6F894"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White/Non-Hispanic</w:t>
            </w:r>
          </w:p>
        </w:tc>
        <w:tc>
          <w:tcPr>
            <w:tcW w:w="1670" w:type="dxa"/>
            <w:tcBorders>
              <w:top w:val="nil"/>
              <w:left w:val="nil"/>
              <w:bottom w:val="nil"/>
              <w:right w:val="nil"/>
            </w:tcBorders>
            <w:shd w:val="clear" w:color="auto" w:fill="auto"/>
            <w:noWrap/>
            <w:vAlign w:val="bottom"/>
            <w:hideMark/>
          </w:tcPr>
          <w:p w14:paraId="000AF20D" w14:textId="1E6C8F9E"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1,553</w:t>
            </w:r>
          </w:p>
        </w:tc>
        <w:tc>
          <w:tcPr>
            <w:tcW w:w="1252" w:type="dxa"/>
            <w:tcBorders>
              <w:top w:val="nil"/>
              <w:left w:val="nil"/>
              <w:bottom w:val="nil"/>
              <w:right w:val="nil"/>
            </w:tcBorders>
            <w:shd w:val="clear" w:color="auto" w:fill="auto"/>
            <w:noWrap/>
            <w:vAlign w:val="bottom"/>
            <w:hideMark/>
          </w:tcPr>
          <w:p w14:paraId="3EF49D9C"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15.2</w:t>
            </w:r>
          </w:p>
        </w:tc>
      </w:tr>
      <w:tr w:rsidR="0076086F" w:rsidRPr="0076086F" w14:paraId="5EAB7E54" w14:textId="77777777" w:rsidTr="0076086F">
        <w:trPr>
          <w:trHeight w:val="300"/>
        </w:trPr>
        <w:tc>
          <w:tcPr>
            <w:tcW w:w="340" w:type="dxa"/>
            <w:tcBorders>
              <w:top w:val="nil"/>
              <w:left w:val="nil"/>
              <w:bottom w:val="nil"/>
              <w:right w:val="nil"/>
            </w:tcBorders>
            <w:shd w:val="clear" w:color="auto" w:fill="auto"/>
            <w:noWrap/>
            <w:vAlign w:val="bottom"/>
            <w:hideMark/>
          </w:tcPr>
          <w:p w14:paraId="029883FD"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300C215B"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Other</w:t>
            </w:r>
          </w:p>
        </w:tc>
        <w:tc>
          <w:tcPr>
            <w:tcW w:w="1670" w:type="dxa"/>
            <w:tcBorders>
              <w:top w:val="nil"/>
              <w:left w:val="nil"/>
              <w:bottom w:val="nil"/>
              <w:right w:val="nil"/>
            </w:tcBorders>
            <w:shd w:val="clear" w:color="auto" w:fill="auto"/>
            <w:noWrap/>
            <w:vAlign w:val="bottom"/>
            <w:hideMark/>
          </w:tcPr>
          <w:p w14:paraId="5C686C7D" w14:textId="18AAFC15"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198</w:t>
            </w:r>
          </w:p>
        </w:tc>
        <w:tc>
          <w:tcPr>
            <w:tcW w:w="1252" w:type="dxa"/>
            <w:tcBorders>
              <w:top w:val="nil"/>
              <w:left w:val="nil"/>
              <w:bottom w:val="nil"/>
              <w:right w:val="nil"/>
            </w:tcBorders>
            <w:shd w:val="clear" w:color="auto" w:fill="auto"/>
            <w:noWrap/>
            <w:vAlign w:val="bottom"/>
            <w:hideMark/>
          </w:tcPr>
          <w:p w14:paraId="2D16CC61"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1.9</w:t>
            </w:r>
          </w:p>
        </w:tc>
      </w:tr>
      <w:tr w:rsidR="0076086F" w:rsidRPr="0076086F" w14:paraId="0153175A" w14:textId="77777777" w:rsidTr="0076086F">
        <w:trPr>
          <w:trHeight w:val="87"/>
        </w:trPr>
        <w:tc>
          <w:tcPr>
            <w:tcW w:w="340" w:type="dxa"/>
            <w:tcBorders>
              <w:top w:val="nil"/>
              <w:left w:val="nil"/>
              <w:bottom w:val="single" w:sz="4" w:space="0" w:color="auto"/>
              <w:right w:val="nil"/>
            </w:tcBorders>
            <w:shd w:val="clear" w:color="auto" w:fill="auto"/>
            <w:noWrap/>
            <w:vAlign w:val="bottom"/>
            <w:hideMark/>
          </w:tcPr>
          <w:p w14:paraId="741A353A"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c>
          <w:tcPr>
            <w:tcW w:w="4560" w:type="dxa"/>
            <w:tcBorders>
              <w:top w:val="nil"/>
              <w:left w:val="nil"/>
              <w:bottom w:val="single" w:sz="4" w:space="0" w:color="auto"/>
              <w:right w:val="nil"/>
            </w:tcBorders>
            <w:shd w:val="clear" w:color="auto" w:fill="auto"/>
            <w:noWrap/>
            <w:vAlign w:val="bottom"/>
            <w:hideMark/>
          </w:tcPr>
          <w:p w14:paraId="2C78F4AC"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Not reported</w:t>
            </w:r>
          </w:p>
        </w:tc>
        <w:tc>
          <w:tcPr>
            <w:tcW w:w="1670" w:type="dxa"/>
            <w:tcBorders>
              <w:top w:val="nil"/>
              <w:left w:val="nil"/>
              <w:bottom w:val="single" w:sz="4" w:space="0" w:color="auto"/>
              <w:right w:val="nil"/>
            </w:tcBorders>
            <w:shd w:val="clear" w:color="auto" w:fill="auto"/>
            <w:noWrap/>
            <w:vAlign w:val="bottom"/>
            <w:hideMark/>
          </w:tcPr>
          <w:p w14:paraId="374F350A" w14:textId="6A8DB4DF"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2,191</w:t>
            </w:r>
          </w:p>
        </w:tc>
        <w:tc>
          <w:tcPr>
            <w:tcW w:w="1252" w:type="dxa"/>
            <w:tcBorders>
              <w:top w:val="nil"/>
              <w:left w:val="nil"/>
              <w:bottom w:val="single" w:sz="4" w:space="0" w:color="auto"/>
              <w:right w:val="nil"/>
            </w:tcBorders>
            <w:shd w:val="clear" w:color="auto" w:fill="auto"/>
            <w:noWrap/>
            <w:vAlign w:val="bottom"/>
            <w:hideMark/>
          </w:tcPr>
          <w:p w14:paraId="74B2903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21.4</w:t>
            </w:r>
          </w:p>
        </w:tc>
      </w:tr>
      <w:tr w:rsidR="0076086F" w:rsidRPr="0076086F" w14:paraId="0DB10122" w14:textId="77777777" w:rsidTr="0076086F">
        <w:trPr>
          <w:trHeight w:val="300"/>
        </w:trPr>
        <w:tc>
          <w:tcPr>
            <w:tcW w:w="4900" w:type="dxa"/>
            <w:gridSpan w:val="2"/>
            <w:tcBorders>
              <w:top w:val="nil"/>
              <w:left w:val="nil"/>
              <w:bottom w:val="nil"/>
              <w:right w:val="nil"/>
            </w:tcBorders>
            <w:shd w:val="clear" w:color="000000" w:fill="E7E6E6"/>
            <w:noWrap/>
            <w:vAlign w:val="bottom"/>
            <w:hideMark/>
          </w:tcPr>
          <w:p w14:paraId="6BB37FEE"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Gender</w:t>
            </w:r>
          </w:p>
        </w:tc>
        <w:tc>
          <w:tcPr>
            <w:tcW w:w="1670" w:type="dxa"/>
            <w:tcBorders>
              <w:top w:val="nil"/>
              <w:left w:val="nil"/>
              <w:bottom w:val="nil"/>
              <w:right w:val="nil"/>
            </w:tcBorders>
            <w:shd w:val="clear" w:color="000000" w:fill="E7E6E6"/>
            <w:noWrap/>
            <w:vAlign w:val="bottom"/>
            <w:hideMark/>
          </w:tcPr>
          <w:p w14:paraId="603FBC0E" w14:textId="5960C46C" w:rsidR="0076086F" w:rsidRPr="0076086F" w:rsidRDefault="0076086F" w:rsidP="00D20076">
            <w:pPr>
              <w:spacing w:after="0" w:line="240" w:lineRule="auto"/>
              <w:contextualSpacing/>
              <w:jc w:val="center"/>
              <w:rPr>
                <w:rFonts w:eastAsia="Times New Roman" w:cstheme="minorHAnsi"/>
              </w:rPr>
            </w:pPr>
          </w:p>
        </w:tc>
        <w:tc>
          <w:tcPr>
            <w:tcW w:w="1252" w:type="dxa"/>
            <w:tcBorders>
              <w:top w:val="nil"/>
              <w:left w:val="nil"/>
              <w:bottom w:val="nil"/>
              <w:right w:val="nil"/>
            </w:tcBorders>
            <w:shd w:val="clear" w:color="000000" w:fill="E7E6E6"/>
            <w:noWrap/>
            <w:vAlign w:val="bottom"/>
            <w:hideMark/>
          </w:tcPr>
          <w:p w14:paraId="081E4E5D" w14:textId="705C5546" w:rsidR="0076086F" w:rsidRPr="0076086F" w:rsidRDefault="0076086F" w:rsidP="00D20076">
            <w:pPr>
              <w:spacing w:after="0" w:line="240" w:lineRule="auto"/>
              <w:contextualSpacing/>
              <w:jc w:val="center"/>
              <w:rPr>
                <w:rFonts w:eastAsia="Times New Roman" w:cstheme="minorHAnsi"/>
              </w:rPr>
            </w:pPr>
          </w:p>
        </w:tc>
      </w:tr>
      <w:tr w:rsidR="0076086F" w:rsidRPr="0076086F" w14:paraId="21BB5D36" w14:textId="77777777" w:rsidTr="0076086F">
        <w:trPr>
          <w:trHeight w:val="300"/>
        </w:trPr>
        <w:tc>
          <w:tcPr>
            <w:tcW w:w="340" w:type="dxa"/>
            <w:tcBorders>
              <w:top w:val="nil"/>
              <w:left w:val="nil"/>
              <w:bottom w:val="nil"/>
              <w:right w:val="nil"/>
            </w:tcBorders>
            <w:shd w:val="clear" w:color="auto" w:fill="auto"/>
            <w:noWrap/>
            <w:vAlign w:val="bottom"/>
            <w:hideMark/>
          </w:tcPr>
          <w:p w14:paraId="5A85236E"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40AD2800" w14:textId="404A507C"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Cis</w:t>
            </w:r>
            <w:r w:rsidR="00D20076">
              <w:rPr>
                <w:rFonts w:eastAsia="Times New Roman" w:cstheme="minorHAnsi"/>
                <w:b/>
                <w:bCs/>
              </w:rPr>
              <w:t>gender</w:t>
            </w:r>
            <w:r w:rsidRPr="0076086F">
              <w:rPr>
                <w:rFonts w:eastAsia="Times New Roman" w:cstheme="minorHAnsi"/>
                <w:b/>
                <w:bCs/>
              </w:rPr>
              <w:t xml:space="preserve"> woman</w:t>
            </w:r>
          </w:p>
        </w:tc>
        <w:tc>
          <w:tcPr>
            <w:tcW w:w="1670" w:type="dxa"/>
            <w:tcBorders>
              <w:top w:val="nil"/>
              <w:left w:val="nil"/>
              <w:bottom w:val="nil"/>
              <w:right w:val="nil"/>
            </w:tcBorders>
            <w:shd w:val="clear" w:color="auto" w:fill="auto"/>
            <w:noWrap/>
            <w:vAlign w:val="bottom"/>
            <w:hideMark/>
          </w:tcPr>
          <w:p w14:paraId="4DE45733" w14:textId="3A5C228D"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4,503</w:t>
            </w:r>
          </w:p>
        </w:tc>
        <w:tc>
          <w:tcPr>
            <w:tcW w:w="1252" w:type="dxa"/>
            <w:tcBorders>
              <w:top w:val="nil"/>
              <w:left w:val="nil"/>
              <w:bottom w:val="nil"/>
              <w:right w:val="nil"/>
            </w:tcBorders>
            <w:shd w:val="clear" w:color="auto" w:fill="auto"/>
            <w:noWrap/>
            <w:vAlign w:val="bottom"/>
            <w:hideMark/>
          </w:tcPr>
          <w:p w14:paraId="4BF2192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44.1</w:t>
            </w:r>
          </w:p>
        </w:tc>
      </w:tr>
      <w:tr w:rsidR="0076086F" w:rsidRPr="0076086F" w14:paraId="6FABA1F6" w14:textId="77777777" w:rsidTr="0076086F">
        <w:trPr>
          <w:trHeight w:val="300"/>
        </w:trPr>
        <w:tc>
          <w:tcPr>
            <w:tcW w:w="340" w:type="dxa"/>
            <w:tcBorders>
              <w:top w:val="nil"/>
              <w:left w:val="nil"/>
              <w:bottom w:val="nil"/>
              <w:right w:val="nil"/>
            </w:tcBorders>
            <w:shd w:val="clear" w:color="auto" w:fill="auto"/>
            <w:noWrap/>
            <w:vAlign w:val="bottom"/>
            <w:hideMark/>
          </w:tcPr>
          <w:p w14:paraId="2BF3A002"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3C4E39D4" w14:textId="154C22BC"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Cis</w:t>
            </w:r>
            <w:r w:rsidR="00D20076">
              <w:rPr>
                <w:rFonts w:eastAsia="Times New Roman" w:cstheme="minorHAnsi"/>
                <w:b/>
                <w:bCs/>
              </w:rPr>
              <w:t>gender</w:t>
            </w:r>
            <w:r w:rsidRPr="0076086F">
              <w:rPr>
                <w:rFonts w:eastAsia="Times New Roman" w:cstheme="minorHAnsi"/>
                <w:b/>
                <w:bCs/>
              </w:rPr>
              <w:t xml:space="preserve"> man</w:t>
            </w:r>
          </w:p>
        </w:tc>
        <w:tc>
          <w:tcPr>
            <w:tcW w:w="1670" w:type="dxa"/>
            <w:tcBorders>
              <w:top w:val="nil"/>
              <w:left w:val="nil"/>
              <w:bottom w:val="nil"/>
              <w:right w:val="nil"/>
            </w:tcBorders>
            <w:shd w:val="clear" w:color="auto" w:fill="auto"/>
            <w:noWrap/>
            <w:vAlign w:val="bottom"/>
            <w:hideMark/>
          </w:tcPr>
          <w:p w14:paraId="200D5056" w14:textId="374AF649"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2,864</w:t>
            </w:r>
          </w:p>
        </w:tc>
        <w:tc>
          <w:tcPr>
            <w:tcW w:w="1252" w:type="dxa"/>
            <w:tcBorders>
              <w:top w:val="nil"/>
              <w:left w:val="nil"/>
              <w:bottom w:val="nil"/>
              <w:right w:val="nil"/>
            </w:tcBorders>
            <w:shd w:val="clear" w:color="auto" w:fill="auto"/>
            <w:noWrap/>
            <w:vAlign w:val="bottom"/>
            <w:hideMark/>
          </w:tcPr>
          <w:p w14:paraId="39CFB04F"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28.0</w:t>
            </w:r>
          </w:p>
        </w:tc>
      </w:tr>
      <w:tr w:rsidR="0076086F" w:rsidRPr="0076086F" w14:paraId="53D43430" w14:textId="77777777" w:rsidTr="0076086F">
        <w:trPr>
          <w:trHeight w:val="300"/>
        </w:trPr>
        <w:tc>
          <w:tcPr>
            <w:tcW w:w="340" w:type="dxa"/>
            <w:tcBorders>
              <w:top w:val="nil"/>
              <w:left w:val="nil"/>
              <w:bottom w:val="nil"/>
              <w:right w:val="nil"/>
            </w:tcBorders>
            <w:shd w:val="clear" w:color="auto" w:fill="auto"/>
            <w:noWrap/>
            <w:vAlign w:val="bottom"/>
            <w:hideMark/>
          </w:tcPr>
          <w:p w14:paraId="26713D59"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614B5739"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Non-binary/Gender variant</w:t>
            </w:r>
          </w:p>
        </w:tc>
        <w:tc>
          <w:tcPr>
            <w:tcW w:w="1670" w:type="dxa"/>
            <w:tcBorders>
              <w:top w:val="nil"/>
              <w:left w:val="nil"/>
              <w:bottom w:val="nil"/>
              <w:right w:val="nil"/>
            </w:tcBorders>
            <w:shd w:val="clear" w:color="auto" w:fill="auto"/>
            <w:noWrap/>
            <w:vAlign w:val="bottom"/>
            <w:hideMark/>
          </w:tcPr>
          <w:p w14:paraId="225E0205" w14:textId="4725983B"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418</w:t>
            </w:r>
          </w:p>
        </w:tc>
        <w:tc>
          <w:tcPr>
            <w:tcW w:w="1252" w:type="dxa"/>
            <w:tcBorders>
              <w:top w:val="nil"/>
              <w:left w:val="nil"/>
              <w:bottom w:val="nil"/>
              <w:right w:val="nil"/>
            </w:tcBorders>
            <w:shd w:val="clear" w:color="auto" w:fill="auto"/>
            <w:noWrap/>
            <w:vAlign w:val="bottom"/>
            <w:hideMark/>
          </w:tcPr>
          <w:p w14:paraId="0B804B4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4.1</w:t>
            </w:r>
          </w:p>
        </w:tc>
      </w:tr>
      <w:tr w:rsidR="0076086F" w:rsidRPr="0076086F" w14:paraId="0C87A25B" w14:textId="77777777" w:rsidTr="0076086F">
        <w:trPr>
          <w:trHeight w:val="300"/>
        </w:trPr>
        <w:tc>
          <w:tcPr>
            <w:tcW w:w="340" w:type="dxa"/>
            <w:tcBorders>
              <w:top w:val="nil"/>
              <w:left w:val="nil"/>
              <w:bottom w:val="nil"/>
              <w:right w:val="nil"/>
            </w:tcBorders>
            <w:shd w:val="clear" w:color="auto" w:fill="auto"/>
            <w:noWrap/>
            <w:vAlign w:val="bottom"/>
            <w:hideMark/>
          </w:tcPr>
          <w:p w14:paraId="0EE2F007"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331F072C"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Unsure/prefer not to say</w:t>
            </w:r>
          </w:p>
        </w:tc>
        <w:tc>
          <w:tcPr>
            <w:tcW w:w="1670" w:type="dxa"/>
            <w:tcBorders>
              <w:top w:val="nil"/>
              <w:left w:val="nil"/>
              <w:bottom w:val="nil"/>
              <w:right w:val="nil"/>
            </w:tcBorders>
            <w:shd w:val="clear" w:color="auto" w:fill="auto"/>
            <w:noWrap/>
            <w:vAlign w:val="bottom"/>
            <w:hideMark/>
          </w:tcPr>
          <w:p w14:paraId="4862F987" w14:textId="2FC7366E"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191</w:t>
            </w:r>
          </w:p>
        </w:tc>
        <w:tc>
          <w:tcPr>
            <w:tcW w:w="1252" w:type="dxa"/>
            <w:tcBorders>
              <w:top w:val="nil"/>
              <w:left w:val="nil"/>
              <w:bottom w:val="nil"/>
              <w:right w:val="nil"/>
            </w:tcBorders>
            <w:shd w:val="clear" w:color="auto" w:fill="auto"/>
            <w:noWrap/>
            <w:vAlign w:val="bottom"/>
            <w:hideMark/>
          </w:tcPr>
          <w:p w14:paraId="180B820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1.9</w:t>
            </w:r>
          </w:p>
        </w:tc>
      </w:tr>
      <w:tr w:rsidR="0076086F" w:rsidRPr="0076086F" w14:paraId="23E24F1A" w14:textId="77777777" w:rsidTr="0076086F">
        <w:trPr>
          <w:trHeight w:val="300"/>
        </w:trPr>
        <w:tc>
          <w:tcPr>
            <w:tcW w:w="340" w:type="dxa"/>
            <w:tcBorders>
              <w:top w:val="nil"/>
              <w:left w:val="nil"/>
              <w:bottom w:val="single" w:sz="4" w:space="0" w:color="auto"/>
              <w:right w:val="nil"/>
            </w:tcBorders>
            <w:shd w:val="clear" w:color="auto" w:fill="auto"/>
            <w:noWrap/>
            <w:vAlign w:val="bottom"/>
            <w:hideMark/>
          </w:tcPr>
          <w:p w14:paraId="4A6C3ACD"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c>
          <w:tcPr>
            <w:tcW w:w="4560" w:type="dxa"/>
            <w:tcBorders>
              <w:top w:val="nil"/>
              <w:left w:val="nil"/>
              <w:bottom w:val="single" w:sz="4" w:space="0" w:color="auto"/>
              <w:right w:val="nil"/>
            </w:tcBorders>
            <w:shd w:val="clear" w:color="auto" w:fill="auto"/>
            <w:noWrap/>
            <w:vAlign w:val="bottom"/>
            <w:hideMark/>
          </w:tcPr>
          <w:p w14:paraId="351897BA"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Not reported</w:t>
            </w:r>
          </w:p>
        </w:tc>
        <w:tc>
          <w:tcPr>
            <w:tcW w:w="1670" w:type="dxa"/>
            <w:tcBorders>
              <w:top w:val="nil"/>
              <w:left w:val="nil"/>
              <w:bottom w:val="single" w:sz="4" w:space="0" w:color="auto"/>
              <w:right w:val="nil"/>
            </w:tcBorders>
            <w:shd w:val="clear" w:color="auto" w:fill="auto"/>
            <w:noWrap/>
            <w:vAlign w:val="bottom"/>
            <w:hideMark/>
          </w:tcPr>
          <w:p w14:paraId="0B817877" w14:textId="2F45D652"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2,245</w:t>
            </w:r>
          </w:p>
        </w:tc>
        <w:tc>
          <w:tcPr>
            <w:tcW w:w="1252" w:type="dxa"/>
            <w:tcBorders>
              <w:top w:val="nil"/>
              <w:left w:val="nil"/>
              <w:bottom w:val="single" w:sz="4" w:space="0" w:color="auto"/>
              <w:right w:val="nil"/>
            </w:tcBorders>
            <w:shd w:val="clear" w:color="auto" w:fill="auto"/>
            <w:noWrap/>
            <w:vAlign w:val="bottom"/>
            <w:hideMark/>
          </w:tcPr>
          <w:p w14:paraId="00F7220F"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22.0</w:t>
            </w:r>
          </w:p>
        </w:tc>
      </w:tr>
      <w:tr w:rsidR="0076086F" w:rsidRPr="0076086F" w14:paraId="2497EB2C" w14:textId="77777777" w:rsidTr="0076086F">
        <w:trPr>
          <w:trHeight w:val="300"/>
        </w:trPr>
        <w:tc>
          <w:tcPr>
            <w:tcW w:w="4900" w:type="dxa"/>
            <w:gridSpan w:val="2"/>
            <w:tcBorders>
              <w:top w:val="nil"/>
              <w:left w:val="nil"/>
              <w:bottom w:val="nil"/>
              <w:right w:val="nil"/>
            </w:tcBorders>
            <w:shd w:val="clear" w:color="000000" w:fill="E7E6E6"/>
            <w:noWrap/>
            <w:vAlign w:val="bottom"/>
            <w:hideMark/>
          </w:tcPr>
          <w:p w14:paraId="3C014E05"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Parent level of education</w:t>
            </w:r>
          </w:p>
        </w:tc>
        <w:tc>
          <w:tcPr>
            <w:tcW w:w="1670" w:type="dxa"/>
            <w:tcBorders>
              <w:top w:val="nil"/>
              <w:left w:val="nil"/>
              <w:bottom w:val="nil"/>
              <w:right w:val="nil"/>
            </w:tcBorders>
            <w:shd w:val="clear" w:color="000000" w:fill="E7E6E6"/>
            <w:noWrap/>
            <w:vAlign w:val="bottom"/>
            <w:hideMark/>
          </w:tcPr>
          <w:p w14:paraId="191AF64A" w14:textId="253BC635" w:rsidR="0076086F" w:rsidRPr="0076086F" w:rsidRDefault="0076086F" w:rsidP="00D20076">
            <w:pPr>
              <w:spacing w:after="0" w:line="240" w:lineRule="auto"/>
              <w:contextualSpacing/>
              <w:jc w:val="center"/>
              <w:rPr>
                <w:rFonts w:eastAsia="Times New Roman" w:cstheme="minorHAnsi"/>
              </w:rPr>
            </w:pPr>
          </w:p>
        </w:tc>
        <w:tc>
          <w:tcPr>
            <w:tcW w:w="1252" w:type="dxa"/>
            <w:tcBorders>
              <w:top w:val="nil"/>
              <w:left w:val="nil"/>
              <w:bottom w:val="nil"/>
              <w:right w:val="nil"/>
            </w:tcBorders>
            <w:shd w:val="clear" w:color="000000" w:fill="E7E6E6"/>
            <w:noWrap/>
            <w:vAlign w:val="bottom"/>
            <w:hideMark/>
          </w:tcPr>
          <w:p w14:paraId="3A673639" w14:textId="012F9E7F" w:rsidR="0076086F" w:rsidRPr="0076086F" w:rsidRDefault="0076086F" w:rsidP="00D20076">
            <w:pPr>
              <w:spacing w:after="0" w:line="240" w:lineRule="auto"/>
              <w:contextualSpacing/>
              <w:jc w:val="center"/>
              <w:rPr>
                <w:rFonts w:eastAsia="Times New Roman" w:cstheme="minorHAnsi"/>
              </w:rPr>
            </w:pPr>
          </w:p>
        </w:tc>
      </w:tr>
      <w:tr w:rsidR="0076086F" w:rsidRPr="0076086F" w14:paraId="58C1FFB2" w14:textId="77777777" w:rsidTr="0076086F">
        <w:trPr>
          <w:trHeight w:val="300"/>
        </w:trPr>
        <w:tc>
          <w:tcPr>
            <w:tcW w:w="340" w:type="dxa"/>
            <w:tcBorders>
              <w:top w:val="nil"/>
              <w:left w:val="nil"/>
              <w:bottom w:val="nil"/>
              <w:right w:val="nil"/>
            </w:tcBorders>
            <w:shd w:val="clear" w:color="auto" w:fill="auto"/>
            <w:noWrap/>
            <w:vAlign w:val="bottom"/>
            <w:hideMark/>
          </w:tcPr>
          <w:p w14:paraId="7325AEE1"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7B2DAEA"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Did not complete high school</w:t>
            </w:r>
          </w:p>
        </w:tc>
        <w:tc>
          <w:tcPr>
            <w:tcW w:w="1670" w:type="dxa"/>
            <w:tcBorders>
              <w:top w:val="nil"/>
              <w:left w:val="nil"/>
              <w:bottom w:val="nil"/>
              <w:right w:val="nil"/>
            </w:tcBorders>
            <w:shd w:val="clear" w:color="auto" w:fill="auto"/>
            <w:noWrap/>
            <w:vAlign w:val="bottom"/>
            <w:hideMark/>
          </w:tcPr>
          <w:p w14:paraId="7384E925" w14:textId="2536C189"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1,467</w:t>
            </w:r>
          </w:p>
        </w:tc>
        <w:tc>
          <w:tcPr>
            <w:tcW w:w="1252" w:type="dxa"/>
            <w:tcBorders>
              <w:top w:val="nil"/>
              <w:left w:val="nil"/>
              <w:bottom w:val="nil"/>
              <w:right w:val="nil"/>
            </w:tcBorders>
            <w:shd w:val="clear" w:color="auto" w:fill="auto"/>
            <w:noWrap/>
            <w:vAlign w:val="bottom"/>
            <w:hideMark/>
          </w:tcPr>
          <w:p w14:paraId="4CF11BBD"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14.4</w:t>
            </w:r>
          </w:p>
        </w:tc>
      </w:tr>
      <w:tr w:rsidR="0076086F" w:rsidRPr="0076086F" w14:paraId="450278C4" w14:textId="77777777" w:rsidTr="0076086F">
        <w:trPr>
          <w:trHeight w:val="300"/>
        </w:trPr>
        <w:tc>
          <w:tcPr>
            <w:tcW w:w="340" w:type="dxa"/>
            <w:tcBorders>
              <w:top w:val="nil"/>
              <w:left w:val="nil"/>
              <w:bottom w:val="nil"/>
              <w:right w:val="nil"/>
            </w:tcBorders>
            <w:shd w:val="clear" w:color="auto" w:fill="auto"/>
            <w:noWrap/>
            <w:vAlign w:val="bottom"/>
            <w:hideMark/>
          </w:tcPr>
          <w:p w14:paraId="257B27EE"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0B7AE41"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High school diploma</w:t>
            </w:r>
          </w:p>
        </w:tc>
        <w:tc>
          <w:tcPr>
            <w:tcW w:w="1670" w:type="dxa"/>
            <w:tcBorders>
              <w:top w:val="nil"/>
              <w:left w:val="nil"/>
              <w:bottom w:val="nil"/>
              <w:right w:val="nil"/>
            </w:tcBorders>
            <w:shd w:val="clear" w:color="auto" w:fill="auto"/>
            <w:noWrap/>
            <w:vAlign w:val="bottom"/>
            <w:hideMark/>
          </w:tcPr>
          <w:p w14:paraId="21A4B075" w14:textId="0B71A773"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1,708</w:t>
            </w:r>
          </w:p>
        </w:tc>
        <w:tc>
          <w:tcPr>
            <w:tcW w:w="1252" w:type="dxa"/>
            <w:tcBorders>
              <w:top w:val="nil"/>
              <w:left w:val="nil"/>
              <w:bottom w:val="nil"/>
              <w:right w:val="nil"/>
            </w:tcBorders>
            <w:shd w:val="clear" w:color="auto" w:fill="auto"/>
            <w:noWrap/>
            <w:vAlign w:val="bottom"/>
            <w:hideMark/>
          </w:tcPr>
          <w:p w14:paraId="46123EDD"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16.7</w:t>
            </w:r>
          </w:p>
        </w:tc>
      </w:tr>
      <w:tr w:rsidR="0076086F" w:rsidRPr="0076086F" w14:paraId="332A1D23" w14:textId="77777777" w:rsidTr="0076086F">
        <w:trPr>
          <w:trHeight w:val="300"/>
        </w:trPr>
        <w:tc>
          <w:tcPr>
            <w:tcW w:w="340" w:type="dxa"/>
            <w:tcBorders>
              <w:top w:val="nil"/>
              <w:left w:val="nil"/>
              <w:bottom w:val="nil"/>
              <w:right w:val="nil"/>
            </w:tcBorders>
            <w:shd w:val="clear" w:color="auto" w:fill="auto"/>
            <w:noWrap/>
            <w:vAlign w:val="bottom"/>
            <w:hideMark/>
          </w:tcPr>
          <w:p w14:paraId="0ADFDC82"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491B30E1"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Some college, no college degree</w:t>
            </w:r>
          </w:p>
        </w:tc>
        <w:tc>
          <w:tcPr>
            <w:tcW w:w="1670" w:type="dxa"/>
            <w:tcBorders>
              <w:top w:val="nil"/>
              <w:left w:val="nil"/>
              <w:bottom w:val="nil"/>
              <w:right w:val="nil"/>
            </w:tcBorders>
            <w:shd w:val="clear" w:color="auto" w:fill="auto"/>
            <w:noWrap/>
            <w:vAlign w:val="bottom"/>
            <w:hideMark/>
          </w:tcPr>
          <w:p w14:paraId="332F16C8" w14:textId="65D1CBF2"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1,023</w:t>
            </w:r>
          </w:p>
        </w:tc>
        <w:tc>
          <w:tcPr>
            <w:tcW w:w="1252" w:type="dxa"/>
            <w:tcBorders>
              <w:top w:val="nil"/>
              <w:left w:val="nil"/>
              <w:bottom w:val="nil"/>
              <w:right w:val="nil"/>
            </w:tcBorders>
            <w:shd w:val="clear" w:color="auto" w:fill="auto"/>
            <w:noWrap/>
            <w:vAlign w:val="bottom"/>
            <w:hideMark/>
          </w:tcPr>
          <w:p w14:paraId="3089D7D7"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10.0</w:t>
            </w:r>
          </w:p>
        </w:tc>
      </w:tr>
      <w:tr w:rsidR="0076086F" w:rsidRPr="0076086F" w14:paraId="6328F7B7" w14:textId="77777777" w:rsidTr="0076086F">
        <w:trPr>
          <w:trHeight w:val="300"/>
        </w:trPr>
        <w:tc>
          <w:tcPr>
            <w:tcW w:w="340" w:type="dxa"/>
            <w:tcBorders>
              <w:top w:val="nil"/>
              <w:left w:val="nil"/>
              <w:bottom w:val="nil"/>
              <w:right w:val="nil"/>
            </w:tcBorders>
            <w:shd w:val="clear" w:color="auto" w:fill="auto"/>
            <w:noWrap/>
            <w:vAlign w:val="bottom"/>
            <w:hideMark/>
          </w:tcPr>
          <w:p w14:paraId="71AC8CDF"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3A539F5"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Associate degree</w:t>
            </w:r>
          </w:p>
        </w:tc>
        <w:tc>
          <w:tcPr>
            <w:tcW w:w="1670" w:type="dxa"/>
            <w:tcBorders>
              <w:top w:val="nil"/>
              <w:left w:val="nil"/>
              <w:bottom w:val="nil"/>
              <w:right w:val="nil"/>
            </w:tcBorders>
            <w:shd w:val="clear" w:color="auto" w:fill="auto"/>
            <w:noWrap/>
            <w:vAlign w:val="bottom"/>
            <w:hideMark/>
          </w:tcPr>
          <w:p w14:paraId="74AD11B1" w14:textId="116AB854"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474</w:t>
            </w:r>
          </w:p>
        </w:tc>
        <w:tc>
          <w:tcPr>
            <w:tcW w:w="1252" w:type="dxa"/>
            <w:tcBorders>
              <w:top w:val="nil"/>
              <w:left w:val="nil"/>
              <w:bottom w:val="nil"/>
              <w:right w:val="nil"/>
            </w:tcBorders>
            <w:shd w:val="clear" w:color="auto" w:fill="auto"/>
            <w:noWrap/>
            <w:vAlign w:val="bottom"/>
            <w:hideMark/>
          </w:tcPr>
          <w:p w14:paraId="2E8C9B27"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4.6</w:t>
            </w:r>
          </w:p>
        </w:tc>
      </w:tr>
      <w:tr w:rsidR="0076086F" w:rsidRPr="0076086F" w14:paraId="66E2F375" w14:textId="77777777" w:rsidTr="0076086F">
        <w:trPr>
          <w:trHeight w:val="300"/>
        </w:trPr>
        <w:tc>
          <w:tcPr>
            <w:tcW w:w="340" w:type="dxa"/>
            <w:tcBorders>
              <w:top w:val="nil"/>
              <w:left w:val="nil"/>
              <w:bottom w:val="nil"/>
              <w:right w:val="nil"/>
            </w:tcBorders>
            <w:shd w:val="clear" w:color="auto" w:fill="auto"/>
            <w:noWrap/>
            <w:vAlign w:val="bottom"/>
            <w:hideMark/>
          </w:tcPr>
          <w:p w14:paraId="35B40B70"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57278700"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Bachelor's degree</w:t>
            </w:r>
          </w:p>
        </w:tc>
        <w:tc>
          <w:tcPr>
            <w:tcW w:w="1670" w:type="dxa"/>
            <w:tcBorders>
              <w:top w:val="nil"/>
              <w:left w:val="nil"/>
              <w:bottom w:val="nil"/>
              <w:right w:val="nil"/>
            </w:tcBorders>
            <w:shd w:val="clear" w:color="auto" w:fill="auto"/>
            <w:noWrap/>
            <w:vAlign w:val="bottom"/>
            <w:hideMark/>
          </w:tcPr>
          <w:p w14:paraId="2272F780" w14:textId="75A69EBD"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1,394</w:t>
            </w:r>
          </w:p>
        </w:tc>
        <w:tc>
          <w:tcPr>
            <w:tcW w:w="1252" w:type="dxa"/>
            <w:tcBorders>
              <w:top w:val="nil"/>
              <w:left w:val="nil"/>
              <w:bottom w:val="nil"/>
              <w:right w:val="nil"/>
            </w:tcBorders>
            <w:shd w:val="clear" w:color="auto" w:fill="auto"/>
            <w:noWrap/>
            <w:vAlign w:val="bottom"/>
            <w:hideMark/>
          </w:tcPr>
          <w:p w14:paraId="2F8D9D9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13.6</w:t>
            </w:r>
          </w:p>
        </w:tc>
      </w:tr>
      <w:tr w:rsidR="0076086F" w:rsidRPr="0076086F" w14:paraId="7EBA7DE4" w14:textId="77777777" w:rsidTr="0076086F">
        <w:trPr>
          <w:trHeight w:val="300"/>
        </w:trPr>
        <w:tc>
          <w:tcPr>
            <w:tcW w:w="340" w:type="dxa"/>
            <w:tcBorders>
              <w:top w:val="nil"/>
              <w:left w:val="nil"/>
              <w:bottom w:val="nil"/>
              <w:right w:val="nil"/>
            </w:tcBorders>
            <w:shd w:val="clear" w:color="auto" w:fill="auto"/>
            <w:noWrap/>
            <w:vAlign w:val="bottom"/>
            <w:hideMark/>
          </w:tcPr>
          <w:p w14:paraId="2BA2AE4A"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1B051E1C"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 xml:space="preserve">Graduate/professional degree </w:t>
            </w:r>
          </w:p>
        </w:tc>
        <w:tc>
          <w:tcPr>
            <w:tcW w:w="1670" w:type="dxa"/>
            <w:tcBorders>
              <w:top w:val="nil"/>
              <w:left w:val="nil"/>
              <w:bottom w:val="nil"/>
              <w:right w:val="nil"/>
            </w:tcBorders>
            <w:shd w:val="clear" w:color="auto" w:fill="auto"/>
            <w:noWrap/>
            <w:vAlign w:val="bottom"/>
            <w:hideMark/>
          </w:tcPr>
          <w:p w14:paraId="2E60C7C1" w14:textId="61365833"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1,485</w:t>
            </w:r>
          </w:p>
        </w:tc>
        <w:tc>
          <w:tcPr>
            <w:tcW w:w="1252" w:type="dxa"/>
            <w:tcBorders>
              <w:top w:val="nil"/>
              <w:left w:val="nil"/>
              <w:bottom w:val="nil"/>
              <w:right w:val="nil"/>
            </w:tcBorders>
            <w:shd w:val="clear" w:color="auto" w:fill="auto"/>
            <w:noWrap/>
            <w:vAlign w:val="bottom"/>
            <w:hideMark/>
          </w:tcPr>
          <w:p w14:paraId="51DBF7B3"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14.5</w:t>
            </w:r>
          </w:p>
        </w:tc>
      </w:tr>
      <w:tr w:rsidR="0076086F" w:rsidRPr="0076086F" w14:paraId="308FBBC4" w14:textId="77777777" w:rsidTr="0076086F">
        <w:trPr>
          <w:trHeight w:val="300"/>
        </w:trPr>
        <w:tc>
          <w:tcPr>
            <w:tcW w:w="340" w:type="dxa"/>
            <w:tcBorders>
              <w:top w:val="nil"/>
              <w:left w:val="nil"/>
              <w:bottom w:val="nil"/>
              <w:right w:val="nil"/>
            </w:tcBorders>
            <w:shd w:val="clear" w:color="auto" w:fill="auto"/>
            <w:noWrap/>
            <w:vAlign w:val="bottom"/>
            <w:hideMark/>
          </w:tcPr>
          <w:p w14:paraId="537C9B4C"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6E5E9C08"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Don't know</w:t>
            </w:r>
          </w:p>
        </w:tc>
        <w:tc>
          <w:tcPr>
            <w:tcW w:w="1670" w:type="dxa"/>
            <w:tcBorders>
              <w:top w:val="nil"/>
              <w:left w:val="nil"/>
              <w:bottom w:val="nil"/>
              <w:right w:val="nil"/>
            </w:tcBorders>
            <w:shd w:val="clear" w:color="auto" w:fill="auto"/>
            <w:noWrap/>
            <w:vAlign w:val="bottom"/>
            <w:hideMark/>
          </w:tcPr>
          <w:p w14:paraId="3E94CE8D" w14:textId="17AFDCA4"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447</w:t>
            </w:r>
          </w:p>
        </w:tc>
        <w:tc>
          <w:tcPr>
            <w:tcW w:w="1252" w:type="dxa"/>
            <w:tcBorders>
              <w:top w:val="nil"/>
              <w:left w:val="nil"/>
              <w:bottom w:val="nil"/>
              <w:right w:val="nil"/>
            </w:tcBorders>
            <w:shd w:val="clear" w:color="auto" w:fill="auto"/>
            <w:noWrap/>
            <w:vAlign w:val="bottom"/>
            <w:hideMark/>
          </w:tcPr>
          <w:p w14:paraId="6DC4C392"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4.4</w:t>
            </w:r>
          </w:p>
        </w:tc>
      </w:tr>
      <w:tr w:rsidR="0076086F" w:rsidRPr="0076086F" w14:paraId="2DE5E59E" w14:textId="77777777" w:rsidTr="0076086F">
        <w:trPr>
          <w:trHeight w:val="87"/>
        </w:trPr>
        <w:tc>
          <w:tcPr>
            <w:tcW w:w="340" w:type="dxa"/>
            <w:tcBorders>
              <w:top w:val="nil"/>
              <w:left w:val="nil"/>
              <w:bottom w:val="single" w:sz="4" w:space="0" w:color="auto"/>
              <w:right w:val="nil"/>
            </w:tcBorders>
            <w:shd w:val="clear" w:color="auto" w:fill="auto"/>
            <w:noWrap/>
            <w:vAlign w:val="bottom"/>
            <w:hideMark/>
          </w:tcPr>
          <w:p w14:paraId="15230E45"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c>
          <w:tcPr>
            <w:tcW w:w="4560" w:type="dxa"/>
            <w:tcBorders>
              <w:top w:val="nil"/>
              <w:left w:val="nil"/>
              <w:bottom w:val="single" w:sz="4" w:space="0" w:color="auto"/>
              <w:right w:val="nil"/>
            </w:tcBorders>
            <w:shd w:val="clear" w:color="auto" w:fill="auto"/>
            <w:noWrap/>
            <w:vAlign w:val="bottom"/>
            <w:hideMark/>
          </w:tcPr>
          <w:p w14:paraId="7CE72C27"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Not reported</w:t>
            </w:r>
          </w:p>
        </w:tc>
        <w:tc>
          <w:tcPr>
            <w:tcW w:w="1670" w:type="dxa"/>
            <w:tcBorders>
              <w:top w:val="nil"/>
              <w:left w:val="nil"/>
              <w:bottom w:val="single" w:sz="4" w:space="0" w:color="auto"/>
              <w:right w:val="nil"/>
            </w:tcBorders>
            <w:shd w:val="clear" w:color="auto" w:fill="auto"/>
            <w:noWrap/>
            <w:vAlign w:val="bottom"/>
            <w:hideMark/>
          </w:tcPr>
          <w:p w14:paraId="4B95D21F" w14:textId="14BA19B5"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2,223</w:t>
            </w:r>
          </w:p>
        </w:tc>
        <w:tc>
          <w:tcPr>
            <w:tcW w:w="1252" w:type="dxa"/>
            <w:tcBorders>
              <w:top w:val="nil"/>
              <w:left w:val="nil"/>
              <w:bottom w:val="single" w:sz="4" w:space="0" w:color="auto"/>
              <w:right w:val="nil"/>
            </w:tcBorders>
            <w:shd w:val="clear" w:color="auto" w:fill="auto"/>
            <w:noWrap/>
            <w:vAlign w:val="bottom"/>
            <w:hideMark/>
          </w:tcPr>
          <w:p w14:paraId="4DAAD623"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21.8</w:t>
            </w:r>
          </w:p>
        </w:tc>
      </w:tr>
    </w:tbl>
    <w:p w14:paraId="019CE6D7" w14:textId="6E89982C" w:rsidR="00634EFC" w:rsidRDefault="00910569" w:rsidP="00006009">
      <w:pPr>
        <w:spacing w:after="240" w:line="240" w:lineRule="auto"/>
      </w:pPr>
      <w:r w:rsidRPr="00F860ED">
        <w:rPr>
          <w:i/>
          <w:sz w:val="20"/>
          <w:szCs w:val="20"/>
        </w:rPr>
        <w:t>Note.</w:t>
      </w:r>
      <w:r w:rsidRPr="00F860ED">
        <w:rPr>
          <w:sz w:val="20"/>
          <w:szCs w:val="20"/>
        </w:rPr>
        <w:t xml:space="preserve"> </w:t>
      </w:r>
      <w:r w:rsidR="00C935D2" w:rsidRPr="00F860ED">
        <w:rPr>
          <w:sz w:val="20"/>
          <w:szCs w:val="20"/>
        </w:rPr>
        <w:t>The survey sample</w:t>
      </w:r>
      <w:r w:rsidR="00784778">
        <w:rPr>
          <w:sz w:val="20"/>
          <w:szCs w:val="20"/>
        </w:rPr>
        <w:t xml:space="preserve"> is</w:t>
      </w:r>
      <w:r w:rsidR="00C935D2" w:rsidRPr="00F860ED">
        <w:rPr>
          <w:sz w:val="20"/>
          <w:szCs w:val="20"/>
        </w:rPr>
        <w:t xml:space="preserve"> overrepresent</w:t>
      </w:r>
      <w:r w:rsidR="00784778">
        <w:rPr>
          <w:sz w:val="20"/>
          <w:szCs w:val="20"/>
        </w:rPr>
        <w:t>ed in</w:t>
      </w:r>
      <w:r w:rsidR="00C935D2" w:rsidRPr="00F860ED">
        <w:rPr>
          <w:sz w:val="20"/>
          <w:szCs w:val="20"/>
        </w:rPr>
        <w:t xml:space="preserve"> </w:t>
      </w:r>
      <w:r w:rsidR="00C935D2" w:rsidRPr="00F860ED">
        <w:rPr>
          <w:rFonts w:ascii="Calibri" w:eastAsia="Times New Roman" w:hAnsi="Calibri" w:cs="Calibri"/>
          <w:sz w:val="20"/>
          <w:szCs w:val="20"/>
        </w:rPr>
        <w:t xml:space="preserve">American Indian/Alaskan Native/Pacific Islander and Black/African American students by </w:t>
      </w:r>
      <w:r w:rsidR="00784778">
        <w:rPr>
          <w:rFonts w:ascii="Calibri" w:eastAsia="Times New Roman" w:hAnsi="Calibri" w:cs="Calibri"/>
          <w:sz w:val="20"/>
          <w:szCs w:val="20"/>
        </w:rPr>
        <w:t xml:space="preserve">about </w:t>
      </w:r>
      <w:r w:rsidR="00C935D2" w:rsidRPr="00F860ED">
        <w:rPr>
          <w:rFonts w:ascii="Calibri" w:eastAsia="Times New Roman" w:hAnsi="Calibri" w:cs="Calibri"/>
          <w:sz w:val="20"/>
          <w:szCs w:val="20"/>
        </w:rPr>
        <w:t>2 percentage points and Asian students by 5 percentage points</w:t>
      </w:r>
      <w:r w:rsidR="00784778">
        <w:rPr>
          <w:rFonts w:ascii="Calibri" w:eastAsia="Times New Roman" w:hAnsi="Calibri" w:cs="Calibri"/>
          <w:sz w:val="20"/>
          <w:szCs w:val="20"/>
        </w:rPr>
        <w:t>,</w:t>
      </w:r>
      <w:r w:rsidR="00C935D2" w:rsidRPr="00F860ED">
        <w:rPr>
          <w:rFonts w:ascii="Calibri" w:eastAsia="Times New Roman" w:hAnsi="Calibri" w:cs="Calibri"/>
          <w:sz w:val="20"/>
          <w:szCs w:val="20"/>
        </w:rPr>
        <w:t xml:space="preserve"> while underrepresent</w:t>
      </w:r>
      <w:r w:rsidR="00784778">
        <w:rPr>
          <w:rFonts w:ascii="Calibri" w:eastAsia="Times New Roman" w:hAnsi="Calibri" w:cs="Calibri"/>
          <w:sz w:val="20"/>
          <w:szCs w:val="20"/>
        </w:rPr>
        <w:t>ed in</w:t>
      </w:r>
      <w:r w:rsidR="00C935D2" w:rsidRPr="00F860ED">
        <w:rPr>
          <w:rFonts w:ascii="Calibri" w:eastAsia="Times New Roman" w:hAnsi="Calibri" w:cs="Calibri"/>
          <w:sz w:val="20"/>
          <w:szCs w:val="20"/>
        </w:rPr>
        <w:t xml:space="preserve"> Hispanic/Latinx students by 5 percentage points</w:t>
      </w:r>
      <w:r w:rsidR="00F860ED" w:rsidRPr="00F860ED">
        <w:rPr>
          <w:rFonts w:ascii="Calibri" w:eastAsia="Times New Roman" w:hAnsi="Calibri" w:cs="Calibri"/>
          <w:sz w:val="20"/>
          <w:szCs w:val="20"/>
        </w:rPr>
        <w:t xml:space="preserve"> compared to the </w:t>
      </w:r>
      <w:r w:rsidR="00634EFC">
        <w:rPr>
          <w:rFonts w:ascii="Calibri" w:eastAsia="Times New Roman" w:hAnsi="Calibri" w:cs="Calibri"/>
          <w:sz w:val="20"/>
          <w:szCs w:val="20"/>
        </w:rPr>
        <w:t xml:space="preserve">statistics provided by the California Department of Education’s DataQuest for the </w:t>
      </w:r>
      <w:r w:rsidR="00F860ED" w:rsidRPr="00F860ED">
        <w:rPr>
          <w:rFonts w:ascii="Calibri" w:eastAsia="Times New Roman" w:hAnsi="Calibri" w:cs="Calibri"/>
          <w:sz w:val="20"/>
          <w:szCs w:val="20"/>
        </w:rPr>
        <w:t>full cohort of 12</w:t>
      </w:r>
      <w:r w:rsidR="00F860ED" w:rsidRPr="00F860ED">
        <w:rPr>
          <w:rFonts w:ascii="Calibri" w:eastAsia="Times New Roman" w:hAnsi="Calibri" w:cs="Calibri"/>
          <w:sz w:val="20"/>
          <w:szCs w:val="20"/>
          <w:vertAlign w:val="superscript"/>
        </w:rPr>
        <w:t>th</w:t>
      </w:r>
      <w:r w:rsidR="00F860ED" w:rsidRPr="00F860ED">
        <w:rPr>
          <w:rFonts w:ascii="Calibri" w:eastAsia="Times New Roman" w:hAnsi="Calibri" w:cs="Calibri"/>
          <w:sz w:val="20"/>
          <w:szCs w:val="20"/>
        </w:rPr>
        <w:t xml:space="preserve"> graders attending public high schools in California in 2023. </w:t>
      </w:r>
      <w:r w:rsidR="00634EFC">
        <w:rPr>
          <w:rFonts w:ascii="Calibri" w:eastAsia="Times New Roman" w:hAnsi="Calibri" w:cs="Calibri"/>
          <w:sz w:val="20"/>
          <w:szCs w:val="20"/>
        </w:rPr>
        <w:t xml:space="preserve">Gender identity data for the survey sample includes different categories than </w:t>
      </w:r>
      <w:r w:rsidR="00784778">
        <w:rPr>
          <w:rFonts w:ascii="Calibri" w:eastAsia="Times New Roman" w:hAnsi="Calibri" w:cs="Calibri"/>
          <w:sz w:val="20"/>
          <w:szCs w:val="20"/>
        </w:rPr>
        <w:t>those</w:t>
      </w:r>
      <w:r w:rsidR="00634EFC">
        <w:rPr>
          <w:rFonts w:ascii="Calibri" w:eastAsia="Times New Roman" w:hAnsi="Calibri" w:cs="Calibri"/>
          <w:sz w:val="20"/>
          <w:szCs w:val="20"/>
        </w:rPr>
        <w:t xml:space="preserve"> available through the California Department of Education’s DataQuest, which reports that 48 percent of public high school 12</w:t>
      </w:r>
      <w:r w:rsidR="00634EFC" w:rsidRPr="00634EFC">
        <w:rPr>
          <w:rFonts w:ascii="Calibri" w:eastAsia="Times New Roman" w:hAnsi="Calibri" w:cs="Calibri"/>
          <w:sz w:val="20"/>
          <w:szCs w:val="20"/>
          <w:vertAlign w:val="superscript"/>
        </w:rPr>
        <w:t>th</w:t>
      </w:r>
      <w:r w:rsidR="00634EFC">
        <w:rPr>
          <w:rFonts w:ascii="Calibri" w:eastAsia="Times New Roman" w:hAnsi="Calibri" w:cs="Calibri"/>
          <w:sz w:val="20"/>
          <w:szCs w:val="20"/>
        </w:rPr>
        <w:t xml:space="preserve"> graders were female, 51.5 percent were male, and less than a half of one percent were non-binary in 2023.</w:t>
      </w:r>
    </w:p>
    <w:p w14:paraId="03524813" w14:textId="7072DD33" w:rsidR="00D04B50" w:rsidRPr="00DB5466" w:rsidRDefault="00910569" w:rsidP="00DB5466">
      <w:pPr>
        <w:pStyle w:val="PACESubhead1"/>
      </w:pPr>
      <w:r>
        <w:lastRenderedPageBreak/>
        <w:t>High School Experience</w:t>
      </w:r>
    </w:p>
    <w:p w14:paraId="06A3B428" w14:textId="78723AE3" w:rsidR="00D04B50" w:rsidRDefault="00910569" w:rsidP="00716A24">
      <w:pPr>
        <w:pStyle w:val="PACEBody"/>
      </w:pPr>
      <w:r w:rsidRPr="00910569">
        <w:rPr>
          <w:lang w:val="en"/>
        </w:rPr>
        <w:t xml:space="preserve">College-going is inherently shaped by the experiences one has while in high school. Schools play an important role in socializing students’ perception of college and future educational attainment (Lynn et al., 2010; </w:t>
      </w:r>
      <w:proofErr w:type="spellStart"/>
      <w:r w:rsidRPr="00910569">
        <w:rPr>
          <w:lang w:val="en"/>
        </w:rPr>
        <w:t>Uwah</w:t>
      </w:r>
      <w:proofErr w:type="spellEnd"/>
      <w:r w:rsidRPr="00910569">
        <w:rPr>
          <w:lang w:val="en"/>
        </w:rPr>
        <w:t xml:space="preserve"> et al., 2008). Key to this is students’ sense of belonging, or how connected students feel to their school or academic community, which is strongly associated with motivation and achievement (Gillen-</w:t>
      </w:r>
      <w:proofErr w:type="spellStart"/>
      <w:r w:rsidRPr="00910569">
        <w:rPr>
          <w:lang w:val="en"/>
        </w:rPr>
        <w:t>O’Neel</w:t>
      </w:r>
      <w:proofErr w:type="spellEnd"/>
      <w:r w:rsidRPr="00910569">
        <w:rPr>
          <w:lang w:val="en"/>
        </w:rPr>
        <w:t xml:space="preserve"> &amp; </w:t>
      </w:r>
      <w:proofErr w:type="spellStart"/>
      <w:r w:rsidRPr="00910569">
        <w:rPr>
          <w:lang w:val="en"/>
        </w:rPr>
        <w:t>Fuligni</w:t>
      </w:r>
      <w:proofErr w:type="spellEnd"/>
      <w:r w:rsidRPr="00910569">
        <w:rPr>
          <w:lang w:val="en"/>
        </w:rPr>
        <w:t xml:space="preserve">, 2013; Kurlaender et al., 2018; Osterman, 2000; Walton &amp; Cohen, 2007, 2011). Additionally, demographic characteristics, including gender, sexual orientation, and race/ethnicity, also influence students’ social experience, which can impact their sense of belonging in schools (Allen et al., 2018; Graham et al., 2022; </w:t>
      </w:r>
      <w:proofErr w:type="spellStart"/>
      <w:r w:rsidRPr="00910569">
        <w:rPr>
          <w:lang w:val="en"/>
        </w:rPr>
        <w:t>Kosciw</w:t>
      </w:r>
      <w:proofErr w:type="spellEnd"/>
      <w:r w:rsidRPr="00910569">
        <w:rPr>
          <w:lang w:val="en"/>
        </w:rPr>
        <w:t xml:space="preserve"> et al., 2022).</w:t>
      </w:r>
      <w:r w:rsidRPr="00910569">
        <w:rPr>
          <w:vertAlign w:val="superscript"/>
          <w:lang w:val="en"/>
        </w:rPr>
        <w:footnoteReference w:id="4"/>
      </w:r>
      <w:r w:rsidRPr="00910569">
        <w:rPr>
          <w:lang w:val="en"/>
        </w:rPr>
        <w:t xml:space="preserve"> Additional evidence suggests that students whose parents have higher levels of educational attainment may experience a stronger sense of belonging, leading to increased academic motivation (</w:t>
      </w:r>
      <w:proofErr w:type="spellStart"/>
      <w:r w:rsidRPr="00910569">
        <w:rPr>
          <w:lang w:val="en"/>
        </w:rPr>
        <w:t>Ruedas-Gracia</w:t>
      </w:r>
      <w:proofErr w:type="spellEnd"/>
      <w:r w:rsidRPr="00910569">
        <w:rPr>
          <w:lang w:val="en"/>
        </w:rPr>
        <w:t xml:space="preserve"> et al., 2020). We asked students to reflect on their high school experience as they neared the end of their senior year. Students considered both their academic and social experiences throughout their high school tenure.</w:t>
      </w:r>
    </w:p>
    <w:p w14:paraId="1C685000" w14:textId="7B739D18" w:rsidR="00910569" w:rsidRPr="00910569" w:rsidRDefault="00910569" w:rsidP="00910569">
      <w:pPr>
        <w:pStyle w:val="PACESubhead2"/>
        <w:rPr>
          <w:i/>
          <w:lang w:val="en"/>
        </w:rPr>
      </w:pPr>
      <w:r w:rsidRPr="00910569">
        <w:rPr>
          <w:lang w:val="en"/>
        </w:rPr>
        <w:t>Although nearly 85</w:t>
      </w:r>
      <w:r w:rsidR="00A44C53">
        <w:rPr>
          <w:lang w:val="en"/>
        </w:rPr>
        <w:t xml:space="preserve"> percent</w:t>
      </w:r>
      <w:r w:rsidRPr="00910569">
        <w:rPr>
          <w:lang w:val="en"/>
        </w:rPr>
        <w:t xml:space="preserve"> of recent California high school graduates had a positive academic experience, this experience differed across student groups.</w:t>
      </w:r>
    </w:p>
    <w:p w14:paraId="5D73E8E5" w14:textId="76631FE1" w:rsidR="008E692A" w:rsidRPr="008E692A" w:rsidRDefault="008E692A" w:rsidP="008E692A">
      <w:pPr>
        <w:pStyle w:val="PACEBody"/>
        <w:rPr>
          <w:lang w:val="en"/>
        </w:rPr>
      </w:pPr>
      <w:r w:rsidRPr="008E692A">
        <w:rPr>
          <w:lang w:val="en"/>
        </w:rPr>
        <w:t>Across our sample, a majority of respondents (84.</w:t>
      </w:r>
      <w:del w:id="9" w:author="Baiyu Zhou" w:date="2023-11-09T14:42:00Z">
        <w:r w:rsidRPr="008E692A" w:rsidDel="00F17131">
          <w:rPr>
            <w:lang w:val="en"/>
          </w:rPr>
          <w:delText>5</w:delText>
        </w:r>
        <w:r w:rsidR="00A44C53" w:rsidDel="00F17131">
          <w:rPr>
            <w:lang w:val="en"/>
          </w:rPr>
          <w:delText xml:space="preserve"> </w:delText>
        </w:r>
      </w:del>
      <w:ins w:id="10" w:author="Baiyu Zhou" w:date="2023-11-09T14:42:00Z">
        <w:r w:rsidR="00F17131">
          <w:rPr>
            <w:lang w:val="en"/>
          </w:rPr>
          <w:t>4</w:t>
        </w:r>
        <w:r w:rsidR="00F17131">
          <w:rPr>
            <w:lang w:val="en"/>
          </w:rPr>
          <w:t xml:space="preserve"> </w:t>
        </w:r>
      </w:ins>
      <w:r w:rsidR="00A44C53">
        <w:rPr>
          <w:lang w:val="en"/>
        </w:rPr>
        <w:t>percent</w:t>
      </w:r>
      <w:r w:rsidRPr="008E692A">
        <w:rPr>
          <w:lang w:val="en"/>
        </w:rPr>
        <w:t xml:space="preserve">) rated their academic experience in high school as </w:t>
      </w:r>
      <w:r w:rsidRPr="008E692A">
        <w:rPr>
          <w:i/>
          <w:lang w:val="en"/>
        </w:rPr>
        <w:t>good</w:t>
      </w:r>
      <w:r w:rsidRPr="008E692A">
        <w:rPr>
          <w:lang w:val="en"/>
        </w:rPr>
        <w:t xml:space="preserve">, </w:t>
      </w:r>
      <w:r w:rsidRPr="008E692A">
        <w:rPr>
          <w:i/>
          <w:lang w:val="en"/>
        </w:rPr>
        <w:t>very good</w:t>
      </w:r>
      <w:r w:rsidRPr="008E692A">
        <w:rPr>
          <w:lang w:val="en"/>
        </w:rPr>
        <w:t xml:space="preserve">, or </w:t>
      </w:r>
      <w:r w:rsidRPr="008E692A">
        <w:rPr>
          <w:i/>
          <w:lang w:val="en"/>
        </w:rPr>
        <w:t>excellent</w:t>
      </w:r>
      <w:r w:rsidRPr="008E692A">
        <w:rPr>
          <w:lang w:val="en"/>
        </w:rPr>
        <w:t xml:space="preserve">, with </w:t>
      </w:r>
      <w:r w:rsidR="00E80AA3">
        <w:rPr>
          <w:lang w:val="en"/>
        </w:rPr>
        <w:t>24.</w:t>
      </w:r>
      <w:del w:id="11" w:author="Baiyu Zhou" w:date="2023-11-09T14:43:00Z">
        <w:r w:rsidR="00E80AA3" w:rsidDel="00F17131">
          <w:rPr>
            <w:lang w:val="en"/>
          </w:rPr>
          <w:delText xml:space="preserve">8 </w:delText>
        </w:r>
      </w:del>
      <w:ins w:id="12" w:author="Baiyu Zhou" w:date="2023-11-09T14:43:00Z">
        <w:r w:rsidR="00F17131">
          <w:rPr>
            <w:lang w:val="en"/>
          </w:rPr>
          <w:t>6</w:t>
        </w:r>
        <w:r w:rsidR="00F17131">
          <w:rPr>
            <w:lang w:val="en"/>
          </w:rPr>
          <w:t xml:space="preserve"> </w:t>
        </w:r>
      </w:ins>
      <w:r w:rsidR="00A44C53">
        <w:rPr>
          <w:lang w:val="en"/>
        </w:rPr>
        <w:t>percent</w:t>
      </w:r>
      <w:r w:rsidRPr="008E692A">
        <w:rPr>
          <w:lang w:val="en"/>
        </w:rPr>
        <w:t xml:space="preserve"> rating the experience as </w:t>
      </w:r>
      <w:r w:rsidRPr="008E692A">
        <w:rPr>
          <w:i/>
          <w:lang w:val="en"/>
        </w:rPr>
        <w:t xml:space="preserve">excellent </w:t>
      </w:r>
      <w:r w:rsidRPr="008E692A">
        <w:rPr>
          <w:lang w:val="en"/>
        </w:rPr>
        <w:t xml:space="preserve">(see Figure 1). This suggests that, for the most part, respondents had a positive academic experience in high school; however, clear differences emerged across demographic characteristics. For example, we find that American Indian/Native American, Black, and Latinx students were less likely to answer </w:t>
      </w:r>
      <w:r w:rsidRPr="008E692A">
        <w:rPr>
          <w:i/>
          <w:lang w:val="en"/>
        </w:rPr>
        <w:t>good</w:t>
      </w:r>
      <w:r w:rsidRPr="008E692A">
        <w:rPr>
          <w:lang w:val="en"/>
        </w:rPr>
        <w:t xml:space="preserve"> or above. Additionally, students whose parents had higher education levels were more likely to report positive academic experiences than their counterparts. Importantly, both race/ethnicity and parental education appear to be highly correlated. Additionally, when we classify students into broad gender categories, we find no clear differences related to academic experience.</w:t>
      </w:r>
    </w:p>
    <w:p w14:paraId="0DC52BBA" w14:textId="77777777" w:rsidR="00F860ED" w:rsidRDefault="00F860ED" w:rsidP="008E692A">
      <w:pPr>
        <w:pStyle w:val="PACEBodyNoIndent"/>
        <w:rPr>
          <w:b/>
        </w:rPr>
      </w:pPr>
    </w:p>
    <w:p w14:paraId="7493435F" w14:textId="77777777" w:rsidR="00F860ED" w:rsidRDefault="00F860ED" w:rsidP="008E692A">
      <w:pPr>
        <w:pStyle w:val="PACEBodyNoIndent"/>
        <w:rPr>
          <w:b/>
        </w:rPr>
      </w:pPr>
    </w:p>
    <w:p w14:paraId="4AE9ECA3" w14:textId="77777777" w:rsidR="00F860ED" w:rsidRDefault="00F860ED" w:rsidP="008E692A">
      <w:pPr>
        <w:pStyle w:val="PACEBodyNoIndent"/>
        <w:rPr>
          <w:b/>
        </w:rPr>
      </w:pPr>
    </w:p>
    <w:p w14:paraId="296629B9" w14:textId="26991945" w:rsidR="008E692A" w:rsidRPr="00473872" w:rsidRDefault="00F17131" w:rsidP="008E692A">
      <w:pPr>
        <w:pStyle w:val="PACEBodyNoIndent"/>
      </w:pPr>
      <w:ins w:id="13" w:author="Baiyu Zhou" w:date="2023-11-09T14:46:00Z">
        <w:r>
          <w:rPr>
            <w:noProof/>
          </w:rPr>
          <w:lastRenderedPageBreak/>
          <w:drawing>
            <wp:anchor distT="0" distB="0" distL="114300" distR="114300" simplePos="0" relativeHeight="251672576" behindDoc="0" locked="0" layoutInCell="1" allowOverlap="1" wp14:anchorId="06F54725" wp14:editId="2C764A6A">
              <wp:simplePos x="0" y="0"/>
              <wp:positionH relativeFrom="column">
                <wp:posOffset>0</wp:posOffset>
              </wp:positionH>
              <wp:positionV relativeFrom="paragraph">
                <wp:posOffset>391160</wp:posOffset>
              </wp:positionV>
              <wp:extent cx="4802505" cy="3611880"/>
              <wp:effectExtent l="0" t="0" r="0" b="0"/>
              <wp:wrapTopAndBottom/>
              <wp:docPr id="801303199" name="Picture 2" descr="A graph of a surve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03199" name="Picture 2" descr="A graph of a survey&#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02505" cy="3611880"/>
                      </a:xfrm>
                      <a:prstGeom prst="rect">
                        <a:avLst/>
                      </a:prstGeom>
                    </pic:spPr>
                  </pic:pic>
                </a:graphicData>
              </a:graphic>
              <wp14:sizeRelH relativeFrom="page">
                <wp14:pctWidth>0</wp14:pctWidth>
              </wp14:sizeRelH>
              <wp14:sizeRelV relativeFrom="page">
                <wp14:pctHeight>0</wp14:pctHeight>
              </wp14:sizeRelV>
            </wp:anchor>
          </w:drawing>
        </w:r>
      </w:ins>
      <w:del w:id="14" w:author="Baiyu Zhou" w:date="2023-11-09T14:44:00Z">
        <w:r w:rsidR="00F860ED" w:rsidDel="00F17131">
          <w:rPr>
            <w:rFonts w:ascii="Courier New" w:eastAsia="Courier New" w:hAnsi="Courier New" w:cs="Courier New"/>
            <w:noProof/>
            <w:sz w:val="16"/>
            <w:szCs w:val="16"/>
          </w:rPr>
          <w:drawing>
            <wp:anchor distT="0" distB="0" distL="114300" distR="114300" simplePos="0" relativeHeight="251658240" behindDoc="0" locked="0" layoutInCell="1" allowOverlap="1" wp14:anchorId="200E3318" wp14:editId="77AEC240">
              <wp:simplePos x="0" y="0"/>
              <wp:positionH relativeFrom="column">
                <wp:posOffset>7620</wp:posOffset>
              </wp:positionH>
              <wp:positionV relativeFrom="paragraph">
                <wp:posOffset>260173</wp:posOffset>
              </wp:positionV>
              <wp:extent cx="4084320" cy="3048000"/>
              <wp:effectExtent l="0" t="0" r="5080" b="0"/>
              <wp:wrapNone/>
              <wp:docPr id="1" name="image11.png" descr="A graph of a survey&#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 name="image11.png" descr="A graph of a survey&#10;&#10;Description automatically generated with medium confidence"/>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4084320" cy="3048000"/>
                      </a:xfrm>
                      <a:prstGeom prst="rect">
                        <a:avLst/>
                      </a:prstGeom>
                      <a:ln/>
                    </pic:spPr>
                  </pic:pic>
                </a:graphicData>
              </a:graphic>
              <wp14:sizeRelH relativeFrom="page">
                <wp14:pctWidth>0</wp14:pctWidth>
              </wp14:sizeRelH>
              <wp14:sizeRelV relativeFrom="page">
                <wp14:pctHeight>0</wp14:pctHeight>
              </wp14:sizeRelV>
            </wp:anchor>
          </w:drawing>
        </w:r>
      </w:del>
      <w:r w:rsidR="008E692A">
        <w:rPr>
          <w:b/>
        </w:rPr>
        <w:t>Figure</w:t>
      </w:r>
      <w:r w:rsidR="008E692A" w:rsidRPr="00473872">
        <w:rPr>
          <w:b/>
        </w:rPr>
        <w:t xml:space="preserve"> 1.</w:t>
      </w:r>
      <w:r w:rsidR="008E692A" w:rsidRPr="00473872">
        <w:t xml:space="preserve"> </w:t>
      </w:r>
      <w:r w:rsidR="008E692A">
        <w:t xml:space="preserve">Academic Experience in High School </w:t>
      </w:r>
    </w:p>
    <w:p w14:paraId="0251FB9E" w14:textId="774ED6F3" w:rsidR="008E692A" w:rsidDel="00F17131" w:rsidRDefault="008E692A" w:rsidP="00910569">
      <w:pPr>
        <w:pStyle w:val="PACESubhead2"/>
        <w:rPr>
          <w:del w:id="15" w:author="Baiyu Zhou" w:date="2023-11-09T14:46:00Z"/>
        </w:rPr>
      </w:pPr>
    </w:p>
    <w:p w14:paraId="78A07516" w14:textId="58F88A83" w:rsidR="008E692A" w:rsidDel="00F17131" w:rsidRDefault="008E692A" w:rsidP="00910569">
      <w:pPr>
        <w:pStyle w:val="PACESubhead2"/>
        <w:rPr>
          <w:del w:id="16" w:author="Baiyu Zhou" w:date="2023-11-09T14:46:00Z"/>
        </w:rPr>
      </w:pPr>
    </w:p>
    <w:p w14:paraId="4F04529C" w14:textId="51E6A05A" w:rsidR="008E692A" w:rsidDel="00F17131" w:rsidRDefault="008E692A" w:rsidP="00910569">
      <w:pPr>
        <w:pStyle w:val="PACESubhead2"/>
        <w:rPr>
          <w:del w:id="17" w:author="Baiyu Zhou" w:date="2023-11-09T14:46:00Z"/>
        </w:rPr>
      </w:pPr>
    </w:p>
    <w:p w14:paraId="3F051C15" w14:textId="17A27198" w:rsidR="008E692A" w:rsidDel="00F17131" w:rsidRDefault="008E692A" w:rsidP="00910569">
      <w:pPr>
        <w:pStyle w:val="PACESubhead2"/>
        <w:rPr>
          <w:del w:id="18" w:author="Baiyu Zhou" w:date="2023-11-09T14:46:00Z"/>
        </w:rPr>
      </w:pPr>
    </w:p>
    <w:p w14:paraId="761B1962" w14:textId="4DEC7FFA" w:rsidR="008E692A" w:rsidDel="00F17131" w:rsidRDefault="008E692A" w:rsidP="00910569">
      <w:pPr>
        <w:pStyle w:val="PACESubhead2"/>
        <w:rPr>
          <w:del w:id="19" w:author="Baiyu Zhou" w:date="2023-11-09T14:46:00Z"/>
        </w:rPr>
      </w:pPr>
    </w:p>
    <w:p w14:paraId="6FF0929F" w14:textId="04F676A9" w:rsidR="008E692A" w:rsidDel="00F17131" w:rsidRDefault="008E692A" w:rsidP="00910569">
      <w:pPr>
        <w:pStyle w:val="PACESubhead2"/>
        <w:rPr>
          <w:del w:id="20" w:author="Baiyu Zhou" w:date="2023-11-09T14:46:00Z"/>
        </w:rPr>
      </w:pPr>
    </w:p>
    <w:p w14:paraId="592FE57A" w14:textId="7E32E6E4" w:rsidR="008E692A" w:rsidDel="00F17131" w:rsidRDefault="008E692A" w:rsidP="00910569">
      <w:pPr>
        <w:pStyle w:val="PACESubhead2"/>
        <w:rPr>
          <w:del w:id="21" w:author="Baiyu Zhou" w:date="2023-11-09T14:46:00Z"/>
        </w:rPr>
      </w:pPr>
    </w:p>
    <w:p w14:paraId="560DF00B" w14:textId="01D0AD32" w:rsidR="008E692A" w:rsidDel="00F17131" w:rsidRDefault="008E692A" w:rsidP="00910569">
      <w:pPr>
        <w:pStyle w:val="PACESubhead2"/>
        <w:rPr>
          <w:del w:id="22" w:author="Baiyu Zhou" w:date="2023-11-09T14:46:00Z"/>
        </w:rPr>
      </w:pPr>
    </w:p>
    <w:p w14:paraId="026F2AC7" w14:textId="3D910E16" w:rsidR="008E692A" w:rsidDel="00F17131" w:rsidRDefault="008E692A" w:rsidP="00910569">
      <w:pPr>
        <w:pStyle w:val="PACESubhead2"/>
        <w:rPr>
          <w:del w:id="23" w:author="Baiyu Zhou" w:date="2023-11-09T14:46:00Z"/>
        </w:rPr>
      </w:pPr>
    </w:p>
    <w:p w14:paraId="1C7C0D09" w14:textId="00D6414F" w:rsidR="008E692A" w:rsidDel="00F17131" w:rsidRDefault="008E692A" w:rsidP="00910569">
      <w:pPr>
        <w:pStyle w:val="PACESubhead2"/>
        <w:rPr>
          <w:del w:id="24" w:author="Baiyu Zhou" w:date="2023-11-09T14:46:00Z"/>
        </w:rPr>
      </w:pPr>
    </w:p>
    <w:p w14:paraId="2AE2C3DF" w14:textId="3694199D" w:rsidR="008E692A" w:rsidDel="00F17131" w:rsidRDefault="008E692A" w:rsidP="00910569">
      <w:pPr>
        <w:pStyle w:val="PACESubhead2"/>
        <w:rPr>
          <w:del w:id="25" w:author="Baiyu Zhou" w:date="2023-11-09T14:46:00Z"/>
        </w:rPr>
      </w:pPr>
    </w:p>
    <w:p w14:paraId="18C224FE" w14:textId="6AA7726D" w:rsidR="00F860ED" w:rsidDel="00F17131" w:rsidRDefault="00F860ED" w:rsidP="00910569">
      <w:pPr>
        <w:pStyle w:val="PACESubhead2"/>
        <w:rPr>
          <w:del w:id="26" w:author="Baiyu Zhou" w:date="2023-11-09T14:46:00Z"/>
        </w:rPr>
      </w:pPr>
    </w:p>
    <w:p w14:paraId="232F682D" w14:textId="34DDB576" w:rsidR="00F860ED" w:rsidDel="00F17131" w:rsidRDefault="00F860ED" w:rsidP="00910569">
      <w:pPr>
        <w:pStyle w:val="PACESubhead2"/>
        <w:rPr>
          <w:del w:id="27" w:author="Baiyu Zhou" w:date="2023-11-09T14:46:00Z"/>
        </w:rPr>
      </w:pPr>
    </w:p>
    <w:p w14:paraId="692AED7D" w14:textId="38873EFE" w:rsidR="008E692A" w:rsidDel="00F17131" w:rsidRDefault="008E692A" w:rsidP="00910569">
      <w:pPr>
        <w:pStyle w:val="PACESubhead2"/>
        <w:rPr>
          <w:del w:id="28" w:author="Baiyu Zhou" w:date="2023-11-09T14:46:00Z"/>
        </w:rPr>
      </w:pPr>
    </w:p>
    <w:p w14:paraId="41A1A224" w14:textId="378868EC" w:rsidR="008E692A" w:rsidDel="00F17131" w:rsidRDefault="008E692A" w:rsidP="00910569">
      <w:pPr>
        <w:pStyle w:val="PACESubhead2"/>
        <w:rPr>
          <w:del w:id="29" w:author="Baiyu Zhou" w:date="2023-11-09T14:46:00Z"/>
        </w:rPr>
      </w:pPr>
    </w:p>
    <w:p w14:paraId="35FD532F" w14:textId="4D4038F0" w:rsidR="0010450D" w:rsidRDefault="008E692A" w:rsidP="0010450D">
      <w:pPr>
        <w:pStyle w:val="PACEBody"/>
        <w:spacing w:line="240" w:lineRule="auto"/>
        <w:ind w:firstLine="0"/>
      </w:pPr>
      <w:r>
        <w:rPr>
          <w:i/>
          <w:sz w:val="20"/>
          <w:szCs w:val="20"/>
        </w:rPr>
        <w:t>Note.</w:t>
      </w:r>
      <w:r>
        <w:rPr>
          <w:sz w:val="20"/>
          <w:szCs w:val="20"/>
        </w:rPr>
        <w:t xml:space="preserve"> Rates depicted in the figure represent 8,</w:t>
      </w:r>
      <w:del w:id="30" w:author="Baiyu Zhou" w:date="2023-11-09T14:43:00Z">
        <w:r w:rsidDel="00F17131">
          <w:rPr>
            <w:sz w:val="20"/>
            <w:szCs w:val="20"/>
          </w:rPr>
          <w:delText xml:space="preserve">030 </w:delText>
        </w:r>
      </w:del>
      <w:ins w:id="31" w:author="Baiyu Zhou" w:date="2023-11-09T14:43:00Z">
        <w:r w:rsidR="00F17131">
          <w:rPr>
            <w:sz w:val="20"/>
            <w:szCs w:val="20"/>
          </w:rPr>
          <w:t>288</w:t>
        </w:r>
        <w:r w:rsidR="00F17131">
          <w:rPr>
            <w:sz w:val="20"/>
            <w:szCs w:val="20"/>
          </w:rPr>
          <w:t xml:space="preserve"> </w:t>
        </w:r>
      </w:ins>
      <w:r>
        <w:rPr>
          <w:sz w:val="20"/>
          <w:szCs w:val="20"/>
        </w:rPr>
        <w:t>survey respondents who answered this question. Racial/ethnic, gender, and parent level of education subgroups also exclude respondents who did not provide a response for the respective demographic question within the survey.</w:t>
      </w:r>
      <w:r w:rsidR="0010450D">
        <w:t xml:space="preserve"> </w:t>
      </w:r>
    </w:p>
    <w:p w14:paraId="488581C0" w14:textId="1C5CC810" w:rsidR="00910569" w:rsidRPr="0010450D" w:rsidRDefault="008E692A" w:rsidP="00910569">
      <w:pPr>
        <w:pStyle w:val="PACESubhead2"/>
        <w:rPr>
          <w:sz w:val="20"/>
          <w:szCs w:val="20"/>
        </w:rPr>
      </w:pPr>
      <w:r w:rsidRPr="008E692A">
        <w:rPr>
          <w:lang w:val="en"/>
        </w:rPr>
        <w:t>Seniors were less likely to view their social experience in high school as positive, with wide variation evident across gender identity.</w:t>
      </w:r>
    </w:p>
    <w:p w14:paraId="44CF77F2" w14:textId="625E3A63" w:rsidR="00910569" w:rsidRDefault="008E692A" w:rsidP="00910569">
      <w:pPr>
        <w:pStyle w:val="PACEBody"/>
        <w:rPr>
          <w:lang w:val="en"/>
        </w:rPr>
      </w:pPr>
      <w:r w:rsidRPr="008E692A">
        <w:rPr>
          <w:lang w:val="en"/>
        </w:rPr>
        <w:t xml:space="preserve">Compared to their academic experience, high school seniors in our sample rated their social experience overall as less positive, with </w:t>
      </w:r>
      <w:r w:rsidR="00E80AA3">
        <w:rPr>
          <w:lang w:val="en"/>
        </w:rPr>
        <w:t>70.4</w:t>
      </w:r>
      <w:r w:rsidR="00A44C53">
        <w:rPr>
          <w:lang w:val="en"/>
        </w:rPr>
        <w:t xml:space="preserve"> percent</w:t>
      </w:r>
      <w:r w:rsidRPr="008E692A">
        <w:rPr>
          <w:lang w:val="en"/>
        </w:rPr>
        <w:t xml:space="preserve"> of respondents rating it as </w:t>
      </w:r>
      <w:r w:rsidR="00E80AA3" w:rsidRPr="00A13B8E">
        <w:rPr>
          <w:i/>
          <w:iCs/>
          <w:lang w:val="en"/>
        </w:rPr>
        <w:t>good</w:t>
      </w:r>
      <w:r w:rsidR="00E80AA3">
        <w:rPr>
          <w:lang w:val="en"/>
        </w:rPr>
        <w:t xml:space="preserve">, </w:t>
      </w:r>
      <w:r w:rsidRPr="008E692A">
        <w:rPr>
          <w:i/>
          <w:lang w:val="en"/>
        </w:rPr>
        <w:t>very good</w:t>
      </w:r>
      <w:r w:rsidR="00E80AA3">
        <w:rPr>
          <w:iCs/>
          <w:lang w:val="en"/>
        </w:rPr>
        <w:t>,</w:t>
      </w:r>
      <w:r w:rsidRPr="008E692A">
        <w:rPr>
          <w:lang w:val="en"/>
        </w:rPr>
        <w:t xml:space="preserve"> or </w:t>
      </w:r>
      <w:r w:rsidRPr="008E692A">
        <w:rPr>
          <w:i/>
          <w:lang w:val="en"/>
        </w:rPr>
        <w:t xml:space="preserve">excellent, </w:t>
      </w:r>
      <w:r w:rsidRPr="008E692A">
        <w:rPr>
          <w:lang w:val="en"/>
        </w:rPr>
        <w:t>and less than 12</w:t>
      </w:r>
      <w:r w:rsidR="00A44C53">
        <w:rPr>
          <w:lang w:val="en"/>
        </w:rPr>
        <w:t xml:space="preserve"> percent</w:t>
      </w:r>
      <w:r w:rsidRPr="008E692A">
        <w:rPr>
          <w:lang w:val="en"/>
        </w:rPr>
        <w:t xml:space="preserve"> </w:t>
      </w:r>
      <w:r w:rsidR="00E80AA3">
        <w:rPr>
          <w:lang w:val="en"/>
        </w:rPr>
        <w:t>selecting</w:t>
      </w:r>
      <w:r w:rsidRPr="008E692A">
        <w:rPr>
          <w:lang w:val="en"/>
        </w:rPr>
        <w:t xml:space="preserve"> </w:t>
      </w:r>
      <w:r w:rsidRPr="008E692A">
        <w:rPr>
          <w:i/>
          <w:lang w:val="en"/>
        </w:rPr>
        <w:t xml:space="preserve">excellent </w:t>
      </w:r>
      <w:r w:rsidRPr="008E692A">
        <w:rPr>
          <w:lang w:val="en"/>
        </w:rPr>
        <w:t xml:space="preserve">(see Figure 2). In terms of gender, a larger proportion of cisgender men rated their social experiences </w:t>
      </w:r>
      <w:r w:rsidR="00BE2B1D">
        <w:rPr>
          <w:lang w:val="en"/>
        </w:rPr>
        <w:t xml:space="preserve">as positive (74.5), </w:t>
      </w:r>
      <w:r w:rsidRPr="008E692A">
        <w:rPr>
          <w:lang w:val="en"/>
        </w:rPr>
        <w:t>higher than any other gender identity. Conversely, gender variant students and those that are unsure or preferred not to answer</w:t>
      </w:r>
      <w:r w:rsidR="00BE2B1D">
        <w:rPr>
          <w:lang w:val="en"/>
        </w:rPr>
        <w:t>,</w:t>
      </w:r>
      <w:r w:rsidRPr="008E692A">
        <w:rPr>
          <w:lang w:val="en"/>
        </w:rPr>
        <w:t xml:space="preserve"> were more likely to report their social experience as </w:t>
      </w:r>
      <w:r w:rsidRPr="008E692A">
        <w:rPr>
          <w:i/>
          <w:lang w:val="en"/>
        </w:rPr>
        <w:t xml:space="preserve">fair </w:t>
      </w:r>
      <w:r w:rsidRPr="008E692A">
        <w:rPr>
          <w:lang w:val="en"/>
        </w:rPr>
        <w:t xml:space="preserve">or </w:t>
      </w:r>
      <w:r w:rsidRPr="008E692A">
        <w:rPr>
          <w:i/>
          <w:lang w:val="en"/>
        </w:rPr>
        <w:t xml:space="preserve">poor </w:t>
      </w:r>
      <w:r w:rsidRPr="008E692A">
        <w:rPr>
          <w:lang w:val="en"/>
        </w:rPr>
        <w:t>compared to cisgender men and women. Further, fewer differences emerged across race/ethnicity and parental education.</w:t>
      </w:r>
    </w:p>
    <w:p w14:paraId="10EE2CAF" w14:textId="77777777" w:rsidR="00F860ED" w:rsidRDefault="00F860ED" w:rsidP="008E692A">
      <w:pPr>
        <w:pStyle w:val="PACEBody"/>
        <w:ind w:firstLine="0"/>
        <w:rPr>
          <w:b/>
        </w:rPr>
      </w:pPr>
    </w:p>
    <w:p w14:paraId="34816D89" w14:textId="77777777" w:rsidR="00F860ED" w:rsidRDefault="00F860ED" w:rsidP="008E692A">
      <w:pPr>
        <w:pStyle w:val="PACEBody"/>
        <w:ind w:firstLine="0"/>
        <w:rPr>
          <w:b/>
        </w:rPr>
      </w:pPr>
    </w:p>
    <w:p w14:paraId="0174EA5F" w14:textId="77777777" w:rsidR="00F860ED" w:rsidRDefault="00F860ED" w:rsidP="008E692A">
      <w:pPr>
        <w:pStyle w:val="PACEBody"/>
        <w:ind w:firstLine="0"/>
        <w:rPr>
          <w:b/>
        </w:rPr>
      </w:pPr>
    </w:p>
    <w:p w14:paraId="7C8AE508" w14:textId="77777777" w:rsidR="00F860ED" w:rsidRDefault="00F860ED" w:rsidP="008E692A">
      <w:pPr>
        <w:pStyle w:val="PACEBody"/>
        <w:ind w:firstLine="0"/>
        <w:rPr>
          <w:b/>
        </w:rPr>
      </w:pPr>
    </w:p>
    <w:p w14:paraId="39775D18" w14:textId="3C8D2163" w:rsidR="00F860ED" w:rsidRDefault="00F860ED" w:rsidP="008E692A">
      <w:pPr>
        <w:pStyle w:val="PACEBody"/>
        <w:ind w:firstLine="0"/>
        <w:rPr>
          <w:b/>
        </w:rPr>
      </w:pPr>
    </w:p>
    <w:p w14:paraId="7F5AD1CB" w14:textId="394BDA71" w:rsidR="00F860ED" w:rsidRDefault="00F860ED" w:rsidP="008E692A">
      <w:pPr>
        <w:pStyle w:val="PACEBody"/>
        <w:ind w:firstLine="0"/>
        <w:rPr>
          <w:b/>
        </w:rPr>
      </w:pPr>
    </w:p>
    <w:p w14:paraId="64DAD331" w14:textId="4CB7D548" w:rsidR="008E692A" w:rsidRDefault="00F31E64" w:rsidP="008E692A">
      <w:pPr>
        <w:pStyle w:val="PACEBody"/>
        <w:ind w:firstLine="0"/>
      </w:pPr>
      <w:ins w:id="32" w:author="Baiyu Zhou" w:date="2023-11-09T14:49:00Z">
        <w:r>
          <w:rPr>
            <w:noProof/>
          </w:rPr>
          <w:drawing>
            <wp:anchor distT="0" distB="0" distL="114300" distR="114300" simplePos="0" relativeHeight="251673600" behindDoc="0" locked="0" layoutInCell="1" allowOverlap="1" wp14:anchorId="5CD63218" wp14:editId="09C1BDBB">
              <wp:simplePos x="0" y="0"/>
              <wp:positionH relativeFrom="column">
                <wp:posOffset>-52291</wp:posOffset>
              </wp:positionH>
              <wp:positionV relativeFrom="paragraph">
                <wp:posOffset>265182</wp:posOffset>
              </wp:positionV>
              <wp:extent cx="5319395" cy="4001135"/>
              <wp:effectExtent l="0" t="0" r="1905" b="0"/>
              <wp:wrapTopAndBottom/>
              <wp:docPr id="2089635115" name="Picture 3" descr="A graph with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35115" name="Picture 3" descr="A graph with different colored bars&#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19395" cy="4001135"/>
                      </a:xfrm>
                      <a:prstGeom prst="rect">
                        <a:avLst/>
                      </a:prstGeom>
                    </pic:spPr>
                  </pic:pic>
                </a:graphicData>
              </a:graphic>
              <wp14:sizeRelH relativeFrom="page">
                <wp14:pctWidth>0</wp14:pctWidth>
              </wp14:sizeRelH>
              <wp14:sizeRelV relativeFrom="page">
                <wp14:pctHeight>0</wp14:pctHeight>
              </wp14:sizeRelV>
            </wp:anchor>
          </w:drawing>
        </w:r>
      </w:ins>
      <w:del w:id="33" w:author="Baiyu Zhou" w:date="2023-11-09T14:48:00Z">
        <w:r w:rsidR="008E692A" w:rsidDel="00F31E64">
          <w:rPr>
            <w:rFonts w:ascii="Courier New" w:eastAsia="Courier New" w:hAnsi="Courier New" w:cs="Courier New"/>
            <w:noProof/>
            <w:sz w:val="16"/>
            <w:szCs w:val="16"/>
          </w:rPr>
          <w:drawing>
            <wp:anchor distT="0" distB="0" distL="114300" distR="114300" simplePos="0" relativeHeight="251659264" behindDoc="0" locked="0" layoutInCell="1" allowOverlap="1" wp14:anchorId="4031C223" wp14:editId="3AC15FF8">
              <wp:simplePos x="0" y="0"/>
              <wp:positionH relativeFrom="column">
                <wp:posOffset>0</wp:posOffset>
              </wp:positionH>
              <wp:positionV relativeFrom="paragraph">
                <wp:posOffset>224790</wp:posOffset>
              </wp:positionV>
              <wp:extent cx="4914900" cy="3596640"/>
              <wp:effectExtent l="0" t="0" r="0" b="0"/>
              <wp:wrapNone/>
              <wp:docPr id="7" name="image3.png" descr="A graph of a survey&#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 name="image3.png" descr="A graph of a survey&#10;&#10;Description automatically generated with medium confidence"/>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4914900" cy="3596640"/>
                      </a:xfrm>
                      <a:prstGeom prst="rect">
                        <a:avLst/>
                      </a:prstGeom>
                      <a:ln/>
                    </pic:spPr>
                  </pic:pic>
                </a:graphicData>
              </a:graphic>
              <wp14:sizeRelH relativeFrom="page">
                <wp14:pctWidth>0</wp14:pctWidth>
              </wp14:sizeRelH>
              <wp14:sizeRelV relativeFrom="page">
                <wp14:pctHeight>0</wp14:pctHeight>
              </wp14:sizeRelV>
            </wp:anchor>
          </w:drawing>
        </w:r>
      </w:del>
      <w:r w:rsidR="008E692A">
        <w:rPr>
          <w:b/>
        </w:rPr>
        <w:t>Figure</w:t>
      </w:r>
      <w:r w:rsidR="008E692A" w:rsidRPr="00473872">
        <w:rPr>
          <w:b/>
        </w:rPr>
        <w:t xml:space="preserve"> </w:t>
      </w:r>
      <w:r w:rsidR="008E692A">
        <w:rPr>
          <w:b/>
        </w:rPr>
        <w:t>2</w:t>
      </w:r>
      <w:r w:rsidR="008E692A" w:rsidRPr="00473872">
        <w:rPr>
          <w:b/>
        </w:rPr>
        <w:t>.</w:t>
      </w:r>
      <w:r w:rsidR="008E692A" w:rsidRPr="00473872">
        <w:t xml:space="preserve"> </w:t>
      </w:r>
      <w:r w:rsidR="008E692A">
        <w:t>Social Experience in High School</w:t>
      </w:r>
    </w:p>
    <w:p w14:paraId="5CAE6F18" w14:textId="797C40EC" w:rsidR="008E692A" w:rsidDel="00F31E64" w:rsidRDefault="008E692A" w:rsidP="008E692A">
      <w:pPr>
        <w:pStyle w:val="PACEBody"/>
        <w:ind w:firstLine="0"/>
        <w:rPr>
          <w:del w:id="34" w:author="Baiyu Zhou" w:date="2023-11-09T14:49:00Z"/>
        </w:rPr>
      </w:pPr>
    </w:p>
    <w:p w14:paraId="785AAEC8" w14:textId="2ED39B77" w:rsidR="008E692A" w:rsidDel="00F31E64" w:rsidRDefault="008E692A" w:rsidP="00910569">
      <w:pPr>
        <w:pStyle w:val="PACESubhead2"/>
        <w:rPr>
          <w:del w:id="35" w:author="Baiyu Zhou" w:date="2023-11-09T14:49:00Z"/>
        </w:rPr>
      </w:pPr>
    </w:p>
    <w:p w14:paraId="1B122466" w14:textId="06FFF648" w:rsidR="008E692A" w:rsidDel="00F31E64" w:rsidRDefault="008E692A" w:rsidP="00910569">
      <w:pPr>
        <w:pStyle w:val="PACESubhead2"/>
        <w:rPr>
          <w:del w:id="36" w:author="Baiyu Zhou" w:date="2023-11-09T14:49:00Z"/>
        </w:rPr>
      </w:pPr>
    </w:p>
    <w:p w14:paraId="216B7634" w14:textId="2497D7AA" w:rsidR="008E692A" w:rsidDel="00F31E64" w:rsidRDefault="008E692A" w:rsidP="00910569">
      <w:pPr>
        <w:pStyle w:val="PACESubhead2"/>
        <w:rPr>
          <w:del w:id="37" w:author="Baiyu Zhou" w:date="2023-11-09T14:49:00Z"/>
        </w:rPr>
      </w:pPr>
    </w:p>
    <w:p w14:paraId="1DD7849E" w14:textId="70394E60" w:rsidR="008E692A" w:rsidDel="00F31E64" w:rsidRDefault="008E692A" w:rsidP="00910569">
      <w:pPr>
        <w:pStyle w:val="PACESubhead2"/>
        <w:rPr>
          <w:del w:id="38" w:author="Baiyu Zhou" w:date="2023-11-09T14:49:00Z"/>
        </w:rPr>
      </w:pPr>
    </w:p>
    <w:p w14:paraId="68CAD372" w14:textId="6180ACDD" w:rsidR="008E692A" w:rsidDel="00F31E64" w:rsidRDefault="008E692A" w:rsidP="00910569">
      <w:pPr>
        <w:pStyle w:val="PACESubhead2"/>
        <w:rPr>
          <w:del w:id="39" w:author="Baiyu Zhou" w:date="2023-11-09T14:49:00Z"/>
        </w:rPr>
      </w:pPr>
    </w:p>
    <w:p w14:paraId="5934C4C0" w14:textId="20747B05" w:rsidR="008E692A" w:rsidDel="00F31E64" w:rsidRDefault="008E692A" w:rsidP="00910569">
      <w:pPr>
        <w:pStyle w:val="PACESubhead2"/>
        <w:rPr>
          <w:del w:id="40" w:author="Baiyu Zhou" w:date="2023-11-09T14:49:00Z"/>
        </w:rPr>
      </w:pPr>
    </w:p>
    <w:p w14:paraId="6168A040" w14:textId="2FA03566" w:rsidR="008E692A" w:rsidDel="00F31E64" w:rsidRDefault="008E692A" w:rsidP="00910569">
      <w:pPr>
        <w:pStyle w:val="PACESubhead2"/>
        <w:rPr>
          <w:del w:id="41" w:author="Baiyu Zhou" w:date="2023-11-09T14:49:00Z"/>
        </w:rPr>
      </w:pPr>
    </w:p>
    <w:p w14:paraId="63900B01" w14:textId="302D67F1" w:rsidR="008E692A" w:rsidDel="00F31E64" w:rsidRDefault="008E692A" w:rsidP="00910569">
      <w:pPr>
        <w:pStyle w:val="PACESubhead2"/>
        <w:rPr>
          <w:del w:id="42" w:author="Baiyu Zhou" w:date="2023-11-09T14:49:00Z"/>
        </w:rPr>
      </w:pPr>
    </w:p>
    <w:p w14:paraId="185B24AA" w14:textId="58F952E1" w:rsidR="008E692A" w:rsidDel="00F31E64" w:rsidRDefault="008E692A" w:rsidP="00910569">
      <w:pPr>
        <w:pStyle w:val="PACESubhead2"/>
        <w:rPr>
          <w:del w:id="43" w:author="Baiyu Zhou" w:date="2023-11-09T14:49:00Z"/>
        </w:rPr>
      </w:pPr>
    </w:p>
    <w:p w14:paraId="6B7A01CA" w14:textId="6FED62C5" w:rsidR="008E692A" w:rsidDel="00F31E64" w:rsidRDefault="008E692A" w:rsidP="00910569">
      <w:pPr>
        <w:pStyle w:val="PACESubhead2"/>
        <w:rPr>
          <w:del w:id="44" w:author="Baiyu Zhou" w:date="2023-11-09T14:49:00Z"/>
        </w:rPr>
      </w:pPr>
    </w:p>
    <w:p w14:paraId="17FAC4C3" w14:textId="00F30207" w:rsidR="008E692A" w:rsidDel="00F31E64" w:rsidRDefault="008E692A" w:rsidP="00910569">
      <w:pPr>
        <w:pStyle w:val="PACESubhead2"/>
        <w:rPr>
          <w:del w:id="45" w:author="Baiyu Zhou" w:date="2023-11-09T14:49:00Z"/>
        </w:rPr>
      </w:pPr>
    </w:p>
    <w:p w14:paraId="67F31291" w14:textId="05A16DBC" w:rsidR="008E692A" w:rsidDel="00F31E64" w:rsidRDefault="008E692A" w:rsidP="00910569">
      <w:pPr>
        <w:pStyle w:val="PACESubhead2"/>
        <w:rPr>
          <w:del w:id="46" w:author="Baiyu Zhou" w:date="2023-11-09T14:49:00Z"/>
        </w:rPr>
      </w:pPr>
    </w:p>
    <w:p w14:paraId="1A8ECB53" w14:textId="1CFB78B4" w:rsidR="008E692A" w:rsidDel="00F31E64" w:rsidRDefault="008E692A" w:rsidP="00910569">
      <w:pPr>
        <w:pStyle w:val="PACESubhead2"/>
        <w:rPr>
          <w:del w:id="47" w:author="Baiyu Zhou" w:date="2023-11-09T14:49:00Z"/>
        </w:rPr>
      </w:pPr>
    </w:p>
    <w:p w14:paraId="6A2D03E2" w14:textId="7652413A" w:rsidR="008E692A" w:rsidDel="00F31E64" w:rsidRDefault="008E692A" w:rsidP="00910569">
      <w:pPr>
        <w:pStyle w:val="PACESubhead2"/>
        <w:rPr>
          <w:del w:id="48" w:author="Baiyu Zhou" w:date="2023-11-09T14:49:00Z"/>
        </w:rPr>
      </w:pPr>
    </w:p>
    <w:p w14:paraId="408E3D77" w14:textId="7A2DAF9E" w:rsidR="008E692A" w:rsidDel="00F31E64" w:rsidRDefault="008E692A" w:rsidP="00910569">
      <w:pPr>
        <w:pStyle w:val="PACESubhead2"/>
        <w:rPr>
          <w:del w:id="49" w:author="Baiyu Zhou" w:date="2023-11-09T14:49:00Z"/>
        </w:rPr>
      </w:pPr>
    </w:p>
    <w:p w14:paraId="429E4799" w14:textId="5F9CFB01" w:rsidR="008E692A" w:rsidDel="00F31E64" w:rsidRDefault="008E692A" w:rsidP="00910569">
      <w:pPr>
        <w:pStyle w:val="PACESubhead2"/>
        <w:rPr>
          <w:del w:id="50" w:author="Baiyu Zhou" w:date="2023-11-09T14:49:00Z"/>
        </w:rPr>
      </w:pPr>
    </w:p>
    <w:p w14:paraId="3B2AB663" w14:textId="2838670D" w:rsidR="008E692A" w:rsidRDefault="008E692A" w:rsidP="008E692A">
      <w:pPr>
        <w:spacing w:after="240" w:line="240" w:lineRule="auto"/>
        <w:rPr>
          <w:sz w:val="20"/>
          <w:szCs w:val="20"/>
        </w:rPr>
      </w:pPr>
      <w:r w:rsidRPr="008E692A">
        <w:rPr>
          <w:i/>
          <w:sz w:val="20"/>
          <w:szCs w:val="20"/>
        </w:rPr>
        <w:t>Note.</w:t>
      </w:r>
      <w:r w:rsidRPr="008E692A">
        <w:rPr>
          <w:sz w:val="20"/>
          <w:szCs w:val="20"/>
        </w:rPr>
        <w:t xml:space="preserve"> Rates</w:t>
      </w:r>
      <w:r>
        <w:rPr>
          <w:sz w:val="20"/>
          <w:szCs w:val="20"/>
        </w:rPr>
        <w:t xml:space="preserve"> depicted in the figure represent 8,</w:t>
      </w:r>
      <w:del w:id="51" w:author="Baiyu Zhou" w:date="2023-11-09T14:48:00Z">
        <w:r w:rsidDel="00F17131">
          <w:rPr>
            <w:sz w:val="20"/>
            <w:szCs w:val="20"/>
          </w:rPr>
          <w:delText xml:space="preserve">022 </w:delText>
        </w:r>
      </w:del>
      <w:ins w:id="52" w:author="Baiyu Zhou" w:date="2023-11-09T14:48:00Z">
        <w:r w:rsidR="00F17131">
          <w:rPr>
            <w:sz w:val="20"/>
            <w:szCs w:val="20"/>
          </w:rPr>
          <w:t>261</w:t>
        </w:r>
        <w:r w:rsidR="00F17131">
          <w:rPr>
            <w:sz w:val="20"/>
            <w:szCs w:val="20"/>
          </w:rPr>
          <w:t xml:space="preserve"> </w:t>
        </w:r>
      </w:ins>
      <w:r>
        <w:rPr>
          <w:sz w:val="20"/>
          <w:szCs w:val="20"/>
        </w:rPr>
        <w:t>survey respondents who answered this question. Racial/ethnic, gender, and parent level of education subgroups also exclude respondents who did not provide a response for the respective demographic question within the survey.</w:t>
      </w:r>
    </w:p>
    <w:p w14:paraId="1A6AA2FB" w14:textId="77777777" w:rsidR="008E692A" w:rsidRPr="008E692A" w:rsidRDefault="008E692A" w:rsidP="008E692A">
      <w:pPr>
        <w:spacing w:after="240" w:line="240" w:lineRule="auto"/>
        <w:rPr>
          <w:b/>
          <w:color w:val="FF0000"/>
          <w:sz w:val="25"/>
          <w:szCs w:val="25"/>
        </w:rPr>
      </w:pPr>
      <w:r w:rsidRPr="008E692A">
        <w:rPr>
          <w:b/>
          <w:color w:val="FF0000"/>
          <w:sz w:val="25"/>
          <w:szCs w:val="25"/>
          <w:highlight w:val="yellow"/>
        </w:rPr>
        <w:t>[Quote Call Out Box]</w:t>
      </w:r>
    </w:p>
    <w:p w14:paraId="07FB2D83" w14:textId="77777777" w:rsidR="008E692A" w:rsidRPr="008E692A" w:rsidRDefault="008E692A" w:rsidP="008E692A">
      <w:pPr>
        <w:spacing w:after="240" w:line="240" w:lineRule="auto"/>
        <w:ind w:left="720" w:right="720"/>
        <w:rPr>
          <w:i/>
          <w:sz w:val="25"/>
          <w:szCs w:val="25"/>
        </w:rPr>
      </w:pPr>
      <w:r w:rsidRPr="008E692A">
        <w:rPr>
          <w:i/>
          <w:sz w:val="25"/>
          <w:szCs w:val="25"/>
        </w:rPr>
        <w:t>“I think the biggest challenges I’ll face would probably be feeling welcomed and being more social. My biggest fear is feeling as if I’m not welcomed due to my ethnicity or the language I speak.”</w:t>
      </w:r>
    </w:p>
    <w:p w14:paraId="5EC3AF77" w14:textId="65154887" w:rsidR="00910569" w:rsidRPr="008E692A" w:rsidRDefault="00B34A6E" w:rsidP="00910569">
      <w:pPr>
        <w:pStyle w:val="PACESubhead2"/>
        <w:rPr>
          <w:lang w:val="en"/>
        </w:rPr>
      </w:pPr>
      <w:r>
        <w:rPr>
          <w:lang w:val="en"/>
        </w:rPr>
        <w:t xml:space="preserve">Although most students did not experience bullying or harassment in their final year of high school, </w:t>
      </w:r>
      <w:r w:rsidR="006E2490">
        <w:rPr>
          <w:lang w:val="en"/>
        </w:rPr>
        <w:t xml:space="preserve">clear </w:t>
      </w:r>
      <w:r>
        <w:rPr>
          <w:lang w:val="en"/>
        </w:rPr>
        <w:t>differences emerged across student subgroups.</w:t>
      </w:r>
    </w:p>
    <w:p w14:paraId="7EABF2C3" w14:textId="2BBE2246" w:rsidR="008E692A" w:rsidRPr="008E692A" w:rsidRDefault="008E692A" w:rsidP="008E692A">
      <w:pPr>
        <w:pStyle w:val="PACEBody"/>
        <w:rPr>
          <w:lang w:val="en"/>
        </w:rPr>
      </w:pPr>
      <w:r w:rsidRPr="008E692A">
        <w:rPr>
          <w:lang w:val="en"/>
        </w:rPr>
        <w:t>A critical aspect of school belonging and students’ overall experience in high school is one’s school environment (</w:t>
      </w:r>
      <w:proofErr w:type="spellStart"/>
      <w:r w:rsidRPr="008E692A">
        <w:rPr>
          <w:lang w:val="en"/>
        </w:rPr>
        <w:t>Slaten</w:t>
      </w:r>
      <w:proofErr w:type="spellEnd"/>
      <w:r w:rsidRPr="008E692A">
        <w:rPr>
          <w:lang w:val="en"/>
        </w:rPr>
        <w:t xml:space="preserve"> et al., 2016), which includes safety. Perceived safety at school is positively associated with belonging (Allen et al., 2018), which lessens if that safety is jeopardized in any way (Whitlock, 2007), such as by bullying or harassment (Renick &amp; Reich, 2021). </w:t>
      </w:r>
    </w:p>
    <w:p w14:paraId="42161F17" w14:textId="4FC0B887" w:rsidR="00F619CD" w:rsidRDefault="008E692A" w:rsidP="00F860ED">
      <w:pPr>
        <w:pStyle w:val="PACEBody"/>
        <w:rPr>
          <w:lang w:val="en"/>
        </w:rPr>
      </w:pPr>
      <w:r w:rsidRPr="008E692A">
        <w:rPr>
          <w:lang w:val="en"/>
        </w:rPr>
        <w:lastRenderedPageBreak/>
        <w:t>Although a majority (76.</w:t>
      </w:r>
      <w:del w:id="53" w:author="Baiyu Zhou" w:date="2023-11-09T14:50:00Z">
        <w:r w:rsidRPr="008E692A" w:rsidDel="00F31E64">
          <w:rPr>
            <w:lang w:val="en"/>
          </w:rPr>
          <w:delText>8</w:delText>
        </w:r>
        <w:r w:rsidR="00A44C53" w:rsidDel="00F31E64">
          <w:rPr>
            <w:lang w:val="en"/>
          </w:rPr>
          <w:delText xml:space="preserve"> </w:delText>
        </w:r>
      </w:del>
      <w:ins w:id="54" w:author="Baiyu Zhou" w:date="2023-11-09T14:50:00Z">
        <w:r w:rsidR="00F31E64">
          <w:rPr>
            <w:lang w:val="en"/>
          </w:rPr>
          <w:t>6</w:t>
        </w:r>
        <w:r w:rsidR="00F31E64">
          <w:rPr>
            <w:lang w:val="en"/>
          </w:rPr>
          <w:t xml:space="preserve"> </w:t>
        </w:r>
      </w:ins>
      <w:r w:rsidR="00A44C53">
        <w:rPr>
          <w:lang w:val="en"/>
        </w:rPr>
        <w:t>percent</w:t>
      </w:r>
      <w:r w:rsidRPr="008E692A">
        <w:rPr>
          <w:lang w:val="en"/>
        </w:rPr>
        <w:t>) of seniors in our survey cited zero instances of bullying or harassment, nearly one-quarter (23.</w:t>
      </w:r>
      <w:del w:id="55" w:author="Baiyu Zhou" w:date="2023-11-09T14:51:00Z">
        <w:r w:rsidRPr="008E692A" w:rsidDel="00F31E64">
          <w:rPr>
            <w:lang w:val="en"/>
          </w:rPr>
          <w:delText>2</w:delText>
        </w:r>
        <w:r w:rsidR="00A44C53" w:rsidDel="00F31E64">
          <w:rPr>
            <w:lang w:val="en"/>
          </w:rPr>
          <w:delText xml:space="preserve"> </w:delText>
        </w:r>
      </w:del>
      <w:ins w:id="56" w:author="Baiyu Zhou" w:date="2023-11-09T14:51:00Z">
        <w:r w:rsidR="00F31E64">
          <w:rPr>
            <w:lang w:val="en"/>
          </w:rPr>
          <w:t>4</w:t>
        </w:r>
        <w:r w:rsidR="00F31E64">
          <w:rPr>
            <w:lang w:val="en"/>
          </w:rPr>
          <w:t xml:space="preserve"> </w:t>
        </w:r>
      </w:ins>
      <w:r w:rsidR="00A44C53">
        <w:rPr>
          <w:lang w:val="en"/>
        </w:rPr>
        <w:t>percent</w:t>
      </w:r>
      <w:r w:rsidRPr="008E692A">
        <w:rPr>
          <w:lang w:val="en"/>
        </w:rPr>
        <w:t>) reported being bullied or harassed at least once in the past year</w:t>
      </w:r>
      <w:r w:rsidR="006E2490">
        <w:rPr>
          <w:lang w:val="en"/>
        </w:rPr>
        <w:t xml:space="preserve"> and </w:t>
      </w:r>
      <w:r w:rsidR="002F3B7E">
        <w:rPr>
          <w:lang w:val="en"/>
        </w:rPr>
        <w:t>about</w:t>
      </w:r>
      <w:r w:rsidR="006E2490">
        <w:rPr>
          <w:lang w:val="en"/>
        </w:rPr>
        <w:t xml:space="preserve"> 1</w:t>
      </w:r>
      <w:r w:rsidR="002F3B7E">
        <w:rPr>
          <w:lang w:val="en"/>
        </w:rPr>
        <w:t>3</w:t>
      </w:r>
      <w:r w:rsidR="00276009">
        <w:rPr>
          <w:lang w:val="en"/>
        </w:rPr>
        <w:t xml:space="preserve"> percent indicat</w:t>
      </w:r>
      <w:r w:rsidR="006E2490">
        <w:rPr>
          <w:lang w:val="en"/>
        </w:rPr>
        <w:t>ed that</w:t>
      </w:r>
      <w:r w:rsidR="00276009">
        <w:rPr>
          <w:lang w:val="en"/>
        </w:rPr>
        <w:t xml:space="preserve"> they experienced repeated bullying or harassment (two instances or more)</w:t>
      </w:r>
      <w:r w:rsidRPr="008E692A">
        <w:rPr>
          <w:lang w:val="en"/>
        </w:rPr>
        <w:t xml:space="preserve"> (see Figure 3).</w:t>
      </w:r>
      <w:r w:rsidR="00BE2B1D" w:rsidRPr="008E692A">
        <w:rPr>
          <w:vertAlign w:val="superscript"/>
          <w:lang w:val="en"/>
        </w:rPr>
        <w:footnoteReference w:id="5"/>
      </w:r>
      <w:r w:rsidR="00BE2B1D" w:rsidRPr="008E692A">
        <w:rPr>
          <w:lang w:val="en"/>
        </w:rPr>
        <w:t xml:space="preserve"> </w:t>
      </w:r>
      <w:r w:rsidRPr="008E692A">
        <w:rPr>
          <w:lang w:val="en"/>
        </w:rPr>
        <w:t>Across demographic characteristics, some groups were also more likely to report experiencing instances of bullying or harassment. For example, we find that almost half of all gender variant students surveyed reported being bullied at least once in the past year</w:t>
      </w:r>
      <w:r w:rsidR="00BE2B1D">
        <w:rPr>
          <w:lang w:val="en"/>
        </w:rPr>
        <w:t xml:space="preserve"> (48.2 percent)</w:t>
      </w:r>
      <w:r w:rsidRPr="008E692A">
        <w:rPr>
          <w:lang w:val="en"/>
        </w:rPr>
        <w:t>, more than any other group in our study. In contrast, cisgender men reported less incidences of bullying overall</w:t>
      </w:r>
      <w:r w:rsidR="00BE2B1D">
        <w:rPr>
          <w:lang w:val="en"/>
        </w:rPr>
        <w:t xml:space="preserve"> (16.5 percent)</w:t>
      </w:r>
      <w:r w:rsidRPr="008E692A">
        <w:rPr>
          <w:lang w:val="en"/>
        </w:rPr>
        <w:t xml:space="preserve">. </w:t>
      </w:r>
      <w:r w:rsidR="00276009">
        <w:rPr>
          <w:lang w:val="en"/>
        </w:rPr>
        <w:t>E</w:t>
      </w:r>
      <w:r w:rsidRPr="008E692A">
        <w:rPr>
          <w:lang w:val="en"/>
        </w:rPr>
        <w:t xml:space="preserve">xperiences with bullying and harassment were also disproportionate across race/ethnicity, </w:t>
      </w:r>
      <w:r w:rsidR="00276009">
        <w:rPr>
          <w:lang w:val="en"/>
        </w:rPr>
        <w:t>as</w:t>
      </w:r>
      <w:r w:rsidR="00276009" w:rsidRPr="008E692A">
        <w:rPr>
          <w:lang w:val="en"/>
        </w:rPr>
        <w:t xml:space="preserve"> </w:t>
      </w:r>
      <w:r w:rsidRPr="008E692A">
        <w:rPr>
          <w:lang w:val="en"/>
        </w:rPr>
        <w:t>higher rates</w:t>
      </w:r>
      <w:r w:rsidR="00B34A6E">
        <w:rPr>
          <w:lang w:val="en"/>
        </w:rPr>
        <w:t xml:space="preserve"> </w:t>
      </w:r>
      <w:r w:rsidR="00276009">
        <w:rPr>
          <w:lang w:val="en"/>
        </w:rPr>
        <w:t xml:space="preserve">were </w:t>
      </w:r>
      <w:r w:rsidR="00B34A6E">
        <w:rPr>
          <w:lang w:val="en"/>
        </w:rPr>
        <w:t>reported</w:t>
      </w:r>
      <w:r w:rsidRPr="008E692A">
        <w:rPr>
          <w:lang w:val="en"/>
        </w:rPr>
        <w:t xml:space="preserve"> for American Indian/Alaskan Native </w:t>
      </w:r>
      <w:r w:rsidR="00BE2B1D">
        <w:rPr>
          <w:lang w:val="en"/>
        </w:rPr>
        <w:t>(32.9 percent)</w:t>
      </w:r>
      <w:r w:rsidR="00B34A6E">
        <w:rPr>
          <w:lang w:val="en"/>
        </w:rPr>
        <w:t>,</w:t>
      </w:r>
      <w:r w:rsidR="00BE2B1D">
        <w:rPr>
          <w:lang w:val="en"/>
        </w:rPr>
        <w:t xml:space="preserve"> </w:t>
      </w:r>
      <w:r w:rsidRPr="008E692A">
        <w:rPr>
          <w:lang w:val="en"/>
        </w:rPr>
        <w:t xml:space="preserve">Filipino </w:t>
      </w:r>
      <w:r w:rsidR="00BE2B1D">
        <w:rPr>
          <w:lang w:val="en"/>
        </w:rPr>
        <w:t>(33.3 percent</w:t>
      </w:r>
      <w:r w:rsidR="00B34A6E">
        <w:rPr>
          <w:lang w:val="en"/>
        </w:rPr>
        <w:t>), and White</w:t>
      </w:r>
      <w:r w:rsidR="00B34A6E" w:rsidRPr="00B34A6E">
        <w:rPr>
          <w:lang w:val="en"/>
        </w:rPr>
        <w:t xml:space="preserve"> </w:t>
      </w:r>
      <w:r w:rsidR="00B34A6E" w:rsidRPr="008E692A">
        <w:rPr>
          <w:lang w:val="en"/>
        </w:rPr>
        <w:t>students</w:t>
      </w:r>
      <w:r w:rsidR="00B34A6E">
        <w:rPr>
          <w:lang w:val="en"/>
        </w:rPr>
        <w:t xml:space="preserve"> (28.2 percent</w:t>
      </w:r>
      <w:r w:rsidR="00BE2B1D">
        <w:rPr>
          <w:lang w:val="en"/>
        </w:rPr>
        <w:t>)</w:t>
      </w:r>
      <w:r w:rsidRPr="008E692A">
        <w:rPr>
          <w:lang w:val="en"/>
        </w:rPr>
        <w:t xml:space="preserve">. </w:t>
      </w:r>
      <w:r w:rsidR="00276009">
        <w:rPr>
          <w:lang w:val="en"/>
        </w:rPr>
        <w:t xml:space="preserve">Moreover, </w:t>
      </w:r>
      <w:r w:rsidR="00276009" w:rsidRPr="008E692A">
        <w:rPr>
          <w:lang w:val="en"/>
        </w:rPr>
        <w:t>Filipino</w:t>
      </w:r>
      <w:r w:rsidR="00276009">
        <w:rPr>
          <w:lang w:val="en"/>
        </w:rPr>
        <w:t xml:space="preserve"> (18.9 percent), </w:t>
      </w:r>
      <w:r w:rsidR="00276009" w:rsidRPr="008E692A">
        <w:rPr>
          <w:lang w:val="en"/>
        </w:rPr>
        <w:t xml:space="preserve">American Indian/Alaskan Native </w:t>
      </w:r>
      <w:r w:rsidR="00276009">
        <w:rPr>
          <w:lang w:val="en"/>
        </w:rPr>
        <w:t>(18.3 percent), and gender variant students (34.3 percent) were also more likely to report repeated instances of bullying or harassment</w:t>
      </w:r>
      <w:r w:rsidR="006E2490">
        <w:rPr>
          <w:lang w:val="en"/>
        </w:rPr>
        <w:t xml:space="preserve"> </w:t>
      </w:r>
      <w:r w:rsidR="002F3B7E">
        <w:rPr>
          <w:lang w:val="en"/>
        </w:rPr>
        <w:t xml:space="preserve">overall </w:t>
      </w:r>
      <w:r w:rsidR="006E2490">
        <w:rPr>
          <w:lang w:val="en"/>
        </w:rPr>
        <w:t>compared to their counterparts</w:t>
      </w:r>
      <w:r w:rsidR="00276009">
        <w:rPr>
          <w:lang w:val="en"/>
        </w:rPr>
        <w:t xml:space="preserve">. </w:t>
      </w:r>
      <w:r w:rsidRPr="008E692A">
        <w:rPr>
          <w:lang w:val="en"/>
        </w:rPr>
        <w:t xml:space="preserve">This aligns with prior research, which finds that gender variant students often face higher rates of harassment and bullying in high school compared to their cisgender peers (Eisenberg et al., 2017; McGuire et al., 2010; </w:t>
      </w:r>
      <w:proofErr w:type="spellStart"/>
      <w:r w:rsidRPr="008E692A">
        <w:rPr>
          <w:lang w:val="en"/>
        </w:rPr>
        <w:t>Pampati</w:t>
      </w:r>
      <w:proofErr w:type="spellEnd"/>
      <w:r w:rsidRPr="008E692A">
        <w:rPr>
          <w:lang w:val="en"/>
        </w:rPr>
        <w:t xml:space="preserve"> et al., 2020) and that experiences with bullying vary across racial/ethnic groups (Rhee et al., 2017; Xu et al., 2020). </w:t>
      </w:r>
    </w:p>
    <w:p w14:paraId="32EE3555" w14:textId="2F73F44D" w:rsidR="00F619CD" w:rsidRDefault="00F31E64" w:rsidP="00F619CD">
      <w:pPr>
        <w:pStyle w:val="PACEBody"/>
        <w:ind w:firstLine="0"/>
        <w:rPr>
          <w:lang w:val="en"/>
        </w:rPr>
      </w:pPr>
      <w:ins w:id="57" w:author="Baiyu Zhou" w:date="2023-11-09T14:52:00Z">
        <w:r>
          <w:rPr>
            <w:noProof/>
            <w:lang w:val="en"/>
          </w:rPr>
          <w:drawing>
            <wp:anchor distT="0" distB="0" distL="114300" distR="114300" simplePos="0" relativeHeight="251674624" behindDoc="0" locked="0" layoutInCell="1" allowOverlap="1" wp14:anchorId="5B9A58CE" wp14:editId="29645947">
              <wp:simplePos x="0" y="0"/>
              <wp:positionH relativeFrom="column">
                <wp:posOffset>-48260</wp:posOffset>
              </wp:positionH>
              <wp:positionV relativeFrom="paragraph">
                <wp:posOffset>265430</wp:posOffset>
              </wp:positionV>
              <wp:extent cx="3442970" cy="3021330"/>
              <wp:effectExtent l="0" t="0" r="0" b="1270"/>
              <wp:wrapTopAndBottom/>
              <wp:docPr id="217813423" name="Picture 4" descr="A graph of a number of bulli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13423" name="Picture 4" descr="A graph of a number of bullied&#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42970" cy="3021330"/>
                      </a:xfrm>
                      <a:prstGeom prst="rect">
                        <a:avLst/>
                      </a:prstGeom>
                    </pic:spPr>
                  </pic:pic>
                </a:graphicData>
              </a:graphic>
              <wp14:sizeRelH relativeFrom="page">
                <wp14:pctWidth>0</wp14:pctWidth>
              </wp14:sizeRelH>
              <wp14:sizeRelV relativeFrom="page">
                <wp14:pctHeight>0</wp14:pctHeight>
              </wp14:sizeRelV>
            </wp:anchor>
          </w:drawing>
        </w:r>
      </w:ins>
      <w:del w:id="58" w:author="Baiyu Zhou" w:date="2023-11-09T14:52:00Z">
        <w:r w:rsidR="00BE2B1D" w:rsidDel="00F31E64">
          <w:rPr>
            <w:rFonts w:ascii="Courier New" w:eastAsia="Courier New" w:hAnsi="Courier New" w:cs="Courier New"/>
            <w:noProof/>
            <w:sz w:val="16"/>
            <w:szCs w:val="16"/>
          </w:rPr>
          <w:drawing>
            <wp:anchor distT="0" distB="0" distL="114300" distR="114300" simplePos="0" relativeHeight="251661312" behindDoc="0" locked="0" layoutInCell="1" allowOverlap="1" wp14:anchorId="3BCC7380" wp14:editId="3AF3A9B8">
              <wp:simplePos x="0" y="0"/>
              <wp:positionH relativeFrom="column">
                <wp:posOffset>7495</wp:posOffset>
              </wp:positionH>
              <wp:positionV relativeFrom="paragraph">
                <wp:posOffset>211840</wp:posOffset>
              </wp:positionV>
              <wp:extent cx="5119141" cy="3942413"/>
              <wp:effectExtent l="0" t="0" r="0" b="0"/>
              <wp:wrapNone/>
              <wp:docPr id="8" name="image9.png" descr="A graph of a number of bullied&#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9.png" descr="A graph of a number of bullied&#10;&#10;Description automatically generated"/>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5163233" cy="3976370"/>
                      </a:xfrm>
                      <a:prstGeom prst="rect">
                        <a:avLst/>
                      </a:prstGeom>
                      <a:ln/>
                    </pic:spPr>
                  </pic:pic>
                </a:graphicData>
              </a:graphic>
              <wp14:sizeRelH relativeFrom="page">
                <wp14:pctWidth>0</wp14:pctWidth>
              </wp14:sizeRelH>
              <wp14:sizeRelV relativeFrom="page">
                <wp14:pctHeight>0</wp14:pctHeight>
              </wp14:sizeRelV>
            </wp:anchor>
          </w:drawing>
        </w:r>
      </w:del>
      <w:r w:rsidR="00F619CD">
        <w:rPr>
          <w:b/>
        </w:rPr>
        <w:t>Figure</w:t>
      </w:r>
      <w:r w:rsidR="00F619CD" w:rsidRPr="00473872">
        <w:rPr>
          <w:b/>
        </w:rPr>
        <w:t xml:space="preserve"> </w:t>
      </w:r>
      <w:r w:rsidR="00F619CD">
        <w:rPr>
          <w:b/>
        </w:rPr>
        <w:t>3</w:t>
      </w:r>
      <w:r w:rsidR="00F619CD" w:rsidRPr="00473872">
        <w:rPr>
          <w:b/>
        </w:rPr>
        <w:t>.</w:t>
      </w:r>
      <w:r w:rsidR="00F619CD" w:rsidRPr="00473872">
        <w:t xml:space="preserve"> </w:t>
      </w:r>
      <w:r w:rsidR="00F619CD">
        <w:t xml:space="preserve">Bullying or </w:t>
      </w:r>
      <w:r w:rsidR="0010450D">
        <w:t>H</w:t>
      </w:r>
      <w:r w:rsidR="00F619CD">
        <w:t xml:space="preserve">arassment in </w:t>
      </w:r>
      <w:r w:rsidR="0010450D">
        <w:t xml:space="preserve">School in </w:t>
      </w:r>
      <w:r w:rsidR="00F619CD">
        <w:t xml:space="preserve">the </w:t>
      </w:r>
      <w:r w:rsidR="0010450D">
        <w:t>L</w:t>
      </w:r>
      <w:r w:rsidR="00F619CD">
        <w:t xml:space="preserve">ast </w:t>
      </w:r>
      <w:r w:rsidR="0010450D">
        <w:t>Y</w:t>
      </w:r>
      <w:r w:rsidR="00F619CD">
        <w:t>ear</w:t>
      </w:r>
    </w:p>
    <w:p w14:paraId="21234A95" w14:textId="077FAA83" w:rsidR="00F619CD" w:rsidDel="00F31E64" w:rsidRDefault="00F619CD" w:rsidP="008E692A">
      <w:pPr>
        <w:pStyle w:val="PACEBody"/>
        <w:rPr>
          <w:del w:id="59" w:author="Baiyu Zhou" w:date="2023-11-09T14:53:00Z"/>
          <w:lang w:val="en"/>
        </w:rPr>
      </w:pPr>
    </w:p>
    <w:p w14:paraId="769FBE8A" w14:textId="47BD277A" w:rsidR="00F619CD" w:rsidDel="00F31E64" w:rsidRDefault="00F619CD" w:rsidP="008E692A">
      <w:pPr>
        <w:pStyle w:val="PACEBody"/>
        <w:rPr>
          <w:del w:id="60" w:author="Baiyu Zhou" w:date="2023-11-09T14:53:00Z"/>
          <w:lang w:val="en"/>
        </w:rPr>
      </w:pPr>
    </w:p>
    <w:p w14:paraId="4B6612C8" w14:textId="3EA03C87" w:rsidR="00F619CD" w:rsidDel="00F31E64" w:rsidRDefault="00F619CD" w:rsidP="008E692A">
      <w:pPr>
        <w:pStyle w:val="PACEBody"/>
        <w:rPr>
          <w:del w:id="61" w:author="Baiyu Zhou" w:date="2023-11-09T14:53:00Z"/>
          <w:lang w:val="en"/>
        </w:rPr>
      </w:pPr>
    </w:p>
    <w:p w14:paraId="515C64E7" w14:textId="243ECC47" w:rsidR="00F619CD" w:rsidDel="00F31E64" w:rsidRDefault="00F619CD" w:rsidP="008E692A">
      <w:pPr>
        <w:pStyle w:val="PACEBody"/>
        <w:rPr>
          <w:del w:id="62" w:author="Baiyu Zhou" w:date="2023-11-09T14:53:00Z"/>
          <w:lang w:val="en"/>
        </w:rPr>
      </w:pPr>
    </w:p>
    <w:p w14:paraId="442D2519" w14:textId="182F9357" w:rsidR="00F619CD" w:rsidDel="00F31E64" w:rsidRDefault="00F619CD" w:rsidP="008E692A">
      <w:pPr>
        <w:pStyle w:val="PACEBody"/>
        <w:rPr>
          <w:del w:id="63" w:author="Baiyu Zhou" w:date="2023-11-09T14:53:00Z"/>
          <w:lang w:val="en"/>
        </w:rPr>
      </w:pPr>
    </w:p>
    <w:p w14:paraId="5D931404" w14:textId="74343862" w:rsidR="00F619CD" w:rsidDel="00F31E64" w:rsidRDefault="00F619CD" w:rsidP="008E692A">
      <w:pPr>
        <w:pStyle w:val="PACEBody"/>
        <w:rPr>
          <w:del w:id="64" w:author="Baiyu Zhou" w:date="2023-11-09T14:53:00Z"/>
          <w:lang w:val="en"/>
        </w:rPr>
      </w:pPr>
    </w:p>
    <w:p w14:paraId="6C1FBDD1" w14:textId="12640842" w:rsidR="00F619CD" w:rsidDel="00F31E64" w:rsidRDefault="00F619CD" w:rsidP="008E692A">
      <w:pPr>
        <w:pStyle w:val="PACEBody"/>
        <w:rPr>
          <w:del w:id="65" w:author="Baiyu Zhou" w:date="2023-11-09T14:53:00Z"/>
          <w:lang w:val="en"/>
        </w:rPr>
      </w:pPr>
    </w:p>
    <w:p w14:paraId="611D1D27" w14:textId="229D7ACF" w:rsidR="00F619CD" w:rsidDel="00F31E64" w:rsidRDefault="00F619CD" w:rsidP="008E692A">
      <w:pPr>
        <w:pStyle w:val="PACEBody"/>
        <w:rPr>
          <w:del w:id="66" w:author="Baiyu Zhou" w:date="2023-11-09T14:53:00Z"/>
          <w:lang w:val="en"/>
        </w:rPr>
      </w:pPr>
    </w:p>
    <w:p w14:paraId="1ADB92A1" w14:textId="0E7D1ED6" w:rsidR="00F619CD" w:rsidDel="00F31E64" w:rsidRDefault="00F619CD" w:rsidP="008E692A">
      <w:pPr>
        <w:pStyle w:val="PACEBody"/>
        <w:rPr>
          <w:del w:id="67" w:author="Baiyu Zhou" w:date="2023-11-09T14:53:00Z"/>
          <w:lang w:val="en"/>
        </w:rPr>
      </w:pPr>
    </w:p>
    <w:p w14:paraId="1266CC9D" w14:textId="71149DBA" w:rsidR="00F619CD" w:rsidDel="00F31E64" w:rsidRDefault="00F619CD" w:rsidP="008E692A">
      <w:pPr>
        <w:pStyle w:val="PACEBody"/>
        <w:rPr>
          <w:del w:id="68" w:author="Baiyu Zhou" w:date="2023-11-09T14:53:00Z"/>
          <w:lang w:val="en"/>
        </w:rPr>
      </w:pPr>
    </w:p>
    <w:p w14:paraId="66DB075C" w14:textId="77777777" w:rsidR="00F619CD" w:rsidDel="00F31E64" w:rsidRDefault="00F619CD" w:rsidP="008E692A">
      <w:pPr>
        <w:pStyle w:val="PACEBody"/>
        <w:rPr>
          <w:del w:id="69" w:author="Baiyu Zhou" w:date="2023-11-09T14:53:00Z"/>
          <w:lang w:val="en"/>
        </w:rPr>
      </w:pPr>
    </w:p>
    <w:p w14:paraId="7D6BBB7B" w14:textId="6E57ACF3" w:rsidR="00F619CD" w:rsidRPr="00F619CD" w:rsidRDefault="00F619CD" w:rsidP="00F619CD">
      <w:pPr>
        <w:pStyle w:val="PACEBody"/>
        <w:spacing w:line="240" w:lineRule="auto"/>
        <w:ind w:firstLine="0"/>
        <w:rPr>
          <w:sz w:val="20"/>
          <w:szCs w:val="20"/>
          <w:lang w:val="en"/>
        </w:rPr>
      </w:pPr>
      <w:r w:rsidRPr="00F619CD">
        <w:rPr>
          <w:i/>
          <w:sz w:val="20"/>
          <w:szCs w:val="20"/>
          <w:lang w:val="en"/>
        </w:rPr>
        <w:t>Note.</w:t>
      </w:r>
      <w:r w:rsidRPr="00F619CD">
        <w:rPr>
          <w:sz w:val="20"/>
          <w:szCs w:val="20"/>
          <w:lang w:val="en"/>
        </w:rPr>
        <w:t xml:space="preserve"> Rates depicted in the figure represent 8</w:t>
      </w:r>
      <w:ins w:id="70" w:author="Baiyu Zhou" w:date="2023-11-09T14:53:00Z">
        <w:r w:rsidR="00F31E64">
          <w:rPr>
            <w:sz w:val="20"/>
            <w:szCs w:val="20"/>
            <w:lang w:val="en"/>
          </w:rPr>
          <w:t>,</w:t>
        </w:r>
      </w:ins>
      <w:del w:id="71" w:author="Baiyu Zhou" w:date="2023-11-09T14:53:00Z">
        <w:r w:rsidRPr="00F619CD" w:rsidDel="00F31E64">
          <w:rPr>
            <w:sz w:val="20"/>
            <w:szCs w:val="20"/>
            <w:lang w:val="en"/>
          </w:rPr>
          <w:delText>,016</w:delText>
        </w:r>
      </w:del>
      <w:ins w:id="72" w:author="Baiyu Zhou" w:date="2023-11-09T14:53:00Z">
        <w:r w:rsidR="00F31E64">
          <w:rPr>
            <w:sz w:val="20"/>
            <w:szCs w:val="20"/>
            <w:lang w:val="en"/>
          </w:rPr>
          <w:t>114</w:t>
        </w:r>
      </w:ins>
      <w:r w:rsidRPr="00F619CD">
        <w:rPr>
          <w:sz w:val="20"/>
          <w:szCs w:val="20"/>
          <w:lang w:val="en"/>
        </w:rPr>
        <w:t xml:space="preserve"> survey respondents who answered this question. Racial/ethnic, gender, and parent level of education subgroups also exclude respondents who did not provide a response for the respective demographic question within the survey.</w:t>
      </w:r>
    </w:p>
    <w:p w14:paraId="0150AABF" w14:textId="1BB1B335" w:rsidR="00F619CD" w:rsidRPr="006776E5" w:rsidRDefault="00F619CD" w:rsidP="00F619CD">
      <w:pPr>
        <w:pStyle w:val="PACESubhead2"/>
      </w:pPr>
      <w:r w:rsidRPr="00F619CD">
        <w:rPr>
          <w:lang w:val="en"/>
        </w:rPr>
        <w:lastRenderedPageBreak/>
        <w:t>Among students who reported experiencing bullying or harassment, most believed they were targets because of their race/ethnicity and/or gender identity.</w:t>
      </w:r>
      <w:r>
        <w:rPr>
          <w:b w:val="0"/>
          <w:lang w:val="en"/>
        </w:rPr>
        <w:t xml:space="preserve"> </w:t>
      </w:r>
    </w:p>
    <w:p w14:paraId="0ED590A3" w14:textId="0DD749B3" w:rsidR="00F619CD" w:rsidRPr="00F619CD" w:rsidRDefault="00F619CD" w:rsidP="00B34958">
      <w:pPr>
        <w:pStyle w:val="PACEBody"/>
        <w:rPr>
          <w:lang w:val="en"/>
        </w:rPr>
      </w:pPr>
      <w:r w:rsidRPr="00F619CD">
        <w:rPr>
          <w:lang w:val="en"/>
        </w:rPr>
        <w:t xml:space="preserve">To better understand the experiences of students reporting bullying or harassment, we included the follow-up question: </w:t>
      </w:r>
      <w:r w:rsidRPr="00F619CD">
        <w:rPr>
          <w:i/>
          <w:lang w:val="en"/>
        </w:rPr>
        <w:t>During the past 12 months, were you harassed or bullied for any of the following reasons: race or ethnicity; religion; gender identity; sexual orientation?</w:t>
      </w:r>
      <w:r w:rsidRPr="00F619CD">
        <w:rPr>
          <w:lang w:val="en"/>
        </w:rPr>
        <w:t xml:space="preserve"> Table 2 presents these results, indicating that most students (51</w:t>
      </w:r>
      <w:r w:rsidR="00874D6F">
        <w:rPr>
          <w:lang w:val="en"/>
        </w:rPr>
        <w:t>.2</w:t>
      </w:r>
      <w:r w:rsidR="00A44C53">
        <w:rPr>
          <w:lang w:val="en"/>
        </w:rPr>
        <w:t xml:space="preserve"> percent</w:t>
      </w:r>
      <w:r w:rsidRPr="00F619CD">
        <w:rPr>
          <w:lang w:val="en"/>
        </w:rPr>
        <w:t xml:space="preserve">) reported that bullying or harassment was based on their race/ethnicity, while </w:t>
      </w:r>
      <w:r w:rsidR="00634EFC">
        <w:rPr>
          <w:lang w:val="en"/>
        </w:rPr>
        <w:t>3</w:t>
      </w:r>
      <w:r w:rsidR="00874D6F">
        <w:rPr>
          <w:lang w:val="en"/>
        </w:rPr>
        <w:t>2.6</w:t>
      </w:r>
      <w:r w:rsidR="00A44C53">
        <w:rPr>
          <w:lang w:val="en"/>
        </w:rPr>
        <w:t xml:space="preserve"> percent</w:t>
      </w:r>
      <w:r w:rsidRPr="00F619CD">
        <w:rPr>
          <w:lang w:val="en"/>
        </w:rPr>
        <w:t xml:space="preserve"> and </w:t>
      </w:r>
      <w:r w:rsidR="00874D6F">
        <w:rPr>
          <w:lang w:val="en"/>
        </w:rPr>
        <w:t>12.7</w:t>
      </w:r>
      <w:r w:rsidR="00A44C53">
        <w:rPr>
          <w:lang w:val="en"/>
        </w:rPr>
        <w:t xml:space="preserve"> percent</w:t>
      </w:r>
      <w:r w:rsidRPr="00F619CD">
        <w:rPr>
          <w:lang w:val="en"/>
        </w:rPr>
        <w:t xml:space="preserve"> indicated they experienced bullying or harassment on the basis of gender or religion, respectively. These experiences were also different across student groups; among gender variant students that responded to this question, 78</w:t>
      </w:r>
      <w:r w:rsidR="00A44C53">
        <w:rPr>
          <w:lang w:val="en"/>
        </w:rPr>
        <w:t xml:space="preserve"> percent</w:t>
      </w:r>
      <w:r w:rsidRPr="00F619CD">
        <w:rPr>
          <w:lang w:val="en"/>
        </w:rPr>
        <w:t xml:space="preserve"> reported experiencing bullying or harassment because of their gender identity. These findings reflect the most recent GLSEN National School Climate Survey,</w:t>
      </w:r>
      <w:r w:rsidRPr="00F619CD">
        <w:rPr>
          <w:vertAlign w:val="superscript"/>
          <w:lang w:val="en"/>
        </w:rPr>
        <w:footnoteReference w:id="6"/>
      </w:r>
      <w:r w:rsidRPr="00F619CD">
        <w:rPr>
          <w:lang w:val="en"/>
        </w:rPr>
        <w:t xml:space="preserve"> in which over 76</w:t>
      </w:r>
      <w:r w:rsidR="00A44C53">
        <w:rPr>
          <w:lang w:val="en"/>
        </w:rPr>
        <w:t xml:space="preserve"> percent</w:t>
      </w:r>
      <w:r w:rsidRPr="00F619CD">
        <w:rPr>
          <w:lang w:val="en"/>
        </w:rPr>
        <w:t xml:space="preserve"> of students experienced verbal harassment specifically based on sexual orientation, gender expression, or gender more generally at some point at school in the past year (</w:t>
      </w:r>
      <w:proofErr w:type="spellStart"/>
      <w:r w:rsidRPr="00F619CD">
        <w:rPr>
          <w:lang w:val="en"/>
        </w:rPr>
        <w:t>Kosciw</w:t>
      </w:r>
      <w:proofErr w:type="spellEnd"/>
      <w:r w:rsidRPr="00F619CD">
        <w:rPr>
          <w:lang w:val="en"/>
        </w:rPr>
        <w:t xml:space="preserve"> et al., 2022). Comparatively, cisgender men </w:t>
      </w:r>
      <w:r w:rsidR="00B34958">
        <w:rPr>
          <w:lang w:val="en"/>
        </w:rPr>
        <w:t xml:space="preserve">(66.3 percent) </w:t>
      </w:r>
      <w:r w:rsidRPr="00F619CD">
        <w:rPr>
          <w:lang w:val="en"/>
        </w:rPr>
        <w:t xml:space="preserve">and women </w:t>
      </w:r>
      <w:r w:rsidR="00B34958">
        <w:rPr>
          <w:lang w:val="en"/>
        </w:rPr>
        <w:t xml:space="preserve">(54.1 percent) </w:t>
      </w:r>
      <w:r w:rsidRPr="00F619CD">
        <w:rPr>
          <w:lang w:val="en"/>
        </w:rPr>
        <w:t>were more likely to experience bullying or harassment based on race</w:t>
      </w:r>
      <w:r w:rsidR="00B34958">
        <w:rPr>
          <w:lang w:val="en"/>
        </w:rPr>
        <w:t>/ethnicity. Moreover, for</w:t>
      </w:r>
      <w:r w:rsidRPr="00F619CD">
        <w:rPr>
          <w:lang w:val="en"/>
        </w:rPr>
        <w:t xml:space="preserve"> students of color, including Black (83</w:t>
      </w:r>
      <w:r w:rsidR="00874D6F">
        <w:rPr>
          <w:lang w:val="en"/>
        </w:rPr>
        <w:t>.3</w:t>
      </w:r>
      <w:r w:rsidR="00A44C53">
        <w:rPr>
          <w:lang w:val="en"/>
        </w:rPr>
        <w:t xml:space="preserve"> percent</w:t>
      </w:r>
      <w:r w:rsidRPr="00F619CD">
        <w:rPr>
          <w:lang w:val="en"/>
        </w:rPr>
        <w:t>), Filipino (</w:t>
      </w:r>
      <w:r w:rsidR="00634EFC">
        <w:rPr>
          <w:lang w:val="en"/>
        </w:rPr>
        <w:t>7</w:t>
      </w:r>
      <w:r w:rsidR="00874D6F">
        <w:rPr>
          <w:lang w:val="en"/>
        </w:rPr>
        <w:t>6.9</w:t>
      </w:r>
      <w:r w:rsidR="00A44C53">
        <w:rPr>
          <w:lang w:val="en"/>
        </w:rPr>
        <w:t xml:space="preserve"> percent</w:t>
      </w:r>
      <w:r w:rsidRPr="00F619CD">
        <w:rPr>
          <w:lang w:val="en"/>
        </w:rPr>
        <w:t>), Asian (</w:t>
      </w:r>
      <w:r w:rsidR="00634EFC">
        <w:rPr>
          <w:lang w:val="en"/>
        </w:rPr>
        <w:t>6</w:t>
      </w:r>
      <w:r w:rsidR="00874D6F">
        <w:rPr>
          <w:lang w:val="en"/>
        </w:rPr>
        <w:t>6.9</w:t>
      </w:r>
      <w:r w:rsidR="00A44C53">
        <w:rPr>
          <w:lang w:val="en"/>
        </w:rPr>
        <w:t xml:space="preserve"> percent</w:t>
      </w:r>
      <w:r w:rsidRPr="00F619CD">
        <w:rPr>
          <w:lang w:val="en"/>
        </w:rPr>
        <w:t>), and American Indian/Alaskan Native students (63</w:t>
      </w:r>
      <w:r w:rsidR="00A44C53">
        <w:rPr>
          <w:lang w:val="en"/>
        </w:rPr>
        <w:t xml:space="preserve"> percent</w:t>
      </w:r>
      <w:r w:rsidRPr="00F619CD">
        <w:rPr>
          <w:lang w:val="en"/>
        </w:rPr>
        <w:t>)</w:t>
      </w:r>
      <w:r w:rsidR="00B34958">
        <w:rPr>
          <w:lang w:val="en"/>
        </w:rPr>
        <w:t>, race/ethnicity was also reported as a reason they were bullied or harassed in the past year</w:t>
      </w:r>
      <w:r w:rsidRPr="00F619CD">
        <w:rPr>
          <w:lang w:val="en"/>
        </w:rPr>
        <w:t>. For White students, the opposite was true, with nearly half of those that responded (</w:t>
      </w:r>
      <w:r w:rsidR="00874D6F">
        <w:rPr>
          <w:lang w:val="en"/>
        </w:rPr>
        <w:t>49.8</w:t>
      </w:r>
      <w:r w:rsidR="00A44C53">
        <w:rPr>
          <w:lang w:val="en"/>
        </w:rPr>
        <w:t xml:space="preserve"> percent</w:t>
      </w:r>
      <w:r w:rsidRPr="00F619CD">
        <w:rPr>
          <w:lang w:val="en"/>
        </w:rPr>
        <w:t>) reporting bullying or harassment based on gender. Moreover, students that are White (18.9</w:t>
      </w:r>
      <w:r w:rsidR="00A44C53">
        <w:rPr>
          <w:lang w:val="en"/>
        </w:rPr>
        <w:t xml:space="preserve"> percent</w:t>
      </w:r>
      <w:r w:rsidRPr="00F619CD">
        <w:rPr>
          <w:lang w:val="en"/>
        </w:rPr>
        <w:t>), cisgender men (16</w:t>
      </w:r>
      <w:r w:rsidR="00874D6F">
        <w:rPr>
          <w:lang w:val="en"/>
        </w:rPr>
        <w:t>.3</w:t>
      </w:r>
      <w:r w:rsidR="00634EFC">
        <w:rPr>
          <w:lang w:val="en"/>
        </w:rPr>
        <w:t xml:space="preserve"> </w:t>
      </w:r>
      <w:r w:rsidR="00A44C53">
        <w:rPr>
          <w:lang w:val="en"/>
        </w:rPr>
        <w:t>percent</w:t>
      </w:r>
      <w:r w:rsidRPr="00F619CD">
        <w:rPr>
          <w:lang w:val="en"/>
        </w:rPr>
        <w:t>) and women (</w:t>
      </w:r>
      <w:r w:rsidR="00634EFC">
        <w:rPr>
          <w:lang w:val="en"/>
        </w:rPr>
        <w:t>1</w:t>
      </w:r>
      <w:r w:rsidR="00874D6F">
        <w:rPr>
          <w:lang w:val="en"/>
        </w:rPr>
        <w:t>3.7</w:t>
      </w:r>
      <w:r w:rsidR="00A44C53">
        <w:rPr>
          <w:lang w:val="en"/>
        </w:rPr>
        <w:t xml:space="preserve"> percent</w:t>
      </w:r>
      <w:r w:rsidRPr="00F619CD">
        <w:rPr>
          <w:lang w:val="en"/>
        </w:rPr>
        <w:t>) indicated a higher proportion of bullying and harassment based on religion than rates overall.</w:t>
      </w:r>
    </w:p>
    <w:p w14:paraId="5F2482F2" w14:textId="77777777" w:rsidR="00F860ED" w:rsidRDefault="00F860ED">
      <w:pPr>
        <w:rPr>
          <w:rFonts w:ascii="Calibri" w:eastAsia="Calibri" w:hAnsi="Calibri" w:cs="Calibri"/>
          <w:b/>
          <w:sz w:val="25"/>
          <w:szCs w:val="25"/>
        </w:rPr>
      </w:pPr>
      <w:r>
        <w:rPr>
          <w:b/>
        </w:rPr>
        <w:br w:type="page"/>
      </w:r>
    </w:p>
    <w:p w14:paraId="321A7D48" w14:textId="29FF7F3D" w:rsidR="00F619CD" w:rsidRDefault="00F619CD" w:rsidP="00F619CD">
      <w:pPr>
        <w:pStyle w:val="PACEBody"/>
        <w:ind w:firstLine="0"/>
      </w:pPr>
      <w:r>
        <w:rPr>
          <w:b/>
        </w:rPr>
        <w:lastRenderedPageBreak/>
        <w:t>Table</w:t>
      </w:r>
      <w:r w:rsidRPr="00473872">
        <w:rPr>
          <w:b/>
        </w:rPr>
        <w:t xml:space="preserve"> </w:t>
      </w:r>
      <w:r>
        <w:rPr>
          <w:b/>
        </w:rPr>
        <w:t>2</w:t>
      </w:r>
      <w:r w:rsidRPr="00473872">
        <w:rPr>
          <w:b/>
        </w:rPr>
        <w:t>.</w:t>
      </w:r>
      <w:r w:rsidRPr="00473872">
        <w:t xml:space="preserve"> </w:t>
      </w:r>
      <w:r w:rsidR="0010450D">
        <w:t xml:space="preserve">Reasons for </w:t>
      </w:r>
      <w:r>
        <w:t xml:space="preserve">Bullying or </w:t>
      </w:r>
      <w:r w:rsidR="0010450D">
        <w:t>H</w:t>
      </w:r>
      <w:r>
        <w:t xml:space="preserve">arassment </w:t>
      </w:r>
      <w:r w:rsidR="0010450D">
        <w:t>in School</w:t>
      </w:r>
    </w:p>
    <w:tbl>
      <w:tblPr>
        <w:tblW w:w="9220" w:type="dxa"/>
        <w:tblLook w:val="04A0" w:firstRow="1" w:lastRow="0" w:firstColumn="1" w:lastColumn="0" w:noHBand="0" w:noVBand="1"/>
      </w:tblPr>
      <w:tblGrid>
        <w:gridCol w:w="340"/>
        <w:gridCol w:w="4980"/>
        <w:gridCol w:w="1320"/>
        <w:gridCol w:w="1121"/>
        <w:gridCol w:w="1459"/>
      </w:tblGrid>
      <w:tr w:rsidR="00874D6F" w:rsidRPr="000A02DB" w14:paraId="33FA4BA8" w14:textId="77777777" w:rsidTr="00DB70BB">
        <w:trPr>
          <w:trHeight w:val="300"/>
        </w:trPr>
        <w:tc>
          <w:tcPr>
            <w:tcW w:w="340" w:type="dxa"/>
            <w:tcBorders>
              <w:top w:val="nil"/>
              <w:left w:val="nil"/>
              <w:bottom w:val="nil"/>
              <w:right w:val="nil"/>
            </w:tcBorders>
            <w:shd w:val="clear" w:color="auto" w:fill="auto"/>
            <w:noWrap/>
            <w:vAlign w:val="bottom"/>
            <w:hideMark/>
          </w:tcPr>
          <w:p w14:paraId="1CD61A09" w14:textId="77777777" w:rsidR="00874D6F" w:rsidRPr="000A02DB" w:rsidRDefault="00874D6F" w:rsidP="00DB70BB">
            <w:pPr>
              <w:spacing w:after="0" w:line="240" w:lineRule="auto"/>
              <w:rPr>
                <w:rFonts w:ascii="Times New Roman" w:eastAsia="Times New Roman" w:hAnsi="Times New Roman" w:cs="Times New Roman"/>
                <w:sz w:val="24"/>
                <w:szCs w:val="24"/>
              </w:rPr>
            </w:pPr>
          </w:p>
        </w:tc>
        <w:tc>
          <w:tcPr>
            <w:tcW w:w="4980" w:type="dxa"/>
            <w:tcBorders>
              <w:top w:val="nil"/>
              <w:left w:val="nil"/>
              <w:bottom w:val="nil"/>
              <w:right w:val="nil"/>
            </w:tcBorders>
            <w:shd w:val="clear" w:color="auto" w:fill="auto"/>
            <w:noWrap/>
            <w:vAlign w:val="bottom"/>
            <w:hideMark/>
          </w:tcPr>
          <w:p w14:paraId="5CB189D5" w14:textId="77777777" w:rsidR="00874D6F" w:rsidRPr="000A02DB" w:rsidRDefault="00874D6F" w:rsidP="00DB70BB">
            <w:pPr>
              <w:spacing w:after="0" w:line="240" w:lineRule="auto"/>
              <w:rPr>
                <w:rFonts w:ascii="Times New Roman" w:eastAsia="Times New Roman" w:hAnsi="Times New Roman" w:cs="Times New Roman"/>
                <w:sz w:val="20"/>
                <w:szCs w:val="20"/>
              </w:rPr>
            </w:pPr>
          </w:p>
        </w:tc>
        <w:tc>
          <w:tcPr>
            <w:tcW w:w="3900" w:type="dxa"/>
            <w:gridSpan w:val="3"/>
            <w:tcBorders>
              <w:top w:val="nil"/>
              <w:left w:val="nil"/>
              <w:bottom w:val="nil"/>
              <w:right w:val="nil"/>
            </w:tcBorders>
            <w:shd w:val="clear" w:color="auto" w:fill="auto"/>
            <w:noWrap/>
            <w:vAlign w:val="bottom"/>
            <w:hideMark/>
          </w:tcPr>
          <w:p w14:paraId="2201A3EC" w14:textId="77777777" w:rsidR="00874D6F" w:rsidRPr="000A02DB" w:rsidRDefault="00874D6F" w:rsidP="00DB70BB">
            <w:pPr>
              <w:spacing w:after="0" w:line="240" w:lineRule="auto"/>
              <w:jc w:val="center"/>
              <w:rPr>
                <w:rFonts w:ascii="Calibri" w:eastAsia="Times New Roman" w:hAnsi="Calibri" w:cs="Calibri"/>
                <w:b/>
                <w:bCs/>
              </w:rPr>
            </w:pPr>
            <w:r w:rsidRPr="000A02DB">
              <w:rPr>
                <w:rFonts w:ascii="Calibri" w:eastAsia="Times New Roman" w:hAnsi="Calibri" w:cs="Calibri"/>
                <w:b/>
                <w:bCs/>
              </w:rPr>
              <w:t>Reasons for Bullying</w:t>
            </w:r>
          </w:p>
        </w:tc>
      </w:tr>
      <w:tr w:rsidR="00874D6F" w:rsidRPr="000A02DB" w14:paraId="43B87CA0" w14:textId="77777777" w:rsidTr="00DB70BB">
        <w:trPr>
          <w:trHeight w:val="300"/>
        </w:trPr>
        <w:tc>
          <w:tcPr>
            <w:tcW w:w="340" w:type="dxa"/>
            <w:tcBorders>
              <w:top w:val="nil"/>
              <w:left w:val="nil"/>
              <w:bottom w:val="nil"/>
              <w:right w:val="nil"/>
            </w:tcBorders>
            <w:shd w:val="clear" w:color="auto" w:fill="auto"/>
            <w:noWrap/>
            <w:vAlign w:val="bottom"/>
            <w:hideMark/>
          </w:tcPr>
          <w:p w14:paraId="24354B58" w14:textId="77777777" w:rsidR="00874D6F" w:rsidRPr="000A02DB" w:rsidRDefault="00874D6F" w:rsidP="00DB70BB">
            <w:pPr>
              <w:spacing w:after="0" w:line="240" w:lineRule="auto"/>
              <w:jc w:val="center"/>
              <w:rPr>
                <w:rFonts w:ascii="Calibri" w:eastAsia="Times New Roman" w:hAnsi="Calibri" w:cs="Calibri"/>
                <w:b/>
                <w:bCs/>
              </w:rPr>
            </w:pPr>
          </w:p>
        </w:tc>
        <w:tc>
          <w:tcPr>
            <w:tcW w:w="4980" w:type="dxa"/>
            <w:tcBorders>
              <w:top w:val="nil"/>
              <w:left w:val="nil"/>
              <w:bottom w:val="nil"/>
              <w:right w:val="nil"/>
            </w:tcBorders>
            <w:shd w:val="clear" w:color="auto" w:fill="auto"/>
            <w:noWrap/>
            <w:vAlign w:val="bottom"/>
            <w:hideMark/>
          </w:tcPr>
          <w:p w14:paraId="2B98243F"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                    </w:t>
            </w:r>
          </w:p>
        </w:tc>
        <w:tc>
          <w:tcPr>
            <w:tcW w:w="1320" w:type="dxa"/>
            <w:tcBorders>
              <w:top w:val="nil"/>
              <w:left w:val="nil"/>
              <w:bottom w:val="nil"/>
              <w:right w:val="nil"/>
            </w:tcBorders>
            <w:shd w:val="clear" w:color="auto" w:fill="auto"/>
            <w:noWrap/>
            <w:vAlign w:val="bottom"/>
            <w:hideMark/>
          </w:tcPr>
          <w:p w14:paraId="06B33DFC" w14:textId="77777777" w:rsidR="00874D6F" w:rsidRPr="000A02DB" w:rsidRDefault="00874D6F" w:rsidP="00DB70B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Gender</w:t>
            </w:r>
          </w:p>
        </w:tc>
        <w:tc>
          <w:tcPr>
            <w:tcW w:w="1121" w:type="dxa"/>
            <w:tcBorders>
              <w:top w:val="nil"/>
              <w:left w:val="nil"/>
              <w:bottom w:val="nil"/>
              <w:right w:val="nil"/>
            </w:tcBorders>
            <w:shd w:val="clear" w:color="auto" w:fill="auto"/>
            <w:noWrap/>
            <w:vAlign w:val="bottom"/>
            <w:hideMark/>
          </w:tcPr>
          <w:p w14:paraId="255DAFC2" w14:textId="77777777" w:rsidR="00874D6F" w:rsidRPr="000A02DB" w:rsidRDefault="00874D6F" w:rsidP="00DB70B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Race</w:t>
            </w:r>
          </w:p>
        </w:tc>
        <w:tc>
          <w:tcPr>
            <w:tcW w:w="1459" w:type="dxa"/>
            <w:tcBorders>
              <w:top w:val="nil"/>
              <w:left w:val="nil"/>
              <w:bottom w:val="nil"/>
              <w:right w:val="nil"/>
            </w:tcBorders>
            <w:shd w:val="clear" w:color="auto" w:fill="auto"/>
            <w:noWrap/>
            <w:vAlign w:val="bottom"/>
            <w:hideMark/>
          </w:tcPr>
          <w:p w14:paraId="162C7CB2" w14:textId="77777777" w:rsidR="00874D6F" w:rsidRPr="000A02DB" w:rsidRDefault="00874D6F" w:rsidP="00DB70B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Religion</w:t>
            </w:r>
          </w:p>
        </w:tc>
      </w:tr>
      <w:tr w:rsidR="00874D6F" w:rsidRPr="000A02DB" w14:paraId="5ADC01C0" w14:textId="77777777" w:rsidTr="00DB70BB">
        <w:trPr>
          <w:trHeight w:val="300"/>
        </w:trPr>
        <w:tc>
          <w:tcPr>
            <w:tcW w:w="5320" w:type="dxa"/>
            <w:gridSpan w:val="2"/>
            <w:tcBorders>
              <w:top w:val="single" w:sz="4" w:space="0" w:color="auto"/>
              <w:left w:val="nil"/>
              <w:bottom w:val="single" w:sz="4" w:space="0" w:color="auto"/>
              <w:right w:val="nil"/>
            </w:tcBorders>
            <w:shd w:val="clear" w:color="auto" w:fill="auto"/>
            <w:noWrap/>
            <w:vAlign w:val="bottom"/>
            <w:hideMark/>
          </w:tcPr>
          <w:p w14:paraId="1791D64D"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All respondents               </w:t>
            </w:r>
          </w:p>
        </w:tc>
        <w:tc>
          <w:tcPr>
            <w:tcW w:w="1320" w:type="dxa"/>
            <w:tcBorders>
              <w:top w:val="single" w:sz="4" w:space="0" w:color="auto"/>
              <w:left w:val="nil"/>
              <w:bottom w:val="single" w:sz="4" w:space="0" w:color="auto"/>
              <w:right w:val="nil"/>
            </w:tcBorders>
            <w:shd w:val="clear" w:color="auto" w:fill="auto"/>
            <w:noWrap/>
            <w:vAlign w:val="bottom"/>
            <w:hideMark/>
          </w:tcPr>
          <w:p w14:paraId="50D7091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32.6%</w:t>
            </w:r>
          </w:p>
        </w:tc>
        <w:tc>
          <w:tcPr>
            <w:tcW w:w="1121" w:type="dxa"/>
            <w:tcBorders>
              <w:top w:val="single" w:sz="4" w:space="0" w:color="auto"/>
              <w:left w:val="nil"/>
              <w:bottom w:val="single" w:sz="4" w:space="0" w:color="auto"/>
              <w:right w:val="nil"/>
            </w:tcBorders>
            <w:shd w:val="clear" w:color="auto" w:fill="auto"/>
            <w:noWrap/>
            <w:vAlign w:val="bottom"/>
            <w:hideMark/>
          </w:tcPr>
          <w:p w14:paraId="648464E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51.2%</w:t>
            </w:r>
          </w:p>
        </w:tc>
        <w:tc>
          <w:tcPr>
            <w:tcW w:w="1459" w:type="dxa"/>
            <w:tcBorders>
              <w:top w:val="single" w:sz="4" w:space="0" w:color="auto"/>
              <w:left w:val="nil"/>
              <w:bottom w:val="single" w:sz="4" w:space="0" w:color="auto"/>
              <w:right w:val="nil"/>
            </w:tcBorders>
            <w:shd w:val="clear" w:color="auto" w:fill="auto"/>
            <w:noWrap/>
            <w:vAlign w:val="bottom"/>
            <w:hideMark/>
          </w:tcPr>
          <w:p w14:paraId="46202944"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12.7%</w:t>
            </w:r>
          </w:p>
        </w:tc>
      </w:tr>
      <w:tr w:rsidR="00874D6F" w:rsidRPr="000A02DB" w14:paraId="536E4EF4" w14:textId="77777777" w:rsidTr="00DB70BB">
        <w:trPr>
          <w:trHeight w:val="300"/>
        </w:trPr>
        <w:tc>
          <w:tcPr>
            <w:tcW w:w="5320" w:type="dxa"/>
            <w:gridSpan w:val="2"/>
            <w:tcBorders>
              <w:top w:val="nil"/>
              <w:left w:val="nil"/>
              <w:bottom w:val="nil"/>
              <w:right w:val="nil"/>
            </w:tcBorders>
            <w:shd w:val="clear" w:color="000000" w:fill="E7E6E6"/>
            <w:noWrap/>
            <w:vAlign w:val="bottom"/>
            <w:hideMark/>
          </w:tcPr>
          <w:p w14:paraId="453BF9BE"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Race/ethnicity</w:t>
            </w:r>
          </w:p>
        </w:tc>
        <w:tc>
          <w:tcPr>
            <w:tcW w:w="1320" w:type="dxa"/>
            <w:tcBorders>
              <w:top w:val="nil"/>
              <w:left w:val="nil"/>
              <w:bottom w:val="nil"/>
              <w:right w:val="nil"/>
            </w:tcBorders>
            <w:shd w:val="clear" w:color="000000" w:fill="E7E6E6"/>
            <w:noWrap/>
            <w:vAlign w:val="bottom"/>
            <w:hideMark/>
          </w:tcPr>
          <w:p w14:paraId="28E8C372"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121" w:type="dxa"/>
            <w:tcBorders>
              <w:top w:val="nil"/>
              <w:left w:val="nil"/>
              <w:bottom w:val="nil"/>
              <w:right w:val="nil"/>
            </w:tcBorders>
            <w:shd w:val="clear" w:color="000000" w:fill="E7E6E6"/>
            <w:noWrap/>
            <w:vAlign w:val="bottom"/>
            <w:hideMark/>
          </w:tcPr>
          <w:p w14:paraId="049EA297"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459" w:type="dxa"/>
            <w:tcBorders>
              <w:top w:val="nil"/>
              <w:left w:val="nil"/>
              <w:bottom w:val="nil"/>
              <w:right w:val="nil"/>
            </w:tcBorders>
            <w:shd w:val="clear" w:color="000000" w:fill="E7E6E6"/>
            <w:noWrap/>
            <w:vAlign w:val="bottom"/>
            <w:hideMark/>
          </w:tcPr>
          <w:p w14:paraId="54D03AD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r>
      <w:tr w:rsidR="00874D6F" w:rsidRPr="000A02DB" w14:paraId="2896D752" w14:textId="77777777" w:rsidTr="00DB70BB">
        <w:trPr>
          <w:trHeight w:val="300"/>
        </w:trPr>
        <w:tc>
          <w:tcPr>
            <w:tcW w:w="340" w:type="dxa"/>
            <w:tcBorders>
              <w:top w:val="nil"/>
              <w:left w:val="nil"/>
              <w:bottom w:val="nil"/>
              <w:right w:val="nil"/>
            </w:tcBorders>
            <w:shd w:val="clear" w:color="auto" w:fill="auto"/>
            <w:noWrap/>
            <w:vAlign w:val="bottom"/>
            <w:hideMark/>
          </w:tcPr>
          <w:p w14:paraId="49D7C25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7547DD1F"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American Indian/Alaskan Native/Pacific Islander</w:t>
            </w:r>
          </w:p>
        </w:tc>
        <w:tc>
          <w:tcPr>
            <w:tcW w:w="1320" w:type="dxa"/>
            <w:tcBorders>
              <w:top w:val="nil"/>
              <w:left w:val="nil"/>
              <w:bottom w:val="nil"/>
              <w:right w:val="nil"/>
            </w:tcBorders>
            <w:shd w:val="clear" w:color="auto" w:fill="auto"/>
            <w:noWrap/>
            <w:vAlign w:val="bottom"/>
            <w:hideMark/>
          </w:tcPr>
          <w:p w14:paraId="60FAD3B7"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45.7%</w:t>
            </w:r>
          </w:p>
        </w:tc>
        <w:tc>
          <w:tcPr>
            <w:tcW w:w="1121" w:type="dxa"/>
            <w:tcBorders>
              <w:top w:val="nil"/>
              <w:left w:val="nil"/>
              <w:bottom w:val="nil"/>
              <w:right w:val="nil"/>
            </w:tcBorders>
            <w:shd w:val="clear" w:color="auto" w:fill="auto"/>
            <w:noWrap/>
            <w:vAlign w:val="bottom"/>
            <w:hideMark/>
          </w:tcPr>
          <w:p w14:paraId="1198EB3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63.0%</w:t>
            </w:r>
          </w:p>
        </w:tc>
        <w:tc>
          <w:tcPr>
            <w:tcW w:w="1459" w:type="dxa"/>
            <w:tcBorders>
              <w:top w:val="nil"/>
              <w:left w:val="nil"/>
              <w:bottom w:val="nil"/>
              <w:right w:val="nil"/>
            </w:tcBorders>
            <w:shd w:val="clear" w:color="auto" w:fill="auto"/>
            <w:noWrap/>
            <w:vAlign w:val="bottom"/>
            <w:hideMark/>
          </w:tcPr>
          <w:p w14:paraId="3284B81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8.7%</w:t>
            </w:r>
          </w:p>
        </w:tc>
      </w:tr>
      <w:tr w:rsidR="00874D6F" w:rsidRPr="000A02DB" w14:paraId="4CCE12A8" w14:textId="77777777" w:rsidTr="00DB70BB">
        <w:trPr>
          <w:trHeight w:val="300"/>
        </w:trPr>
        <w:tc>
          <w:tcPr>
            <w:tcW w:w="340" w:type="dxa"/>
            <w:tcBorders>
              <w:top w:val="nil"/>
              <w:left w:val="nil"/>
              <w:bottom w:val="nil"/>
              <w:right w:val="nil"/>
            </w:tcBorders>
            <w:shd w:val="clear" w:color="auto" w:fill="auto"/>
            <w:noWrap/>
            <w:vAlign w:val="bottom"/>
            <w:hideMark/>
          </w:tcPr>
          <w:p w14:paraId="3DCF288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4F527E50"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Asian               </w:t>
            </w:r>
          </w:p>
        </w:tc>
        <w:tc>
          <w:tcPr>
            <w:tcW w:w="1320" w:type="dxa"/>
            <w:tcBorders>
              <w:top w:val="nil"/>
              <w:left w:val="nil"/>
              <w:bottom w:val="nil"/>
              <w:right w:val="nil"/>
            </w:tcBorders>
            <w:shd w:val="clear" w:color="auto" w:fill="auto"/>
            <w:noWrap/>
            <w:vAlign w:val="bottom"/>
            <w:hideMark/>
          </w:tcPr>
          <w:p w14:paraId="2AC4908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28.5%</w:t>
            </w:r>
          </w:p>
        </w:tc>
        <w:tc>
          <w:tcPr>
            <w:tcW w:w="1121" w:type="dxa"/>
            <w:tcBorders>
              <w:top w:val="nil"/>
              <w:left w:val="nil"/>
              <w:bottom w:val="nil"/>
              <w:right w:val="nil"/>
            </w:tcBorders>
            <w:shd w:val="clear" w:color="auto" w:fill="auto"/>
            <w:noWrap/>
            <w:vAlign w:val="bottom"/>
            <w:hideMark/>
          </w:tcPr>
          <w:p w14:paraId="51E9D0EE"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66.9%</w:t>
            </w:r>
          </w:p>
        </w:tc>
        <w:tc>
          <w:tcPr>
            <w:tcW w:w="1459" w:type="dxa"/>
            <w:tcBorders>
              <w:top w:val="nil"/>
              <w:left w:val="nil"/>
              <w:bottom w:val="nil"/>
              <w:right w:val="nil"/>
            </w:tcBorders>
            <w:shd w:val="clear" w:color="auto" w:fill="auto"/>
            <w:noWrap/>
            <w:vAlign w:val="bottom"/>
            <w:hideMark/>
          </w:tcPr>
          <w:p w14:paraId="1201094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10.8%</w:t>
            </w:r>
          </w:p>
        </w:tc>
      </w:tr>
      <w:tr w:rsidR="00874D6F" w:rsidRPr="000A02DB" w14:paraId="0ACA4F08" w14:textId="77777777" w:rsidTr="00DB70BB">
        <w:trPr>
          <w:trHeight w:val="300"/>
        </w:trPr>
        <w:tc>
          <w:tcPr>
            <w:tcW w:w="340" w:type="dxa"/>
            <w:tcBorders>
              <w:top w:val="nil"/>
              <w:left w:val="nil"/>
              <w:bottom w:val="nil"/>
              <w:right w:val="nil"/>
            </w:tcBorders>
            <w:shd w:val="clear" w:color="auto" w:fill="auto"/>
            <w:noWrap/>
            <w:vAlign w:val="bottom"/>
            <w:hideMark/>
          </w:tcPr>
          <w:p w14:paraId="18AE886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7AB3BB4B"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Black/African American</w:t>
            </w:r>
          </w:p>
        </w:tc>
        <w:tc>
          <w:tcPr>
            <w:tcW w:w="1320" w:type="dxa"/>
            <w:tcBorders>
              <w:top w:val="nil"/>
              <w:left w:val="nil"/>
              <w:bottom w:val="nil"/>
              <w:right w:val="nil"/>
            </w:tcBorders>
            <w:shd w:val="clear" w:color="auto" w:fill="auto"/>
            <w:noWrap/>
            <w:vAlign w:val="bottom"/>
            <w:hideMark/>
          </w:tcPr>
          <w:p w14:paraId="5C253151"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19.6%</w:t>
            </w:r>
          </w:p>
        </w:tc>
        <w:tc>
          <w:tcPr>
            <w:tcW w:w="1121" w:type="dxa"/>
            <w:tcBorders>
              <w:top w:val="nil"/>
              <w:left w:val="nil"/>
              <w:bottom w:val="nil"/>
              <w:right w:val="nil"/>
            </w:tcBorders>
            <w:shd w:val="clear" w:color="auto" w:fill="auto"/>
            <w:noWrap/>
            <w:vAlign w:val="bottom"/>
            <w:hideMark/>
          </w:tcPr>
          <w:p w14:paraId="19E1E10C"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83.3%</w:t>
            </w:r>
          </w:p>
        </w:tc>
        <w:tc>
          <w:tcPr>
            <w:tcW w:w="1459" w:type="dxa"/>
            <w:tcBorders>
              <w:top w:val="nil"/>
              <w:left w:val="nil"/>
              <w:bottom w:val="nil"/>
              <w:right w:val="nil"/>
            </w:tcBorders>
            <w:shd w:val="clear" w:color="auto" w:fill="auto"/>
            <w:noWrap/>
            <w:vAlign w:val="bottom"/>
            <w:hideMark/>
          </w:tcPr>
          <w:p w14:paraId="09833D1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5.9%</w:t>
            </w:r>
          </w:p>
        </w:tc>
      </w:tr>
      <w:tr w:rsidR="00874D6F" w:rsidRPr="000A02DB" w14:paraId="33A93BBB" w14:textId="77777777" w:rsidTr="00DB70BB">
        <w:trPr>
          <w:trHeight w:val="300"/>
        </w:trPr>
        <w:tc>
          <w:tcPr>
            <w:tcW w:w="340" w:type="dxa"/>
            <w:tcBorders>
              <w:top w:val="nil"/>
              <w:left w:val="nil"/>
              <w:bottom w:val="nil"/>
              <w:right w:val="nil"/>
            </w:tcBorders>
            <w:shd w:val="clear" w:color="auto" w:fill="auto"/>
            <w:noWrap/>
            <w:vAlign w:val="bottom"/>
            <w:hideMark/>
          </w:tcPr>
          <w:p w14:paraId="0E468C93"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438B8C63"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Hispanic/Latinx     </w:t>
            </w:r>
          </w:p>
        </w:tc>
        <w:tc>
          <w:tcPr>
            <w:tcW w:w="1320" w:type="dxa"/>
            <w:tcBorders>
              <w:top w:val="nil"/>
              <w:left w:val="nil"/>
              <w:bottom w:val="nil"/>
              <w:right w:val="nil"/>
            </w:tcBorders>
            <w:shd w:val="clear" w:color="auto" w:fill="auto"/>
            <w:noWrap/>
            <w:vAlign w:val="bottom"/>
            <w:hideMark/>
          </w:tcPr>
          <w:p w14:paraId="5B959984"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29.9%</w:t>
            </w:r>
          </w:p>
        </w:tc>
        <w:tc>
          <w:tcPr>
            <w:tcW w:w="1121" w:type="dxa"/>
            <w:tcBorders>
              <w:top w:val="nil"/>
              <w:left w:val="nil"/>
              <w:bottom w:val="nil"/>
              <w:right w:val="nil"/>
            </w:tcBorders>
            <w:shd w:val="clear" w:color="auto" w:fill="auto"/>
            <w:noWrap/>
            <w:vAlign w:val="bottom"/>
            <w:hideMark/>
          </w:tcPr>
          <w:p w14:paraId="152F37D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48.8%</w:t>
            </w:r>
          </w:p>
        </w:tc>
        <w:tc>
          <w:tcPr>
            <w:tcW w:w="1459" w:type="dxa"/>
            <w:tcBorders>
              <w:top w:val="nil"/>
              <w:left w:val="nil"/>
              <w:bottom w:val="nil"/>
              <w:right w:val="nil"/>
            </w:tcBorders>
            <w:shd w:val="clear" w:color="auto" w:fill="auto"/>
            <w:noWrap/>
            <w:vAlign w:val="bottom"/>
            <w:hideMark/>
          </w:tcPr>
          <w:p w14:paraId="4F7E199B"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10.9%</w:t>
            </w:r>
          </w:p>
        </w:tc>
      </w:tr>
      <w:tr w:rsidR="00874D6F" w:rsidRPr="000A02DB" w14:paraId="10EB6378" w14:textId="77777777" w:rsidTr="00DB70BB">
        <w:trPr>
          <w:trHeight w:val="300"/>
        </w:trPr>
        <w:tc>
          <w:tcPr>
            <w:tcW w:w="340" w:type="dxa"/>
            <w:tcBorders>
              <w:top w:val="nil"/>
              <w:left w:val="nil"/>
              <w:bottom w:val="nil"/>
              <w:right w:val="nil"/>
            </w:tcBorders>
            <w:shd w:val="clear" w:color="auto" w:fill="auto"/>
            <w:noWrap/>
            <w:vAlign w:val="bottom"/>
            <w:hideMark/>
          </w:tcPr>
          <w:p w14:paraId="7E65486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0E977E99"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Filipino            </w:t>
            </w:r>
          </w:p>
        </w:tc>
        <w:tc>
          <w:tcPr>
            <w:tcW w:w="1320" w:type="dxa"/>
            <w:tcBorders>
              <w:top w:val="nil"/>
              <w:left w:val="nil"/>
              <w:bottom w:val="nil"/>
              <w:right w:val="nil"/>
            </w:tcBorders>
            <w:shd w:val="clear" w:color="auto" w:fill="auto"/>
            <w:noWrap/>
            <w:vAlign w:val="bottom"/>
            <w:hideMark/>
          </w:tcPr>
          <w:p w14:paraId="64E06BB4"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25.0%</w:t>
            </w:r>
          </w:p>
        </w:tc>
        <w:tc>
          <w:tcPr>
            <w:tcW w:w="1121" w:type="dxa"/>
            <w:tcBorders>
              <w:top w:val="nil"/>
              <w:left w:val="nil"/>
              <w:bottom w:val="nil"/>
              <w:right w:val="nil"/>
            </w:tcBorders>
            <w:shd w:val="clear" w:color="auto" w:fill="auto"/>
            <w:noWrap/>
            <w:vAlign w:val="bottom"/>
            <w:hideMark/>
          </w:tcPr>
          <w:p w14:paraId="1090B41B"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76.9%</w:t>
            </w:r>
          </w:p>
        </w:tc>
        <w:tc>
          <w:tcPr>
            <w:tcW w:w="1459" w:type="dxa"/>
            <w:tcBorders>
              <w:top w:val="nil"/>
              <w:left w:val="nil"/>
              <w:bottom w:val="nil"/>
              <w:right w:val="nil"/>
            </w:tcBorders>
            <w:shd w:val="clear" w:color="auto" w:fill="auto"/>
            <w:noWrap/>
            <w:vAlign w:val="bottom"/>
            <w:hideMark/>
          </w:tcPr>
          <w:p w14:paraId="1A5A2FE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5.8%</w:t>
            </w:r>
          </w:p>
        </w:tc>
      </w:tr>
      <w:tr w:rsidR="00874D6F" w:rsidRPr="000A02DB" w14:paraId="5A487E84" w14:textId="77777777" w:rsidTr="00DB70BB">
        <w:trPr>
          <w:trHeight w:val="300"/>
        </w:trPr>
        <w:tc>
          <w:tcPr>
            <w:tcW w:w="340" w:type="dxa"/>
            <w:tcBorders>
              <w:top w:val="nil"/>
              <w:left w:val="nil"/>
              <w:bottom w:val="nil"/>
              <w:right w:val="nil"/>
            </w:tcBorders>
            <w:shd w:val="clear" w:color="auto" w:fill="auto"/>
            <w:noWrap/>
            <w:vAlign w:val="bottom"/>
            <w:hideMark/>
          </w:tcPr>
          <w:p w14:paraId="3153A3D3"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70C09617"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White/Non-Hispanic  </w:t>
            </w:r>
          </w:p>
        </w:tc>
        <w:tc>
          <w:tcPr>
            <w:tcW w:w="1320" w:type="dxa"/>
            <w:tcBorders>
              <w:top w:val="nil"/>
              <w:left w:val="nil"/>
              <w:bottom w:val="nil"/>
              <w:right w:val="nil"/>
            </w:tcBorders>
            <w:shd w:val="clear" w:color="auto" w:fill="auto"/>
            <w:noWrap/>
            <w:vAlign w:val="bottom"/>
            <w:hideMark/>
          </w:tcPr>
          <w:p w14:paraId="274AD24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49.8%</w:t>
            </w:r>
          </w:p>
        </w:tc>
        <w:tc>
          <w:tcPr>
            <w:tcW w:w="1121" w:type="dxa"/>
            <w:tcBorders>
              <w:top w:val="nil"/>
              <w:left w:val="nil"/>
              <w:bottom w:val="nil"/>
              <w:right w:val="nil"/>
            </w:tcBorders>
            <w:shd w:val="clear" w:color="auto" w:fill="auto"/>
            <w:noWrap/>
            <w:vAlign w:val="bottom"/>
            <w:hideMark/>
          </w:tcPr>
          <w:p w14:paraId="7C7223F1"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20.9%</w:t>
            </w:r>
          </w:p>
        </w:tc>
        <w:tc>
          <w:tcPr>
            <w:tcW w:w="1459" w:type="dxa"/>
            <w:tcBorders>
              <w:top w:val="nil"/>
              <w:left w:val="nil"/>
              <w:bottom w:val="nil"/>
              <w:right w:val="nil"/>
            </w:tcBorders>
            <w:shd w:val="clear" w:color="auto" w:fill="auto"/>
            <w:noWrap/>
            <w:vAlign w:val="bottom"/>
            <w:hideMark/>
          </w:tcPr>
          <w:p w14:paraId="41D9C432"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18.9%</w:t>
            </w:r>
          </w:p>
        </w:tc>
      </w:tr>
      <w:tr w:rsidR="00874D6F" w:rsidRPr="000A02DB" w14:paraId="6C9768B0" w14:textId="77777777" w:rsidTr="00DB70BB">
        <w:trPr>
          <w:trHeight w:val="300"/>
        </w:trPr>
        <w:tc>
          <w:tcPr>
            <w:tcW w:w="340" w:type="dxa"/>
            <w:tcBorders>
              <w:top w:val="nil"/>
              <w:left w:val="nil"/>
              <w:bottom w:val="single" w:sz="4" w:space="0" w:color="auto"/>
              <w:right w:val="nil"/>
            </w:tcBorders>
            <w:shd w:val="clear" w:color="auto" w:fill="auto"/>
            <w:noWrap/>
            <w:vAlign w:val="bottom"/>
            <w:hideMark/>
          </w:tcPr>
          <w:p w14:paraId="2A2A6B51" w14:textId="77777777" w:rsidR="00874D6F" w:rsidRPr="000A02DB" w:rsidRDefault="00874D6F" w:rsidP="00DB70BB">
            <w:pPr>
              <w:spacing w:after="0" w:line="240" w:lineRule="auto"/>
              <w:rPr>
                <w:rFonts w:ascii="Calibri" w:eastAsia="Times New Roman" w:hAnsi="Calibri" w:cs="Calibri"/>
              </w:rPr>
            </w:pPr>
            <w:r w:rsidRPr="000A02DB">
              <w:rPr>
                <w:rFonts w:ascii="Calibri" w:eastAsia="Times New Roman" w:hAnsi="Calibri" w:cs="Calibri"/>
              </w:rPr>
              <w:t> </w:t>
            </w:r>
          </w:p>
        </w:tc>
        <w:tc>
          <w:tcPr>
            <w:tcW w:w="4980" w:type="dxa"/>
            <w:tcBorders>
              <w:top w:val="nil"/>
              <w:left w:val="nil"/>
              <w:bottom w:val="single" w:sz="4" w:space="0" w:color="auto"/>
              <w:right w:val="nil"/>
            </w:tcBorders>
            <w:shd w:val="clear" w:color="auto" w:fill="auto"/>
            <w:noWrap/>
            <w:vAlign w:val="bottom"/>
            <w:hideMark/>
          </w:tcPr>
          <w:p w14:paraId="3863C257"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Other               </w:t>
            </w:r>
          </w:p>
        </w:tc>
        <w:tc>
          <w:tcPr>
            <w:tcW w:w="1320" w:type="dxa"/>
            <w:tcBorders>
              <w:top w:val="nil"/>
              <w:left w:val="nil"/>
              <w:bottom w:val="single" w:sz="4" w:space="0" w:color="auto"/>
              <w:right w:val="nil"/>
            </w:tcBorders>
            <w:shd w:val="clear" w:color="auto" w:fill="auto"/>
            <w:noWrap/>
            <w:vAlign w:val="bottom"/>
            <w:hideMark/>
          </w:tcPr>
          <w:p w14:paraId="66235B1F"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18.5%</w:t>
            </w:r>
          </w:p>
        </w:tc>
        <w:tc>
          <w:tcPr>
            <w:tcW w:w="1121" w:type="dxa"/>
            <w:tcBorders>
              <w:top w:val="nil"/>
              <w:left w:val="nil"/>
              <w:bottom w:val="single" w:sz="4" w:space="0" w:color="auto"/>
              <w:right w:val="nil"/>
            </w:tcBorders>
            <w:shd w:val="clear" w:color="auto" w:fill="auto"/>
            <w:noWrap/>
            <w:vAlign w:val="bottom"/>
            <w:hideMark/>
          </w:tcPr>
          <w:p w14:paraId="756B941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59.3%</w:t>
            </w:r>
          </w:p>
        </w:tc>
        <w:tc>
          <w:tcPr>
            <w:tcW w:w="1459" w:type="dxa"/>
            <w:tcBorders>
              <w:top w:val="nil"/>
              <w:left w:val="nil"/>
              <w:bottom w:val="single" w:sz="4" w:space="0" w:color="auto"/>
              <w:right w:val="nil"/>
            </w:tcBorders>
            <w:shd w:val="clear" w:color="auto" w:fill="auto"/>
            <w:noWrap/>
            <w:vAlign w:val="bottom"/>
            <w:hideMark/>
          </w:tcPr>
          <w:p w14:paraId="3B1D42C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37.0%</w:t>
            </w:r>
          </w:p>
        </w:tc>
      </w:tr>
      <w:tr w:rsidR="00874D6F" w:rsidRPr="000A02DB" w14:paraId="6FEDCB58" w14:textId="77777777" w:rsidTr="00DB70BB">
        <w:trPr>
          <w:trHeight w:val="300"/>
        </w:trPr>
        <w:tc>
          <w:tcPr>
            <w:tcW w:w="5320" w:type="dxa"/>
            <w:gridSpan w:val="2"/>
            <w:tcBorders>
              <w:top w:val="single" w:sz="4" w:space="0" w:color="auto"/>
              <w:left w:val="nil"/>
              <w:bottom w:val="nil"/>
              <w:right w:val="nil"/>
            </w:tcBorders>
            <w:shd w:val="clear" w:color="000000" w:fill="E7E6E6"/>
            <w:noWrap/>
            <w:vAlign w:val="bottom"/>
            <w:hideMark/>
          </w:tcPr>
          <w:p w14:paraId="07982213"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Gender</w:t>
            </w:r>
          </w:p>
        </w:tc>
        <w:tc>
          <w:tcPr>
            <w:tcW w:w="1320" w:type="dxa"/>
            <w:tcBorders>
              <w:top w:val="nil"/>
              <w:left w:val="nil"/>
              <w:bottom w:val="nil"/>
              <w:right w:val="nil"/>
            </w:tcBorders>
            <w:shd w:val="clear" w:color="000000" w:fill="E7E6E6"/>
            <w:noWrap/>
            <w:vAlign w:val="bottom"/>
            <w:hideMark/>
          </w:tcPr>
          <w:p w14:paraId="725FE95F"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121" w:type="dxa"/>
            <w:tcBorders>
              <w:top w:val="nil"/>
              <w:left w:val="nil"/>
              <w:bottom w:val="nil"/>
              <w:right w:val="nil"/>
            </w:tcBorders>
            <w:shd w:val="clear" w:color="000000" w:fill="E7E6E6"/>
            <w:noWrap/>
            <w:vAlign w:val="bottom"/>
            <w:hideMark/>
          </w:tcPr>
          <w:p w14:paraId="6488E3BC"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459" w:type="dxa"/>
            <w:tcBorders>
              <w:top w:val="nil"/>
              <w:left w:val="nil"/>
              <w:bottom w:val="nil"/>
              <w:right w:val="nil"/>
            </w:tcBorders>
            <w:shd w:val="clear" w:color="000000" w:fill="E7E6E6"/>
            <w:noWrap/>
            <w:vAlign w:val="bottom"/>
            <w:hideMark/>
          </w:tcPr>
          <w:p w14:paraId="729597CF"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r>
      <w:tr w:rsidR="00874D6F" w:rsidRPr="000A02DB" w14:paraId="078B1416" w14:textId="77777777" w:rsidTr="00DB70BB">
        <w:trPr>
          <w:trHeight w:val="300"/>
        </w:trPr>
        <w:tc>
          <w:tcPr>
            <w:tcW w:w="340" w:type="dxa"/>
            <w:tcBorders>
              <w:top w:val="nil"/>
              <w:left w:val="nil"/>
              <w:bottom w:val="nil"/>
              <w:right w:val="nil"/>
            </w:tcBorders>
            <w:shd w:val="clear" w:color="auto" w:fill="auto"/>
            <w:noWrap/>
            <w:vAlign w:val="bottom"/>
            <w:hideMark/>
          </w:tcPr>
          <w:p w14:paraId="109EE59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3ADA4D49"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Cis woman</w:t>
            </w:r>
          </w:p>
        </w:tc>
        <w:tc>
          <w:tcPr>
            <w:tcW w:w="1320" w:type="dxa"/>
            <w:tcBorders>
              <w:top w:val="nil"/>
              <w:left w:val="nil"/>
              <w:bottom w:val="nil"/>
              <w:right w:val="nil"/>
            </w:tcBorders>
            <w:shd w:val="clear" w:color="auto" w:fill="auto"/>
            <w:noWrap/>
            <w:vAlign w:val="bottom"/>
            <w:hideMark/>
          </w:tcPr>
          <w:p w14:paraId="63D3C04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29.5%</w:t>
            </w:r>
          </w:p>
        </w:tc>
        <w:tc>
          <w:tcPr>
            <w:tcW w:w="1121" w:type="dxa"/>
            <w:tcBorders>
              <w:top w:val="nil"/>
              <w:left w:val="nil"/>
              <w:bottom w:val="nil"/>
              <w:right w:val="nil"/>
            </w:tcBorders>
            <w:shd w:val="clear" w:color="auto" w:fill="auto"/>
            <w:noWrap/>
            <w:vAlign w:val="bottom"/>
            <w:hideMark/>
          </w:tcPr>
          <w:p w14:paraId="4D84976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54.1%</w:t>
            </w:r>
          </w:p>
        </w:tc>
        <w:tc>
          <w:tcPr>
            <w:tcW w:w="1459" w:type="dxa"/>
            <w:tcBorders>
              <w:top w:val="nil"/>
              <w:left w:val="nil"/>
              <w:bottom w:val="nil"/>
              <w:right w:val="nil"/>
            </w:tcBorders>
            <w:shd w:val="clear" w:color="auto" w:fill="auto"/>
            <w:noWrap/>
            <w:vAlign w:val="bottom"/>
            <w:hideMark/>
          </w:tcPr>
          <w:p w14:paraId="72B0E697"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13.7%</w:t>
            </w:r>
          </w:p>
        </w:tc>
      </w:tr>
      <w:tr w:rsidR="00874D6F" w:rsidRPr="000A02DB" w14:paraId="1F4287E2" w14:textId="77777777" w:rsidTr="00DB70BB">
        <w:trPr>
          <w:trHeight w:val="300"/>
        </w:trPr>
        <w:tc>
          <w:tcPr>
            <w:tcW w:w="340" w:type="dxa"/>
            <w:tcBorders>
              <w:top w:val="nil"/>
              <w:left w:val="nil"/>
              <w:bottom w:val="nil"/>
              <w:right w:val="nil"/>
            </w:tcBorders>
            <w:shd w:val="clear" w:color="auto" w:fill="auto"/>
            <w:noWrap/>
            <w:vAlign w:val="bottom"/>
            <w:hideMark/>
          </w:tcPr>
          <w:p w14:paraId="7D8E52C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580989E2"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Cis man</w:t>
            </w:r>
          </w:p>
        </w:tc>
        <w:tc>
          <w:tcPr>
            <w:tcW w:w="1320" w:type="dxa"/>
            <w:tcBorders>
              <w:top w:val="nil"/>
              <w:left w:val="nil"/>
              <w:bottom w:val="nil"/>
              <w:right w:val="nil"/>
            </w:tcBorders>
            <w:shd w:val="clear" w:color="auto" w:fill="auto"/>
            <w:noWrap/>
            <w:vAlign w:val="bottom"/>
            <w:hideMark/>
          </w:tcPr>
          <w:p w14:paraId="00FB7FF1"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8.3%</w:t>
            </w:r>
          </w:p>
        </w:tc>
        <w:tc>
          <w:tcPr>
            <w:tcW w:w="1121" w:type="dxa"/>
            <w:tcBorders>
              <w:top w:val="nil"/>
              <w:left w:val="nil"/>
              <w:bottom w:val="nil"/>
              <w:right w:val="nil"/>
            </w:tcBorders>
            <w:shd w:val="clear" w:color="auto" w:fill="auto"/>
            <w:noWrap/>
            <w:vAlign w:val="bottom"/>
            <w:hideMark/>
          </w:tcPr>
          <w:p w14:paraId="4B67F60D"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66.3%</w:t>
            </w:r>
          </w:p>
        </w:tc>
        <w:tc>
          <w:tcPr>
            <w:tcW w:w="1459" w:type="dxa"/>
            <w:tcBorders>
              <w:top w:val="nil"/>
              <w:left w:val="nil"/>
              <w:bottom w:val="nil"/>
              <w:right w:val="nil"/>
            </w:tcBorders>
            <w:shd w:val="clear" w:color="auto" w:fill="auto"/>
            <w:noWrap/>
            <w:vAlign w:val="bottom"/>
            <w:hideMark/>
          </w:tcPr>
          <w:p w14:paraId="6E571EB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16.3%</w:t>
            </w:r>
          </w:p>
        </w:tc>
      </w:tr>
      <w:tr w:rsidR="00874D6F" w:rsidRPr="000A02DB" w14:paraId="29597BE8" w14:textId="77777777" w:rsidTr="00DB70BB">
        <w:trPr>
          <w:trHeight w:val="300"/>
        </w:trPr>
        <w:tc>
          <w:tcPr>
            <w:tcW w:w="340" w:type="dxa"/>
            <w:tcBorders>
              <w:top w:val="nil"/>
              <w:left w:val="nil"/>
              <w:bottom w:val="nil"/>
              <w:right w:val="nil"/>
            </w:tcBorders>
            <w:shd w:val="clear" w:color="auto" w:fill="auto"/>
            <w:noWrap/>
            <w:vAlign w:val="bottom"/>
            <w:hideMark/>
          </w:tcPr>
          <w:p w14:paraId="5663B98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4AD03984"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Non-binary/Gender variant</w:t>
            </w:r>
          </w:p>
        </w:tc>
        <w:tc>
          <w:tcPr>
            <w:tcW w:w="1320" w:type="dxa"/>
            <w:tcBorders>
              <w:top w:val="nil"/>
              <w:left w:val="nil"/>
              <w:bottom w:val="nil"/>
              <w:right w:val="nil"/>
            </w:tcBorders>
            <w:shd w:val="clear" w:color="auto" w:fill="auto"/>
            <w:noWrap/>
            <w:vAlign w:val="bottom"/>
            <w:hideMark/>
          </w:tcPr>
          <w:p w14:paraId="313B6AE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78.0%</w:t>
            </w:r>
          </w:p>
        </w:tc>
        <w:tc>
          <w:tcPr>
            <w:tcW w:w="1121" w:type="dxa"/>
            <w:tcBorders>
              <w:top w:val="nil"/>
              <w:left w:val="nil"/>
              <w:bottom w:val="nil"/>
              <w:right w:val="nil"/>
            </w:tcBorders>
            <w:shd w:val="clear" w:color="auto" w:fill="auto"/>
            <w:noWrap/>
            <w:vAlign w:val="bottom"/>
            <w:hideMark/>
          </w:tcPr>
          <w:p w14:paraId="4F7FD8C2"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25.2%</w:t>
            </w:r>
          </w:p>
        </w:tc>
        <w:tc>
          <w:tcPr>
            <w:tcW w:w="1459" w:type="dxa"/>
            <w:tcBorders>
              <w:top w:val="nil"/>
              <w:left w:val="nil"/>
              <w:bottom w:val="nil"/>
              <w:right w:val="nil"/>
            </w:tcBorders>
            <w:shd w:val="clear" w:color="auto" w:fill="auto"/>
            <w:noWrap/>
            <w:vAlign w:val="bottom"/>
            <w:hideMark/>
          </w:tcPr>
          <w:p w14:paraId="76AB6BF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5.7%</w:t>
            </w:r>
          </w:p>
        </w:tc>
      </w:tr>
      <w:tr w:rsidR="00874D6F" w:rsidRPr="000A02DB" w14:paraId="03B34D36" w14:textId="77777777" w:rsidTr="00DB70BB">
        <w:trPr>
          <w:trHeight w:val="300"/>
        </w:trPr>
        <w:tc>
          <w:tcPr>
            <w:tcW w:w="340" w:type="dxa"/>
            <w:tcBorders>
              <w:top w:val="nil"/>
              <w:left w:val="nil"/>
              <w:bottom w:val="single" w:sz="4" w:space="0" w:color="auto"/>
              <w:right w:val="nil"/>
            </w:tcBorders>
            <w:shd w:val="clear" w:color="auto" w:fill="auto"/>
            <w:noWrap/>
            <w:vAlign w:val="bottom"/>
            <w:hideMark/>
          </w:tcPr>
          <w:p w14:paraId="68F34E51" w14:textId="77777777" w:rsidR="00874D6F" w:rsidRPr="000A02DB" w:rsidRDefault="00874D6F" w:rsidP="00DB70BB">
            <w:pPr>
              <w:spacing w:after="0" w:line="240" w:lineRule="auto"/>
              <w:rPr>
                <w:rFonts w:ascii="Calibri" w:eastAsia="Times New Roman" w:hAnsi="Calibri" w:cs="Calibri"/>
              </w:rPr>
            </w:pPr>
            <w:r w:rsidRPr="000A02DB">
              <w:rPr>
                <w:rFonts w:ascii="Calibri" w:eastAsia="Times New Roman" w:hAnsi="Calibri" w:cs="Calibri"/>
              </w:rPr>
              <w:t> </w:t>
            </w:r>
          </w:p>
        </w:tc>
        <w:tc>
          <w:tcPr>
            <w:tcW w:w="4980" w:type="dxa"/>
            <w:tcBorders>
              <w:top w:val="nil"/>
              <w:left w:val="nil"/>
              <w:bottom w:val="single" w:sz="4" w:space="0" w:color="auto"/>
              <w:right w:val="nil"/>
            </w:tcBorders>
            <w:shd w:val="clear" w:color="auto" w:fill="auto"/>
            <w:noWrap/>
            <w:vAlign w:val="bottom"/>
            <w:hideMark/>
          </w:tcPr>
          <w:p w14:paraId="59106DDD"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Unsure/prefer not to say</w:t>
            </w:r>
          </w:p>
        </w:tc>
        <w:tc>
          <w:tcPr>
            <w:tcW w:w="1320" w:type="dxa"/>
            <w:tcBorders>
              <w:top w:val="nil"/>
              <w:left w:val="nil"/>
              <w:bottom w:val="single" w:sz="4" w:space="0" w:color="auto"/>
              <w:right w:val="nil"/>
            </w:tcBorders>
            <w:shd w:val="clear" w:color="auto" w:fill="auto"/>
            <w:noWrap/>
            <w:vAlign w:val="bottom"/>
            <w:hideMark/>
          </w:tcPr>
          <w:p w14:paraId="66539B7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51.2%</w:t>
            </w:r>
          </w:p>
        </w:tc>
        <w:tc>
          <w:tcPr>
            <w:tcW w:w="1121" w:type="dxa"/>
            <w:tcBorders>
              <w:top w:val="nil"/>
              <w:left w:val="nil"/>
              <w:bottom w:val="single" w:sz="4" w:space="0" w:color="auto"/>
              <w:right w:val="nil"/>
            </w:tcBorders>
            <w:shd w:val="clear" w:color="auto" w:fill="auto"/>
            <w:noWrap/>
            <w:vAlign w:val="bottom"/>
            <w:hideMark/>
          </w:tcPr>
          <w:p w14:paraId="307FF873"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25.6%</w:t>
            </w:r>
          </w:p>
        </w:tc>
        <w:tc>
          <w:tcPr>
            <w:tcW w:w="1459" w:type="dxa"/>
            <w:tcBorders>
              <w:top w:val="nil"/>
              <w:left w:val="nil"/>
              <w:bottom w:val="single" w:sz="4" w:space="0" w:color="auto"/>
              <w:right w:val="nil"/>
            </w:tcBorders>
            <w:shd w:val="clear" w:color="auto" w:fill="auto"/>
            <w:noWrap/>
            <w:vAlign w:val="bottom"/>
            <w:hideMark/>
          </w:tcPr>
          <w:p w14:paraId="386B33E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2.3%</w:t>
            </w:r>
          </w:p>
        </w:tc>
      </w:tr>
    </w:tbl>
    <w:p w14:paraId="00D2EF91" w14:textId="63E8A652" w:rsidR="00F619CD" w:rsidRPr="0010450D" w:rsidRDefault="0010450D" w:rsidP="0010450D">
      <w:pPr>
        <w:spacing w:after="240" w:line="240" w:lineRule="auto"/>
        <w:rPr>
          <w:sz w:val="20"/>
          <w:szCs w:val="20"/>
        </w:rPr>
      </w:pPr>
      <w:r>
        <w:rPr>
          <w:i/>
          <w:sz w:val="20"/>
          <w:szCs w:val="20"/>
        </w:rPr>
        <w:t>Note.</w:t>
      </w:r>
      <w:r>
        <w:rPr>
          <w:sz w:val="20"/>
          <w:szCs w:val="20"/>
        </w:rPr>
        <w:t xml:space="preserve"> Rates depicted in the</w:t>
      </w:r>
      <w:r w:rsidR="00874D6F">
        <w:rPr>
          <w:sz w:val="20"/>
          <w:szCs w:val="20"/>
        </w:rPr>
        <w:t xml:space="preserve"> table r</w:t>
      </w:r>
      <w:r>
        <w:rPr>
          <w:sz w:val="20"/>
          <w:szCs w:val="20"/>
        </w:rPr>
        <w:t xml:space="preserve">epresent 1,042 survey respondents who answered this question. Racial/ethnic, gender, and parent level of education subgroups also exclude respondents who did not provide a response for the respective demographic question within the survey. Each cell represents the percent of respondents in that subgroup that reported bullying for a given reason (columns). Numbers do not accumulate across rows because students may report bullying for more than one reason. </w:t>
      </w:r>
    </w:p>
    <w:p w14:paraId="5558A084" w14:textId="3465D266" w:rsidR="00F619CD" w:rsidRPr="00DB5466" w:rsidRDefault="00F619CD" w:rsidP="00F619CD">
      <w:pPr>
        <w:pStyle w:val="PACESubhead1"/>
      </w:pPr>
      <w:r>
        <w:t>College Preparedness</w:t>
      </w:r>
    </w:p>
    <w:p w14:paraId="1EB85963" w14:textId="4FF01C56" w:rsidR="00F619CD" w:rsidRPr="00F619CD" w:rsidRDefault="006B7964" w:rsidP="00F619CD">
      <w:pPr>
        <w:pStyle w:val="PACESubhead2"/>
        <w:rPr>
          <w:lang w:val="en"/>
        </w:rPr>
      </w:pPr>
      <w:r w:rsidRPr="00F619CD">
        <w:rPr>
          <w:lang w:val="en"/>
        </w:rPr>
        <w:t>Most</w:t>
      </w:r>
      <w:r w:rsidR="00F619CD" w:rsidRPr="00F619CD">
        <w:rPr>
          <w:lang w:val="en"/>
        </w:rPr>
        <w:t xml:space="preserve"> seniors felt that teachers and staff cared about their future, although fewer students were satisfied with the college advising they received.</w:t>
      </w:r>
    </w:p>
    <w:p w14:paraId="2149E363" w14:textId="4F99F90F" w:rsidR="00F619CD" w:rsidRDefault="00F619CD" w:rsidP="00F619CD">
      <w:pPr>
        <w:pStyle w:val="PACEBody"/>
      </w:pPr>
      <w:r w:rsidRPr="00F619CD">
        <w:rPr>
          <w:lang w:val="en"/>
        </w:rPr>
        <w:t>School belonging is also mediated by the relationships between students and school staff, which can lead to better academic outcomes (Hallinan, 2008; Hattie, 2009), including college-going (</w:t>
      </w:r>
      <w:proofErr w:type="spellStart"/>
      <w:r w:rsidRPr="00F619CD">
        <w:rPr>
          <w:lang w:val="en"/>
        </w:rPr>
        <w:t>Lecy</w:t>
      </w:r>
      <w:proofErr w:type="spellEnd"/>
      <w:r w:rsidRPr="00F619CD">
        <w:rPr>
          <w:lang w:val="en"/>
        </w:rPr>
        <w:t>, 2021). Reflecting on their perceived support in the transition out of high school, seniors were asked about the care demonstrated by teachers and school staff as well as their experiences with advising. By and large, high school seniors believed that the teachers and staff at their school cared about their future, with nearly 80</w:t>
      </w:r>
      <w:r w:rsidR="00A44C53">
        <w:rPr>
          <w:lang w:val="en"/>
        </w:rPr>
        <w:t xml:space="preserve"> percent</w:t>
      </w:r>
      <w:r w:rsidRPr="00F619CD">
        <w:rPr>
          <w:lang w:val="en"/>
        </w:rPr>
        <w:t xml:space="preserve"> responding </w:t>
      </w:r>
      <w:r w:rsidRPr="00F619CD">
        <w:rPr>
          <w:i/>
          <w:lang w:val="en"/>
        </w:rPr>
        <w:t xml:space="preserve">somewhat agree </w:t>
      </w:r>
      <w:r w:rsidRPr="00F619CD">
        <w:rPr>
          <w:lang w:val="en"/>
        </w:rPr>
        <w:t xml:space="preserve">or </w:t>
      </w:r>
      <w:r w:rsidRPr="00F619CD">
        <w:rPr>
          <w:i/>
          <w:lang w:val="en"/>
        </w:rPr>
        <w:t>strongly agree</w:t>
      </w:r>
      <w:r w:rsidRPr="00F619CD">
        <w:rPr>
          <w:lang w:val="en"/>
        </w:rPr>
        <w:t xml:space="preserve"> to the statement: </w:t>
      </w:r>
      <w:r w:rsidRPr="00F619CD">
        <w:rPr>
          <w:i/>
          <w:lang w:val="en"/>
        </w:rPr>
        <w:t xml:space="preserve">Teachers and staff at my high school care about my future </w:t>
      </w:r>
      <w:r w:rsidRPr="00F619CD">
        <w:rPr>
          <w:lang w:val="en"/>
        </w:rPr>
        <w:t>(see Figure 4).</w:t>
      </w:r>
      <w:r w:rsidRPr="00F619CD">
        <w:rPr>
          <w:vertAlign w:val="superscript"/>
          <w:lang w:val="en"/>
        </w:rPr>
        <w:footnoteReference w:id="7"/>
      </w:r>
      <w:r w:rsidRPr="00F619CD">
        <w:rPr>
          <w:lang w:val="en"/>
        </w:rPr>
        <w:t xml:space="preserve"> This high satisfaction rate was shared across race, gender, and parental education level, although rates were slightly </w:t>
      </w:r>
      <w:r w:rsidRPr="00F619CD">
        <w:rPr>
          <w:lang w:val="en"/>
        </w:rPr>
        <w:lastRenderedPageBreak/>
        <w:t>disproportionate across race/ethnicity and parental education, with greater rates of Filipino (83.6</w:t>
      </w:r>
      <w:r w:rsidR="00A44C53">
        <w:rPr>
          <w:lang w:val="en"/>
        </w:rPr>
        <w:t xml:space="preserve"> percent</w:t>
      </w:r>
      <w:r w:rsidRPr="00F619CD">
        <w:rPr>
          <w:lang w:val="en"/>
        </w:rPr>
        <w:t>) and White (82.4</w:t>
      </w:r>
      <w:r w:rsidR="00A44C53">
        <w:rPr>
          <w:lang w:val="en"/>
        </w:rPr>
        <w:t xml:space="preserve"> percent</w:t>
      </w:r>
      <w:r w:rsidRPr="00F619CD">
        <w:rPr>
          <w:lang w:val="en"/>
        </w:rPr>
        <w:t xml:space="preserve">) students as well as those whose parents had college degrees more likely to feel that staff cared. However, compared to their perceptions about staff, fewer students were satisfied with the college advising they received, with </w:t>
      </w:r>
      <w:r w:rsidR="00822837" w:rsidRPr="00F619CD">
        <w:rPr>
          <w:lang w:val="en"/>
        </w:rPr>
        <w:t>66.</w:t>
      </w:r>
      <w:del w:id="73" w:author="Baiyu Zhou" w:date="2023-11-09T14:56:00Z">
        <w:r w:rsidR="00822837" w:rsidRPr="00F619CD" w:rsidDel="00F31E64">
          <w:rPr>
            <w:lang w:val="en"/>
          </w:rPr>
          <w:delText>3</w:delText>
        </w:r>
        <w:r w:rsidR="00822837" w:rsidDel="00F31E64">
          <w:rPr>
            <w:lang w:val="en"/>
          </w:rPr>
          <w:delText xml:space="preserve"> </w:delText>
        </w:r>
      </w:del>
      <w:ins w:id="74" w:author="Baiyu Zhou" w:date="2023-11-09T14:56:00Z">
        <w:r w:rsidR="00F31E64">
          <w:rPr>
            <w:lang w:val="en"/>
          </w:rPr>
          <w:t>2</w:t>
        </w:r>
        <w:r w:rsidR="00F31E64">
          <w:rPr>
            <w:lang w:val="en"/>
          </w:rPr>
          <w:t xml:space="preserve"> </w:t>
        </w:r>
      </w:ins>
      <w:r w:rsidR="00822837">
        <w:rPr>
          <w:lang w:val="en"/>
        </w:rPr>
        <w:t>percent</w:t>
      </w:r>
      <w:r w:rsidR="00822837" w:rsidRPr="00F619CD">
        <w:rPr>
          <w:lang w:val="en"/>
        </w:rPr>
        <w:t xml:space="preserve"> </w:t>
      </w:r>
      <w:r w:rsidRPr="00F619CD">
        <w:rPr>
          <w:lang w:val="en"/>
        </w:rPr>
        <w:t>indicating</w:t>
      </w:r>
      <w:r w:rsidR="00822837">
        <w:rPr>
          <w:lang w:val="en"/>
        </w:rPr>
        <w:t xml:space="preserve"> </w:t>
      </w:r>
      <w:r w:rsidR="00822837">
        <w:rPr>
          <w:i/>
          <w:iCs/>
          <w:lang w:val="en"/>
        </w:rPr>
        <w:t xml:space="preserve">somewhat agree </w:t>
      </w:r>
      <w:r w:rsidR="00822837">
        <w:rPr>
          <w:lang w:val="en"/>
        </w:rPr>
        <w:t>or</w:t>
      </w:r>
      <w:r w:rsidRPr="00F619CD">
        <w:rPr>
          <w:lang w:val="en"/>
        </w:rPr>
        <w:t xml:space="preserve"> </w:t>
      </w:r>
      <w:r w:rsidRPr="00F619CD">
        <w:rPr>
          <w:i/>
          <w:lang w:val="en"/>
        </w:rPr>
        <w:t xml:space="preserve">strongly agree </w:t>
      </w:r>
      <w:r w:rsidRPr="00F619CD">
        <w:rPr>
          <w:lang w:val="en"/>
        </w:rPr>
        <w:t xml:space="preserve">to the statement: </w:t>
      </w:r>
      <w:r w:rsidRPr="00F619CD">
        <w:rPr>
          <w:i/>
          <w:lang w:val="en"/>
        </w:rPr>
        <w:t xml:space="preserve">I received good advising from high school about college </w:t>
      </w:r>
      <w:r w:rsidRPr="00F619CD">
        <w:rPr>
          <w:lang w:val="en"/>
        </w:rPr>
        <w:t>(see Figure 5). Further, students with higher parental education were less likely to be satisfied</w:t>
      </w:r>
      <w:r w:rsidRPr="00F619CD">
        <w:rPr>
          <w:i/>
          <w:lang w:val="en"/>
        </w:rPr>
        <w:t xml:space="preserve"> </w:t>
      </w:r>
      <w:r w:rsidRPr="00F619CD">
        <w:rPr>
          <w:lang w:val="en"/>
        </w:rPr>
        <w:t>with their college advising.</w:t>
      </w:r>
    </w:p>
    <w:p w14:paraId="43ABAA55" w14:textId="0D8F1AD7" w:rsidR="00F619CD" w:rsidRDefault="00F860ED" w:rsidP="0010450D">
      <w:pPr>
        <w:pStyle w:val="PACEBody"/>
        <w:ind w:firstLine="0"/>
      </w:pPr>
      <w:del w:id="75" w:author="Baiyu Zhou" w:date="2023-11-09T14:56:00Z">
        <w:r w:rsidDel="00F31E64">
          <w:rPr>
            <w:noProof/>
          </w:rPr>
          <w:drawing>
            <wp:anchor distT="0" distB="0" distL="114300" distR="114300" simplePos="0" relativeHeight="251663360" behindDoc="0" locked="0" layoutInCell="1" allowOverlap="1" wp14:anchorId="31A0CD84" wp14:editId="460551D1">
              <wp:simplePos x="0" y="0"/>
              <wp:positionH relativeFrom="column">
                <wp:posOffset>0</wp:posOffset>
              </wp:positionH>
              <wp:positionV relativeFrom="paragraph">
                <wp:posOffset>212256</wp:posOffset>
              </wp:positionV>
              <wp:extent cx="4942117" cy="3072983"/>
              <wp:effectExtent l="0" t="0" r="0" b="635"/>
              <wp:wrapNone/>
              <wp:docPr id="154297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72588" name=""/>
                      <pic:cNvPicPr/>
                    </pic:nvPicPr>
                    <pic:blipFill>
                      <a:blip r:embed="rId18">
                        <a:extLst>
                          <a:ext uri="{28A0092B-C50C-407E-A947-70E740481C1C}">
                            <a14:useLocalDpi xmlns:a14="http://schemas.microsoft.com/office/drawing/2010/main" val="0"/>
                          </a:ext>
                        </a:extLst>
                      </a:blip>
                      <a:stretch>
                        <a:fillRect/>
                      </a:stretch>
                    </pic:blipFill>
                    <pic:spPr>
                      <a:xfrm>
                        <a:off x="0" y="0"/>
                        <a:ext cx="4957872" cy="3082779"/>
                      </a:xfrm>
                      <a:prstGeom prst="rect">
                        <a:avLst/>
                      </a:prstGeom>
                    </pic:spPr>
                  </pic:pic>
                </a:graphicData>
              </a:graphic>
              <wp14:sizeRelH relativeFrom="page">
                <wp14:pctWidth>0</wp14:pctWidth>
              </wp14:sizeRelH>
              <wp14:sizeRelV relativeFrom="page">
                <wp14:pctHeight>0</wp14:pctHeight>
              </wp14:sizeRelV>
            </wp:anchor>
          </w:drawing>
        </w:r>
      </w:del>
      <w:r w:rsidR="0010450D">
        <w:rPr>
          <w:b/>
        </w:rPr>
        <w:t>Figure</w:t>
      </w:r>
      <w:r w:rsidR="0010450D" w:rsidRPr="00473872">
        <w:rPr>
          <w:b/>
        </w:rPr>
        <w:t xml:space="preserve"> </w:t>
      </w:r>
      <w:r w:rsidR="0010450D">
        <w:rPr>
          <w:b/>
        </w:rPr>
        <w:t>4</w:t>
      </w:r>
      <w:r w:rsidR="0010450D" w:rsidRPr="00473872">
        <w:rPr>
          <w:b/>
        </w:rPr>
        <w:t>.</w:t>
      </w:r>
      <w:r w:rsidR="0010450D" w:rsidRPr="00473872">
        <w:t xml:space="preserve"> </w:t>
      </w:r>
      <w:r w:rsidR="00586373">
        <w:t xml:space="preserve">Care from </w:t>
      </w:r>
      <w:r w:rsidR="0010450D">
        <w:t>Teachers and Staff</w:t>
      </w:r>
      <w:r w:rsidR="008D16C9" w:rsidRPr="008D16C9">
        <w:t xml:space="preserve"> </w:t>
      </w:r>
      <w:r w:rsidR="008D16C9">
        <w:t>about Students’ Futures</w:t>
      </w:r>
    </w:p>
    <w:p w14:paraId="5F2341B1" w14:textId="0A8722C9" w:rsidR="0010450D" w:rsidDel="00F31E64" w:rsidRDefault="00F31E64" w:rsidP="0010450D">
      <w:pPr>
        <w:rPr>
          <w:del w:id="76" w:author="Baiyu Zhou" w:date="2023-11-09T14:56:00Z"/>
          <w:i/>
          <w:sz w:val="20"/>
          <w:szCs w:val="20"/>
        </w:rPr>
      </w:pPr>
      <w:ins w:id="77" w:author="Baiyu Zhou" w:date="2023-11-09T14:56:00Z">
        <w:r>
          <w:rPr>
            <w:i/>
            <w:noProof/>
            <w:sz w:val="20"/>
            <w:szCs w:val="20"/>
          </w:rPr>
          <w:drawing>
            <wp:anchor distT="0" distB="0" distL="114300" distR="114300" simplePos="0" relativeHeight="251675648" behindDoc="0" locked="0" layoutInCell="1" allowOverlap="1" wp14:anchorId="7D4E3376" wp14:editId="3A56A77E">
              <wp:simplePos x="0" y="0"/>
              <wp:positionH relativeFrom="column">
                <wp:posOffset>0</wp:posOffset>
              </wp:positionH>
              <wp:positionV relativeFrom="paragraph">
                <wp:posOffset>0</wp:posOffset>
              </wp:positionV>
              <wp:extent cx="5943600" cy="3703320"/>
              <wp:effectExtent l="0" t="0" r="0" b="5080"/>
              <wp:wrapTopAndBottom/>
              <wp:docPr id="1268697568" name="Picture 5" descr="A graph with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97568" name="Picture 5" descr="A graph with a number of people&#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703320"/>
                      </a:xfrm>
                      <a:prstGeom prst="rect">
                        <a:avLst/>
                      </a:prstGeom>
                    </pic:spPr>
                  </pic:pic>
                </a:graphicData>
              </a:graphic>
              <wp14:sizeRelH relativeFrom="page">
                <wp14:pctWidth>0</wp14:pctWidth>
              </wp14:sizeRelH>
              <wp14:sizeRelV relativeFrom="page">
                <wp14:pctHeight>0</wp14:pctHeight>
              </wp14:sizeRelV>
            </wp:anchor>
          </w:drawing>
        </w:r>
      </w:ins>
    </w:p>
    <w:p w14:paraId="0D980E39" w14:textId="203B7A89" w:rsidR="0010450D" w:rsidDel="00F31E64" w:rsidRDefault="0010450D" w:rsidP="0010450D">
      <w:pPr>
        <w:rPr>
          <w:del w:id="78" w:author="Baiyu Zhou" w:date="2023-11-09T14:56:00Z"/>
          <w:i/>
          <w:sz w:val="20"/>
          <w:szCs w:val="20"/>
        </w:rPr>
      </w:pPr>
    </w:p>
    <w:p w14:paraId="78D54AF6" w14:textId="24D8A30D" w:rsidR="0010450D" w:rsidDel="00F31E64" w:rsidRDefault="0010450D" w:rsidP="0010450D">
      <w:pPr>
        <w:rPr>
          <w:del w:id="79" w:author="Baiyu Zhou" w:date="2023-11-09T14:56:00Z"/>
          <w:i/>
          <w:sz w:val="20"/>
          <w:szCs w:val="20"/>
        </w:rPr>
      </w:pPr>
    </w:p>
    <w:p w14:paraId="6D21D8A6" w14:textId="25F3F5ED" w:rsidR="0010450D" w:rsidDel="00F31E64" w:rsidRDefault="0010450D" w:rsidP="0010450D">
      <w:pPr>
        <w:rPr>
          <w:del w:id="80" w:author="Baiyu Zhou" w:date="2023-11-09T14:56:00Z"/>
          <w:i/>
          <w:sz w:val="20"/>
          <w:szCs w:val="20"/>
        </w:rPr>
      </w:pPr>
    </w:p>
    <w:p w14:paraId="66DA96D6" w14:textId="1B2E5486" w:rsidR="0010450D" w:rsidDel="00F31E64" w:rsidRDefault="0010450D" w:rsidP="0010450D">
      <w:pPr>
        <w:rPr>
          <w:del w:id="81" w:author="Baiyu Zhou" w:date="2023-11-09T14:56:00Z"/>
          <w:i/>
          <w:sz w:val="20"/>
          <w:szCs w:val="20"/>
        </w:rPr>
      </w:pPr>
    </w:p>
    <w:p w14:paraId="35C7BBDB" w14:textId="5B6D60D6" w:rsidR="0010450D" w:rsidDel="00F31E64" w:rsidRDefault="0010450D" w:rsidP="0010450D">
      <w:pPr>
        <w:rPr>
          <w:del w:id="82" w:author="Baiyu Zhou" w:date="2023-11-09T14:56:00Z"/>
          <w:i/>
          <w:sz w:val="20"/>
          <w:szCs w:val="20"/>
        </w:rPr>
      </w:pPr>
    </w:p>
    <w:p w14:paraId="75F04CFB" w14:textId="0E28C883" w:rsidR="0010450D" w:rsidDel="00F31E64" w:rsidRDefault="0010450D" w:rsidP="0010450D">
      <w:pPr>
        <w:rPr>
          <w:del w:id="83" w:author="Baiyu Zhou" w:date="2023-11-09T14:56:00Z"/>
          <w:i/>
          <w:sz w:val="20"/>
          <w:szCs w:val="20"/>
        </w:rPr>
      </w:pPr>
    </w:p>
    <w:p w14:paraId="36BF4F43" w14:textId="4DA10A1A" w:rsidR="0010450D" w:rsidDel="00F31E64" w:rsidRDefault="0010450D" w:rsidP="0010450D">
      <w:pPr>
        <w:rPr>
          <w:del w:id="84" w:author="Baiyu Zhou" w:date="2023-11-09T14:56:00Z"/>
          <w:i/>
          <w:sz w:val="20"/>
          <w:szCs w:val="20"/>
        </w:rPr>
      </w:pPr>
    </w:p>
    <w:p w14:paraId="02C1B184" w14:textId="360D7059" w:rsidR="0010450D" w:rsidDel="00F31E64" w:rsidRDefault="0010450D" w:rsidP="0010450D">
      <w:pPr>
        <w:rPr>
          <w:del w:id="85" w:author="Baiyu Zhou" w:date="2023-11-09T14:56:00Z"/>
          <w:i/>
          <w:sz w:val="20"/>
          <w:szCs w:val="20"/>
        </w:rPr>
      </w:pPr>
    </w:p>
    <w:p w14:paraId="12381E96" w14:textId="3C9BC533" w:rsidR="00F860ED" w:rsidDel="00F31E64" w:rsidRDefault="00F860ED" w:rsidP="0010450D">
      <w:pPr>
        <w:rPr>
          <w:del w:id="86" w:author="Baiyu Zhou" w:date="2023-11-09T14:56:00Z"/>
          <w:i/>
          <w:sz w:val="20"/>
          <w:szCs w:val="20"/>
        </w:rPr>
      </w:pPr>
    </w:p>
    <w:p w14:paraId="54100285" w14:textId="3EE8F837" w:rsidR="00F860ED" w:rsidDel="00F31E64" w:rsidRDefault="00F860ED" w:rsidP="0010450D">
      <w:pPr>
        <w:rPr>
          <w:del w:id="87" w:author="Baiyu Zhou" w:date="2023-11-09T14:56:00Z"/>
          <w:i/>
          <w:sz w:val="20"/>
          <w:szCs w:val="20"/>
        </w:rPr>
      </w:pPr>
    </w:p>
    <w:p w14:paraId="10756B4B" w14:textId="70946F62" w:rsidR="0010450D" w:rsidRDefault="0010450D" w:rsidP="0010450D">
      <w:pPr>
        <w:rPr>
          <w:b/>
        </w:rPr>
      </w:pPr>
      <w:r>
        <w:rPr>
          <w:i/>
          <w:sz w:val="20"/>
          <w:szCs w:val="20"/>
        </w:rPr>
        <w:t>Note</w:t>
      </w:r>
      <w:r>
        <w:rPr>
          <w:sz w:val="20"/>
          <w:szCs w:val="20"/>
        </w:rPr>
        <w:t>. Rates depicted in the figure represent 8,</w:t>
      </w:r>
      <w:del w:id="88" w:author="Baiyu Zhou" w:date="2023-11-09T14:56:00Z">
        <w:r w:rsidDel="00F31E64">
          <w:rPr>
            <w:sz w:val="20"/>
            <w:szCs w:val="20"/>
          </w:rPr>
          <w:delText xml:space="preserve">012 </w:delText>
        </w:r>
      </w:del>
      <w:ins w:id="89" w:author="Baiyu Zhou" w:date="2023-11-09T14:56:00Z">
        <w:r w:rsidR="00F31E64">
          <w:rPr>
            <w:sz w:val="20"/>
            <w:szCs w:val="20"/>
          </w:rPr>
          <w:t>13</w:t>
        </w:r>
      </w:ins>
      <w:ins w:id="90" w:author="Baiyu Zhou" w:date="2023-11-09T14:57:00Z">
        <w:r w:rsidR="00F31E64">
          <w:rPr>
            <w:sz w:val="20"/>
            <w:szCs w:val="20"/>
          </w:rPr>
          <w:t>5</w:t>
        </w:r>
      </w:ins>
      <w:ins w:id="91" w:author="Baiyu Zhou" w:date="2023-11-09T14:56:00Z">
        <w:r w:rsidR="00F31E64">
          <w:rPr>
            <w:sz w:val="20"/>
            <w:szCs w:val="20"/>
          </w:rPr>
          <w:t xml:space="preserve"> </w:t>
        </w:r>
      </w:ins>
      <w:r>
        <w:rPr>
          <w:sz w:val="20"/>
          <w:szCs w:val="20"/>
        </w:rPr>
        <w:t>survey respondents who answered this question. Racial/ethnic, gender, and parent level of education subgroups also exclude respondents who did not provide a response for the respective demographic question within the survey.</w:t>
      </w:r>
    </w:p>
    <w:p w14:paraId="77961D3E" w14:textId="77777777" w:rsidR="00F860ED" w:rsidRDefault="00F860ED">
      <w:pPr>
        <w:rPr>
          <w:rFonts w:ascii="Calibri" w:eastAsia="Calibri" w:hAnsi="Calibri" w:cs="Calibri"/>
          <w:b/>
          <w:sz w:val="25"/>
          <w:szCs w:val="25"/>
        </w:rPr>
      </w:pPr>
      <w:r>
        <w:rPr>
          <w:b/>
        </w:rPr>
        <w:br w:type="page"/>
      </w:r>
    </w:p>
    <w:p w14:paraId="0D39AF87" w14:textId="2628F187" w:rsidR="0010450D" w:rsidRDefault="00586373" w:rsidP="0010450D">
      <w:pPr>
        <w:pStyle w:val="PACEBody"/>
        <w:ind w:firstLine="0"/>
        <w:rPr>
          <w:lang w:val="en"/>
        </w:rPr>
      </w:pPr>
      <w:r>
        <w:rPr>
          <w:b/>
        </w:rPr>
        <w:lastRenderedPageBreak/>
        <w:t>Figure</w:t>
      </w:r>
      <w:r w:rsidRPr="00473872">
        <w:rPr>
          <w:b/>
        </w:rPr>
        <w:t xml:space="preserve"> </w:t>
      </w:r>
      <w:r>
        <w:rPr>
          <w:b/>
        </w:rPr>
        <w:t>5</w:t>
      </w:r>
      <w:r w:rsidRPr="00473872">
        <w:rPr>
          <w:b/>
        </w:rPr>
        <w:t>.</w:t>
      </w:r>
      <w:r w:rsidRPr="00473872">
        <w:t xml:space="preserve"> </w:t>
      </w:r>
      <w:r>
        <w:t>College</w:t>
      </w:r>
      <w:r>
        <w:rPr>
          <w:noProof/>
        </w:rPr>
        <w:t xml:space="preserve"> </w:t>
      </w:r>
      <w:del w:id="92" w:author="Baiyu Zhou" w:date="2023-11-09T15:05:00Z">
        <w:r w:rsidR="0010450D" w:rsidDel="00D11E39">
          <w:rPr>
            <w:noProof/>
          </w:rPr>
          <w:drawing>
            <wp:anchor distT="0" distB="0" distL="114300" distR="114300" simplePos="0" relativeHeight="251664384" behindDoc="0" locked="0" layoutInCell="1" allowOverlap="1" wp14:anchorId="6D68DB2E" wp14:editId="0BC684BD">
              <wp:simplePos x="0" y="0"/>
              <wp:positionH relativeFrom="column">
                <wp:posOffset>38100</wp:posOffset>
              </wp:positionH>
              <wp:positionV relativeFrom="paragraph">
                <wp:posOffset>204470</wp:posOffset>
              </wp:positionV>
              <wp:extent cx="4513977" cy="2903220"/>
              <wp:effectExtent l="0" t="0" r="0" b="5080"/>
              <wp:wrapNone/>
              <wp:docPr id="2046034472" name="Picture 1" descr="A graph of a surve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34472" name="Picture 1" descr="A graph of a survey&#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4527355" cy="2911824"/>
                      </a:xfrm>
                      <a:prstGeom prst="rect">
                        <a:avLst/>
                      </a:prstGeom>
                    </pic:spPr>
                  </pic:pic>
                </a:graphicData>
              </a:graphic>
              <wp14:sizeRelH relativeFrom="page">
                <wp14:pctWidth>0</wp14:pctWidth>
              </wp14:sizeRelH>
              <wp14:sizeRelV relativeFrom="page">
                <wp14:pctHeight>0</wp14:pctHeight>
              </wp14:sizeRelV>
            </wp:anchor>
          </w:drawing>
        </w:r>
      </w:del>
      <w:r>
        <w:rPr>
          <w:noProof/>
        </w:rPr>
        <w:t>Advising in High School</w:t>
      </w:r>
    </w:p>
    <w:p w14:paraId="38E1EC28" w14:textId="5A2DBE52" w:rsidR="0010450D" w:rsidDel="00D11E39" w:rsidRDefault="00D11E39" w:rsidP="008E692A">
      <w:pPr>
        <w:pStyle w:val="PACEBody"/>
        <w:rPr>
          <w:del w:id="93" w:author="Baiyu Zhou" w:date="2023-11-09T15:06:00Z"/>
          <w:lang w:val="en"/>
        </w:rPr>
      </w:pPr>
      <w:ins w:id="94" w:author="Baiyu Zhou" w:date="2023-11-09T15:06:00Z">
        <w:r>
          <w:rPr>
            <w:noProof/>
            <w:lang w:val="en"/>
          </w:rPr>
          <w:drawing>
            <wp:anchor distT="0" distB="0" distL="114300" distR="114300" simplePos="0" relativeHeight="251676672" behindDoc="0" locked="0" layoutInCell="1" allowOverlap="1" wp14:anchorId="27EB25A9" wp14:editId="4CD72A6F">
              <wp:simplePos x="0" y="0"/>
              <wp:positionH relativeFrom="column">
                <wp:posOffset>0</wp:posOffset>
              </wp:positionH>
              <wp:positionV relativeFrom="paragraph">
                <wp:posOffset>3175</wp:posOffset>
              </wp:positionV>
              <wp:extent cx="4555074" cy="2934032"/>
              <wp:effectExtent l="0" t="0" r="4445" b="0"/>
              <wp:wrapTopAndBottom/>
              <wp:docPr id="1091140276" name="Picture 6" descr="A graph of a surve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40276" name="Picture 6" descr="A graph of a survey&#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55074" cy="2934032"/>
                      </a:xfrm>
                      <a:prstGeom prst="rect">
                        <a:avLst/>
                      </a:prstGeom>
                    </pic:spPr>
                  </pic:pic>
                </a:graphicData>
              </a:graphic>
              <wp14:sizeRelH relativeFrom="page">
                <wp14:pctWidth>0</wp14:pctWidth>
              </wp14:sizeRelH>
              <wp14:sizeRelV relativeFrom="page">
                <wp14:pctHeight>0</wp14:pctHeight>
              </wp14:sizeRelV>
            </wp:anchor>
          </w:drawing>
        </w:r>
      </w:ins>
    </w:p>
    <w:p w14:paraId="43D02722" w14:textId="4DF8113F" w:rsidR="0010450D" w:rsidDel="00D11E39" w:rsidRDefault="0010450D" w:rsidP="008E692A">
      <w:pPr>
        <w:pStyle w:val="PACEBody"/>
        <w:rPr>
          <w:del w:id="95" w:author="Baiyu Zhou" w:date="2023-11-09T15:06:00Z"/>
          <w:lang w:val="en"/>
        </w:rPr>
      </w:pPr>
    </w:p>
    <w:p w14:paraId="20FD989C" w14:textId="40BA6E49" w:rsidR="0010450D" w:rsidDel="00D11E39" w:rsidRDefault="0010450D" w:rsidP="008E692A">
      <w:pPr>
        <w:pStyle w:val="PACEBody"/>
        <w:rPr>
          <w:del w:id="96" w:author="Baiyu Zhou" w:date="2023-11-09T15:06:00Z"/>
          <w:lang w:val="en"/>
        </w:rPr>
      </w:pPr>
    </w:p>
    <w:p w14:paraId="5D5FBE1C" w14:textId="4B25BC89" w:rsidR="0010450D" w:rsidDel="00D11E39" w:rsidRDefault="0010450D" w:rsidP="008E692A">
      <w:pPr>
        <w:pStyle w:val="PACEBody"/>
        <w:rPr>
          <w:del w:id="97" w:author="Baiyu Zhou" w:date="2023-11-09T15:06:00Z"/>
          <w:lang w:val="en"/>
        </w:rPr>
      </w:pPr>
    </w:p>
    <w:p w14:paraId="3B0B3CA8" w14:textId="01BEC1B2" w:rsidR="0010450D" w:rsidDel="00D11E39" w:rsidRDefault="0010450D" w:rsidP="008E692A">
      <w:pPr>
        <w:pStyle w:val="PACEBody"/>
        <w:rPr>
          <w:del w:id="98" w:author="Baiyu Zhou" w:date="2023-11-09T15:06:00Z"/>
          <w:lang w:val="en"/>
        </w:rPr>
      </w:pPr>
    </w:p>
    <w:p w14:paraId="07B5CA0D" w14:textId="0E1968B0" w:rsidR="0010450D" w:rsidDel="00D11E39" w:rsidRDefault="0010450D" w:rsidP="008E692A">
      <w:pPr>
        <w:pStyle w:val="PACEBody"/>
        <w:rPr>
          <w:del w:id="99" w:author="Baiyu Zhou" w:date="2023-11-09T15:06:00Z"/>
          <w:lang w:val="en"/>
        </w:rPr>
      </w:pPr>
    </w:p>
    <w:p w14:paraId="14A66CB0" w14:textId="7FD1E30E" w:rsidR="0010450D" w:rsidDel="00D11E39" w:rsidRDefault="0010450D" w:rsidP="008E692A">
      <w:pPr>
        <w:pStyle w:val="PACEBody"/>
        <w:rPr>
          <w:del w:id="100" w:author="Baiyu Zhou" w:date="2023-11-09T15:06:00Z"/>
          <w:lang w:val="en"/>
        </w:rPr>
      </w:pPr>
    </w:p>
    <w:p w14:paraId="0D338B36" w14:textId="32008CFE" w:rsidR="0010450D" w:rsidDel="00D11E39" w:rsidRDefault="0010450D" w:rsidP="008E692A">
      <w:pPr>
        <w:pStyle w:val="PACEBody"/>
        <w:rPr>
          <w:del w:id="101" w:author="Baiyu Zhou" w:date="2023-11-09T15:06:00Z"/>
          <w:lang w:val="en"/>
        </w:rPr>
      </w:pPr>
    </w:p>
    <w:p w14:paraId="5CE6D2A3" w14:textId="42A7C693" w:rsidR="0010450D" w:rsidRPr="00586373" w:rsidRDefault="00586373" w:rsidP="00586373">
      <w:pPr>
        <w:rPr>
          <w:i/>
          <w:highlight w:val="yellow"/>
        </w:rPr>
      </w:pPr>
      <w:r>
        <w:rPr>
          <w:i/>
          <w:sz w:val="20"/>
          <w:szCs w:val="20"/>
        </w:rPr>
        <w:t>Note</w:t>
      </w:r>
      <w:r>
        <w:rPr>
          <w:sz w:val="20"/>
          <w:szCs w:val="20"/>
        </w:rPr>
        <w:t>. Rates depicted in the figure represent 8,</w:t>
      </w:r>
      <w:del w:id="102" w:author="Baiyu Zhou" w:date="2023-11-09T14:57:00Z">
        <w:r w:rsidDel="00F31E64">
          <w:rPr>
            <w:sz w:val="20"/>
            <w:szCs w:val="20"/>
          </w:rPr>
          <w:delText xml:space="preserve">013 </w:delText>
        </w:r>
      </w:del>
      <w:ins w:id="103" w:author="Baiyu Zhou" w:date="2023-11-09T14:57:00Z">
        <w:r w:rsidR="00F31E64">
          <w:rPr>
            <w:sz w:val="20"/>
            <w:szCs w:val="20"/>
          </w:rPr>
          <w:t>137</w:t>
        </w:r>
        <w:r w:rsidR="00F31E64">
          <w:rPr>
            <w:sz w:val="20"/>
            <w:szCs w:val="20"/>
          </w:rPr>
          <w:t xml:space="preserve"> </w:t>
        </w:r>
      </w:ins>
      <w:r>
        <w:rPr>
          <w:sz w:val="20"/>
          <w:szCs w:val="20"/>
        </w:rPr>
        <w:t>survey respondents who answered this question. Racial/ethnic, gender, and parent level of education subgroups also exclude respondents who did not provide a response for the respective demographic question within the survey.</w:t>
      </w:r>
    </w:p>
    <w:p w14:paraId="09BBC880" w14:textId="698FA954" w:rsidR="0010450D" w:rsidRPr="008E692A" w:rsidRDefault="00586373" w:rsidP="00586373">
      <w:pPr>
        <w:spacing w:after="240" w:line="240" w:lineRule="auto"/>
        <w:rPr>
          <w:b/>
          <w:color w:val="FF0000"/>
          <w:sz w:val="25"/>
          <w:szCs w:val="25"/>
        </w:rPr>
      </w:pPr>
      <w:r w:rsidRPr="008E692A">
        <w:rPr>
          <w:b/>
          <w:color w:val="FF0000"/>
          <w:sz w:val="25"/>
          <w:szCs w:val="25"/>
          <w:highlight w:val="yellow"/>
        </w:rPr>
        <w:t>[Quote Call Out Box]</w:t>
      </w:r>
    </w:p>
    <w:p w14:paraId="62E940D5" w14:textId="77777777" w:rsidR="00586373" w:rsidRDefault="00586373" w:rsidP="00586373">
      <w:pPr>
        <w:pStyle w:val="Quote"/>
      </w:pPr>
      <w:r w:rsidRPr="00586373">
        <w:rPr>
          <w:lang w:val="en"/>
        </w:rPr>
        <w:t>“I believe remaining consistent [with] my academics will [be] the biggest challenge. I personally don’t believe I’m prepared to pass college level classes. Yet I notice… Most of [the] class of 2023, aren’t prepared as well.”</w:t>
      </w:r>
      <w:r>
        <w:t xml:space="preserve"> </w:t>
      </w:r>
    </w:p>
    <w:p w14:paraId="22B3F692" w14:textId="1408EF4C" w:rsidR="00586373" w:rsidRPr="00586373" w:rsidRDefault="00822837" w:rsidP="00586373">
      <w:pPr>
        <w:pStyle w:val="PACESubhead2"/>
        <w:rPr>
          <w:lang w:val="en"/>
        </w:rPr>
      </w:pPr>
      <w:r>
        <w:rPr>
          <w:lang w:val="en"/>
        </w:rPr>
        <w:t>Nearly 63 percent of</w:t>
      </w:r>
      <w:r w:rsidR="00586373" w:rsidRPr="00586373">
        <w:rPr>
          <w:lang w:val="en"/>
        </w:rPr>
        <w:t xml:space="preserve"> the seniors surveyed felt prepared for college</w:t>
      </w:r>
      <w:r w:rsidR="00EB6CFB">
        <w:rPr>
          <w:lang w:val="en"/>
        </w:rPr>
        <w:t xml:space="preserve"> prior to enrollment</w:t>
      </w:r>
      <w:r w:rsidR="00586373" w:rsidRPr="00586373">
        <w:rPr>
          <w:lang w:val="en"/>
        </w:rPr>
        <w:t xml:space="preserve">. </w:t>
      </w:r>
    </w:p>
    <w:p w14:paraId="63F2233B" w14:textId="44F55FFF" w:rsidR="00586373" w:rsidRDefault="00586373" w:rsidP="00EB6CFB">
      <w:pPr>
        <w:pStyle w:val="Quote"/>
        <w:ind w:left="0" w:firstLine="720"/>
        <w:rPr>
          <w:i w:val="0"/>
          <w:iCs w:val="0"/>
          <w:lang w:val="en"/>
        </w:rPr>
      </w:pPr>
      <w:r w:rsidRPr="00586373">
        <w:rPr>
          <w:i w:val="0"/>
          <w:iCs w:val="0"/>
          <w:lang w:val="en"/>
        </w:rPr>
        <w:t xml:space="preserve">Figure 6 presents results on students’ readiness for college. </w:t>
      </w:r>
      <w:r w:rsidR="00822837">
        <w:rPr>
          <w:i w:val="0"/>
          <w:iCs w:val="0"/>
          <w:lang w:val="en"/>
        </w:rPr>
        <w:t xml:space="preserve">Generally, seniors </w:t>
      </w:r>
      <w:r w:rsidRPr="00586373">
        <w:rPr>
          <w:i w:val="0"/>
          <w:iCs w:val="0"/>
          <w:lang w:val="en"/>
        </w:rPr>
        <w:t xml:space="preserve">felt prepared for college, </w:t>
      </w:r>
      <w:r w:rsidR="00822837">
        <w:rPr>
          <w:i w:val="0"/>
          <w:iCs w:val="0"/>
          <w:lang w:val="en"/>
        </w:rPr>
        <w:t>as 62.</w:t>
      </w:r>
      <w:del w:id="104" w:author="Baiyu Zhou" w:date="2023-11-09T15:07:00Z">
        <w:r w:rsidR="00822837" w:rsidDel="00D11E39">
          <w:rPr>
            <w:i w:val="0"/>
            <w:iCs w:val="0"/>
            <w:lang w:val="en"/>
          </w:rPr>
          <w:delText xml:space="preserve">8 </w:delText>
        </w:r>
      </w:del>
      <w:ins w:id="105" w:author="Baiyu Zhou" w:date="2023-11-09T15:07:00Z">
        <w:r w:rsidR="00D11E39">
          <w:rPr>
            <w:i w:val="0"/>
            <w:iCs w:val="0"/>
            <w:lang w:val="en"/>
          </w:rPr>
          <w:t>6</w:t>
        </w:r>
        <w:r w:rsidR="00D11E39">
          <w:rPr>
            <w:i w:val="0"/>
            <w:iCs w:val="0"/>
            <w:lang w:val="en"/>
          </w:rPr>
          <w:t xml:space="preserve"> </w:t>
        </w:r>
      </w:ins>
      <w:r w:rsidR="00822837">
        <w:rPr>
          <w:i w:val="0"/>
          <w:iCs w:val="0"/>
          <w:lang w:val="en"/>
        </w:rPr>
        <w:t xml:space="preserve">percent reported that they </w:t>
      </w:r>
      <w:r w:rsidR="00822837">
        <w:rPr>
          <w:lang w:val="en"/>
        </w:rPr>
        <w:t xml:space="preserve">somewhat agree </w:t>
      </w:r>
      <w:r w:rsidR="00822837">
        <w:rPr>
          <w:i w:val="0"/>
          <w:iCs w:val="0"/>
          <w:lang w:val="en"/>
        </w:rPr>
        <w:t xml:space="preserve">or </w:t>
      </w:r>
      <w:r w:rsidR="00822837">
        <w:rPr>
          <w:lang w:val="en"/>
        </w:rPr>
        <w:t xml:space="preserve">strongly agree </w:t>
      </w:r>
      <w:r w:rsidR="00822837">
        <w:rPr>
          <w:i w:val="0"/>
          <w:iCs w:val="0"/>
          <w:lang w:val="en"/>
        </w:rPr>
        <w:t xml:space="preserve">with the statement: </w:t>
      </w:r>
      <w:r w:rsidR="00822837" w:rsidRPr="00586373">
        <w:rPr>
          <w:lang w:val="en"/>
        </w:rPr>
        <w:t>I feel prepared for college</w:t>
      </w:r>
      <w:r w:rsidR="00EB6CFB">
        <w:rPr>
          <w:i w:val="0"/>
          <w:iCs w:val="0"/>
          <w:lang w:val="en"/>
        </w:rPr>
        <w:t>,</w:t>
      </w:r>
      <w:r w:rsidR="00EB6CFB" w:rsidRPr="00EB6CFB">
        <w:rPr>
          <w:lang w:val="en"/>
        </w:rPr>
        <w:t xml:space="preserve"> </w:t>
      </w:r>
      <w:r w:rsidR="00EB6CFB" w:rsidRPr="00EB6CFB">
        <w:rPr>
          <w:i w:val="0"/>
          <w:iCs w:val="0"/>
          <w:lang w:val="en"/>
        </w:rPr>
        <w:t>with 2</w:t>
      </w:r>
      <w:r w:rsidR="00EB6CFB">
        <w:rPr>
          <w:i w:val="0"/>
          <w:iCs w:val="0"/>
          <w:lang w:val="en"/>
        </w:rPr>
        <w:t>1</w:t>
      </w:r>
      <w:r w:rsidR="00EB6CFB" w:rsidRPr="00EB6CFB">
        <w:rPr>
          <w:i w:val="0"/>
          <w:iCs w:val="0"/>
          <w:lang w:val="en"/>
        </w:rPr>
        <w:t>.</w:t>
      </w:r>
      <w:del w:id="106" w:author="Baiyu Zhou" w:date="2023-11-09T15:07:00Z">
        <w:r w:rsidR="00EB6CFB" w:rsidDel="00D11E39">
          <w:rPr>
            <w:i w:val="0"/>
            <w:iCs w:val="0"/>
            <w:lang w:val="en"/>
          </w:rPr>
          <w:delText>2</w:delText>
        </w:r>
        <w:r w:rsidR="00EB6CFB" w:rsidRPr="00EB6CFB" w:rsidDel="00D11E39">
          <w:rPr>
            <w:i w:val="0"/>
            <w:iCs w:val="0"/>
            <w:lang w:val="en"/>
          </w:rPr>
          <w:delText xml:space="preserve"> </w:delText>
        </w:r>
      </w:del>
      <w:ins w:id="107" w:author="Baiyu Zhou" w:date="2023-11-09T15:07:00Z">
        <w:r w:rsidR="00D11E39">
          <w:rPr>
            <w:i w:val="0"/>
            <w:iCs w:val="0"/>
            <w:lang w:val="en"/>
          </w:rPr>
          <w:t>1</w:t>
        </w:r>
        <w:r w:rsidR="00D11E39" w:rsidRPr="00EB6CFB">
          <w:rPr>
            <w:i w:val="0"/>
            <w:iCs w:val="0"/>
            <w:lang w:val="en"/>
          </w:rPr>
          <w:t xml:space="preserve"> </w:t>
        </w:r>
      </w:ins>
      <w:r w:rsidR="00EB6CFB" w:rsidRPr="00EB6CFB">
        <w:rPr>
          <w:i w:val="0"/>
          <w:iCs w:val="0"/>
          <w:lang w:val="en"/>
        </w:rPr>
        <w:t xml:space="preserve">percent </w:t>
      </w:r>
      <w:r w:rsidR="00EB6CFB">
        <w:rPr>
          <w:i w:val="0"/>
          <w:iCs w:val="0"/>
          <w:lang w:val="en"/>
        </w:rPr>
        <w:t xml:space="preserve">indicating they </w:t>
      </w:r>
      <w:r w:rsidR="00EB6CFB">
        <w:rPr>
          <w:lang w:val="en"/>
        </w:rPr>
        <w:t>strongly agree</w:t>
      </w:r>
      <w:r w:rsidR="00EB6CFB">
        <w:rPr>
          <w:i w:val="0"/>
          <w:iCs w:val="0"/>
          <w:lang w:val="en"/>
        </w:rPr>
        <w:t xml:space="preserve"> they felt prepared.</w:t>
      </w:r>
      <w:r w:rsidRPr="00586373">
        <w:rPr>
          <w:i w:val="0"/>
          <w:iCs w:val="0"/>
          <w:lang w:val="en"/>
        </w:rPr>
        <w:t xml:space="preserve"> Additionally, results reveal that White (27.8</w:t>
      </w:r>
      <w:r w:rsidR="00A44C53">
        <w:rPr>
          <w:i w:val="0"/>
          <w:iCs w:val="0"/>
          <w:lang w:val="en"/>
        </w:rPr>
        <w:t xml:space="preserve"> percent</w:t>
      </w:r>
      <w:r w:rsidRPr="00586373">
        <w:rPr>
          <w:i w:val="0"/>
          <w:iCs w:val="0"/>
          <w:lang w:val="en"/>
        </w:rPr>
        <w:t>), cisgender men (23.8</w:t>
      </w:r>
      <w:r w:rsidR="00A44C53">
        <w:rPr>
          <w:i w:val="0"/>
          <w:iCs w:val="0"/>
          <w:lang w:val="en"/>
        </w:rPr>
        <w:t xml:space="preserve"> percent</w:t>
      </w:r>
      <w:r w:rsidRPr="00586373">
        <w:rPr>
          <w:i w:val="0"/>
          <w:iCs w:val="0"/>
          <w:lang w:val="en"/>
        </w:rPr>
        <w:t xml:space="preserve">) </w:t>
      </w:r>
      <w:r w:rsidR="00EB6CFB">
        <w:rPr>
          <w:i w:val="0"/>
          <w:iCs w:val="0"/>
          <w:lang w:val="en"/>
        </w:rPr>
        <w:t>were more likely to</w:t>
      </w:r>
      <w:r w:rsidRPr="00586373">
        <w:rPr>
          <w:i w:val="0"/>
          <w:iCs w:val="0"/>
          <w:lang w:val="en"/>
        </w:rPr>
        <w:t xml:space="preserve"> </w:t>
      </w:r>
      <w:r w:rsidRPr="00586373">
        <w:rPr>
          <w:lang w:val="en"/>
        </w:rPr>
        <w:t>strongly agree</w:t>
      </w:r>
      <w:r w:rsidRPr="00586373">
        <w:rPr>
          <w:i w:val="0"/>
          <w:iCs w:val="0"/>
          <w:lang w:val="en"/>
        </w:rPr>
        <w:t xml:space="preserve"> they were prepared compared to their race and gender counterparts. Moreover, higher parental education is also associated with increased college preparedness. Therefore, while satisfaction with advising declines as parental education increases, subjective college preparedness rises at higher levels of parental education; this suggests that many students receive help from their parents when applying for college, perhaps more than from their school.</w:t>
      </w:r>
    </w:p>
    <w:p w14:paraId="27ADBC8E" w14:textId="77777777" w:rsidR="00F860ED" w:rsidRDefault="00F860ED">
      <w:pPr>
        <w:rPr>
          <w:rFonts w:ascii="Calibri" w:eastAsia="Calibri" w:hAnsi="Calibri" w:cs="Calibri"/>
          <w:b/>
          <w:sz w:val="25"/>
          <w:szCs w:val="25"/>
        </w:rPr>
      </w:pPr>
      <w:r>
        <w:rPr>
          <w:b/>
        </w:rPr>
        <w:br w:type="page"/>
      </w:r>
    </w:p>
    <w:p w14:paraId="407537E7" w14:textId="4070323E" w:rsidR="00586373" w:rsidRDefault="00006009" w:rsidP="00586373">
      <w:pPr>
        <w:pStyle w:val="PACEBody"/>
        <w:ind w:firstLine="0"/>
      </w:pPr>
      <w:r>
        <w:rPr>
          <w:noProof/>
        </w:rPr>
        <w:lastRenderedPageBreak/>
        <w:drawing>
          <wp:anchor distT="0" distB="0" distL="114300" distR="114300" simplePos="0" relativeHeight="251671552" behindDoc="0" locked="0" layoutInCell="1" allowOverlap="1" wp14:anchorId="462A94F5" wp14:editId="6C8967E0">
            <wp:simplePos x="0" y="0"/>
            <wp:positionH relativeFrom="column">
              <wp:posOffset>0</wp:posOffset>
            </wp:positionH>
            <wp:positionV relativeFrom="paragraph">
              <wp:posOffset>198620</wp:posOffset>
            </wp:positionV>
            <wp:extent cx="5898630" cy="3672149"/>
            <wp:effectExtent l="0" t="0" r="0" b="0"/>
            <wp:wrapNone/>
            <wp:docPr id="46969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90930" name=""/>
                    <pic:cNvPicPr/>
                  </pic:nvPicPr>
                  <pic:blipFill>
                    <a:blip r:embed="rId22">
                      <a:extLst>
                        <a:ext uri="{28A0092B-C50C-407E-A947-70E740481C1C}">
                          <a14:useLocalDpi xmlns:a14="http://schemas.microsoft.com/office/drawing/2010/main" val="0"/>
                        </a:ext>
                      </a:extLst>
                    </a:blip>
                    <a:stretch>
                      <a:fillRect/>
                    </a:stretch>
                  </pic:blipFill>
                  <pic:spPr>
                    <a:xfrm>
                      <a:off x="0" y="0"/>
                      <a:ext cx="5901739" cy="3674084"/>
                    </a:xfrm>
                    <a:prstGeom prst="rect">
                      <a:avLst/>
                    </a:prstGeom>
                  </pic:spPr>
                </pic:pic>
              </a:graphicData>
            </a:graphic>
            <wp14:sizeRelH relativeFrom="page">
              <wp14:pctWidth>0</wp14:pctWidth>
            </wp14:sizeRelH>
            <wp14:sizeRelV relativeFrom="page">
              <wp14:pctHeight>0</wp14:pctHeight>
            </wp14:sizeRelV>
          </wp:anchor>
        </w:drawing>
      </w:r>
      <w:r w:rsidR="00586373">
        <w:rPr>
          <w:b/>
        </w:rPr>
        <w:t>Figure</w:t>
      </w:r>
      <w:r w:rsidR="00586373" w:rsidRPr="00473872">
        <w:rPr>
          <w:b/>
        </w:rPr>
        <w:t xml:space="preserve"> </w:t>
      </w:r>
      <w:r w:rsidR="00586373">
        <w:rPr>
          <w:b/>
        </w:rPr>
        <w:t>6</w:t>
      </w:r>
      <w:r w:rsidR="00586373" w:rsidRPr="00473872">
        <w:rPr>
          <w:b/>
        </w:rPr>
        <w:t>.</w:t>
      </w:r>
      <w:r w:rsidR="00586373" w:rsidRPr="00473872">
        <w:t xml:space="preserve"> </w:t>
      </w:r>
      <w:r w:rsidR="00586373">
        <w:t>College Preparedness</w:t>
      </w:r>
    </w:p>
    <w:p w14:paraId="743791B5" w14:textId="77777777" w:rsidR="00006009" w:rsidRDefault="00006009" w:rsidP="00586373">
      <w:pPr>
        <w:pStyle w:val="PACEBody"/>
        <w:ind w:firstLine="0"/>
      </w:pPr>
    </w:p>
    <w:p w14:paraId="249F8061" w14:textId="77777777" w:rsidR="00006009" w:rsidRDefault="00006009" w:rsidP="00586373">
      <w:pPr>
        <w:pStyle w:val="PACEBody"/>
        <w:ind w:firstLine="0"/>
      </w:pPr>
    </w:p>
    <w:p w14:paraId="0695D1C5" w14:textId="77777777" w:rsidR="00006009" w:rsidRDefault="00006009" w:rsidP="00586373">
      <w:pPr>
        <w:pStyle w:val="PACEBody"/>
        <w:ind w:firstLine="0"/>
      </w:pPr>
    </w:p>
    <w:p w14:paraId="74A97B94" w14:textId="77777777" w:rsidR="00006009" w:rsidRDefault="00006009" w:rsidP="00586373">
      <w:pPr>
        <w:pStyle w:val="PACEBody"/>
        <w:ind w:firstLine="0"/>
        <w:rPr>
          <w:lang w:val="en"/>
        </w:rPr>
      </w:pPr>
    </w:p>
    <w:p w14:paraId="0030D2D8" w14:textId="39850DD3" w:rsidR="00586373" w:rsidRPr="00874D6F" w:rsidRDefault="00586373" w:rsidP="00874D6F">
      <w:pPr>
        <w:rPr>
          <w:lang w:val="en"/>
        </w:rPr>
      </w:pPr>
    </w:p>
    <w:p w14:paraId="7A486900" w14:textId="77777777" w:rsidR="00006009" w:rsidRDefault="00006009" w:rsidP="00586373">
      <w:pPr>
        <w:pStyle w:val="Quote"/>
        <w:spacing w:after="240" w:line="240" w:lineRule="auto"/>
        <w:ind w:left="0"/>
        <w:rPr>
          <w:sz w:val="20"/>
          <w:szCs w:val="20"/>
        </w:rPr>
      </w:pPr>
    </w:p>
    <w:p w14:paraId="2C8349C2" w14:textId="77777777" w:rsidR="00006009" w:rsidRDefault="00006009" w:rsidP="00586373">
      <w:pPr>
        <w:pStyle w:val="Quote"/>
        <w:spacing w:after="240" w:line="240" w:lineRule="auto"/>
        <w:ind w:left="0"/>
        <w:rPr>
          <w:sz w:val="20"/>
          <w:szCs w:val="20"/>
        </w:rPr>
      </w:pPr>
    </w:p>
    <w:p w14:paraId="09076598" w14:textId="77777777" w:rsidR="00006009" w:rsidRDefault="00006009" w:rsidP="00586373">
      <w:pPr>
        <w:pStyle w:val="Quote"/>
        <w:spacing w:after="240" w:line="240" w:lineRule="auto"/>
        <w:ind w:left="0"/>
        <w:rPr>
          <w:sz w:val="20"/>
          <w:szCs w:val="20"/>
        </w:rPr>
      </w:pPr>
    </w:p>
    <w:p w14:paraId="21E244B6" w14:textId="77777777" w:rsidR="00006009" w:rsidRDefault="00006009" w:rsidP="00586373">
      <w:pPr>
        <w:pStyle w:val="Quote"/>
        <w:spacing w:after="240" w:line="240" w:lineRule="auto"/>
        <w:ind w:left="0"/>
        <w:rPr>
          <w:sz w:val="20"/>
          <w:szCs w:val="20"/>
        </w:rPr>
      </w:pPr>
    </w:p>
    <w:p w14:paraId="4B212A64" w14:textId="77777777" w:rsidR="00006009" w:rsidRDefault="00006009" w:rsidP="00586373">
      <w:pPr>
        <w:pStyle w:val="Quote"/>
        <w:spacing w:after="240" w:line="240" w:lineRule="auto"/>
        <w:ind w:left="0"/>
        <w:rPr>
          <w:sz w:val="20"/>
          <w:szCs w:val="20"/>
        </w:rPr>
      </w:pPr>
    </w:p>
    <w:p w14:paraId="639B96CB" w14:textId="77777777" w:rsidR="00006009" w:rsidRDefault="00006009" w:rsidP="00586373">
      <w:pPr>
        <w:pStyle w:val="Quote"/>
        <w:spacing w:after="240" w:line="240" w:lineRule="auto"/>
        <w:ind w:left="0"/>
        <w:rPr>
          <w:sz w:val="20"/>
          <w:szCs w:val="20"/>
        </w:rPr>
      </w:pPr>
    </w:p>
    <w:p w14:paraId="34AF5DD0" w14:textId="43A3CA2F" w:rsidR="00586373" w:rsidRDefault="00586373" w:rsidP="00586373">
      <w:pPr>
        <w:pStyle w:val="Quote"/>
        <w:spacing w:after="240" w:line="240" w:lineRule="auto"/>
        <w:ind w:left="0"/>
        <w:rPr>
          <w:b/>
          <w:i w:val="0"/>
          <w:iCs w:val="0"/>
          <w:color w:val="00518A"/>
          <w:sz w:val="31"/>
          <w:szCs w:val="31"/>
        </w:rPr>
      </w:pPr>
      <w:r>
        <w:rPr>
          <w:sz w:val="20"/>
          <w:szCs w:val="20"/>
        </w:rPr>
        <w:t xml:space="preserve">Note. </w:t>
      </w:r>
      <w:r w:rsidRPr="00586373">
        <w:rPr>
          <w:i w:val="0"/>
          <w:iCs w:val="0"/>
          <w:sz w:val="20"/>
          <w:szCs w:val="20"/>
        </w:rPr>
        <w:t>Rates depicted in the figure represent 8,</w:t>
      </w:r>
      <w:del w:id="108" w:author="Baiyu Zhou" w:date="2023-11-09T14:57:00Z">
        <w:r w:rsidRPr="00586373" w:rsidDel="00F31E64">
          <w:rPr>
            <w:i w:val="0"/>
            <w:iCs w:val="0"/>
            <w:sz w:val="20"/>
            <w:szCs w:val="20"/>
          </w:rPr>
          <w:delText xml:space="preserve">010 </w:delText>
        </w:r>
      </w:del>
      <w:ins w:id="109" w:author="Baiyu Zhou" w:date="2023-11-09T14:57:00Z">
        <w:r w:rsidR="00F31E64">
          <w:rPr>
            <w:i w:val="0"/>
            <w:iCs w:val="0"/>
            <w:sz w:val="20"/>
            <w:szCs w:val="20"/>
          </w:rPr>
          <w:t>133</w:t>
        </w:r>
        <w:r w:rsidR="00F31E64" w:rsidRPr="00586373">
          <w:rPr>
            <w:i w:val="0"/>
            <w:iCs w:val="0"/>
            <w:sz w:val="20"/>
            <w:szCs w:val="20"/>
          </w:rPr>
          <w:t xml:space="preserve"> </w:t>
        </w:r>
      </w:ins>
      <w:r w:rsidRPr="00586373">
        <w:rPr>
          <w:i w:val="0"/>
          <w:iCs w:val="0"/>
          <w:sz w:val="20"/>
          <w:szCs w:val="20"/>
        </w:rPr>
        <w:t>survey respondents who answered this question. Racial/ethnic, gender, and parent level of education subgroups also exclude respondents who did not provide a response for the respective demographic question within the survey.</w:t>
      </w:r>
      <w:r w:rsidRPr="00586373">
        <w:rPr>
          <w:b/>
          <w:i w:val="0"/>
          <w:iCs w:val="0"/>
          <w:color w:val="00518A"/>
          <w:sz w:val="31"/>
          <w:szCs w:val="31"/>
        </w:rPr>
        <w:t xml:space="preserve"> </w:t>
      </w:r>
    </w:p>
    <w:p w14:paraId="304A4E11" w14:textId="77777777" w:rsidR="00586373" w:rsidRPr="008E692A" w:rsidRDefault="00586373" w:rsidP="00586373">
      <w:pPr>
        <w:spacing w:after="240" w:line="240" w:lineRule="auto"/>
        <w:rPr>
          <w:b/>
          <w:color w:val="FF0000"/>
          <w:sz w:val="25"/>
          <w:szCs w:val="25"/>
        </w:rPr>
      </w:pPr>
      <w:r w:rsidRPr="008E692A">
        <w:rPr>
          <w:b/>
          <w:color w:val="FF0000"/>
          <w:sz w:val="25"/>
          <w:szCs w:val="25"/>
          <w:highlight w:val="yellow"/>
        </w:rPr>
        <w:t>[Quote Call Out Box]</w:t>
      </w:r>
    </w:p>
    <w:p w14:paraId="687BCBD8" w14:textId="28854EB7" w:rsidR="00586373" w:rsidRPr="00586373" w:rsidRDefault="00586373" w:rsidP="00586373">
      <w:pPr>
        <w:pStyle w:val="Quote"/>
      </w:pPr>
      <w:r w:rsidRPr="00586373">
        <w:t>“</w:t>
      </w:r>
      <w:r w:rsidR="00F61B1E">
        <w:t>[The biggest challenge will be] b</w:t>
      </w:r>
      <w:r w:rsidRPr="00586373">
        <w:t>eing away from home. I’m excited to be leaving, but everything I’ve loved my entire life is staying here. My family, my pets, my friends. It hurts knowing people change after high school and my biggest fear is my friends [will] stop keeping in contact with me because I’m moving 12 hours up North.”</w:t>
      </w:r>
      <w:r>
        <w:t xml:space="preserve"> </w:t>
      </w:r>
    </w:p>
    <w:p w14:paraId="481DB4F6" w14:textId="0124CF28" w:rsidR="00586373" w:rsidRPr="00DB5466" w:rsidRDefault="00F61B1E" w:rsidP="00586373">
      <w:pPr>
        <w:pStyle w:val="PACESubhead1"/>
      </w:pPr>
      <w:r>
        <w:t>College Plans</w:t>
      </w:r>
    </w:p>
    <w:p w14:paraId="37480922" w14:textId="0AC82F69" w:rsidR="00586373" w:rsidRPr="006776E5" w:rsidRDefault="00F61B1E" w:rsidP="00586373">
      <w:pPr>
        <w:pStyle w:val="PACESubhead2"/>
      </w:pPr>
      <w:r w:rsidRPr="00F61B1E">
        <w:rPr>
          <w:lang w:val="en"/>
        </w:rPr>
        <w:t xml:space="preserve">Over </w:t>
      </w:r>
      <w:del w:id="110" w:author="Baiyu Zhou" w:date="2023-11-09T15:08:00Z">
        <w:r w:rsidRPr="00F61B1E" w:rsidDel="00D11E39">
          <w:rPr>
            <w:lang w:val="en"/>
          </w:rPr>
          <w:delText>37</w:delText>
        </w:r>
        <w:r w:rsidR="00A44C53" w:rsidDel="00D11E39">
          <w:rPr>
            <w:lang w:val="en"/>
          </w:rPr>
          <w:delText xml:space="preserve"> </w:delText>
        </w:r>
      </w:del>
      <w:ins w:id="111" w:author="Baiyu Zhou" w:date="2023-11-09T15:08:00Z">
        <w:r w:rsidR="00D11E39" w:rsidRPr="00F61B1E">
          <w:rPr>
            <w:lang w:val="en"/>
          </w:rPr>
          <w:t>3</w:t>
        </w:r>
        <w:r w:rsidR="00D11E39">
          <w:rPr>
            <w:lang w:val="en"/>
          </w:rPr>
          <w:t>8</w:t>
        </w:r>
        <w:r w:rsidR="00D11E39">
          <w:rPr>
            <w:lang w:val="en"/>
          </w:rPr>
          <w:t xml:space="preserve"> </w:t>
        </w:r>
      </w:ins>
      <w:r w:rsidR="00A44C53">
        <w:rPr>
          <w:lang w:val="en"/>
        </w:rPr>
        <w:t>percent</w:t>
      </w:r>
      <w:r w:rsidRPr="00F61B1E">
        <w:rPr>
          <w:lang w:val="en"/>
        </w:rPr>
        <w:t xml:space="preserve"> of students planned to enroll in community college</w:t>
      </w:r>
      <w:r w:rsidR="00EB6CFB">
        <w:rPr>
          <w:lang w:val="en"/>
        </w:rPr>
        <w:t xml:space="preserve">, while nearly </w:t>
      </w:r>
      <w:del w:id="112" w:author="Baiyu Zhou" w:date="2023-11-09T15:08:00Z">
        <w:r w:rsidR="00EB6CFB" w:rsidDel="00D11E39">
          <w:rPr>
            <w:lang w:val="en"/>
          </w:rPr>
          <w:delText xml:space="preserve">45 </w:delText>
        </w:r>
      </w:del>
      <w:ins w:id="113" w:author="Baiyu Zhou" w:date="2023-11-09T15:08:00Z">
        <w:r w:rsidR="00D11E39">
          <w:rPr>
            <w:lang w:val="en"/>
          </w:rPr>
          <w:t>4</w:t>
        </w:r>
        <w:r w:rsidR="00D11E39">
          <w:rPr>
            <w:lang w:val="en"/>
          </w:rPr>
          <w:t>4</w:t>
        </w:r>
        <w:r w:rsidR="00D11E39">
          <w:rPr>
            <w:lang w:val="en"/>
          </w:rPr>
          <w:t xml:space="preserve"> </w:t>
        </w:r>
      </w:ins>
      <w:r w:rsidR="00EB6CFB">
        <w:rPr>
          <w:lang w:val="en"/>
        </w:rPr>
        <w:t xml:space="preserve">percent of students </w:t>
      </w:r>
      <w:r w:rsidR="00EB6CFB" w:rsidRPr="00F61B1E">
        <w:rPr>
          <w:lang w:val="en"/>
        </w:rPr>
        <w:t>plann</w:t>
      </w:r>
      <w:r w:rsidR="00EB6CFB">
        <w:rPr>
          <w:lang w:val="en"/>
        </w:rPr>
        <w:t>ed</w:t>
      </w:r>
      <w:r w:rsidR="00EB6CFB" w:rsidRPr="00F61B1E">
        <w:rPr>
          <w:lang w:val="en"/>
        </w:rPr>
        <w:t xml:space="preserve"> </w:t>
      </w:r>
      <w:r w:rsidRPr="00F61B1E">
        <w:rPr>
          <w:lang w:val="en"/>
        </w:rPr>
        <w:t>to attend one of the state’s four-year public universities.</w:t>
      </w:r>
    </w:p>
    <w:p w14:paraId="2AD6642A" w14:textId="35C521C3" w:rsidR="00F61B1E" w:rsidRPr="00F61B1E" w:rsidRDefault="00F61B1E" w:rsidP="00F61B1E">
      <w:pPr>
        <w:pStyle w:val="PACEBody"/>
        <w:rPr>
          <w:lang w:val="en"/>
        </w:rPr>
      </w:pPr>
      <w:r w:rsidRPr="00F61B1E">
        <w:rPr>
          <w:lang w:val="en"/>
        </w:rPr>
        <w:t>An overwhelming majority—nearly 90</w:t>
      </w:r>
      <w:r w:rsidR="00A44C53">
        <w:rPr>
          <w:lang w:val="en"/>
        </w:rPr>
        <w:t xml:space="preserve"> percent</w:t>
      </w:r>
      <w:r w:rsidRPr="00F61B1E">
        <w:rPr>
          <w:lang w:val="en"/>
        </w:rPr>
        <w:t xml:space="preserve"> of the students in our sample—reported that they planned to attend a college in </w:t>
      </w:r>
      <w:r w:rsidR="00C148A4">
        <w:rPr>
          <w:lang w:val="en"/>
        </w:rPr>
        <w:t>state</w:t>
      </w:r>
      <w:r w:rsidR="00C148A4" w:rsidRPr="00F61B1E">
        <w:rPr>
          <w:lang w:val="en"/>
        </w:rPr>
        <w:t xml:space="preserve"> </w:t>
      </w:r>
      <w:r w:rsidRPr="00F61B1E">
        <w:rPr>
          <w:lang w:val="en"/>
        </w:rPr>
        <w:t>in the fall of 2023 (see Figure 7).</w:t>
      </w:r>
      <w:r w:rsidR="000B0F65" w:rsidRPr="00F61B1E">
        <w:rPr>
          <w:vertAlign w:val="superscript"/>
          <w:lang w:val="en"/>
        </w:rPr>
        <w:footnoteReference w:id="8"/>
      </w:r>
      <w:r w:rsidRPr="00F61B1E">
        <w:rPr>
          <w:lang w:val="en"/>
        </w:rPr>
        <w:t xml:space="preserve"> </w:t>
      </w:r>
      <w:r w:rsidRPr="00F61B1E">
        <w:rPr>
          <w:lang w:val="en"/>
        </w:rPr>
        <w:lastRenderedPageBreak/>
        <w:t>Most students (</w:t>
      </w:r>
      <w:del w:id="114" w:author="Baiyu Zhou" w:date="2023-11-09T15:08:00Z">
        <w:r w:rsidRPr="00F61B1E" w:rsidDel="0055566B">
          <w:rPr>
            <w:lang w:val="en"/>
          </w:rPr>
          <w:delText>37.6</w:delText>
        </w:r>
      </w:del>
      <w:ins w:id="115" w:author="Baiyu Zhou" w:date="2023-11-09T15:08:00Z">
        <w:r w:rsidR="0055566B">
          <w:rPr>
            <w:lang w:val="en"/>
          </w:rPr>
          <w:t>38.4</w:t>
        </w:r>
      </w:ins>
      <w:r w:rsidR="00A44C53">
        <w:rPr>
          <w:lang w:val="en"/>
        </w:rPr>
        <w:t xml:space="preserve"> percent</w:t>
      </w:r>
      <w:r w:rsidRPr="00F61B1E">
        <w:rPr>
          <w:lang w:val="en"/>
        </w:rPr>
        <w:t>) intended to matriculate to one of the state’s 116 community colleges, while about 22</w:t>
      </w:r>
      <w:r w:rsidR="00A44C53">
        <w:rPr>
          <w:lang w:val="en"/>
        </w:rPr>
        <w:t xml:space="preserve"> percent</w:t>
      </w:r>
      <w:r w:rsidRPr="00F61B1E">
        <w:rPr>
          <w:lang w:val="en"/>
        </w:rPr>
        <w:t xml:space="preserve"> of students planned to attend a California State University (CSU) or University of California (UC), respectively. Additionally, a little over 10</w:t>
      </w:r>
      <w:r w:rsidR="00A44C53">
        <w:rPr>
          <w:lang w:val="en"/>
        </w:rPr>
        <w:t xml:space="preserve"> percent</w:t>
      </w:r>
      <w:r w:rsidRPr="00F61B1E">
        <w:rPr>
          <w:lang w:val="en"/>
        </w:rPr>
        <w:t xml:space="preserve"> of respondents noted their intention to attend a college outside of California.</w:t>
      </w:r>
      <w:r w:rsidRPr="00F61B1E">
        <w:rPr>
          <w:vertAlign w:val="superscript"/>
          <w:lang w:val="en"/>
        </w:rPr>
        <w:footnoteReference w:id="9"/>
      </w:r>
      <w:r w:rsidR="00090A78">
        <w:rPr>
          <w:lang w:val="en"/>
        </w:rPr>
        <w:t xml:space="preserve"> </w:t>
      </w:r>
    </w:p>
    <w:p w14:paraId="61932B0D" w14:textId="6CE2DE8F" w:rsidR="00586373" w:rsidRDefault="00F61B1E" w:rsidP="00F61B1E">
      <w:pPr>
        <w:pStyle w:val="PACEBody"/>
        <w:rPr>
          <w:lang w:val="en"/>
        </w:rPr>
      </w:pPr>
      <w:r w:rsidRPr="00F61B1E">
        <w:rPr>
          <w:lang w:val="en"/>
        </w:rPr>
        <w:t>Differences also emerge across demographic characteristics. For example, while the majority of Latinx students (46.6</w:t>
      </w:r>
      <w:r w:rsidR="00A44C53">
        <w:rPr>
          <w:lang w:val="en"/>
        </w:rPr>
        <w:t xml:space="preserve"> percent</w:t>
      </w:r>
      <w:r w:rsidRPr="00F61B1E">
        <w:rPr>
          <w:lang w:val="en"/>
        </w:rPr>
        <w:t>) planned to enroll in a community college in the fall, the</w:t>
      </w:r>
      <w:commentRangeStart w:id="116"/>
      <w:r w:rsidRPr="00F61B1E">
        <w:rPr>
          <w:lang w:val="en"/>
        </w:rPr>
        <w:t xml:space="preserve"> majority </w:t>
      </w:r>
      <w:commentRangeEnd w:id="116"/>
      <w:r w:rsidR="0055566B">
        <w:rPr>
          <w:rStyle w:val="CommentReference"/>
          <w:rFonts w:asciiTheme="minorHAnsi" w:eastAsiaTheme="minorHAnsi" w:hAnsiTheme="minorHAnsi" w:cstheme="minorBidi"/>
        </w:rPr>
        <w:commentReference w:id="116"/>
      </w:r>
      <w:r w:rsidRPr="00F61B1E">
        <w:rPr>
          <w:lang w:val="en"/>
        </w:rPr>
        <w:t>of Asian students (43.3</w:t>
      </w:r>
      <w:r w:rsidR="00A44C53">
        <w:rPr>
          <w:lang w:val="en"/>
        </w:rPr>
        <w:t xml:space="preserve"> percent</w:t>
      </w:r>
      <w:r w:rsidRPr="00F61B1E">
        <w:rPr>
          <w:lang w:val="en"/>
        </w:rPr>
        <w:t>) planned to attend a UC. Relatedly, White (22.1</w:t>
      </w:r>
      <w:r w:rsidR="00A44C53">
        <w:rPr>
          <w:lang w:val="en"/>
        </w:rPr>
        <w:t xml:space="preserve"> percent</w:t>
      </w:r>
      <w:r w:rsidRPr="00F61B1E">
        <w:rPr>
          <w:lang w:val="en"/>
        </w:rPr>
        <w:t>), Black (13.9</w:t>
      </w:r>
      <w:r w:rsidR="00A44C53">
        <w:rPr>
          <w:lang w:val="en"/>
        </w:rPr>
        <w:t xml:space="preserve"> percent</w:t>
      </w:r>
      <w:r w:rsidRPr="00F61B1E">
        <w:rPr>
          <w:lang w:val="en"/>
        </w:rPr>
        <w:t>), Asian (13.2</w:t>
      </w:r>
      <w:r w:rsidR="00A44C53">
        <w:rPr>
          <w:lang w:val="en"/>
        </w:rPr>
        <w:t xml:space="preserve"> percent</w:t>
      </w:r>
      <w:r w:rsidRPr="00F61B1E">
        <w:rPr>
          <w:lang w:val="en"/>
        </w:rPr>
        <w:t>), and students from other racial/ethnic groups (13.2</w:t>
      </w:r>
      <w:r w:rsidR="00A44C53">
        <w:rPr>
          <w:lang w:val="en"/>
        </w:rPr>
        <w:t xml:space="preserve"> percent</w:t>
      </w:r>
      <w:r w:rsidRPr="00F61B1E">
        <w:rPr>
          <w:lang w:val="en"/>
        </w:rPr>
        <w:t>) also indicated plans to enroll in a college outside of California at higher rates. We also note slight differences in enrollment by gender identity, as gender variant students (12.8</w:t>
      </w:r>
      <w:r w:rsidR="00A44C53">
        <w:rPr>
          <w:lang w:val="en"/>
        </w:rPr>
        <w:t xml:space="preserve"> percent</w:t>
      </w:r>
      <w:r w:rsidRPr="00F61B1E">
        <w:rPr>
          <w:lang w:val="en"/>
        </w:rPr>
        <w:t>) were more likely to pursue enrollment at a postsecondary institution outside of California than their counterparts. Similar to college preparation, parent education level was also associated with students’ college plans—the higher level of parent education, the more likely a student reported their plans to enroll in a UC. Moreover, students whose parents had earned a bachelor’s (16.4</w:t>
      </w:r>
      <w:r w:rsidR="00A44C53">
        <w:rPr>
          <w:lang w:val="en"/>
        </w:rPr>
        <w:t xml:space="preserve"> percent</w:t>
      </w:r>
      <w:r w:rsidRPr="00F61B1E">
        <w:rPr>
          <w:lang w:val="en"/>
        </w:rPr>
        <w:t>) or graduate degree (24.9</w:t>
      </w:r>
      <w:r w:rsidR="00A44C53">
        <w:rPr>
          <w:lang w:val="en"/>
        </w:rPr>
        <w:t xml:space="preserve"> percent</w:t>
      </w:r>
      <w:r w:rsidRPr="00F61B1E">
        <w:rPr>
          <w:lang w:val="en"/>
        </w:rPr>
        <w:t>) were also more likely to report plans to attend a college outside of California.</w:t>
      </w:r>
    </w:p>
    <w:p w14:paraId="0B4CE402" w14:textId="566583A4" w:rsidR="00F61B1E" w:rsidRDefault="00F61B1E" w:rsidP="00F61B1E">
      <w:pPr>
        <w:pStyle w:val="PACEBody"/>
        <w:ind w:firstLine="0"/>
        <w:rPr>
          <w:b/>
        </w:rPr>
      </w:pPr>
    </w:p>
    <w:p w14:paraId="1B6CACFB" w14:textId="0F7815BB" w:rsidR="00F61B1E" w:rsidRDefault="00F61B1E" w:rsidP="00F61B1E">
      <w:pPr>
        <w:pStyle w:val="PACEBody"/>
        <w:ind w:firstLine="0"/>
        <w:rPr>
          <w:b/>
        </w:rPr>
      </w:pPr>
    </w:p>
    <w:p w14:paraId="0D56ED27" w14:textId="0CE650AC" w:rsidR="00F61B1E" w:rsidRDefault="00F61B1E" w:rsidP="00F61B1E">
      <w:pPr>
        <w:pStyle w:val="PACEBody"/>
        <w:ind w:firstLine="0"/>
        <w:rPr>
          <w:b/>
        </w:rPr>
      </w:pPr>
    </w:p>
    <w:p w14:paraId="11627804" w14:textId="7AB190A0" w:rsidR="00DD5A42" w:rsidRDefault="00DD5A42" w:rsidP="00F61B1E">
      <w:pPr>
        <w:pStyle w:val="PACEBody"/>
        <w:ind w:firstLine="0"/>
        <w:rPr>
          <w:b/>
        </w:rPr>
      </w:pPr>
    </w:p>
    <w:p w14:paraId="078B4287" w14:textId="09064888" w:rsidR="00DD5A42" w:rsidRDefault="00DD5A42" w:rsidP="00F61B1E">
      <w:pPr>
        <w:pStyle w:val="PACEBody"/>
        <w:ind w:firstLine="0"/>
        <w:rPr>
          <w:b/>
        </w:rPr>
      </w:pPr>
    </w:p>
    <w:p w14:paraId="4222D764" w14:textId="77777777" w:rsidR="000B0F65" w:rsidRDefault="000B0F65" w:rsidP="00F61B1E">
      <w:pPr>
        <w:pStyle w:val="PACEBody"/>
        <w:ind w:firstLine="0"/>
        <w:rPr>
          <w:b/>
        </w:rPr>
      </w:pPr>
    </w:p>
    <w:p w14:paraId="3AC4D0C1" w14:textId="7A4EAECD" w:rsidR="00F61B1E" w:rsidRDefault="00F860ED" w:rsidP="00F61B1E">
      <w:pPr>
        <w:pStyle w:val="PACEBody"/>
        <w:ind w:firstLine="0"/>
      </w:pPr>
      <w:del w:id="117" w:author="Baiyu Zhou" w:date="2023-11-09T15:11:00Z">
        <w:r w:rsidDel="0055566B">
          <w:rPr>
            <w:noProof/>
          </w:rPr>
          <w:drawing>
            <wp:anchor distT="0" distB="0" distL="114300" distR="114300" simplePos="0" relativeHeight="251666432" behindDoc="0" locked="0" layoutInCell="1" allowOverlap="1" wp14:anchorId="7EC928AA" wp14:editId="3794FAE4">
              <wp:simplePos x="0" y="0"/>
              <wp:positionH relativeFrom="column">
                <wp:posOffset>0</wp:posOffset>
              </wp:positionH>
              <wp:positionV relativeFrom="paragraph">
                <wp:posOffset>202916</wp:posOffset>
              </wp:positionV>
              <wp:extent cx="4335694" cy="3251250"/>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extLst>
                          <a:ext uri="{28A0092B-C50C-407E-A947-70E740481C1C}">
                            <a14:useLocalDpi xmlns:a14="http://schemas.microsoft.com/office/drawing/2010/main" val="0"/>
                          </a:ext>
                        </a:extLst>
                      </a:blip>
                      <a:srcRect/>
                      <a:stretch>
                        <a:fillRect/>
                      </a:stretch>
                    </pic:blipFill>
                    <pic:spPr>
                      <a:xfrm>
                        <a:off x="0" y="0"/>
                        <a:ext cx="4341984" cy="3255967"/>
                      </a:xfrm>
                      <a:prstGeom prst="rect">
                        <a:avLst/>
                      </a:prstGeom>
                      <a:ln/>
                    </pic:spPr>
                  </pic:pic>
                </a:graphicData>
              </a:graphic>
              <wp14:sizeRelH relativeFrom="page">
                <wp14:pctWidth>0</wp14:pctWidth>
              </wp14:sizeRelH>
              <wp14:sizeRelV relativeFrom="page">
                <wp14:pctHeight>0</wp14:pctHeight>
              </wp14:sizeRelV>
            </wp:anchor>
          </w:drawing>
        </w:r>
      </w:del>
      <w:r w:rsidR="00F61B1E">
        <w:rPr>
          <w:b/>
        </w:rPr>
        <w:t>Figure</w:t>
      </w:r>
      <w:r w:rsidR="00F61B1E" w:rsidRPr="00473872">
        <w:rPr>
          <w:b/>
        </w:rPr>
        <w:t xml:space="preserve"> </w:t>
      </w:r>
      <w:r w:rsidR="00F61B1E">
        <w:rPr>
          <w:b/>
        </w:rPr>
        <w:t>7</w:t>
      </w:r>
      <w:r w:rsidR="00F61B1E" w:rsidRPr="00473872">
        <w:rPr>
          <w:b/>
        </w:rPr>
        <w:t>.</w:t>
      </w:r>
      <w:r w:rsidR="00F61B1E" w:rsidRPr="00473872">
        <w:t xml:space="preserve"> </w:t>
      </w:r>
      <w:r w:rsidR="00F61B1E">
        <w:t>College Enrollment Plans</w:t>
      </w:r>
    </w:p>
    <w:p w14:paraId="31429DF6" w14:textId="1E948744" w:rsidR="00F860ED" w:rsidDel="0055566B" w:rsidRDefault="0055566B" w:rsidP="00F61B1E">
      <w:pPr>
        <w:pStyle w:val="PACEBody"/>
        <w:ind w:firstLine="0"/>
        <w:rPr>
          <w:del w:id="118" w:author="Baiyu Zhou" w:date="2023-11-09T15:11:00Z"/>
        </w:rPr>
      </w:pPr>
      <w:ins w:id="119" w:author="Baiyu Zhou" w:date="2023-11-09T15:11:00Z">
        <w:r>
          <w:rPr>
            <w:noProof/>
          </w:rPr>
          <w:drawing>
            <wp:anchor distT="0" distB="0" distL="114300" distR="114300" simplePos="0" relativeHeight="251677696" behindDoc="0" locked="0" layoutInCell="1" allowOverlap="1" wp14:anchorId="431607FB" wp14:editId="7098A785">
              <wp:simplePos x="0" y="0"/>
              <wp:positionH relativeFrom="column">
                <wp:posOffset>0</wp:posOffset>
              </wp:positionH>
              <wp:positionV relativeFrom="paragraph">
                <wp:posOffset>3810</wp:posOffset>
              </wp:positionV>
              <wp:extent cx="4668677" cy="3379304"/>
              <wp:effectExtent l="0" t="0" r="5080" b="0"/>
              <wp:wrapTopAndBottom/>
              <wp:docPr id="948961629" name="Picture 7" descr="A graph with colorful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61629" name="Picture 7" descr="A graph with colorful bars&#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68677" cy="3379304"/>
                      </a:xfrm>
                      <a:prstGeom prst="rect">
                        <a:avLst/>
                      </a:prstGeom>
                    </pic:spPr>
                  </pic:pic>
                </a:graphicData>
              </a:graphic>
              <wp14:sizeRelH relativeFrom="page">
                <wp14:pctWidth>0</wp14:pctWidth>
              </wp14:sizeRelH>
              <wp14:sizeRelV relativeFrom="page">
                <wp14:pctHeight>0</wp14:pctHeight>
              </wp14:sizeRelV>
            </wp:anchor>
          </w:drawing>
        </w:r>
      </w:ins>
    </w:p>
    <w:p w14:paraId="164E9AE6" w14:textId="25D340D2" w:rsidR="00F61B1E" w:rsidDel="0055566B" w:rsidRDefault="00F61B1E" w:rsidP="00F61B1E">
      <w:pPr>
        <w:pStyle w:val="PACEBody"/>
        <w:ind w:firstLine="0"/>
        <w:rPr>
          <w:del w:id="120" w:author="Baiyu Zhou" w:date="2023-11-09T15:11:00Z"/>
          <w:lang w:val="en"/>
        </w:rPr>
      </w:pPr>
    </w:p>
    <w:p w14:paraId="4DBEEE4E" w14:textId="346A8B29" w:rsidR="00F61B1E" w:rsidDel="0055566B" w:rsidRDefault="00F61B1E" w:rsidP="00F61B1E">
      <w:pPr>
        <w:pStyle w:val="PACEBody"/>
        <w:rPr>
          <w:del w:id="121" w:author="Baiyu Zhou" w:date="2023-11-09T15:11:00Z"/>
          <w:lang w:val="en"/>
        </w:rPr>
      </w:pPr>
    </w:p>
    <w:p w14:paraId="2AC7E822" w14:textId="766979AF" w:rsidR="00F61B1E" w:rsidDel="0055566B" w:rsidRDefault="00F61B1E" w:rsidP="00F61B1E">
      <w:pPr>
        <w:pStyle w:val="PACEBody"/>
        <w:rPr>
          <w:del w:id="122" w:author="Baiyu Zhou" w:date="2023-11-09T15:11:00Z"/>
          <w:lang w:val="en"/>
        </w:rPr>
      </w:pPr>
    </w:p>
    <w:p w14:paraId="190EAF64" w14:textId="476E2DF4" w:rsidR="007A6D48" w:rsidDel="0055566B" w:rsidRDefault="007A6D48" w:rsidP="00F61B1E">
      <w:pPr>
        <w:pStyle w:val="PACEBody"/>
        <w:rPr>
          <w:del w:id="123" w:author="Baiyu Zhou" w:date="2023-11-09T15:11:00Z"/>
          <w:lang w:val="en"/>
        </w:rPr>
      </w:pPr>
    </w:p>
    <w:p w14:paraId="3CF11FC8" w14:textId="68E5BB63" w:rsidR="00F61B1E" w:rsidDel="0055566B" w:rsidRDefault="00F61B1E" w:rsidP="00F61B1E">
      <w:pPr>
        <w:pStyle w:val="PACEBody"/>
        <w:rPr>
          <w:del w:id="124" w:author="Baiyu Zhou" w:date="2023-11-09T15:11:00Z"/>
          <w:lang w:val="en"/>
        </w:rPr>
      </w:pPr>
    </w:p>
    <w:p w14:paraId="4F76A431" w14:textId="5052A552" w:rsidR="00F61B1E" w:rsidDel="0055566B" w:rsidRDefault="00F61B1E" w:rsidP="00F61B1E">
      <w:pPr>
        <w:pStyle w:val="PACEBody"/>
        <w:rPr>
          <w:del w:id="125" w:author="Baiyu Zhou" w:date="2023-11-09T15:11:00Z"/>
          <w:lang w:val="en"/>
        </w:rPr>
      </w:pPr>
    </w:p>
    <w:p w14:paraId="4A129E32" w14:textId="0D9D2B43" w:rsidR="00F61B1E" w:rsidDel="0055566B" w:rsidRDefault="00F61B1E" w:rsidP="00F61B1E">
      <w:pPr>
        <w:pStyle w:val="PACEBody"/>
        <w:rPr>
          <w:del w:id="126" w:author="Baiyu Zhou" w:date="2023-11-09T15:11:00Z"/>
          <w:lang w:val="en"/>
        </w:rPr>
      </w:pPr>
    </w:p>
    <w:p w14:paraId="771E37F1" w14:textId="61914F1A" w:rsidR="00F61B1E" w:rsidDel="0055566B" w:rsidRDefault="00F61B1E" w:rsidP="00F61B1E">
      <w:pPr>
        <w:pStyle w:val="PACEBody"/>
        <w:ind w:firstLine="0"/>
        <w:rPr>
          <w:del w:id="127" w:author="Baiyu Zhou" w:date="2023-11-09T15:11:00Z"/>
          <w:lang w:val="en"/>
        </w:rPr>
      </w:pPr>
    </w:p>
    <w:p w14:paraId="68F9AF6D" w14:textId="45717D82" w:rsidR="00F61B1E" w:rsidRPr="00F860ED" w:rsidRDefault="00F61B1E" w:rsidP="00F61B1E">
      <w:pPr>
        <w:pStyle w:val="PACEBody"/>
        <w:spacing w:line="240" w:lineRule="auto"/>
        <w:ind w:firstLine="0"/>
        <w:rPr>
          <w:lang w:val="en"/>
        </w:rPr>
      </w:pPr>
      <w:r w:rsidRPr="00F61B1E">
        <w:rPr>
          <w:i/>
          <w:sz w:val="20"/>
          <w:szCs w:val="20"/>
        </w:rPr>
        <w:t>Note</w:t>
      </w:r>
      <w:r w:rsidRPr="00F61B1E">
        <w:rPr>
          <w:sz w:val="20"/>
          <w:szCs w:val="20"/>
        </w:rPr>
        <w:t xml:space="preserve">. Rates depicted in the figure represent </w:t>
      </w:r>
      <w:del w:id="128" w:author="Baiyu Zhou" w:date="2023-11-09T14:58:00Z">
        <w:r w:rsidRPr="00F61B1E" w:rsidDel="00F31E64">
          <w:rPr>
            <w:sz w:val="20"/>
            <w:szCs w:val="20"/>
          </w:rPr>
          <w:delText>7,613</w:delText>
        </w:r>
      </w:del>
      <w:ins w:id="129" w:author="Baiyu Zhou" w:date="2023-11-09T14:58:00Z">
        <w:r w:rsidR="00F31E64">
          <w:rPr>
            <w:sz w:val="20"/>
            <w:szCs w:val="20"/>
          </w:rPr>
          <w:t>9,172</w:t>
        </w:r>
      </w:ins>
      <w:r w:rsidRPr="00F61B1E">
        <w:rPr>
          <w:sz w:val="20"/>
          <w:szCs w:val="20"/>
        </w:rPr>
        <w:t xml:space="preserve"> survey respondents who indicated plans to attend college and provided answers to the respective demographic question within the survey. Of the full survey sample (</w:t>
      </w:r>
      <w:r w:rsidRPr="00F61B1E">
        <w:rPr>
          <w:i/>
          <w:sz w:val="20"/>
          <w:szCs w:val="20"/>
        </w:rPr>
        <w:t>n</w:t>
      </w:r>
      <w:r w:rsidRPr="00F61B1E">
        <w:rPr>
          <w:sz w:val="20"/>
          <w:szCs w:val="20"/>
        </w:rPr>
        <w:t xml:space="preserve"> = 10,221), 9,230 respondents indicated they planned to go to college, 170 said they did not plan to attend college, </w:t>
      </w:r>
      <w:ins w:id="130" w:author="Baiyu Zhou" w:date="2023-11-09T14:58:00Z">
        <w:r w:rsidR="00D11E39">
          <w:rPr>
            <w:sz w:val="20"/>
            <w:szCs w:val="20"/>
          </w:rPr>
          <w:t xml:space="preserve">394 respondents </w:t>
        </w:r>
      </w:ins>
      <w:ins w:id="131" w:author="Baiyu Zhou" w:date="2023-11-09T14:59:00Z">
        <w:r w:rsidR="00D11E39">
          <w:rPr>
            <w:sz w:val="20"/>
            <w:szCs w:val="20"/>
          </w:rPr>
          <w:t xml:space="preserve">expressed they didn’t know, </w:t>
        </w:r>
      </w:ins>
      <w:r w:rsidRPr="00F61B1E">
        <w:rPr>
          <w:sz w:val="20"/>
          <w:szCs w:val="20"/>
        </w:rPr>
        <w:t>and 527 students did not respond to the question.</w:t>
      </w:r>
    </w:p>
    <w:p w14:paraId="6D7161F3" w14:textId="79A44CFD" w:rsidR="00F61B1E" w:rsidRPr="006776E5" w:rsidRDefault="00F61B1E" w:rsidP="00F61B1E">
      <w:pPr>
        <w:pStyle w:val="PACESubhead2"/>
      </w:pPr>
      <w:r w:rsidRPr="00F61B1E">
        <w:rPr>
          <w:lang w:val="en"/>
        </w:rPr>
        <w:t>Engineering, natural sciences, and health sciences were the most popular majors the graduating class of 2023 intended to pursue.</w:t>
      </w:r>
    </w:p>
    <w:p w14:paraId="31C7974C" w14:textId="7340CDF7" w:rsidR="00F61B1E" w:rsidRDefault="00F61B1E" w:rsidP="00F61B1E">
      <w:pPr>
        <w:pStyle w:val="PACEBody"/>
        <w:rPr>
          <w:lang w:val="en"/>
        </w:rPr>
      </w:pPr>
      <w:r w:rsidRPr="00F61B1E">
        <w:rPr>
          <w:lang w:val="en"/>
        </w:rPr>
        <w:t xml:space="preserve">Students were also asked what field of study they anticipated </w:t>
      </w:r>
      <w:r w:rsidR="00761EF5">
        <w:rPr>
          <w:lang w:val="en"/>
        </w:rPr>
        <w:t>pursuing</w:t>
      </w:r>
      <w:r w:rsidR="00761EF5" w:rsidRPr="00F61B1E">
        <w:rPr>
          <w:lang w:val="en"/>
        </w:rPr>
        <w:t xml:space="preserve"> </w:t>
      </w:r>
      <w:r w:rsidRPr="00F61B1E">
        <w:rPr>
          <w:lang w:val="en"/>
        </w:rPr>
        <w:t>in college (see Table 3). Overall, most students planned to major in engineering (16.</w:t>
      </w:r>
      <w:del w:id="132" w:author="Baiyu Zhou" w:date="2023-11-09T15:12:00Z">
        <w:r w:rsidRPr="00F61B1E" w:rsidDel="0055566B">
          <w:rPr>
            <w:lang w:val="en"/>
          </w:rPr>
          <w:delText>2</w:delText>
        </w:r>
        <w:r w:rsidR="00A44C53" w:rsidDel="0055566B">
          <w:rPr>
            <w:lang w:val="en"/>
          </w:rPr>
          <w:delText xml:space="preserve"> </w:delText>
        </w:r>
      </w:del>
      <w:ins w:id="133" w:author="Baiyu Zhou" w:date="2023-11-09T15:12:00Z">
        <w:r w:rsidR="0055566B">
          <w:rPr>
            <w:lang w:val="en"/>
          </w:rPr>
          <w:t>0</w:t>
        </w:r>
        <w:r w:rsidR="0055566B">
          <w:rPr>
            <w:lang w:val="en"/>
          </w:rPr>
          <w:t xml:space="preserve"> </w:t>
        </w:r>
      </w:ins>
      <w:r w:rsidR="00A44C53">
        <w:rPr>
          <w:lang w:val="en"/>
        </w:rPr>
        <w:t>percent</w:t>
      </w:r>
      <w:r w:rsidRPr="00F61B1E">
        <w:rPr>
          <w:lang w:val="en"/>
        </w:rPr>
        <w:t>), natural sciences (</w:t>
      </w:r>
      <w:del w:id="134" w:author="Baiyu Zhou" w:date="2023-11-09T15:12:00Z">
        <w:r w:rsidRPr="00F61B1E" w:rsidDel="0055566B">
          <w:rPr>
            <w:lang w:val="en"/>
          </w:rPr>
          <w:delText>16</w:delText>
        </w:r>
      </w:del>
      <w:ins w:id="135" w:author="Baiyu Zhou" w:date="2023-11-09T15:12:00Z">
        <w:r w:rsidR="0055566B" w:rsidRPr="00F61B1E">
          <w:rPr>
            <w:lang w:val="en"/>
          </w:rPr>
          <w:t>1</w:t>
        </w:r>
        <w:r w:rsidR="0055566B">
          <w:rPr>
            <w:lang w:val="en"/>
          </w:rPr>
          <w:t>5</w:t>
        </w:r>
      </w:ins>
      <w:r w:rsidRPr="00F61B1E">
        <w:rPr>
          <w:lang w:val="en"/>
        </w:rPr>
        <w:t>.</w:t>
      </w:r>
      <w:del w:id="136" w:author="Baiyu Zhou" w:date="2023-11-09T15:12:00Z">
        <w:r w:rsidRPr="00F61B1E" w:rsidDel="0055566B">
          <w:rPr>
            <w:lang w:val="en"/>
          </w:rPr>
          <w:delText>2</w:delText>
        </w:r>
        <w:r w:rsidR="00A44C53" w:rsidDel="0055566B">
          <w:rPr>
            <w:lang w:val="en"/>
          </w:rPr>
          <w:delText xml:space="preserve"> </w:delText>
        </w:r>
      </w:del>
      <w:ins w:id="137" w:author="Baiyu Zhou" w:date="2023-11-09T15:12:00Z">
        <w:r w:rsidR="0055566B">
          <w:rPr>
            <w:lang w:val="en"/>
          </w:rPr>
          <w:t>7</w:t>
        </w:r>
        <w:r w:rsidR="0055566B">
          <w:rPr>
            <w:lang w:val="en"/>
          </w:rPr>
          <w:t xml:space="preserve"> </w:t>
        </w:r>
      </w:ins>
      <w:r w:rsidR="00A44C53">
        <w:rPr>
          <w:lang w:val="en"/>
        </w:rPr>
        <w:t>percent</w:t>
      </w:r>
      <w:r w:rsidRPr="00F61B1E">
        <w:rPr>
          <w:lang w:val="en"/>
        </w:rPr>
        <w:t>), and health sciences (</w:t>
      </w:r>
      <w:del w:id="138" w:author="Baiyu Zhou" w:date="2023-11-09T15:12:00Z">
        <w:r w:rsidRPr="00F61B1E" w:rsidDel="0055566B">
          <w:rPr>
            <w:lang w:val="en"/>
          </w:rPr>
          <w:delText>14</w:delText>
        </w:r>
      </w:del>
      <w:ins w:id="139" w:author="Baiyu Zhou" w:date="2023-11-09T15:12:00Z">
        <w:r w:rsidR="0055566B" w:rsidRPr="00F61B1E">
          <w:rPr>
            <w:lang w:val="en"/>
          </w:rPr>
          <w:t>1</w:t>
        </w:r>
        <w:r w:rsidR="0055566B">
          <w:rPr>
            <w:lang w:val="en"/>
          </w:rPr>
          <w:t>5</w:t>
        </w:r>
      </w:ins>
      <w:r w:rsidRPr="00F61B1E">
        <w:rPr>
          <w:lang w:val="en"/>
        </w:rPr>
        <w:t>.</w:t>
      </w:r>
      <w:del w:id="140" w:author="Baiyu Zhou" w:date="2023-11-09T15:13:00Z">
        <w:r w:rsidRPr="00F61B1E" w:rsidDel="0055566B">
          <w:rPr>
            <w:lang w:val="en"/>
          </w:rPr>
          <w:delText>8</w:delText>
        </w:r>
        <w:r w:rsidR="00A44C53" w:rsidDel="0055566B">
          <w:rPr>
            <w:lang w:val="en"/>
          </w:rPr>
          <w:delText xml:space="preserve"> </w:delText>
        </w:r>
      </w:del>
      <w:ins w:id="141" w:author="Baiyu Zhou" w:date="2023-11-09T15:13:00Z">
        <w:r w:rsidR="0055566B">
          <w:rPr>
            <w:lang w:val="en"/>
          </w:rPr>
          <w:t>0</w:t>
        </w:r>
        <w:r w:rsidR="0055566B">
          <w:rPr>
            <w:lang w:val="en"/>
          </w:rPr>
          <w:t xml:space="preserve"> </w:t>
        </w:r>
      </w:ins>
      <w:r w:rsidR="00A44C53">
        <w:rPr>
          <w:lang w:val="en"/>
        </w:rPr>
        <w:t>percent</w:t>
      </w:r>
      <w:r w:rsidRPr="00F61B1E">
        <w:rPr>
          <w:lang w:val="en"/>
        </w:rPr>
        <w:t>). Although these three majors were highly selected across racial and ethnic groups, we observe some differences by subgroups. For example, among Asian students, engineering (26.7</w:t>
      </w:r>
      <w:r w:rsidR="00A44C53">
        <w:rPr>
          <w:lang w:val="en"/>
        </w:rPr>
        <w:t xml:space="preserve"> percent</w:t>
      </w:r>
      <w:r w:rsidRPr="00F61B1E">
        <w:rPr>
          <w:lang w:val="en"/>
        </w:rPr>
        <w:t>) and natural sciences (23.6</w:t>
      </w:r>
      <w:r w:rsidR="00A44C53">
        <w:rPr>
          <w:lang w:val="en"/>
        </w:rPr>
        <w:t xml:space="preserve"> percent</w:t>
      </w:r>
      <w:r w:rsidRPr="00F61B1E">
        <w:rPr>
          <w:lang w:val="en"/>
        </w:rPr>
        <w:t>) were more likely to be selected, while Filipino students were more likely to note health sciences as their intended major</w:t>
      </w:r>
      <w:r w:rsidR="00710F32">
        <w:rPr>
          <w:lang w:val="en"/>
        </w:rPr>
        <w:t xml:space="preserve"> </w:t>
      </w:r>
      <w:r w:rsidR="00710F32" w:rsidRPr="00F61B1E">
        <w:rPr>
          <w:lang w:val="en"/>
        </w:rPr>
        <w:t>(21</w:t>
      </w:r>
      <w:r w:rsidR="00710F32">
        <w:rPr>
          <w:lang w:val="en"/>
        </w:rPr>
        <w:t xml:space="preserve"> percent</w:t>
      </w:r>
      <w:r w:rsidR="00710F32" w:rsidRPr="00F61B1E">
        <w:rPr>
          <w:lang w:val="en"/>
        </w:rPr>
        <w:t>)</w:t>
      </w:r>
      <w:r w:rsidRPr="00F61B1E">
        <w:rPr>
          <w:lang w:val="en"/>
        </w:rPr>
        <w:t>. Plans for fields of study in college also differed by gender; notably, among cisgender men, 30</w:t>
      </w:r>
      <w:r w:rsidR="00A44C53">
        <w:rPr>
          <w:lang w:val="en"/>
        </w:rPr>
        <w:t xml:space="preserve"> percent</w:t>
      </w:r>
      <w:r w:rsidRPr="00F61B1E">
        <w:rPr>
          <w:lang w:val="en"/>
        </w:rPr>
        <w:t xml:space="preserve"> planned to study engineering—nearly 10 percentage points higher than any other gender identity we surveyed. In contrast, 27</w:t>
      </w:r>
      <w:r w:rsidR="00A44C53">
        <w:rPr>
          <w:lang w:val="en"/>
        </w:rPr>
        <w:t xml:space="preserve"> percent</w:t>
      </w:r>
      <w:r w:rsidRPr="00F61B1E">
        <w:rPr>
          <w:lang w:val="en"/>
        </w:rPr>
        <w:t xml:space="preserve"> of gender variant students were more likely to select humanities and the arts for future study, a rate far and above the overall rate for that major (11.3</w:t>
      </w:r>
      <w:r w:rsidR="00A44C53">
        <w:rPr>
          <w:lang w:val="en"/>
        </w:rPr>
        <w:t xml:space="preserve"> percent</w:t>
      </w:r>
      <w:r w:rsidRPr="00F61B1E">
        <w:rPr>
          <w:lang w:val="en"/>
        </w:rPr>
        <w:t xml:space="preserve">). We also find that, among students whose parents have earned bachelor’s and graduate degrees, students were more likely to select engineering and natural sciences. Comparatively, students whose parents had received an associate’s degree, high school </w:t>
      </w:r>
      <w:r w:rsidRPr="00F61B1E">
        <w:rPr>
          <w:lang w:val="en"/>
        </w:rPr>
        <w:lastRenderedPageBreak/>
        <w:t>diploma</w:t>
      </w:r>
      <w:r w:rsidR="00162EE0">
        <w:rPr>
          <w:lang w:val="en"/>
        </w:rPr>
        <w:t>,</w:t>
      </w:r>
      <w:r w:rsidRPr="00F61B1E">
        <w:rPr>
          <w:lang w:val="en"/>
        </w:rPr>
        <w:t xml:space="preserve"> or did not complete high school</w:t>
      </w:r>
      <w:r w:rsidR="00162EE0">
        <w:rPr>
          <w:lang w:val="en"/>
        </w:rPr>
        <w:t xml:space="preserve"> </w:t>
      </w:r>
      <w:r w:rsidRPr="00F61B1E">
        <w:rPr>
          <w:lang w:val="en"/>
        </w:rPr>
        <w:t>were more likely to indicate a health science major</w:t>
      </w:r>
      <w:r w:rsidR="00162EE0">
        <w:rPr>
          <w:lang w:val="en"/>
        </w:rPr>
        <w:t xml:space="preserve"> (19.1 percent, 17.9 percent, and 17.5 percent, respectively)</w:t>
      </w:r>
      <w:r w:rsidRPr="00F61B1E">
        <w:rPr>
          <w:lang w:val="en"/>
        </w:rPr>
        <w:t>. Additionally, it is also worth noting that very few students planned to major in education (3.5</w:t>
      </w:r>
      <w:r w:rsidR="00A44C53">
        <w:rPr>
          <w:lang w:val="en"/>
        </w:rPr>
        <w:t xml:space="preserve"> percent</w:t>
      </w:r>
      <w:r w:rsidRPr="00F61B1E">
        <w:rPr>
          <w:lang w:val="en"/>
        </w:rPr>
        <w:t>) or applied sciences (3.4</w:t>
      </w:r>
      <w:r w:rsidR="00A44C53">
        <w:rPr>
          <w:lang w:val="en"/>
        </w:rPr>
        <w:t xml:space="preserve"> percent</w:t>
      </w:r>
      <w:r w:rsidRPr="00F61B1E">
        <w:rPr>
          <w:lang w:val="en"/>
        </w:rPr>
        <w:t>). However, cisgender women were more likely to select education as their intended major compared to their counterparts.</w:t>
      </w:r>
    </w:p>
    <w:p w14:paraId="1965D4B5" w14:textId="182A7FDC" w:rsidR="00F61B1E" w:rsidRDefault="0055566B" w:rsidP="00F61B1E">
      <w:pPr>
        <w:pStyle w:val="PACEBody"/>
        <w:ind w:firstLine="0"/>
        <w:rPr>
          <w:lang w:val="en"/>
        </w:rPr>
      </w:pPr>
      <w:ins w:id="142" w:author="Baiyu Zhou" w:date="2023-11-09T15:14:00Z">
        <w:r>
          <w:rPr>
            <w:i/>
            <w:noProof/>
          </w:rPr>
          <w:drawing>
            <wp:anchor distT="0" distB="0" distL="114300" distR="114300" simplePos="0" relativeHeight="251678720" behindDoc="0" locked="0" layoutInCell="1" allowOverlap="1" wp14:anchorId="04ECB00A" wp14:editId="72B6F9C3">
              <wp:simplePos x="0" y="0"/>
              <wp:positionH relativeFrom="column">
                <wp:posOffset>0</wp:posOffset>
              </wp:positionH>
              <wp:positionV relativeFrom="paragraph">
                <wp:posOffset>262780</wp:posOffset>
              </wp:positionV>
              <wp:extent cx="5943600" cy="2541270"/>
              <wp:effectExtent l="0" t="0" r="0" b="0"/>
              <wp:wrapTopAndBottom/>
              <wp:docPr id="349493705" name="Picture 9"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93705" name="Picture 9" descr="A table with numbers and tex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541270"/>
                      </a:xfrm>
                      <a:prstGeom prst="rect">
                        <a:avLst/>
                      </a:prstGeom>
                    </pic:spPr>
                  </pic:pic>
                </a:graphicData>
              </a:graphic>
              <wp14:sizeRelH relativeFrom="page">
                <wp14:pctWidth>0</wp14:pctWidth>
              </wp14:sizeRelH>
              <wp14:sizeRelV relativeFrom="page">
                <wp14:pctHeight>0</wp14:pctHeight>
              </wp14:sizeRelV>
            </wp:anchor>
          </w:drawing>
        </w:r>
      </w:ins>
      <w:del w:id="143" w:author="Baiyu Zhou" w:date="2023-11-09T15:13:00Z">
        <w:r w:rsidR="00874D6F" w:rsidDel="0055566B">
          <w:rPr>
            <w:rFonts w:ascii="Courier New" w:eastAsia="Courier New" w:hAnsi="Courier New" w:cs="Courier New"/>
            <w:noProof/>
            <w:sz w:val="16"/>
            <w:szCs w:val="16"/>
          </w:rPr>
          <w:drawing>
            <wp:anchor distT="0" distB="0" distL="114300" distR="114300" simplePos="0" relativeHeight="251667456" behindDoc="0" locked="0" layoutInCell="1" allowOverlap="1" wp14:anchorId="72DFD3AC" wp14:editId="57DEE6F8">
              <wp:simplePos x="0" y="0"/>
              <wp:positionH relativeFrom="column">
                <wp:posOffset>20547</wp:posOffset>
              </wp:positionH>
              <wp:positionV relativeFrom="paragraph">
                <wp:posOffset>242442</wp:posOffset>
              </wp:positionV>
              <wp:extent cx="6051479" cy="2897312"/>
              <wp:effectExtent l="0" t="0" r="0" b="0"/>
              <wp:wrapNone/>
              <wp:docPr id="2" name="image6.png" descr="A table with number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6.png" descr="A table with numbers and text&#10;&#10;Description automatically generated"/>
                      <pic:cNvPicPr preferRelativeResize="0"/>
                    </pic:nvPicPr>
                    <pic:blipFill>
                      <a:blip r:embed="rId26" cstate="print">
                        <a:extLst>
                          <a:ext uri="{28A0092B-C50C-407E-A947-70E740481C1C}">
                            <a14:useLocalDpi xmlns:a14="http://schemas.microsoft.com/office/drawing/2010/main" val="0"/>
                          </a:ext>
                        </a:extLst>
                      </a:blip>
                      <a:srcRect/>
                      <a:stretch>
                        <a:fillRect/>
                      </a:stretch>
                    </pic:blipFill>
                    <pic:spPr>
                      <a:xfrm>
                        <a:off x="0" y="0"/>
                        <a:ext cx="6066298" cy="2904407"/>
                      </a:xfrm>
                      <a:prstGeom prst="rect">
                        <a:avLst/>
                      </a:prstGeom>
                      <a:ln/>
                    </pic:spPr>
                  </pic:pic>
                </a:graphicData>
              </a:graphic>
              <wp14:sizeRelH relativeFrom="page">
                <wp14:pctWidth>0</wp14:pctWidth>
              </wp14:sizeRelH>
              <wp14:sizeRelV relativeFrom="page">
                <wp14:pctHeight>0</wp14:pctHeight>
              </wp14:sizeRelV>
            </wp:anchor>
          </w:drawing>
        </w:r>
      </w:del>
      <w:r w:rsidR="00F61B1E">
        <w:rPr>
          <w:b/>
        </w:rPr>
        <w:t>Table</w:t>
      </w:r>
      <w:r w:rsidR="00F61B1E" w:rsidRPr="00473872">
        <w:rPr>
          <w:b/>
        </w:rPr>
        <w:t xml:space="preserve"> </w:t>
      </w:r>
      <w:r w:rsidR="00F61B1E">
        <w:rPr>
          <w:b/>
        </w:rPr>
        <w:t>3</w:t>
      </w:r>
      <w:r w:rsidR="00F61B1E" w:rsidRPr="00473872">
        <w:rPr>
          <w:b/>
        </w:rPr>
        <w:t>.</w:t>
      </w:r>
      <w:r w:rsidR="00F61B1E" w:rsidRPr="00473872">
        <w:t xml:space="preserve"> </w:t>
      </w:r>
      <w:r w:rsidR="00F61B1E">
        <w:t>Intended College Major</w:t>
      </w:r>
    </w:p>
    <w:p w14:paraId="2C70A2F1" w14:textId="45C28E26" w:rsidR="00F61B1E" w:rsidDel="0055566B" w:rsidRDefault="00F61B1E" w:rsidP="00F61B1E">
      <w:pPr>
        <w:pStyle w:val="PACEBody"/>
        <w:rPr>
          <w:del w:id="144" w:author="Baiyu Zhou" w:date="2023-11-09T15:13:00Z"/>
          <w:lang w:val="en"/>
        </w:rPr>
      </w:pPr>
    </w:p>
    <w:p w14:paraId="2ABB3973" w14:textId="073D458D" w:rsidR="00F61B1E" w:rsidDel="0055566B" w:rsidRDefault="00F61B1E" w:rsidP="00F61B1E">
      <w:pPr>
        <w:pStyle w:val="PACEBody"/>
        <w:rPr>
          <w:del w:id="145" w:author="Baiyu Zhou" w:date="2023-11-09T15:13:00Z"/>
          <w:lang w:val="en"/>
        </w:rPr>
      </w:pPr>
    </w:p>
    <w:p w14:paraId="378FF4BB" w14:textId="54A1E612" w:rsidR="00F61B1E" w:rsidDel="0055566B" w:rsidRDefault="00F61B1E" w:rsidP="00F61B1E">
      <w:pPr>
        <w:pStyle w:val="PACEBody"/>
        <w:rPr>
          <w:del w:id="146" w:author="Baiyu Zhou" w:date="2023-11-09T15:13:00Z"/>
          <w:lang w:val="en"/>
        </w:rPr>
      </w:pPr>
    </w:p>
    <w:p w14:paraId="795FC19B" w14:textId="6204350D" w:rsidR="00F61B1E" w:rsidDel="0055566B" w:rsidRDefault="00F61B1E" w:rsidP="00F61B1E">
      <w:pPr>
        <w:pStyle w:val="PACEBody"/>
        <w:rPr>
          <w:del w:id="147" w:author="Baiyu Zhou" w:date="2023-11-09T15:13:00Z"/>
          <w:lang w:val="en"/>
        </w:rPr>
      </w:pPr>
    </w:p>
    <w:p w14:paraId="50F377FB" w14:textId="56741EDE" w:rsidR="00F61B1E" w:rsidDel="0055566B" w:rsidRDefault="00F61B1E" w:rsidP="00F61B1E">
      <w:pPr>
        <w:pStyle w:val="PACEBody"/>
        <w:rPr>
          <w:del w:id="148" w:author="Baiyu Zhou" w:date="2023-11-09T15:13:00Z"/>
          <w:lang w:val="en"/>
        </w:rPr>
      </w:pPr>
    </w:p>
    <w:p w14:paraId="0FAED1C3" w14:textId="3FD1211C" w:rsidR="00F61B1E" w:rsidDel="0055566B" w:rsidRDefault="00F61B1E" w:rsidP="00F61B1E">
      <w:pPr>
        <w:pStyle w:val="PACEBody"/>
        <w:rPr>
          <w:del w:id="149" w:author="Baiyu Zhou" w:date="2023-11-09T15:13:00Z"/>
          <w:lang w:val="en"/>
        </w:rPr>
      </w:pPr>
    </w:p>
    <w:p w14:paraId="2EF43C57" w14:textId="54F00FAE" w:rsidR="00006009" w:rsidDel="0055566B" w:rsidRDefault="00006009" w:rsidP="00F61B1E">
      <w:pPr>
        <w:pStyle w:val="PACEBody"/>
        <w:rPr>
          <w:del w:id="150" w:author="Baiyu Zhou" w:date="2023-11-09T15:13:00Z"/>
          <w:lang w:val="en"/>
        </w:rPr>
      </w:pPr>
    </w:p>
    <w:p w14:paraId="0312DCC8" w14:textId="18965E41" w:rsidR="00F61B1E" w:rsidDel="0055566B" w:rsidRDefault="00F61B1E" w:rsidP="00F61B1E">
      <w:pPr>
        <w:pStyle w:val="PACEBody"/>
        <w:rPr>
          <w:del w:id="151" w:author="Baiyu Zhou" w:date="2023-11-09T15:13:00Z"/>
          <w:lang w:val="en"/>
        </w:rPr>
      </w:pPr>
    </w:p>
    <w:p w14:paraId="0C3E93CB" w14:textId="6CCE7D98" w:rsidR="00F61B1E" w:rsidRDefault="00F61B1E" w:rsidP="00F61B1E">
      <w:pPr>
        <w:spacing w:after="240" w:line="240" w:lineRule="auto"/>
        <w:rPr>
          <w:i/>
          <w:highlight w:val="yellow"/>
        </w:rPr>
      </w:pPr>
      <w:r>
        <w:rPr>
          <w:i/>
          <w:sz w:val="20"/>
          <w:szCs w:val="20"/>
        </w:rPr>
        <w:t>Note</w:t>
      </w:r>
      <w:r>
        <w:rPr>
          <w:sz w:val="20"/>
          <w:szCs w:val="20"/>
        </w:rPr>
        <w:t xml:space="preserve">. Rates depicted in the figure represent </w:t>
      </w:r>
      <w:del w:id="152" w:author="Baiyu Zhou" w:date="2023-11-09T15:00:00Z">
        <w:r w:rsidDel="00D11E39">
          <w:rPr>
            <w:sz w:val="20"/>
            <w:szCs w:val="20"/>
          </w:rPr>
          <w:delText>7,5</w:delText>
        </w:r>
        <w:r w:rsidR="00162EE0" w:rsidDel="00D11E39">
          <w:rPr>
            <w:sz w:val="20"/>
            <w:szCs w:val="20"/>
          </w:rPr>
          <w:delText>8</w:delText>
        </w:r>
        <w:r w:rsidDel="00D11E39">
          <w:rPr>
            <w:sz w:val="20"/>
            <w:szCs w:val="20"/>
          </w:rPr>
          <w:delText>9</w:delText>
        </w:r>
      </w:del>
      <w:ins w:id="153" w:author="Baiyu Zhou" w:date="2023-11-09T15:00:00Z">
        <w:r w:rsidR="00D11E39">
          <w:rPr>
            <w:sz w:val="20"/>
            <w:szCs w:val="20"/>
          </w:rPr>
          <w:t>8,815</w:t>
        </w:r>
      </w:ins>
      <w:r>
        <w:rPr>
          <w:sz w:val="20"/>
          <w:szCs w:val="20"/>
        </w:rPr>
        <w:t xml:space="preserve"> survey respondents who answered this question. Racial/ethnic, gender, and parent level of education subgroups also exclude respondents who did not provide a response for the respective demographic question within the survey.</w:t>
      </w:r>
    </w:p>
    <w:p w14:paraId="6946C63B" w14:textId="77777777" w:rsidR="00F61B1E" w:rsidRPr="008E692A" w:rsidRDefault="00F61B1E" w:rsidP="00F61B1E">
      <w:pPr>
        <w:spacing w:after="240" w:line="240" w:lineRule="auto"/>
        <w:rPr>
          <w:b/>
          <w:color w:val="FF0000"/>
          <w:sz w:val="25"/>
          <w:szCs w:val="25"/>
        </w:rPr>
      </w:pPr>
      <w:r w:rsidRPr="008E692A">
        <w:rPr>
          <w:b/>
          <w:color w:val="FF0000"/>
          <w:sz w:val="25"/>
          <w:szCs w:val="25"/>
          <w:highlight w:val="yellow"/>
        </w:rPr>
        <w:t>[Quote Call Out Box]</w:t>
      </w:r>
    </w:p>
    <w:p w14:paraId="5B2FC0FD" w14:textId="276E80B9" w:rsidR="00F61B1E" w:rsidRPr="00F61B1E" w:rsidRDefault="00F61B1E" w:rsidP="00F61B1E">
      <w:pPr>
        <w:pStyle w:val="Quote"/>
        <w:rPr>
          <w:lang w:val="en"/>
        </w:rPr>
      </w:pPr>
      <w:r w:rsidRPr="00F61B1E">
        <w:rPr>
          <w:lang w:val="en"/>
        </w:rPr>
        <w:t>“I think transportation is going to be my biggest challenge. I live 40 minutes away[,] which makes me a little anxious and I’m not exactly sure how it’s going to go which is the reason why I’m planning on taking half of my classes online and the rest in person to make things a bit easier for me.”</w:t>
      </w:r>
    </w:p>
    <w:p w14:paraId="5104075D" w14:textId="0471D3A8" w:rsidR="00F61B1E" w:rsidRPr="006776E5" w:rsidRDefault="002350EA" w:rsidP="00F61B1E">
      <w:pPr>
        <w:pStyle w:val="PACESubhead2"/>
      </w:pPr>
      <w:r>
        <w:rPr>
          <w:lang w:val="en"/>
        </w:rPr>
        <w:t>About 58</w:t>
      </w:r>
      <w:r w:rsidR="00A44C53">
        <w:rPr>
          <w:lang w:val="en"/>
        </w:rPr>
        <w:t xml:space="preserve"> percent</w:t>
      </w:r>
      <w:r w:rsidR="00F61B1E" w:rsidRPr="00F61B1E">
        <w:rPr>
          <w:lang w:val="en"/>
        </w:rPr>
        <w:t xml:space="preserve"> of students planned to enroll in at least one online college course in the fall.</w:t>
      </w:r>
    </w:p>
    <w:p w14:paraId="08E39542" w14:textId="10AA5093" w:rsidR="00F61B1E" w:rsidRDefault="00F61B1E" w:rsidP="00A44C53">
      <w:pPr>
        <w:pStyle w:val="PACEBody"/>
      </w:pPr>
      <w:r w:rsidRPr="00F61B1E">
        <w:rPr>
          <w:lang w:val="en"/>
        </w:rPr>
        <w:t>Given students’ prior experience with remote instruction during the pandemic, and the increasing online offerings across colleges and universities, we asked students whether they planned to take any college courses online. Results indicate that about 58</w:t>
      </w:r>
      <w:r w:rsidR="00A44C53">
        <w:rPr>
          <w:lang w:val="en"/>
        </w:rPr>
        <w:t xml:space="preserve"> percent</w:t>
      </w:r>
      <w:r w:rsidRPr="00F61B1E">
        <w:rPr>
          <w:lang w:val="en"/>
        </w:rPr>
        <w:t xml:space="preserve"> of seniors intended to take at least one class online, with the majority noting that they planned to take one or two classes (43.</w:t>
      </w:r>
      <w:del w:id="154" w:author="Baiyu Zhou" w:date="2023-11-09T15:15:00Z">
        <w:r w:rsidRPr="00F61B1E" w:rsidDel="0055566B">
          <w:rPr>
            <w:lang w:val="en"/>
          </w:rPr>
          <w:delText>7</w:delText>
        </w:r>
        <w:r w:rsidR="00A44C53" w:rsidDel="0055566B">
          <w:rPr>
            <w:lang w:val="en"/>
          </w:rPr>
          <w:delText xml:space="preserve"> </w:delText>
        </w:r>
      </w:del>
      <w:ins w:id="155" w:author="Baiyu Zhou" w:date="2023-11-09T15:15:00Z">
        <w:r w:rsidR="0055566B">
          <w:rPr>
            <w:lang w:val="en"/>
          </w:rPr>
          <w:t>5</w:t>
        </w:r>
        <w:r w:rsidR="0055566B">
          <w:rPr>
            <w:lang w:val="en"/>
          </w:rPr>
          <w:t xml:space="preserve"> </w:t>
        </w:r>
      </w:ins>
      <w:r w:rsidR="00A44C53">
        <w:rPr>
          <w:lang w:val="en"/>
        </w:rPr>
        <w:t>percent</w:t>
      </w:r>
      <w:r w:rsidRPr="00F61B1E">
        <w:rPr>
          <w:lang w:val="en"/>
        </w:rPr>
        <w:t xml:space="preserve">) </w:t>
      </w:r>
      <w:r w:rsidR="00162EE0">
        <w:rPr>
          <w:lang w:val="en"/>
        </w:rPr>
        <w:t>while</w:t>
      </w:r>
      <w:r w:rsidR="00162EE0" w:rsidRPr="00F61B1E">
        <w:rPr>
          <w:lang w:val="en"/>
        </w:rPr>
        <w:t xml:space="preserve"> </w:t>
      </w:r>
      <w:r w:rsidRPr="00F61B1E">
        <w:rPr>
          <w:lang w:val="en"/>
        </w:rPr>
        <w:t>only about 2</w:t>
      </w:r>
      <w:r w:rsidR="00A44C53">
        <w:rPr>
          <w:lang w:val="en"/>
        </w:rPr>
        <w:t xml:space="preserve"> percent</w:t>
      </w:r>
      <w:r w:rsidRPr="00F61B1E">
        <w:rPr>
          <w:lang w:val="en"/>
        </w:rPr>
        <w:t xml:space="preserve"> planned to take all </w:t>
      </w:r>
      <w:r w:rsidR="00162EE0">
        <w:rPr>
          <w:lang w:val="en"/>
        </w:rPr>
        <w:t xml:space="preserve">of their </w:t>
      </w:r>
      <w:r w:rsidRPr="00F61B1E">
        <w:rPr>
          <w:lang w:val="en"/>
        </w:rPr>
        <w:t xml:space="preserve">classes remotely (see Figure 8). While largely similar across gender, results slightly differ by race/ethnicity and parental education; in this case, White students and students whose parents have earned at least a bachelor’s degree are less likely to include online classes in their postsecondary plans compared to their peers. In fact, this was </w:t>
      </w:r>
      <w:r w:rsidRPr="00F61B1E">
        <w:rPr>
          <w:lang w:val="en"/>
        </w:rPr>
        <w:lastRenderedPageBreak/>
        <w:t>particularly true for seniors whose parents had earned a graduate degree, who had the lowest rates of online course-taking plans</w:t>
      </w:r>
      <w:r w:rsidR="00162EE0">
        <w:rPr>
          <w:lang w:val="en"/>
        </w:rPr>
        <w:t xml:space="preserve"> </w:t>
      </w:r>
      <w:r w:rsidR="002350EA">
        <w:rPr>
          <w:lang w:val="en"/>
        </w:rPr>
        <w:t xml:space="preserve">overall </w:t>
      </w:r>
      <w:r w:rsidR="00162EE0">
        <w:rPr>
          <w:lang w:val="en"/>
        </w:rPr>
        <w:t>(44.6 percent)</w:t>
      </w:r>
      <w:r w:rsidRPr="00F61B1E">
        <w:rPr>
          <w:lang w:val="en"/>
        </w:rPr>
        <w:t>.</w:t>
      </w:r>
    </w:p>
    <w:p w14:paraId="795995B2" w14:textId="1C231699" w:rsidR="00F61B1E" w:rsidRDefault="00A256BC" w:rsidP="00F61B1E">
      <w:pPr>
        <w:pStyle w:val="PACEBody"/>
        <w:ind w:firstLine="0"/>
      </w:pPr>
      <w:ins w:id="156" w:author="Baiyu Zhou" w:date="2023-11-09T15:21:00Z">
        <w:r>
          <w:rPr>
            <w:noProof/>
          </w:rPr>
          <w:drawing>
            <wp:anchor distT="0" distB="0" distL="114300" distR="114300" simplePos="0" relativeHeight="251679744" behindDoc="0" locked="0" layoutInCell="1" allowOverlap="1" wp14:anchorId="0EDE1E06" wp14:editId="0E52733C">
              <wp:simplePos x="0" y="0"/>
              <wp:positionH relativeFrom="column">
                <wp:posOffset>0</wp:posOffset>
              </wp:positionH>
              <wp:positionV relativeFrom="paragraph">
                <wp:posOffset>346075</wp:posOffset>
              </wp:positionV>
              <wp:extent cx="3227705" cy="2832100"/>
              <wp:effectExtent l="0" t="0" r="0" b="0"/>
              <wp:wrapTopAndBottom/>
              <wp:docPr id="1278896517" name="Picture 10" descr="A graph of a college cla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96517" name="Picture 10" descr="A graph of a college class&#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27705" cy="2832100"/>
                      </a:xfrm>
                      <a:prstGeom prst="rect">
                        <a:avLst/>
                      </a:prstGeom>
                    </pic:spPr>
                  </pic:pic>
                </a:graphicData>
              </a:graphic>
              <wp14:sizeRelH relativeFrom="page">
                <wp14:pctWidth>0</wp14:pctWidth>
              </wp14:sizeRelH>
              <wp14:sizeRelV relativeFrom="page">
                <wp14:pctHeight>0</wp14:pctHeight>
              </wp14:sizeRelV>
            </wp:anchor>
          </w:drawing>
        </w:r>
      </w:ins>
      <w:del w:id="157" w:author="Baiyu Zhou" w:date="2023-11-09T15:21:00Z">
        <w:r w:rsidR="00F61B1E" w:rsidDel="00A256BC">
          <w:rPr>
            <w:rFonts w:ascii="Courier New" w:eastAsia="Courier New" w:hAnsi="Courier New" w:cs="Courier New"/>
            <w:noProof/>
            <w:sz w:val="16"/>
            <w:szCs w:val="16"/>
          </w:rPr>
          <w:drawing>
            <wp:anchor distT="0" distB="0" distL="114300" distR="114300" simplePos="0" relativeHeight="251668480" behindDoc="0" locked="0" layoutInCell="1" allowOverlap="1" wp14:anchorId="1613E65A" wp14:editId="60D75E73">
              <wp:simplePos x="0" y="0"/>
              <wp:positionH relativeFrom="column">
                <wp:posOffset>15240</wp:posOffset>
              </wp:positionH>
              <wp:positionV relativeFrom="paragraph">
                <wp:posOffset>228600</wp:posOffset>
              </wp:positionV>
              <wp:extent cx="5349240" cy="4671060"/>
              <wp:effectExtent l="0" t="0" r="0" b="2540"/>
              <wp:wrapNone/>
              <wp:docPr id="3" name="image4.png" descr="A graph of a college clas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 name="image4.png" descr="A graph of a college class&#10;&#10;Description automatically generated with medium confidence"/>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5349240" cy="4671060"/>
                      </a:xfrm>
                      <a:prstGeom prst="rect">
                        <a:avLst/>
                      </a:prstGeom>
                      <a:ln/>
                    </pic:spPr>
                  </pic:pic>
                </a:graphicData>
              </a:graphic>
              <wp14:sizeRelH relativeFrom="page">
                <wp14:pctWidth>0</wp14:pctWidth>
              </wp14:sizeRelH>
              <wp14:sizeRelV relativeFrom="page">
                <wp14:pctHeight>0</wp14:pctHeight>
              </wp14:sizeRelV>
            </wp:anchor>
          </w:drawing>
        </w:r>
      </w:del>
      <w:r w:rsidR="00F61B1E" w:rsidRPr="00F61B1E">
        <w:rPr>
          <w:b/>
        </w:rPr>
        <w:t xml:space="preserve"> </w:t>
      </w:r>
      <w:r w:rsidR="00F61B1E">
        <w:rPr>
          <w:b/>
        </w:rPr>
        <w:t>Figure 8</w:t>
      </w:r>
      <w:r w:rsidR="00F61B1E" w:rsidRPr="00473872">
        <w:rPr>
          <w:b/>
        </w:rPr>
        <w:t>.</w:t>
      </w:r>
      <w:r w:rsidR="00F61B1E" w:rsidRPr="00473872">
        <w:t xml:space="preserve"> </w:t>
      </w:r>
      <w:r w:rsidR="004C2A75">
        <w:t>Planned Enrollment in Online College Courses</w:t>
      </w:r>
    </w:p>
    <w:p w14:paraId="6F460889" w14:textId="7741388B" w:rsidR="00F61B1E" w:rsidDel="00A256BC" w:rsidRDefault="00F61B1E" w:rsidP="00F61B1E">
      <w:pPr>
        <w:pStyle w:val="PACEBody"/>
        <w:rPr>
          <w:del w:id="158" w:author="Baiyu Zhou" w:date="2023-11-09T15:21:00Z"/>
        </w:rPr>
      </w:pPr>
    </w:p>
    <w:p w14:paraId="79F27957" w14:textId="6B4F7B35" w:rsidR="00F61B1E" w:rsidDel="00A256BC" w:rsidRDefault="00F61B1E" w:rsidP="00F61B1E">
      <w:pPr>
        <w:pStyle w:val="PACEBody"/>
        <w:rPr>
          <w:del w:id="159" w:author="Baiyu Zhou" w:date="2023-11-09T15:21:00Z"/>
        </w:rPr>
      </w:pPr>
    </w:p>
    <w:p w14:paraId="586E36CF" w14:textId="63369C7C" w:rsidR="00F61B1E" w:rsidDel="00A256BC" w:rsidRDefault="00F61B1E" w:rsidP="00F61B1E">
      <w:pPr>
        <w:pStyle w:val="PACEBody"/>
        <w:rPr>
          <w:del w:id="160" w:author="Baiyu Zhou" w:date="2023-11-09T15:21:00Z"/>
        </w:rPr>
      </w:pPr>
    </w:p>
    <w:p w14:paraId="1741AEFC" w14:textId="411E212E" w:rsidR="00F61B1E" w:rsidDel="00A256BC" w:rsidRDefault="00F61B1E" w:rsidP="00F61B1E">
      <w:pPr>
        <w:pStyle w:val="PACEBody"/>
        <w:rPr>
          <w:del w:id="161" w:author="Baiyu Zhou" w:date="2023-11-09T15:21:00Z"/>
        </w:rPr>
      </w:pPr>
    </w:p>
    <w:p w14:paraId="0C1770BA" w14:textId="3BEBBD46" w:rsidR="00F61B1E" w:rsidDel="00A256BC" w:rsidRDefault="00F61B1E" w:rsidP="00F61B1E">
      <w:pPr>
        <w:pStyle w:val="PACEBody"/>
        <w:rPr>
          <w:del w:id="162" w:author="Baiyu Zhou" w:date="2023-11-09T15:21:00Z"/>
        </w:rPr>
      </w:pPr>
    </w:p>
    <w:p w14:paraId="5A059CEB" w14:textId="5DC8FEEB" w:rsidR="00F61B1E" w:rsidDel="00A256BC" w:rsidRDefault="00F61B1E" w:rsidP="00F61B1E">
      <w:pPr>
        <w:pStyle w:val="PACEBody"/>
        <w:rPr>
          <w:del w:id="163" w:author="Baiyu Zhou" w:date="2023-11-09T15:21:00Z"/>
        </w:rPr>
      </w:pPr>
    </w:p>
    <w:p w14:paraId="57C3AE56" w14:textId="02E86B12" w:rsidR="00F61B1E" w:rsidDel="00A256BC" w:rsidRDefault="00F61B1E" w:rsidP="00F61B1E">
      <w:pPr>
        <w:pStyle w:val="PACEBody"/>
        <w:rPr>
          <w:del w:id="164" w:author="Baiyu Zhou" w:date="2023-11-09T15:21:00Z"/>
        </w:rPr>
      </w:pPr>
    </w:p>
    <w:p w14:paraId="7C30EDCF" w14:textId="29604205" w:rsidR="00F61B1E" w:rsidDel="00A256BC" w:rsidRDefault="00F61B1E" w:rsidP="00F61B1E">
      <w:pPr>
        <w:pStyle w:val="PACEBody"/>
        <w:rPr>
          <w:del w:id="165" w:author="Baiyu Zhou" w:date="2023-11-09T15:21:00Z"/>
        </w:rPr>
      </w:pPr>
    </w:p>
    <w:p w14:paraId="78ADF667" w14:textId="6CD1814C" w:rsidR="00F61B1E" w:rsidDel="00A256BC" w:rsidRDefault="00F61B1E" w:rsidP="00F61B1E">
      <w:pPr>
        <w:pStyle w:val="PACEBody"/>
        <w:rPr>
          <w:del w:id="166" w:author="Baiyu Zhou" w:date="2023-11-09T15:21:00Z"/>
        </w:rPr>
      </w:pPr>
    </w:p>
    <w:p w14:paraId="66EA95B6" w14:textId="3C5A3C64" w:rsidR="00F61B1E" w:rsidDel="00A256BC" w:rsidRDefault="00F61B1E" w:rsidP="00F61B1E">
      <w:pPr>
        <w:pStyle w:val="PACEBody"/>
        <w:rPr>
          <w:del w:id="167" w:author="Baiyu Zhou" w:date="2023-11-09T15:21:00Z"/>
        </w:rPr>
      </w:pPr>
    </w:p>
    <w:p w14:paraId="1B882F63" w14:textId="6CCBA4DD" w:rsidR="00F61B1E" w:rsidDel="00A256BC" w:rsidRDefault="00F61B1E" w:rsidP="00F61B1E">
      <w:pPr>
        <w:pStyle w:val="PACEBody"/>
        <w:rPr>
          <w:del w:id="168" w:author="Baiyu Zhou" w:date="2023-11-09T15:21:00Z"/>
        </w:rPr>
      </w:pPr>
    </w:p>
    <w:p w14:paraId="4661B236" w14:textId="5B8098A3" w:rsidR="00F61B1E" w:rsidDel="00A256BC" w:rsidRDefault="00F61B1E" w:rsidP="00F61B1E">
      <w:pPr>
        <w:pStyle w:val="PACEBody"/>
        <w:rPr>
          <w:del w:id="169" w:author="Baiyu Zhou" w:date="2023-11-09T15:21:00Z"/>
        </w:rPr>
      </w:pPr>
    </w:p>
    <w:p w14:paraId="05F75971" w14:textId="6F6C83D9" w:rsidR="00F61B1E" w:rsidDel="00A256BC" w:rsidRDefault="00F61B1E" w:rsidP="004C2A75">
      <w:pPr>
        <w:pStyle w:val="PACEBody"/>
        <w:ind w:firstLine="0"/>
        <w:rPr>
          <w:del w:id="170" w:author="Baiyu Zhou" w:date="2023-11-09T15:21:00Z"/>
        </w:rPr>
      </w:pPr>
    </w:p>
    <w:p w14:paraId="0EF75AEA" w14:textId="4E927818" w:rsidR="00F61B1E" w:rsidRDefault="004C2A75" w:rsidP="004C2A75">
      <w:pPr>
        <w:pStyle w:val="PACEBody"/>
        <w:spacing w:line="240" w:lineRule="auto"/>
        <w:ind w:firstLine="0"/>
        <w:rPr>
          <w:sz w:val="20"/>
          <w:szCs w:val="20"/>
        </w:rPr>
      </w:pPr>
      <w:r>
        <w:rPr>
          <w:i/>
          <w:sz w:val="20"/>
          <w:szCs w:val="20"/>
        </w:rPr>
        <w:t>Note</w:t>
      </w:r>
      <w:r>
        <w:rPr>
          <w:sz w:val="20"/>
          <w:szCs w:val="20"/>
        </w:rPr>
        <w:t>. Rates depicted in the figure represent 7,</w:t>
      </w:r>
      <w:del w:id="171" w:author="Baiyu Zhou" w:date="2023-11-09T15:00:00Z">
        <w:r w:rsidDel="00D11E39">
          <w:rPr>
            <w:sz w:val="20"/>
            <w:szCs w:val="20"/>
          </w:rPr>
          <w:delText xml:space="preserve">599 </w:delText>
        </w:r>
      </w:del>
      <w:ins w:id="172" w:author="Baiyu Zhou" w:date="2023-11-09T15:00:00Z">
        <w:r w:rsidR="00D11E39">
          <w:rPr>
            <w:sz w:val="20"/>
            <w:szCs w:val="20"/>
          </w:rPr>
          <w:t>904</w:t>
        </w:r>
        <w:r w:rsidR="00D11E39">
          <w:rPr>
            <w:sz w:val="20"/>
            <w:szCs w:val="20"/>
          </w:rPr>
          <w:t xml:space="preserve"> </w:t>
        </w:r>
      </w:ins>
      <w:r>
        <w:rPr>
          <w:sz w:val="20"/>
          <w:szCs w:val="20"/>
        </w:rPr>
        <w:t>survey respondents who answered this question. Racial/ethnic, gender, and parent level of education subgroups also exclude respondents who did not provide a response for the respective demographic question within the survey.</w:t>
      </w:r>
    </w:p>
    <w:p w14:paraId="3E971BE9" w14:textId="3ECDB43C" w:rsidR="004C2A75" w:rsidRPr="008E692A" w:rsidRDefault="004C2A75" w:rsidP="004C2A75">
      <w:pPr>
        <w:spacing w:after="240" w:line="240" w:lineRule="auto"/>
        <w:rPr>
          <w:b/>
          <w:color w:val="FF0000"/>
          <w:sz w:val="25"/>
          <w:szCs w:val="25"/>
        </w:rPr>
      </w:pPr>
      <w:r w:rsidRPr="008E692A">
        <w:rPr>
          <w:b/>
          <w:color w:val="FF0000"/>
          <w:sz w:val="25"/>
          <w:szCs w:val="25"/>
          <w:highlight w:val="yellow"/>
        </w:rPr>
        <w:t>[Quote Call Out Box]</w:t>
      </w:r>
    </w:p>
    <w:p w14:paraId="130F3F1F" w14:textId="1A653BDE" w:rsidR="004C2A75" w:rsidRPr="004C2A75" w:rsidRDefault="004C2A75" w:rsidP="004C2A75">
      <w:pPr>
        <w:pStyle w:val="PACEBody"/>
        <w:spacing w:line="240" w:lineRule="auto"/>
        <w:ind w:left="720" w:right="720" w:firstLine="0"/>
        <w:rPr>
          <w:i/>
          <w:iCs/>
          <w:lang w:val="en"/>
        </w:rPr>
      </w:pPr>
      <w:r w:rsidRPr="004C2A75">
        <w:rPr>
          <w:i/>
          <w:iCs/>
          <w:lang w:val="en"/>
        </w:rPr>
        <w:t>“One of the biggest challenges might come with the fact that I am not an American citizen and since I am going to a school w[h]ere there [are] primarily [A]</w:t>
      </w:r>
      <w:proofErr w:type="spellStart"/>
      <w:r w:rsidRPr="004C2A75">
        <w:rPr>
          <w:i/>
          <w:iCs/>
          <w:lang w:val="en"/>
        </w:rPr>
        <w:t>merican</w:t>
      </w:r>
      <w:proofErr w:type="spellEnd"/>
      <w:r w:rsidRPr="004C2A75">
        <w:rPr>
          <w:i/>
          <w:iCs/>
          <w:lang w:val="en"/>
        </w:rPr>
        <w:t xml:space="preserve"> students. I worry that I will not be taken as seriously. Additionally I am not wealthy or economically affluent and so I worry that during college I will not be able to pay everything I need to or I will be singled out because I will not be able to pay [for] some privileges[,] like going to parties or social events.”</w:t>
      </w:r>
    </w:p>
    <w:p w14:paraId="3E7462A6" w14:textId="3D0E77D0" w:rsidR="004C2A75" w:rsidRPr="004C2A75" w:rsidRDefault="004C2A75" w:rsidP="004C2A75">
      <w:pPr>
        <w:pStyle w:val="PACEBody"/>
        <w:spacing w:line="240" w:lineRule="auto"/>
        <w:ind w:left="720" w:right="720" w:firstLine="0"/>
        <w:rPr>
          <w:i/>
          <w:iCs/>
          <w:lang w:val="en"/>
        </w:rPr>
      </w:pPr>
      <w:r w:rsidRPr="004C2A75">
        <w:rPr>
          <w:i/>
          <w:iCs/>
          <w:lang w:val="en"/>
        </w:rPr>
        <w:t>“I think the biggest challenge I’ll face in college is balancing family obligations and studying. Since freshman year in high school, I’ve been the primary caretaker of my nephew. Money has always been tight so we haven’t had the means of finding a daycare service… I’m planning to go home every other weekend to help out with child care, help my mom with her job, and go to Mexico to help my uncles with their business. I know it’s going to be difficult to find a balance but it’s a fact of my life that is nonnegotiable and I will have to find a way to work through this.”</w:t>
      </w:r>
    </w:p>
    <w:p w14:paraId="412DD4E7" w14:textId="482B1669" w:rsidR="004C2A75" w:rsidRDefault="004C2A75" w:rsidP="004C2A75">
      <w:pPr>
        <w:pStyle w:val="PACEBody"/>
        <w:spacing w:line="240" w:lineRule="auto"/>
        <w:ind w:left="720" w:right="720" w:firstLine="0"/>
      </w:pPr>
      <w:r w:rsidRPr="004C2A75">
        <w:rPr>
          <w:i/>
          <w:iCs/>
          <w:lang w:val="en"/>
        </w:rPr>
        <w:lastRenderedPageBreak/>
        <w:t>“My biggest challenge that I think I will come across is trying to figure out who I am and what I want to be for myself in the future.”</w:t>
      </w:r>
    </w:p>
    <w:p w14:paraId="1828E000" w14:textId="24EB16DD" w:rsidR="004C2A75" w:rsidRPr="00DB5466" w:rsidRDefault="004C2A75" w:rsidP="004C2A75">
      <w:pPr>
        <w:pStyle w:val="PACESubhead1"/>
      </w:pPr>
      <w:r>
        <w:t>Concerns about College</w:t>
      </w:r>
    </w:p>
    <w:p w14:paraId="4738DA7F" w14:textId="23D757A3" w:rsidR="0068237E" w:rsidRPr="006776E5" w:rsidRDefault="004C2A75" w:rsidP="004C2A75">
      <w:pPr>
        <w:pStyle w:val="PACESubhead2"/>
      </w:pPr>
      <w:r w:rsidRPr="004C2A75">
        <w:rPr>
          <w:lang w:val="en"/>
        </w:rPr>
        <w:t>Of those that expressed the most concerns about college, students reported apprehension about their academic performance and finding community amongst their peers</w:t>
      </w:r>
      <w:r w:rsidR="0068237E">
        <w:rPr>
          <w:lang w:val="en"/>
        </w:rPr>
        <w:t xml:space="preserve"> as the dominant worries</w:t>
      </w:r>
      <w:r w:rsidRPr="004C2A75">
        <w:rPr>
          <w:lang w:val="en"/>
        </w:rPr>
        <w:t>.</w:t>
      </w:r>
    </w:p>
    <w:p w14:paraId="17E2EBD7" w14:textId="493DC6F3" w:rsidR="00A44CD4" w:rsidRDefault="004C2A75" w:rsidP="001C4670">
      <w:pPr>
        <w:pStyle w:val="PACEBody"/>
        <w:rPr>
          <w:lang w:val="en"/>
        </w:rPr>
      </w:pPr>
      <w:r w:rsidRPr="004C2A75">
        <w:rPr>
          <w:lang w:val="en"/>
        </w:rPr>
        <w:t xml:space="preserve">As the transition to college includes a host of new experiences, we asked respondents about their level of concern across several factors (i.e., academics, family, community, being away from home, mental health support, discrimination) and present these results in Figure 9. By and large, students were </w:t>
      </w:r>
      <w:r w:rsidRPr="008E1EFE">
        <w:rPr>
          <w:i/>
          <w:iCs/>
          <w:lang w:val="en"/>
        </w:rPr>
        <w:t>not very worried</w:t>
      </w:r>
      <w:r w:rsidRPr="004C2A75">
        <w:rPr>
          <w:lang w:val="en"/>
        </w:rPr>
        <w:t xml:space="preserve"> about certain aspects of college; for example, most students had few concerns about discrimination based on religion (83.8</w:t>
      </w:r>
      <w:r w:rsidR="00A44C53">
        <w:rPr>
          <w:lang w:val="en"/>
        </w:rPr>
        <w:t xml:space="preserve"> percent</w:t>
      </w:r>
      <w:r w:rsidRPr="004C2A75">
        <w:rPr>
          <w:lang w:val="en"/>
        </w:rPr>
        <w:t>), gender (71.3</w:t>
      </w:r>
      <w:r w:rsidR="00A44C53">
        <w:rPr>
          <w:lang w:val="en"/>
        </w:rPr>
        <w:t xml:space="preserve"> percent</w:t>
      </w:r>
      <w:r w:rsidRPr="004C2A75">
        <w:rPr>
          <w:lang w:val="en"/>
        </w:rPr>
        <w:t>), or race/ethnicity (64.6</w:t>
      </w:r>
      <w:r w:rsidR="00A44C53">
        <w:rPr>
          <w:lang w:val="en"/>
        </w:rPr>
        <w:t xml:space="preserve"> percent</w:t>
      </w:r>
      <w:r w:rsidRPr="004C2A75">
        <w:rPr>
          <w:lang w:val="en"/>
        </w:rPr>
        <w:t>).</w:t>
      </w:r>
      <w:r w:rsidRPr="004C2A75">
        <w:rPr>
          <w:vertAlign w:val="superscript"/>
          <w:lang w:val="en"/>
        </w:rPr>
        <w:footnoteReference w:id="10"/>
      </w:r>
      <w:r w:rsidRPr="004C2A75">
        <w:rPr>
          <w:lang w:val="en"/>
        </w:rPr>
        <w:t xml:space="preserve"> Despite this, among the seniors we surveyed, some students were </w:t>
      </w:r>
      <w:r w:rsidRPr="004C2A75">
        <w:rPr>
          <w:i/>
          <w:lang w:val="en"/>
        </w:rPr>
        <w:t>very worried</w:t>
      </w:r>
      <w:r w:rsidRPr="004C2A75">
        <w:rPr>
          <w:lang w:val="en"/>
        </w:rPr>
        <w:t xml:space="preserve"> about their academic performance in college (18.9</w:t>
      </w:r>
      <w:r w:rsidR="00A44C53">
        <w:rPr>
          <w:lang w:val="en"/>
        </w:rPr>
        <w:t xml:space="preserve"> percent</w:t>
      </w:r>
      <w:r w:rsidRPr="004C2A75">
        <w:rPr>
          <w:lang w:val="en"/>
        </w:rPr>
        <w:t>), whether or not they would find community (16.3</w:t>
      </w:r>
      <w:r w:rsidR="00A44C53">
        <w:rPr>
          <w:lang w:val="en"/>
        </w:rPr>
        <w:t xml:space="preserve"> percent</w:t>
      </w:r>
      <w:r w:rsidRPr="004C2A75">
        <w:rPr>
          <w:lang w:val="en"/>
        </w:rPr>
        <w:t>), if they would have adequate support for their emotional and mental health needs (11.6</w:t>
      </w:r>
      <w:r w:rsidR="00A44C53">
        <w:rPr>
          <w:lang w:val="en"/>
        </w:rPr>
        <w:t xml:space="preserve"> percent</w:t>
      </w:r>
      <w:r w:rsidRPr="004C2A75">
        <w:rPr>
          <w:lang w:val="en"/>
        </w:rPr>
        <w:t>), how they would balance family obligations (10.6</w:t>
      </w:r>
      <w:r w:rsidR="00A44C53">
        <w:rPr>
          <w:lang w:val="en"/>
        </w:rPr>
        <w:t xml:space="preserve"> percent</w:t>
      </w:r>
      <w:r w:rsidRPr="004C2A75">
        <w:rPr>
          <w:lang w:val="en"/>
        </w:rPr>
        <w:t>), and living away from home (9.7</w:t>
      </w:r>
      <w:r w:rsidR="00A44C53">
        <w:rPr>
          <w:lang w:val="en"/>
        </w:rPr>
        <w:t xml:space="preserve"> percent</w:t>
      </w:r>
      <w:r w:rsidRPr="004C2A75">
        <w:rPr>
          <w:lang w:val="en"/>
        </w:rPr>
        <w:t xml:space="preserve">). </w:t>
      </w:r>
    </w:p>
    <w:p w14:paraId="18872B13" w14:textId="2C3B182A" w:rsidR="001C4670" w:rsidDel="00A256BC" w:rsidRDefault="001C4670" w:rsidP="001C4670">
      <w:pPr>
        <w:pStyle w:val="PACEBody"/>
        <w:rPr>
          <w:del w:id="173" w:author="Baiyu Zhou" w:date="2023-11-09T15:24:00Z"/>
          <w:lang w:val="en"/>
        </w:rPr>
      </w:pPr>
    </w:p>
    <w:p w14:paraId="61CA8A00" w14:textId="721AC2A5" w:rsidR="001C4670" w:rsidDel="00A256BC" w:rsidRDefault="001C4670" w:rsidP="001C4670">
      <w:pPr>
        <w:pStyle w:val="PACEBody"/>
        <w:rPr>
          <w:del w:id="174" w:author="Baiyu Zhou" w:date="2023-11-09T15:24:00Z"/>
          <w:lang w:val="en"/>
        </w:rPr>
      </w:pPr>
    </w:p>
    <w:p w14:paraId="216B6570" w14:textId="07AA2769" w:rsidR="001C4670" w:rsidDel="00A256BC" w:rsidRDefault="001C4670" w:rsidP="001C4670">
      <w:pPr>
        <w:pStyle w:val="PACEBody"/>
        <w:rPr>
          <w:del w:id="175" w:author="Baiyu Zhou" w:date="2023-11-09T15:24:00Z"/>
          <w:lang w:val="en"/>
        </w:rPr>
      </w:pPr>
    </w:p>
    <w:p w14:paraId="29D75984" w14:textId="2035F1EE" w:rsidR="001C4670" w:rsidRPr="001C4670" w:rsidRDefault="001C4670" w:rsidP="001C4670">
      <w:pPr>
        <w:pStyle w:val="PACEBody"/>
        <w:rPr>
          <w:lang w:val="en"/>
        </w:rPr>
      </w:pPr>
    </w:p>
    <w:p w14:paraId="7AD9FF6D" w14:textId="3D93699E" w:rsidR="004C2A75" w:rsidRDefault="00A256BC" w:rsidP="004C2A75">
      <w:pPr>
        <w:pStyle w:val="PACEBody"/>
        <w:spacing w:line="240" w:lineRule="auto"/>
        <w:ind w:firstLine="0"/>
      </w:pPr>
      <w:r>
        <w:rPr>
          <w:rFonts w:ascii="Courier New" w:eastAsia="Courier New" w:hAnsi="Courier New" w:cs="Courier New"/>
          <w:noProof/>
          <w:sz w:val="16"/>
          <w:szCs w:val="16"/>
        </w:rPr>
        <w:drawing>
          <wp:anchor distT="0" distB="0" distL="114300" distR="114300" simplePos="0" relativeHeight="251669504" behindDoc="0" locked="0" layoutInCell="1" allowOverlap="1" wp14:anchorId="55144809" wp14:editId="48AEB650">
            <wp:simplePos x="0" y="0"/>
            <wp:positionH relativeFrom="column">
              <wp:posOffset>7620</wp:posOffset>
            </wp:positionH>
            <wp:positionV relativeFrom="paragraph">
              <wp:posOffset>260737</wp:posOffset>
            </wp:positionV>
            <wp:extent cx="5059680" cy="2811780"/>
            <wp:effectExtent l="0" t="0" r="0" b="0"/>
            <wp:wrapNone/>
            <wp:docPr id="4" name="Picture 4" descr="A graph with blue and white bars&#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graph with blue and white bars&#10;&#10;Description automatically generated"/>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5059680" cy="2811780"/>
                    </a:xfrm>
                    <a:prstGeom prst="rect">
                      <a:avLst/>
                    </a:prstGeom>
                    <a:ln/>
                  </pic:spPr>
                </pic:pic>
              </a:graphicData>
            </a:graphic>
            <wp14:sizeRelH relativeFrom="page">
              <wp14:pctWidth>0</wp14:pctWidth>
            </wp14:sizeRelH>
            <wp14:sizeRelV relativeFrom="page">
              <wp14:pctHeight>0</wp14:pctHeight>
            </wp14:sizeRelV>
          </wp:anchor>
        </w:drawing>
      </w:r>
      <w:r w:rsidR="004C2A75">
        <w:rPr>
          <w:b/>
        </w:rPr>
        <w:t>Figure 9</w:t>
      </w:r>
      <w:r w:rsidR="004C2A75" w:rsidRPr="00473872">
        <w:rPr>
          <w:b/>
        </w:rPr>
        <w:t>.</w:t>
      </w:r>
      <w:r w:rsidR="004C2A75" w:rsidRPr="00473872">
        <w:t xml:space="preserve"> </w:t>
      </w:r>
      <w:r w:rsidR="004C2A75">
        <w:t xml:space="preserve">Concerns about College </w:t>
      </w:r>
    </w:p>
    <w:p w14:paraId="18446D2F" w14:textId="56CE25F7" w:rsidR="00F61B1E" w:rsidRDefault="00F61B1E" w:rsidP="00F61B1E">
      <w:pPr>
        <w:pStyle w:val="PACEBody"/>
      </w:pPr>
    </w:p>
    <w:p w14:paraId="473870ED" w14:textId="77777777" w:rsidR="00F61B1E" w:rsidRDefault="00F61B1E" w:rsidP="00F61B1E">
      <w:pPr>
        <w:pStyle w:val="PACEBody"/>
      </w:pPr>
    </w:p>
    <w:p w14:paraId="4F2346C6" w14:textId="77777777" w:rsidR="00F61B1E" w:rsidRDefault="00F61B1E" w:rsidP="00F61B1E">
      <w:pPr>
        <w:pStyle w:val="PACEBody"/>
      </w:pPr>
    </w:p>
    <w:p w14:paraId="31221995" w14:textId="77777777" w:rsidR="00F61B1E" w:rsidRDefault="00F61B1E" w:rsidP="00F61B1E">
      <w:pPr>
        <w:pStyle w:val="PACEBody"/>
      </w:pPr>
    </w:p>
    <w:p w14:paraId="17942DC0" w14:textId="77777777" w:rsidR="00F61B1E" w:rsidRDefault="00F61B1E" w:rsidP="00F61B1E">
      <w:pPr>
        <w:pStyle w:val="PACEBody"/>
      </w:pPr>
    </w:p>
    <w:p w14:paraId="1498D778" w14:textId="77777777" w:rsidR="004C2A75" w:rsidRDefault="004C2A75" w:rsidP="00A44CD4">
      <w:pPr>
        <w:pStyle w:val="PACEBody"/>
        <w:ind w:firstLine="0"/>
      </w:pPr>
    </w:p>
    <w:p w14:paraId="75D8BDFE" w14:textId="77777777" w:rsidR="00A44CD4" w:rsidRDefault="00A44CD4" w:rsidP="00A44CD4">
      <w:pPr>
        <w:pStyle w:val="PACEBody"/>
        <w:ind w:firstLine="0"/>
      </w:pPr>
    </w:p>
    <w:p w14:paraId="28D44F39" w14:textId="77777777" w:rsidR="00A44CD4" w:rsidRDefault="00A44CD4" w:rsidP="004C2A75">
      <w:pPr>
        <w:rPr>
          <w:i/>
          <w:sz w:val="20"/>
          <w:szCs w:val="20"/>
        </w:rPr>
      </w:pPr>
    </w:p>
    <w:p w14:paraId="0DD50B4B" w14:textId="559AA5B7" w:rsidR="00A44CD4" w:rsidRDefault="004C2A75" w:rsidP="004C2A75">
      <w:pPr>
        <w:rPr>
          <w:sz w:val="20"/>
          <w:szCs w:val="20"/>
        </w:rPr>
      </w:pPr>
      <w:r>
        <w:rPr>
          <w:i/>
          <w:sz w:val="20"/>
          <w:szCs w:val="20"/>
        </w:rPr>
        <w:t>Note</w:t>
      </w:r>
      <w:r>
        <w:rPr>
          <w:sz w:val="20"/>
          <w:szCs w:val="20"/>
        </w:rPr>
        <w:t>. Rates depicted in the figure represent the survey respondents who answered each of the questions about worry. Academic performance (</w:t>
      </w:r>
      <w:r>
        <w:rPr>
          <w:i/>
          <w:sz w:val="20"/>
          <w:szCs w:val="20"/>
        </w:rPr>
        <w:t>n</w:t>
      </w:r>
      <w:r>
        <w:rPr>
          <w:sz w:val="20"/>
          <w:szCs w:val="20"/>
        </w:rPr>
        <w:t xml:space="preserve"> = 7,958); balancing family obligations (</w:t>
      </w:r>
      <w:r>
        <w:rPr>
          <w:i/>
          <w:sz w:val="20"/>
          <w:szCs w:val="20"/>
        </w:rPr>
        <w:t>n</w:t>
      </w:r>
      <w:r>
        <w:rPr>
          <w:sz w:val="20"/>
          <w:szCs w:val="20"/>
        </w:rPr>
        <w:t xml:space="preserve"> = 7,941); finding community (</w:t>
      </w:r>
      <w:r>
        <w:rPr>
          <w:i/>
          <w:sz w:val="20"/>
          <w:szCs w:val="20"/>
        </w:rPr>
        <w:t>n</w:t>
      </w:r>
      <w:r>
        <w:rPr>
          <w:sz w:val="20"/>
          <w:szCs w:val="20"/>
        </w:rPr>
        <w:t xml:space="preserve"> = 7,934); living away from home (</w:t>
      </w:r>
      <w:r>
        <w:rPr>
          <w:i/>
          <w:sz w:val="20"/>
          <w:szCs w:val="20"/>
        </w:rPr>
        <w:t>n</w:t>
      </w:r>
      <w:r>
        <w:rPr>
          <w:sz w:val="20"/>
          <w:szCs w:val="20"/>
        </w:rPr>
        <w:t xml:space="preserve"> = 7,948); support for mental health (</w:t>
      </w:r>
      <w:r>
        <w:rPr>
          <w:i/>
          <w:sz w:val="20"/>
          <w:szCs w:val="20"/>
        </w:rPr>
        <w:t>n</w:t>
      </w:r>
      <w:r>
        <w:rPr>
          <w:sz w:val="20"/>
          <w:szCs w:val="20"/>
        </w:rPr>
        <w:t xml:space="preserve"> = 7,944); discrimination based on race (</w:t>
      </w:r>
      <w:r>
        <w:rPr>
          <w:i/>
          <w:sz w:val="20"/>
          <w:szCs w:val="20"/>
        </w:rPr>
        <w:t>n</w:t>
      </w:r>
      <w:r>
        <w:rPr>
          <w:sz w:val="20"/>
          <w:szCs w:val="20"/>
        </w:rPr>
        <w:t xml:space="preserve"> = 7,895); discrimination based on gender (</w:t>
      </w:r>
      <w:r>
        <w:rPr>
          <w:i/>
          <w:sz w:val="20"/>
          <w:szCs w:val="20"/>
        </w:rPr>
        <w:t>n</w:t>
      </w:r>
      <w:r>
        <w:rPr>
          <w:sz w:val="20"/>
          <w:szCs w:val="20"/>
        </w:rPr>
        <w:t xml:space="preserve"> = 7,886); discrimination based on religion (</w:t>
      </w:r>
      <w:r>
        <w:rPr>
          <w:i/>
          <w:sz w:val="20"/>
          <w:szCs w:val="20"/>
        </w:rPr>
        <w:t>n</w:t>
      </w:r>
      <w:r>
        <w:rPr>
          <w:sz w:val="20"/>
          <w:szCs w:val="20"/>
        </w:rPr>
        <w:t xml:space="preserve"> = 7,891).</w:t>
      </w:r>
    </w:p>
    <w:p w14:paraId="5A442015" w14:textId="17F04DD5" w:rsidR="00A44CD4" w:rsidRDefault="00A44CD4" w:rsidP="00A44CD4">
      <w:pPr>
        <w:spacing w:line="310" w:lineRule="exact"/>
        <w:ind w:firstLine="720"/>
        <w:rPr>
          <w:sz w:val="25"/>
          <w:szCs w:val="25"/>
        </w:rPr>
      </w:pPr>
      <w:r w:rsidRPr="00A44CD4">
        <w:rPr>
          <w:sz w:val="25"/>
          <w:szCs w:val="25"/>
        </w:rPr>
        <w:t xml:space="preserve">For the most part, regardless of race/ethnicity or level of parent education, students were worried about their academic performance more than any of the </w:t>
      </w:r>
      <w:r w:rsidR="002350EA">
        <w:rPr>
          <w:sz w:val="25"/>
          <w:szCs w:val="25"/>
        </w:rPr>
        <w:t xml:space="preserve">other </w:t>
      </w:r>
      <w:r w:rsidRPr="00A44CD4">
        <w:rPr>
          <w:sz w:val="25"/>
          <w:szCs w:val="25"/>
        </w:rPr>
        <w:t>factors we listed (see Table 4); although, for Filipino students and seniors whose parents had earned a college degree, this concern was secondary to finding community. In terms of gender, among gender variant students, concerns were relatively equal across several areas, including worries about discrimination based on gender (26.5</w:t>
      </w:r>
      <w:r w:rsidR="00A44C53">
        <w:rPr>
          <w:sz w:val="25"/>
          <w:szCs w:val="25"/>
        </w:rPr>
        <w:t xml:space="preserve"> percent</w:t>
      </w:r>
      <w:r w:rsidRPr="00A44CD4">
        <w:rPr>
          <w:sz w:val="25"/>
          <w:szCs w:val="25"/>
        </w:rPr>
        <w:t>), the availability of adequate emotional and mental health support (26.3</w:t>
      </w:r>
      <w:r w:rsidR="00A44C53">
        <w:rPr>
          <w:sz w:val="25"/>
          <w:szCs w:val="25"/>
        </w:rPr>
        <w:t xml:space="preserve"> percent</w:t>
      </w:r>
      <w:r w:rsidRPr="00A44CD4">
        <w:rPr>
          <w:sz w:val="25"/>
          <w:szCs w:val="25"/>
        </w:rPr>
        <w:t>), opportunities to find community (25.3</w:t>
      </w:r>
      <w:r w:rsidR="00A44C53">
        <w:rPr>
          <w:sz w:val="25"/>
          <w:szCs w:val="25"/>
        </w:rPr>
        <w:t xml:space="preserve"> percent</w:t>
      </w:r>
      <w:r w:rsidRPr="00A44CD4">
        <w:rPr>
          <w:sz w:val="25"/>
          <w:szCs w:val="25"/>
        </w:rPr>
        <w:t>), and academic performance (22.8</w:t>
      </w:r>
      <w:r w:rsidR="00A44C53">
        <w:rPr>
          <w:sz w:val="25"/>
          <w:szCs w:val="25"/>
        </w:rPr>
        <w:t xml:space="preserve"> percent</w:t>
      </w:r>
      <w:r w:rsidRPr="00A44CD4">
        <w:rPr>
          <w:sz w:val="25"/>
          <w:szCs w:val="25"/>
        </w:rPr>
        <w:t>). It is worth noting that, for these students, it seems that factors that supported a sense of belonging and safety on college campuses came before concerns about academics. In contrast, both cisgender women and men were more concerned about their academic performance in college</w:t>
      </w:r>
      <w:r w:rsidR="00276887">
        <w:rPr>
          <w:sz w:val="25"/>
          <w:szCs w:val="25"/>
        </w:rPr>
        <w:t xml:space="preserve"> </w:t>
      </w:r>
      <w:r w:rsidR="00276887" w:rsidRPr="00A44CD4">
        <w:rPr>
          <w:sz w:val="25"/>
          <w:szCs w:val="25"/>
        </w:rPr>
        <w:t>(20.8</w:t>
      </w:r>
      <w:r w:rsidR="00276887">
        <w:rPr>
          <w:sz w:val="25"/>
          <w:szCs w:val="25"/>
        </w:rPr>
        <w:t xml:space="preserve"> percent and </w:t>
      </w:r>
      <w:r w:rsidR="00276887" w:rsidRPr="00A44CD4">
        <w:rPr>
          <w:sz w:val="25"/>
          <w:szCs w:val="25"/>
        </w:rPr>
        <w:t>14.9</w:t>
      </w:r>
      <w:r w:rsidR="00276887">
        <w:rPr>
          <w:sz w:val="25"/>
          <w:szCs w:val="25"/>
        </w:rPr>
        <w:t xml:space="preserve"> percent, respectively</w:t>
      </w:r>
      <w:r w:rsidR="00276887" w:rsidRPr="00A44CD4">
        <w:rPr>
          <w:sz w:val="25"/>
          <w:szCs w:val="25"/>
        </w:rPr>
        <w:t>)</w:t>
      </w:r>
      <w:r w:rsidRPr="00A44CD4">
        <w:rPr>
          <w:sz w:val="25"/>
          <w:szCs w:val="25"/>
        </w:rPr>
        <w:t xml:space="preserve">. Moreover, while a smaller share of students overall indicated that they were worried about discrimination, </w:t>
      </w:r>
      <w:r w:rsidR="00276887">
        <w:rPr>
          <w:sz w:val="25"/>
          <w:szCs w:val="25"/>
        </w:rPr>
        <w:t>9.6</w:t>
      </w:r>
      <w:r w:rsidR="00A44C53">
        <w:rPr>
          <w:sz w:val="25"/>
          <w:szCs w:val="25"/>
        </w:rPr>
        <w:t xml:space="preserve"> percent</w:t>
      </w:r>
      <w:r w:rsidRPr="00A44CD4">
        <w:rPr>
          <w:sz w:val="25"/>
          <w:szCs w:val="25"/>
        </w:rPr>
        <w:t xml:space="preserve"> of Black students also expressed concerns about discrimination based on race—more than any other student group surveyed.</w:t>
      </w:r>
    </w:p>
    <w:p w14:paraId="52987F11" w14:textId="77777777" w:rsidR="00A44CD4" w:rsidRDefault="00A44CD4" w:rsidP="00A44CD4">
      <w:pPr>
        <w:spacing w:line="310" w:lineRule="exact"/>
        <w:rPr>
          <w:sz w:val="25"/>
          <w:szCs w:val="25"/>
        </w:rPr>
      </w:pPr>
    </w:p>
    <w:p w14:paraId="431462DB" w14:textId="1550DAFD" w:rsidR="00A44CD4" w:rsidDel="00A256BC" w:rsidRDefault="00A44CD4" w:rsidP="00A44CD4">
      <w:pPr>
        <w:spacing w:line="310" w:lineRule="exact"/>
        <w:rPr>
          <w:del w:id="176" w:author="Baiyu Zhou" w:date="2023-11-09T15:24:00Z"/>
          <w:sz w:val="25"/>
          <w:szCs w:val="25"/>
        </w:rPr>
      </w:pPr>
    </w:p>
    <w:p w14:paraId="1986D3AD" w14:textId="0230A144" w:rsidR="00A44CD4" w:rsidDel="00A256BC" w:rsidRDefault="00A44CD4" w:rsidP="00A44CD4">
      <w:pPr>
        <w:spacing w:line="310" w:lineRule="exact"/>
        <w:rPr>
          <w:del w:id="177" w:author="Baiyu Zhou" w:date="2023-11-09T15:24:00Z"/>
          <w:sz w:val="25"/>
          <w:szCs w:val="25"/>
        </w:rPr>
      </w:pPr>
    </w:p>
    <w:p w14:paraId="2FFF4189" w14:textId="1EA75A96" w:rsidR="00A44CD4" w:rsidDel="00A256BC" w:rsidRDefault="00A44CD4" w:rsidP="00A44CD4">
      <w:pPr>
        <w:spacing w:line="310" w:lineRule="exact"/>
        <w:rPr>
          <w:del w:id="178" w:author="Baiyu Zhou" w:date="2023-11-09T15:24:00Z"/>
          <w:sz w:val="25"/>
          <w:szCs w:val="25"/>
        </w:rPr>
      </w:pPr>
    </w:p>
    <w:p w14:paraId="0B456188" w14:textId="5CE00494" w:rsidR="00A44CD4" w:rsidRPr="00A44CD4" w:rsidRDefault="00A44CD4" w:rsidP="00A44CD4">
      <w:pPr>
        <w:spacing w:line="310" w:lineRule="exact"/>
        <w:rPr>
          <w:sz w:val="25"/>
          <w:szCs w:val="25"/>
        </w:rPr>
      </w:pPr>
      <w:r w:rsidRPr="00A44CD4">
        <w:rPr>
          <w:rFonts w:ascii="Courier New" w:eastAsia="Courier New" w:hAnsi="Courier New" w:cs="Courier New"/>
          <w:b/>
          <w:bCs/>
          <w:noProof/>
          <w:sz w:val="12"/>
          <w:szCs w:val="12"/>
        </w:rPr>
        <w:drawing>
          <wp:anchor distT="0" distB="0" distL="114300" distR="114300" simplePos="0" relativeHeight="251670528" behindDoc="0" locked="0" layoutInCell="1" allowOverlap="1" wp14:anchorId="64FD23F9" wp14:editId="47744A60">
            <wp:simplePos x="0" y="0"/>
            <wp:positionH relativeFrom="column">
              <wp:posOffset>0</wp:posOffset>
            </wp:positionH>
            <wp:positionV relativeFrom="paragraph">
              <wp:posOffset>228600</wp:posOffset>
            </wp:positionV>
            <wp:extent cx="5981700" cy="3489960"/>
            <wp:effectExtent l="0" t="0" r="0" b="2540"/>
            <wp:wrapNone/>
            <wp:docPr id="13" name="image10.png" descr="A table with number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10.png" descr="A table with numbers and text&#10;&#10;Description automatically generated"/>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5981700" cy="3489960"/>
                    </a:xfrm>
                    <a:prstGeom prst="rect">
                      <a:avLst/>
                    </a:prstGeom>
                    <a:ln/>
                  </pic:spPr>
                </pic:pic>
              </a:graphicData>
            </a:graphic>
            <wp14:sizeRelH relativeFrom="page">
              <wp14:pctWidth>0</wp14:pctWidth>
            </wp14:sizeRelH>
            <wp14:sizeRelV relativeFrom="page">
              <wp14:pctHeight>0</wp14:pctHeight>
            </wp14:sizeRelV>
          </wp:anchor>
        </w:drawing>
      </w:r>
      <w:r w:rsidRPr="00A44CD4">
        <w:rPr>
          <w:b/>
          <w:bCs/>
          <w:sz w:val="25"/>
          <w:szCs w:val="25"/>
        </w:rPr>
        <w:t>Table 4.</w:t>
      </w:r>
      <w:r>
        <w:rPr>
          <w:sz w:val="25"/>
          <w:szCs w:val="25"/>
        </w:rPr>
        <w:t xml:space="preserve"> Detailed Concerns about College</w:t>
      </w:r>
    </w:p>
    <w:p w14:paraId="7BD11078" w14:textId="77777777" w:rsidR="00A44CD4" w:rsidRPr="00A44CD4" w:rsidRDefault="00A44CD4" w:rsidP="004C2A75">
      <w:pPr>
        <w:rPr>
          <w:sz w:val="24"/>
          <w:szCs w:val="24"/>
        </w:rPr>
      </w:pPr>
    </w:p>
    <w:p w14:paraId="6FE21B16" w14:textId="77777777" w:rsidR="004C2A75" w:rsidRDefault="004C2A75" w:rsidP="004C2A75">
      <w:pPr>
        <w:pStyle w:val="PACEBody"/>
        <w:ind w:firstLine="0"/>
      </w:pPr>
    </w:p>
    <w:p w14:paraId="454E2F77" w14:textId="77777777" w:rsidR="004C2A75" w:rsidRDefault="004C2A75" w:rsidP="00F61B1E">
      <w:pPr>
        <w:pStyle w:val="PACEBody"/>
      </w:pPr>
    </w:p>
    <w:p w14:paraId="36CF2384" w14:textId="77777777" w:rsidR="004C2A75" w:rsidRDefault="004C2A75" w:rsidP="00F61B1E">
      <w:pPr>
        <w:pStyle w:val="PACEBody"/>
      </w:pPr>
    </w:p>
    <w:p w14:paraId="5CE73DA3" w14:textId="77777777" w:rsidR="004C2A75" w:rsidRDefault="004C2A75" w:rsidP="00F61B1E">
      <w:pPr>
        <w:pStyle w:val="PACEBody"/>
      </w:pPr>
    </w:p>
    <w:p w14:paraId="2F032082" w14:textId="77777777" w:rsidR="004C2A75" w:rsidRDefault="004C2A75" w:rsidP="00F61B1E">
      <w:pPr>
        <w:pStyle w:val="PACEBody"/>
      </w:pPr>
    </w:p>
    <w:p w14:paraId="55CBF509" w14:textId="77777777" w:rsidR="004C2A75" w:rsidRDefault="004C2A75" w:rsidP="00F61B1E">
      <w:pPr>
        <w:pStyle w:val="PACEBody"/>
      </w:pPr>
    </w:p>
    <w:p w14:paraId="5B34508A" w14:textId="77777777" w:rsidR="00A44CD4" w:rsidRDefault="00A44CD4" w:rsidP="00F61B1E">
      <w:pPr>
        <w:pStyle w:val="PACEBody"/>
      </w:pPr>
    </w:p>
    <w:p w14:paraId="68CF8B5F" w14:textId="77777777" w:rsidR="00A44CD4" w:rsidRDefault="00A44CD4" w:rsidP="00F61B1E">
      <w:pPr>
        <w:pStyle w:val="PACEBody"/>
      </w:pPr>
    </w:p>
    <w:p w14:paraId="38181232" w14:textId="77777777" w:rsidR="00A44CD4" w:rsidRDefault="00A44CD4" w:rsidP="00F61B1E">
      <w:pPr>
        <w:pStyle w:val="PACEBody"/>
      </w:pPr>
    </w:p>
    <w:p w14:paraId="37969CAF" w14:textId="1E46F21B" w:rsidR="00A44CD4" w:rsidRDefault="00A44CD4" w:rsidP="00A44CD4">
      <w:pPr>
        <w:spacing w:after="240" w:line="240" w:lineRule="auto"/>
        <w:rPr>
          <w:sz w:val="20"/>
          <w:szCs w:val="20"/>
        </w:rPr>
      </w:pPr>
      <w:r>
        <w:rPr>
          <w:i/>
          <w:sz w:val="20"/>
          <w:szCs w:val="20"/>
        </w:rPr>
        <w:lastRenderedPageBreak/>
        <w:t>Note</w:t>
      </w:r>
      <w:r>
        <w:rPr>
          <w:sz w:val="20"/>
          <w:szCs w:val="20"/>
        </w:rPr>
        <w:t>. Rates depicted in the figure represent the survey respondents who answered each of the questions about worry. Academic performance (</w:t>
      </w:r>
      <w:r>
        <w:rPr>
          <w:i/>
          <w:sz w:val="20"/>
          <w:szCs w:val="20"/>
        </w:rPr>
        <w:t>n</w:t>
      </w:r>
      <w:r>
        <w:rPr>
          <w:sz w:val="20"/>
          <w:szCs w:val="20"/>
        </w:rPr>
        <w:t xml:space="preserve"> = 7,958); balancing family obligations (</w:t>
      </w:r>
      <w:r>
        <w:rPr>
          <w:i/>
          <w:sz w:val="20"/>
          <w:szCs w:val="20"/>
        </w:rPr>
        <w:t>n</w:t>
      </w:r>
      <w:r>
        <w:rPr>
          <w:sz w:val="20"/>
          <w:szCs w:val="20"/>
        </w:rPr>
        <w:t xml:space="preserve"> = 7,941); finding community (</w:t>
      </w:r>
      <w:r>
        <w:rPr>
          <w:i/>
          <w:sz w:val="20"/>
          <w:szCs w:val="20"/>
        </w:rPr>
        <w:t>n</w:t>
      </w:r>
      <w:r>
        <w:rPr>
          <w:sz w:val="20"/>
          <w:szCs w:val="20"/>
        </w:rPr>
        <w:t xml:space="preserve"> = 7,934); living away from home (</w:t>
      </w:r>
      <w:r>
        <w:rPr>
          <w:i/>
          <w:sz w:val="20"/>
          <w:szCs w:val="20"/>
        </w:rPr>
        <w:t xml:space="preserve">n </w:t>
      </w:r>
      <w:r>
        <w:rPr>
          <w:sz w:val="20"/>
          <w:szCs w:val="20"/>
        </w:rPr>
        <w:t>= 7,948); support for mental health (</w:t>
      </w:r>
      <w:r>
        <w:rPr>
          <w:i/>
          <w:sz w:val="20"/>
          <w:szCs w:val="20"/>
        </w:rPr>
        <w:t>n</w:t>
      </w:r>
      <w:r>
        <w:rPr>
          <w:sz w:val="20"/>
          <w:szCs w:val="20"/>
        </w:rPr>
        <w:t xml:space="preserve"> = 7,944); discrimination based on race (</w:t>
      </w:r>
      <w:r>
        <w:rPr>
          <w:i/>
          <w:sz w:val="20"/>
          <w:szCs w:val="20"/>
        </w:rPr>
        <w:t>n</w:t>
      </w:r>
      <w:r>
        <w:rPr>
          <w:sz w:val="20"/>
          <w:szCs w:val="20"/>
        </w:rPr>
        <w:t xml:space="preserve"> = 7,895); discrimination based on gender (</w:t>
      </w:r>
      <w:r>
        <w:rPr>
          <w:i/>
          <w:sz w:val="20"/>
          <w:szCs w:val="20"/>
        </w:rPr>
        <w:t>n</w:t>
      </w:r>
      <w:r>
        <w:rPr>
          <w:sz w:val="20"/>
          <w:szCs w:val="20"/>
        </w:rPr>
        <w:t xml:space="preserve"> = 7,886); discrimination based on religion (</w:t>
      </w:r>
      <w:r>
        <w:rPr>
          <w:i/>
          <w:sz w:val="20"/>
          <w:szCs w:val="20"/>
        </w:rPr>
        <w:t>n</w:t>
      </w:r>
      <w:r>
        <w:rPr>
          <w:sz w:val="20"/>
          <w:szCs w:val="20"/>
        </w:rPr>
        <w:t xml:space="preserve"> = 7,891). Racial/ethnic, gender, and parent level of education subgroups also exclude respondents who did not provide a response for the respective demographic question within the survey.</w:t>
      </w:r>
    </w:p>
    <w:p w14:paraId="58A12941" w14:textId="2B2712CC" w:rsidR="00A44CD4" w:rsidRPr="00A44CD4" w:rsidRDefault="00A44CD4" w:rsidP="00A44CD4">
      <w:pPr>
        <w:pStyle w:val="PACESubhead1"/>
        <w:rPr>
          <w:lang w:val="en"/>
        </w:rPr>
      </w:pPr>
      <w:r w:rsidRPr="00A44CD4">
        <w:rPr>
          <w:lang w:val="en"/>
        </w:rPr>
        <w:t>Excitement for College: Student Voice</w:t>
      </w:r>
    </w:p>
    <w:p w14:paraId="20897C92" w14:textId="6DBD2258" w:rsidR="00A44CD4" w:rsidRPr="00A44CD4" w:rsidRDefault="00A44CD4" w:rsidP="00A44CD4">
      <w:pPr>
        <w:pStyle w:val="PACEBody"/>
        <w:rPr>
          <w:lang w:val="en"/>
        </w:rPr>
      </w:pPr>
      <w:r w:rsidRPr="00A44CD4">
        <w:rPr>
          <w:lang w:val="en"/>
        </w:rPr>
        <w:t>In a separate open-ended question, seniors were asked: “What are you most excited about for college?” Students described a range of aspects about college-going that they anticipated, many of which were underscored by their newness. Broadly, students were looking forward to new experiences, including meeting new people and learning new things. One student described, “I am [the] most excited for the things I’ll learn and discover and the people I’ll meet along the way.” Several students also considered their upcoming matriculation as an opportunity for “a new chapter”, “a fresh start”, and “new beginnings”, suggesting this would be more than a simple transition from one schooling institution to another—it would be, perhaps unsurprisingly, a turning point in their lives. Moreover, much of this excitement was related to the people they hoped to encounter and relationships they looked forward to building. For example, one student noted:</w:t>
      </w:r>
    </w:p>
    <w:p w14:paraId="557CBB0A" w14:textId="77777777" w:rsidR="00A44CD4" w:rsidRPr="00A44CD4" w:rsidRDefault="00A44CD4" w:rsidP="00A44CD4">
      <w:pPr>
        <w:pStyle w:val="PACEBody"/>
        <w:ind w:left="720" w:right="720" w:firstLine="0"/>
        <w:rPr>
          <w:i/>
          <w:iCs/>
          <w:lang w:val="en"/>
        </w:rPr>
      </w:pPr>
      <w:r w:rsidRPr="00A44CD4">
        <w:rPr>
          <w:i/>
          <w:iCs/>
          <w:lang w:val="en"/>
        </w:rPr>
        <w:t>“I am most excited [about] meeting new people with a wide variety of new perspectives. I love learning new things and I think learning more about the world through people is very important.”</w:t>
      </w:r>
    </w:p>
    <w:p w14:paraId="2D204BD8" w14:textId="77777777" w:rsidR="00A44CD4" w:rsidRPr="00A44CD4" w:rsidRDefault="00A44CD4" w:rsidP="00A44CD4">
      <w:pPr>
        <w:pStyle w:val="PACEBody"/>
        <w:ind w:firstLine="0"/>
        <w:rPr>
          <w:lang w:val="en"/>
        </w:rPr>
      </w:pPr>
      <w:r w:rsidRPr="00A44CD4">
        <w:rPr>
          <w:lang w:val="en"/>
        </w:rPr>
        <w:t>Relatedly, another student voiced:</w:t>
      </w:r>
    </w:p>
    <w:p w14:paraId="4B0A75CF" w14:textId="77777777" w:rsidR="00A44CD4" w:rsidRPr="00A44CD4" w:rsidRDefault="00A44CD4" w:rsidP="00A44CD4">
      <w:pPr>
        <w:pStyle w:val="PACEBody"/>
        <w:ind w:left="720" w:right="720" w:firstLine="0"/>
        <w:rPr>
          <w:i/>
          <w:iCs/>
          <w:lang w:val="en"/>
        </w:rPr>
      </w:pPr>
      <w:r w:rsidRPr="00A44CD4">
        <w:rPr>
          <w:i/>
          <w:iCs/>
          <w:lang w:val="en"/>
        </w:rPr>
        <w:t>“I am the most excited to learn in a community that truly values learning and be able to build a community for myself where I truly feel that I belong.”</w:t>
      </w:r>
    </w:p>
    <w:p w14:paraId="6B5665F5" w14:textId="77777777" w:rsidR="00A44CD4" w:rsidRPr="00A44CD4" w:rsidRDefault="00A44CD4" w:rsidP="00A44CD4">
      <w:pPr>
        <w:pStyle w:val="PACEBody"/>
        <w:ind w:firstLine="0"/>
        <w:rPr>
          <w:lang w:val="en"/>
        </w:rPr>
      </w:pPr>
      <w:r w:rsidRPr="00A44CD4">
        <w:rPr>
          <w:lang w:val="en"/>
        </w:rPr>
        <w:t xml:space="preserve">This learning also extended to personal growth, as one student anticipated “finding [them]self” in college while another was excited to “grow in the education [they would] receive and see... the person [they would] become throughout college.” </w:t>
      </w:r>
    </w:p>
    <w:p w14:paraId="6C924716" w14:textId="77777777" w:rsidR="00A44CD4" w:rsidRPr="00A44CD4" w:rsidRDefault="00A44CD4" w:rsidP="00A44CD4">
      <w:pPr>
        <w:pStyle w:val="PACEBody"/>
        <w:rPr>
          <w:lang w:val="en"/>
        </w:rPr>
      </w:pPr>
      <w:r w:rsidRPr="00A44CD4">
        <w:rPr>
          <w:lang w:val="en"/>
        </w:rPr>
        <w:t xml:space="preserve">Students also touched on the fact that this moment extended beyond their experiences alone, with several seniors mentioning their parents in relation to their own excitement. One student, who self-identified as a first-generation college student in their response, wanted to “make [their] parents proud”, while another said they were looking forward to “being able to get the education my parents never could.” The excitement students described thus captured multiple facets of college-going, including new </w:t>
      </w:r>
      <w:r w:rsidRPr="00A44CD4">
        <w:rPr>
          <w:lang w:val="en"/>
        </w:rPr>
        <w:lastRenderedPageBreak/>
        <w:t xml:space="preserve">opportunities academically, socially, and personally that could be shared amongst family. In the words of one student: </w:t>
      </w:r>
    </w:p>
    <w:p w14:paraId="0248B68F" w14:textId="5DBD16F4" w:rsidR="00A44CD4" w:rsidRPr="00A44CD4" w:rsidRDefault="00A44CD4" w:rsidP="00A44CD4">
      <w:pPr>
        <w:pStyle w:val="PACEBody"/>
        <w:ind w:left="720" w:right="720" w:firstLine="0"/>
        <w:rPr>
          <w:i/>
          <w:iCs/>
        </w:rPr>
      </w:pPr>
      <w:r w:rsidRPr="00A44CD4">
        <w:rPr>
          <w:i/>
          <w:iCs/>
          <w:lang w:val="en"/>
        </w:rPr>
        <w:t>“I am excited to explore student life as independently as I can. I want to really feel what it may be like to be an active student on the go, or even on the slow. I am excited to achieve academic heights and experience a school life where I have the choice to control certain variables like class and schedule, and work to better understand and establish my own work ethic. Most of all I am excited to make the most of my college experience, meet new people, and learn from new perspectives.”</w:t>
      </w:r>
    </w:p>
    <w:p w14:paraId="390996E5" w14:textId="244C5B48" w:rsidR="00A44CD4" w:rsidRPr="00DB5466" w:rsidRDefault="00A44CD4" w:rsidP="00A44CD4">
      <w:pPr>
        <w:pStyle w:val="PACESubhead1"/>
      </w:pPr>
      <w:r>
        <w:t>Conclusion</w:t>
      </w:r>
    </w:p>
    <w:p w14:paraId="0D5BA960" w14:textId="746B2343" w:rsidR="00F61B1E" w:rsidRPr="00A44CD4" w:rsidRDefault="00A44CD4" w:rsidP="00A44CD4">
      <w:pPr>
        <w:pStyle w:val="PACEBody"/>
        <w:rPr>
          <w:lang w:val="en"/>
        </w:rPr>
      </w:pPr>
      <w:r w:rsidRPr="00A44CD4">
        <w:rPr>
          <w:lang w:val="en"/>
        </w:rPr>
        <w:t>The high school graduating class of 2023 represents yet another cohort of students for whom schooling was marked by unprecedented disruption, characterized by extended remote learning at the onset of high school due to a global pandemic. As such, the experience of these students, and how this may have shaped their plans and preparation for college, represents an important marker of what college-going may look like for future graduating cohorts. To better understand the learning context and readiness of these students, this work reports the results of a large-scale survey of California high school seniors that intended to enroll in college in the fall of 2023. Results reveal varying student perspectives about their high</w:t>
      </w:r>
      <w:r w:rsidR="006B7964">
        <w:rPr>
          <w:lang w:val="en"/>
        </w:rPr>
        <w:t xml:space="preserve"> school</w:t>
      </w:r>
      <w:r w:rsidRPr="00A44CD4">
        <w:rPr>
          <w:lang w:val="en"/>
        </w:rPr>
        <w:t xml:space="preserve"> experiences and their college hopes and trepidations. Given California’s significant investments in students’ mental health (DHCS, 2023), these results also suggest such investments are an important undertaking—particularly as students’ experiences in high school academically, socially, and emotionally color concerns about their college futures. In forthcoming work</w:t>
      </w:r>
      <w:r w:rsidR="00EB7FB2">
        <w:rPr>
          <w:lang w:val="en"/>
        </w:rPr>
        <w:t>,</w:t>
      </w:r>
      <w:r w:rsidRPr="00A44CD4">
        <w:rPr>
          <w:lang w:val="en"/>
        </w:rPr>
        <w:t xml:space="preserve"> we delve more deeply into students’ cost considerations, college affordability, and experiences with financial aid processes.</w:t>
      </w:r>
      <w:r w:rsidR="00F61B1E">
        <w:t xml:space="preserve"> </w:t>
      </w:r>
    </w:p>
    <w:p w14:paraId="79AC98DD" w14:textId="77777777" w:rsidR="00F61B1E" w:rsidRDefault="00F61B1E" w:rsidP="00586373">
      <w:pPr>
        <w:pStyle w:val="PACEBody"/>
      </w:pPr>
    </w:p>
    <w:p w14:paraId="2432B92B" w14:textId="7F7B350E" w:rsidR="00B46148" w:rsidRPr="00586373" w:rsidRDefault="00B46148" w:rsidP="00586373">
      <w:pPr>
        <w:pStyle w:val="Quote"/>
        <w:spacing w:after="240" w:line="240" w:lineRule="auto"/>
        <w:ind w:left="0"/>
        <w:rPr>
          <w:b/>
          <w:i w:val="0"/>
          <w:iCs w:val="0"/>
          <w:color w:val="00518A"/>
          <w:sz w:val="31"/>
          <w:szCs w:val="31"/>
        </w:rPr>
      </w:pPr>
      <w:r w:rsidRPr="00586373">
        <w:rPr>
          <w:b/>
          <w:i w:val="0"/>
          <w:iCs w:val="0"/>
          <w:color w:val="00518A"/>
          <w:sz w:val="31"/>
          <w:szCs w:val="31"/>
        </w:rPr>
        <w:br w:type="page"/>
      </w:r>
    </w:p>
    <w:p w14:paraId="48F67C30" w14:textId="77777777" w:rsidR="00D04B50" w:rsidRPr="00D04B50" w:rsidRDefault="00B46148" w:rsidP="00DB5466">
      <w:pPr>
        <w:pStyle w:val="PACESubhead1"/>
      </w:pPr>
      <w:r>
        <w:lastRenderedPageBreak/>
        <w:t>References</w:t>
      </w:r>
    </w:p>
    <w:p w14:paraId="2AB8F51D" w14:textId="77777777" w:rsidR="00A44CD4" w:rsidRPr="00A44CD4" w:rsidRDefault="00A44CD4" w:rsidP="00A44CD4">
      <w:pPr>
        <w:pStyle w:val="ReferenceText"/>
        <w:rPr>
          <w:lang w:val="en"/>
        </w:rPr>
      </w:pPr>
      <w:r w:rsidRPr="00A44CD4">
        <w:rPr>
          <w:lang w:val="en"/>
        </w:rPr>
        <w:t>Allen, K., Kern, M. L., Vella-</w:t>
      </w:r>
      <w:proofErr w:type="spellStart"/>
      <w:r w:rsidRPr="00A44CD4">
        <w:rPr>
          <w:lang w:val="en"/>
        </w:rPr>
        <w:t>Brodrick</w:t>
      </w:r>
      <w:proofErr w:type="spellEnd"/>
      <w:r w:rsidRPr="00A44CD4">
        <w:rPr>
          <w:lang w:val="en"/>
        </w:rPr>
        <w:t xml:space="preserve">, D., Hattie, J., &amp; Waters, L. (2018). What schools need to know about fostering school belonging: A meta-analysis. </w:t>
      </w:r>
      <w:r w:rsidRPr="00A44CD4">
        <w:rPr>
          <w:i/>
          <w:lang w:val="en"/>
        </w:rPr>
        <w:t>Educational Psychology Review</w:t>
      </w:r>
      <w:r w:rsidRPr="00A44CD4">
        <w:rPr>
          <w:lang w:val="en"/>
        </w:rPr>
        <w:t xml:space="preserve">, </w:t>
      </w:r>
      <w:r w:rsidRPr="00A44CD4">
        <w:rPr>
          <w:i/>
          <w:lang w:val="en"/>
        </w:rPr>
        <w:t>30</w:t>
      </w:r>
      <w:r w:rsidRPr="00A44CD4">
        <w:rPr>
          <w:lang w:val="en"/>
        </w:rPr>
        <w:t>, 1–34. https://doi.org/10.1007/s10648-016-9389-8</w:t>
      </w:r>
    </w:p>
    <w:p w14:paraId="5B9E7812" w14:textId="118EC6E9" w:rsidR="00A44CD4" w:rsidRPr="00A44CD4" w:rsidRDefault="00A44CD4" w:rsidP="00823822">
      <w:pPr>
        <w:pStyle w:val="ReferenceText"/>
        <w:rPr>
          <w:lang w:val="en"/>
        </w:rPr>
      </w:pPr>
      <w:r w:rsidRPr="00A44CD4">
        <w:rPr>
          <w:lang w:val="en"/>
        </w:rPr>
        <w:t xml:space="preserve">Austin, G., Hanson, T., </w:t>
      </w:r>
      <w:proofErr w:type="spellStart"/>
      <w:r w:rsidRPr="00A44CD4">
        <w:rPr>
          <w:lang w:val="en"/>
        </w:rPr>
        <w:t>Bala</w:t>
      </w:r>
      <w:proofErr w:type="spellEnd"/>
      <w:r w:rsidRPr="00A44CD4">
        <w:rPr>
          <w:lang w:val="en"/>
        </w:rPr>
        <w:t xml:space="preserve">, N., &amp; Zheng, C. (2023). </w:t>
      </w:r>
      <w:r w:rsidRPr="00A44CD4">
        <w:rPr>
          <w:i/>
          <w:lang w:val="en"/>
        </w:rPr>
        <w:t>Student engagement and well-being in California, 2019–21: Results of the Eighteenth Biennial State California Healthy Kids Survey, grades 7, 9, and 11.</w:t>
      </w:r>
      <w:r w:rsidRPr="00A44CD4">
        <w:rPr>
          <w:lang w:val="en"/>
        </w:rPr>
        <w:t xml:space="preserve"> </w:t>
      </w:r>
      <w:proofErr w:type="spellStart"/>
      <w:r w:rsidRPr="00A44CD4">
        <w:rPr>
          <w:lang w:val="en"/>
        </w:rPr>
        <w:t>WestEd</w:t>
      </w:r>
      <w:proofErr w:type="spellEnd"/>
      <w:r w:rsidRPr="00A44CD4">
        <w:rPr>
          <w:lang w:val="en"/>
        </w:rPr>
        <w:t xml:space="preserve">. </w:t>
      </w:r>
      <w:hyperlink r:id="rId31">
        <w:r w:rsidRPr="00A44CD4">
          <w:rPr>
            <w:rStyle w:val="Hyperlink"/>
            <w:lang w:val="en"/>
          </w:rPr>
          <w:t>https://data.calschls.org/resources/18th_Biennial_State_1921.pdf</w:t>
        </w:r>
      </w:hyperlink>
      <w:r w:rsidRPr="00A44CD4">
        <w:rPr>
          <w:lang w:val="en"/>
        </w:rPr>
        <w:t xml:space="preserve"> </w:t>
      </w:r>
    </w:p>
    <w:p w14:paraId="360E9D95" w14:textId="7C9C41A1" w:rsidR="00A44CD4" w:rsidRPr="00A44CD4" w:rsidRDefault="00A44CD4" w:rsidP="00823822">
      <w:pPr>
        <w:pStyle w:val="ReferenceText"/>
        <w:rPr>
          <w:lang w:val="en"/>
        </w:rPr>
      </w:pPr>
      <w:r w:rsidRPr="00A44CD4">
        <w:rPr>
          <w:lang w:val="en"/>
        </w:rPr>
        <w:t xml:space="preserve">Department of Health Care Services (DHCS). (2023). </w:t>
      </w:r>
      <w:r w:rsidRPr="00A44CD4">
        <w:rPr>
          <w:i/>
          <w:lang w:val="en"/>
        </w:rPr>
        <w:t>Children and youth behavioral health initiative</w:t>
      </w:r>
      <w:r w:rsidRPr="00A44CD4">
        <w:rPr>
          <w:lang w:val="en"/>
        </w:rPr>
        <w:t xml:space="preserve">. </w:t>
      </w:r>
      <w:hyperlink r:id="rId32">
        <w:r w:rsidRPr="00A44CD4">
          <w:rPr>
            <w:rStyle w:val="Hyperlink"/>
            <w:lang w:val="en"/>
          </w:rPr>
          <w:t>https://www.dhcs.ca.gov/cybhi</w:t>
        </w:r>
      </w:hyperlink>
    </w:p>
    <w:p w14:paraId="69C02761" w14:textId="77777777" w:rsidR="00A44CD4" w:rsidRPr="00A44CD4" w:rsidRDefault="00A44CD4" w:rsidP="00A44CD4">
      <w:pPr>
        <w:pStyle w:val="ReferenceText"/>
        <w:rPr>
          <w:lang w:val="en"/>
        </w:rPr>
      </w:pPr>
      <w:r w:rsidRPr="00A44CD4">
        <w:rPr>
          <w:lang w:val="en"/>
        </w:rPr>
        <w:t xml:space="preserve">Eisenberg, M. E., Gower, A. L., McMorris, B. J., Rider, G. N., Shea, G., &amp; Coleman, E. (2017). Risk and protective factors in the lives of transgender/gender nonconforming adolescents. </w:t>
      </w:r>
      <w:r w:rsidRPr="00A44CD4">
        <w:rPr>
          <w:i/>
          <w:lang w:val="en"/>
        </w:rPr>
        <w:t>Journal of Adolescent Health, 61</w:t>
      </w:r>
      <w:r w:rsidRPr="00A44CD4">
        <w:rPr>
          <w:lang w:val="en"/>
        </w:rPr>
        <w:t xml:space="preserve">(4), 521–526. </w:t>
      </w:r>
      <w:hyperlink r:id="rId33">
        <w:r w:rsidRPr="00A44CD4">
          <w:rPr>
            <w:rStyle w:val="Hyperlink"/>
            <w:lang w:val="en"/>
          </w:rPr>
          <w:t>https://doi.org/10.1016/j.jadohealth.2017.04.014</w:t>
        </w:r>
      </w:hyperlink>
      <w:r w:rsidRPr="00A44CD4">
        <w:rPr>
          <w:lang w:val="en"/>
        </w:rPr>
        <w:t xml:space="preserve"> </w:t>
      </w:r>
    </w:p>
    <w:p w14:paraId="0826C457" w14:textId="77777777" w:rsidR="00A44CD4" w:rsidRPr="00A44CD4" w:rsidRDefault="00A44CD4" w:rsidP="00A44CD4">
      <w:pPr>
        <w:pStyle w:val="ReferenceText"/>
        <w:rPr>
          <w:lang w:val="en"/>
        </w:rPr>
      </w:pPr>
      <w:r w:rsidRPr="00A44CD4">
        <w:rPr>
          <w:lang w:val="en"/>
        </w:rPr>
        <w:t>Gillen-</w:t>
      </w:r>
      <w:proofErr w:type="spellStart"/>
      <w:r w:rsidRPr="00A44CD4">
        <w:rPr>
          <w:lang w:val="en"/>
        </w:rPr>
        <w:t>O’Neel</w:t>
      </w:r>
      <w:proofErr w:type="spellEnd"/>
      <w:r w:rsidRPr="00A44CD4">
        <w:rPr>
          <w:lang w:val="en"/>
        </w:rPr>
        <w:t xml:space="preserve">, C., &amp; </w:t>
      </w:r>
      <w:proofErr w:type="spellStart"/>
      <w:r w:rsidRPr="00A44CD4">
        <w:rPr>
          <w:lang w:val="en"/>
        </w:rPr>
        <w:t>Fuligni</w:t>
      </w:r>
      <w:proofErr w:type="spellEnd"/>
      <w:r w:rsidRPr="00A44CD4">
        <w:rPr>
          <w:lang w:val="en"/>
        </w:rPr>
        <w:t xml:space="preserve">, A. (2013). A longitudinal study of school belonging and academic motivation across high school. </w:t>
      </w:r>
      <w:r w:rsidRPr="00A44CD4">
        <w:rPr>
          <w:i/>
          <w:lang w:val="en"/>
        </w:rPr>
        <w:t>Child Development, 84</w:t>
      </w:r>
      <w:r w:rsidRPr="00A44CD4">
        <w:rPr>
          <w:lang w:val="en"/>
        </w:rPr>
        <w:t xml:space="preserve">(2), 678–692. </w:t>
      </w:r>
      <w:hyperlink r:id="rId34">
        <w:r w:rsidRPr="00A44CD4">
          <w:rPr>
            <w:rStyle w:val="Hyperlink"/>
            <w:lang w:val="en"/>
          </w:rPr>
          <w:t>https://doi.org/10.1111/j.1467-8624.2012.01862.x</w:t>
        </w:r>
      </w:hyperlink>
      <w:r w:rsidRPr="00A44CD4">
        <w:rPr>
          <w:lang w:val="en"/>
        </w:rPr>
        <w:t xml:space="preserve"> </w:t>
      </w:r>
    </w:p>
    <w:p w14:paraId="6E269C0E" w14:textId="6764DFA8" w:rsidR="00A44CD4" w:rsidRPr="00A44CD4" w:rsidRDefault="00A44CD4" w:rsidP="00823822">
      <w:pPr>
        <w:pStyle w:val="ReferenceText"/>
        <w:rPr>
          <w:lang w:val="en"/>
        </w:rPr>
      </w:pPr>
      <w:r w:rsidRPr="00A44CD4">
        <w:rPr>
          <w:lang w:val="en"/>
        </w:rPr>
        <w:t xml:space="preserve">Graham, S., </w:t>
      </w:r>
      <w:proofErr w:type="spellStart"/>
      <w:r w:rsidRPr="00A44CD4">
        <w:rPr>
          <w:lang w:val="en"/>
        </w:rPr>
        <w:t>Kogachi</w:t>
      </w:r>
      <w:proofErr w:type="spellEnd"/>
      <w:r w:rsidRPr="00A44CD4">
        <w:rPr>
          <w:lang w:val="en"/>
        </w:rPr>
        <w:t>, K., &amp; Morales-</w:t>
      </w:r>
      <w:proofErr w:type="spellStart"/>
      <w:r w:rsidRPr="00A44CD4">
        <w:rPr>
          <w:lang w:val="en"/>
        </w:rPr>
        <w:t>Chicas</w:t>
      </w:r>
      <w:proofErr w:type="spellEnd"/>
      <w:r w:rsidRPr="00A44CD4">
        <w:rPr>
          <w:lang w:val="en"/>
        </w:rPr>
        <w:t xml:space="preserve">, J. (2022). Do I fit in: Race/ethnicity and feelings of belonging in school. </w:t>
      </w:r>
      <w:r w:rsidRPr="00A44CD4">
        <w:rPr>
          <w:i/>
          <w:lang w:val="en"/>
        </w:rPr>
        <w:t>Educational Psychology Review</w:t>
      </w:r>
      <w:r w:rsidRPr="00A44CD4">
        <w:rPr>
          <w:lang w:val="en"/>
        </w:rPr>
        <w:t xml:space="preserve">, </w:t>
      </w:r>
      <w:r w:rsidRPr="00A44CD4">
        <w:rPr>
          <w:i/>
          <w:lang w:val="en"/>
        </w:rPr>
        <w:t>34</w:t>
      </w:r>
      <w:r w:rsidRPr="00A44CD4">
        <w:rPr>
          <w:lang w:val="en"/>
        </w:rPr>
        <w:t>(4), 2015–2042. https://doi.org/10.1007/s10648-022-09709-x</w:t>
      </w:r>
    </w:p>
    <w:p w14:paraId="0EEEB7D3" w14:textId="2BF4BF8A" w:rsidR="00A44CD4" w:rsidRPr="00A44CD4" w:rsidRDefault="00A44CD4" w:rsidP="00823822">
      <w:pPr>
        <w:pStyle w:val="ReferenceText"/>
        <w:rPr>
          <w:lang w:val="en"/>
        </w:rPr>
      </w:pPr>
      <w:r w:rsidRPr="00A44CD4">
        <w:rPr>
          <w:lang w:val="en"/>
        </w:rPr>
        <w:t xml:space="preserve">Hallinan, M. T. (2008). Teacher influences on students' attachment to school. </w:t>
      </w:r>
      <w:r w:rsidRPr="00A44CD4">
        <w:rPr>
          <w:i/>
          <w:lang w:val="en"/>
        </w:rPr>
        <w:t>Sociology of Education</w:t>
      </w:r>
      <w:r w:rsidRPr="00A44CD4">
        <w:rPr>
          <w:lang w:val="en"/>
        </w:rPr>
        <w:t xml:space="preserve">, </w:t>
      </w:r>
      <w:r w:rsidRPr="00A44CD4">
        <w:rPr>
          <w:i/>
          <w:lang w:val="en"/>
        </w:rPr>
        <w:t>81</w:t>
      </w:r>
      <w:r w:rsidRPr="00A44CD4">
        <w:rPr>
          <w:lang w:val="en"/>
        </w:rPr>
        <w:t xml:space="preserve">(3), 271–283. </w:t>
      </w:r>
      <w:hyperlink r:id="rId35">
        <w:r w:rsidRPr="00A44CD4">
          <w:rPr>
            <w:rStyle w:val="Hyperlink"/>
            <w:lang w:val="en"/>
          </w:rPr>
          <w:t>https://doi.org/10.1177/003804070808100303</w:t>
        </w:r>
      </w:hyperlink>
    </w:p>
    <w:p w14:paraId="0BF4B2C7" w14:textId="05ABD41B" w:rsidR="00A44CD4" w:rsidRPr="00A44CD4" w:rsidRDefault="00A44CD4" w:rsidP="00823822">
      <w:pPr>
        <w:pStyle w:val="ReferenceText"/>
        <w:rPr>
          <w:lang w:val="en"/>
        </w:rPr>
      </w:pPr>
      <w:r w:rsidRPr="00A44CD4">
        <w:rPr>
          <w:lang w:val="en"/>
        </w:rPr>
        <w:t xml:space="preserve">Hattie, J. (2009). </w:t>
      </w:r>
      <w:r w:rsidRPr="00A44CD4">
        <w:rPr>
          <w:i/>
          <w:lang w:val="en"/>
        </w:rPr>
        <w:t>Visible learning: A Synthesis of Over 800 Meta-Analyses Relating to Achievement</w:t>
      </w:r>
      <w:r w:rsidRPr="00A44CD4">
        <w:rPr>
          <w:lang w:val="en"/>
        </w:rPr>
        <w:t>. Corwin.</w:t>
      </w:r>
    </w:p>
    <w:p w14:paraId="23F55272" w14:textId="6D94EF43" w:rsidR="00A44CD4" w:rsidRPr="00A44CD4" w:rsidRDefault="00A44CD4" w:rsidP="00823822">
      <w:pPr>
        <w:pStyle w:val="ReferenceText"/>
        <w:rPr>
          <w:lang w:val="en"/>
        </w:rPr>
      </w:pPr>
      <w:r w:rsidRPr="00A44CD4">
        <w:rPr>
          <w:lang w:val="en"/>
        </w:rPr>
        <w:t xml:space="preserve">Horowitz, J. M., &amp; Graf, N. (2019). Most U.S. teens see anxiety and depression as a major problem among their peers. </w:t>
      </w:r>
      <w:r w:rsidRPr="00A44CD4">
        <w:rPr>
          <w:i/>
          <w:lang w:val="en"/>
        </w:rPr>
        <w:t xml:space="preserve">Pew Research Center. </w:t>
      </w:r>
      <w:hyperlink r:id="rId36">
        <w:r w:rsidRPr="00A44CD4">
          <w:rPr>
            <w:rStyle w:val="Hyperlink"/>
            <w:lang w:val="en"/>
          </w:rPr>
          <w:t>https://www.pewresearch.org/social-trends/2019/02/20/most-u-s-teens-see-anxiety-and-depression-as-a-major-problem-among-their-peers</w:t>
        </w:r>
      </w:hyperlink>
    </w:p>
    <w:p w14:paraId="691FB7C1" w14:textId="4CBF9A72" w:rsidR="00A44CD4" w:rsidRPr="00A44CD4" w:rsidRDefault="00A44CD4" w:rsidP="00823822">
      <w:pPr>
        <w:pStyle w:val="ReferenceText"/>
        <w:rPr>
          <w:lang w:val="en"/>
        </w:rPr>
      </w:pPr>
      <w:proofErr w:type="spellStart"/>
      <w:r w:rsidRPr="00A44CD4">
        <w:rPr>
          <w:lang w:val="en"/>
        </w:rPr>
        <w:t>Kosciw</w:t>
      </w:r>
      <w:proofErr w:type="spellEnd"/>
      <w:r w:rsidRPr="00A44CD4">
        <w:rPr>
          <w:lang w:val="en"/>
        </w:rPr>
        <w:t xml:space="preserve">, J. G., Clark, C. M., &amp; Menard, L. (2022). </w:t>
      </w:r>
      <w:r w:rsidRPr="00A44CD4">
        <w:rPr>
          <w:i/>
          <w:lang w:val="en"/>
        </w:rPr>
        <w:t>The 2021 national school climate survey: The experiences of LGBTQ+ youth in our nation’s schools</w:t>
      </w:r>
      <w:r w:rsidRPr="00A44CD4">
        <w:rPr>
          <w:lang w:val="en"/>
        </w:rPr>
        <w:t xml:space="preserve">. New York: GLSEN. </w:t>
      </w:r>
      <w:hyperlink r:id="rId37">
        <w:r w:rsidRPr="00A44CD4">
          <w:rPr>
            <w:rStyle w:val="Hyperlink"/>
            <w:lang w:val="en"/>
          </w:rPr>
          <w:t>https://www.glsen.org/sites/default/files/2022-10/NSCS-2021-Full-Report.pdf</w:t>
        </w:r>
      </w:hyperlink>
      <w:r w:rsidRPr="00A44CD4">
        <w:rPr>
          <w:lang w:val="en"/>
        </w:rPr>
        <w:t xml:space="preserve"> </w:t>
      </w:r>
    </w:p>
    <w:p w14:paraId="2DE1F12C" w14:textId="5D4E8730" w:rsidR="00A44CD4" w:rsidRPr="00A44CD4" w:rsidRDefault="00A44CD4" w:rsidP="00823822">
      <w:pPr>
        <w:pStyle w:val="ReferenceText"/>
        <w:rPr>
          <w:lang w:val="en"/>
        </w:rPr>
      </w:pPr>
      <w:r w:rsidRPr="00A44CD4">
        <w:rPr>
          <w:lang w:val="en"/>
        </w:rPr>
        <w:t xml:space="preserve">Kurlaender, M., Reed, S., Cohen, K., </w:t>
      </w:r>
      <w:proofErr w:type="spellStart"/>
      <w:r w:rsidRPr="00A44CD4">
        <w:rPr>
          <w:lang w:val="en"/>
        </w:rPr>
        <w:t>Naven</w:t>
      </w:r>
      <w:proofErr w:type="spellEnd"/>
      <w:r w:rsidRPr="00A44CD4">
        <w:rPr>
          <w:lang w:val="en"/>
        </w:rPr>
        <w:t xml:space="preserve">, M., Martorell, P., &amp; Carrell, S. (2018, December). </w:t>
      </w:r>
      <w:r w:rsidRPr="00A44CD4">
        <w:rPr>
          <w:i/>
          <w:lang w:val="en"/>
        </w:rPr>
        <w:t xml:space="preserve">Where California high school students attend college. </w:t>
      </w:r>
      <w:r w:rsidRPr="00A44CD4">
        <w:rPr>
          <w:lang w:val="en"/>
        </w:rPr>
        <w:t xml:space="preserve">Policy Analysis for California </w:t>
      </w:r>
      <w:r w:rsidRPr="00A44CD4">
        <w:rPr>
          <w:lang w:val="en"/>
        </w:rPr>
        <w:lastRenderedPageBreak/>
        <w:t xml:space="preserve">Education, Stanford University, Palo Alto, California. </w:t>
      </w:r>
      <w:hyperlink r:id="rId38">
        <w:r w:rsidRPr="00A44CD4">
          <w:rPr>
            <w:rStyle w:val="Hyperlink"/>
            <w:lang w:val="en"/>
          </w:rPr>
          <w:t>https://edpolicyinca.org/sites/default/files/Statewide</w:t>
        </w:r>
        <w:r w:rsidR="00A44C53">
          <w:rPr>
            <w:rStyle w:val="Hyperlink"/>
            <w:lang w:val="en"/>
          </w:rPr>
          <w:t xml:space="preserve"> percent</w:t>
        </w:r>
        <w:r w:rsidRPr="00A44CD4">
          <w:rPr>
            <w:rStyle w:val="Hyperlink"/>
            <w:lang w:val="en"/>
          </w:rPr>
          <w:t>20NSC</w:t>
        </w:r>
        <w:r w:rsidR="00A44C53">
          <w:rPr>
            <w:rStyle w:val="Hyperlink"/>
            <w:lang w:val="en"/>
          </w:rPr>
          <w:t xml:space="preserve"> percent</w:t>
        </w:r>
        <w:r w:rsidRPr="00A44CD4">
          <w:rPr>
            <w:rStyle w:val="Hyperlink"/>
            <w:lang w:val="en"/>
          </w:rPr>
          <w:t>20Report</w:t>
        </w:r>
        <w:r w:rsidR="00A44C53">
          <w:rPr>
            <w:rStyle w:val="Hyperlink"/>
            <w:lang w:val="en"/>
          </w:rPr>
          <w:t xml:space="preserve"> percent</w:t>
        </w:r>
        <w:r w:rsidRPr="00A44CD4">
          <w:rPr>
            <w:rStyle w:val="Hyperlink"/>
            <w:lang w:val="en"/>
          </w:rPr>
          <w:t>20Final</w:t>
        </w:r>
        <w:r w:rsidR="00A44C53">
          <w:rPr>
            <w:rStyle w:val="Hyperlink"/>
            <w:lang w:val="en"/>
          </w:rPr>
          <w:t xml:space="preserve"> percent</w:t>
        </w:r>
        <w:r w:rsidRPr="00A44CD4">
          <w:rPr>
            <w:rStyle w:val="Hyperlink"/>
            <w:lang w:val="en"/>
          </w:rPr>
          <w:t>20Online.pdf</w:t>
        </w:r>
      </w:hyperlink>
    </w:p>
    <w:p w14:paraId="738D38EA" w14:textId="0EFE8011" w:rsidR="00A44CD4" w:rsidRPr="00A44CD4" w:rsidRDefault="00A44CD4" w:rsidP="00823822">
      <w:pPr>
        <w:pStyle w:val="ReferenceText"/>
        <w:rPr>
          <w:u w:val="single"/>
          <w:lang w:val="en"/>
        </w:rPr>
      </w:pPr>
      <w:proofErr w:type="spellStart"/>
      <w:r w:rsidRPr="00A44CD4">
        <w:rPr>
          <w:lang w:val="en"/>
        </w:rPr>
        <w:t>Lecy</w:t>
      </w:r>
      <w:proofErr w:type="spellEnd"/>
      <w:r w:rsidRPr="00A44CD4">
        <w:rPr>
          <w:lang w:val="en"/>
        </w:rPr>
        <w:t xml:space="preserve">, N. (2021). The role of relationships and sense of belonging among first-generation, low-income youth on future college entrance. </w:t>
      </w:r>
      <w:r w:rsidRPr="00A44CD4">
        <w:rPr>
          <w:i/>
          <w:lang w:val="en"/>
        </w:rPr>
        <w:t>Social Psychology of Education, 24</w:t>
      </w:r>
      <w:r w:rsidRPr="00A44CD4">
        <w:rPr>
          <w:lang w:val="en"/>
        </w:rPr>
        <w:t xml:space="preserve">, 679–689. </w:t>
      </w:r>
      <w:hyperlink r:id="rId39">
        <w:r w:rsidRPr="00A44CD4">
          <w:rPr>
            <w:rStyle w:val="Hyperlink"/>
            <w:lang w:val="en"/>
          </w:rPr>
          <w:t>https://doi.org/10.1007/s11218-021-09625-y</w:t>
        </w:r>
      </w:hyperlink>
    </w:p>
    <w:p w14:paraId="630AA5C6" w14:textId="7325DF90" w:rsidR="00A44CD4" w:rsidRPr="00A44CD4" w:rsidRDefault="00A44CD4" w:rsidP="00823822">
      <w:pPr>
        <w:pStyle w:val="ReferenceText"/>
        <w:rPr>
          <w:lang w:val="en"/>
        </w:rPr>
      </w:pPr>
      <w:r w:rsidRPr="00A44CD4">
        <w:rPr>
          <w:lang w:val="en"/>
        </w:rPr>
        <w:t xml:space="preserve">Lynn, M., Bacon, J. N., Totten, T. L., Bridges III, T. L., &amp; Jennings, M. (2010). Examining teachers’ beliefs about African American male students in a low-performing high school in an African American school district. </w:t>
      </w:r>
      <w:r w:rsidRPr="00A44CD4">
        <w:rPr>
          <w:i/>
          <w:lang w:val="en"/>
        </w:rPr>
        <w:t>Teachers College Record, 112</w:t>
      </w:r>
      <w:r w:rsidRPr="00A44CD4">
        <w:rPr>
          <w:lang w:val="en"/>
        </w:rPr>
        <w:t xml:space="preserve">(1), 289–330. </w:t>
      </w:r>
      <w:hyperlink r:id="rId40">
        <w:r w:rsidRPr="00A44CD4">
          <w:rPr>
            <w:rStyle w:val="Hyperlink"/>
            <w:lang w:val="en"/>
          </w:rPr>
          <w:t>https://doi.org/10.1177/016146811011200106</w:t>
        </w:r>
      </w:hyperlink>
    </w:p>
    <w:p w14:paraId="046A4B07" w14:textId="1DE1D95E" w:rsidR="00A44CD4" w:rsidRPr="00A44CD4" w:rsidRDefault="00A44CD4" w:rsidP="00823822">
      <w:pPr>
        <w:pStyle w:val="ReferenceText"/>
        <w:rPr>
          <w:lang w:val="en"/>
        </w:rPr>
      </w:pPr>
      <w:r w:rsidRPr="00A44CD4">
        <w:rPr>
          <w:lang w:val="en"/>
        </w:rPr>
        <w:t>Martinez, M. N., Cuellar, M. G., Reed, S., &amp; Esposito-Noy, C. (2023).</w:t>
      </w:r>
      <w:r w:rsidRPr="00A44CD4">
        <w:rPr>
          <w:i/>
          <w:lang w:val="en"/>
        </w:rPr>
        <w:t xml:space="preserve"> Enlace </w:t>
      </w:r>
      <w:proofErr w:type="spellStart"/>
      <w:r w:rsidRPr="00A44CD4">
        <w:rPr>
          <w:i/>
          <w:lang w:val="en"/>
        </w:rPr>
        <w:t>comunitario</w:t>
      </w:r>
      <w:proofErr w:type="spellEnd"/>
      <w:r w:rsidRPr="00A44CD4">
        <w:rPr>
          <w:i/>
          <w:lang w:val="en"/>
        </w:rPr>
        <w:t>: Identifying opportunities to enhance community college outreach and recruitment of Latinx/a/o students.</w:t>
      </w:r>
      <w:r w:rsidRPr="00A44CD4">
        <w:rPr>
          <w:lang w:val="en"/>
        </w:rPr>
        <w:t xml:space="preserve"> Wheelhouse: The Center for Community College Leadership and Research, University of California, Davis. </w:t>
      </w:r>
      <w:hyperlink r:id="rId41">
        <w:r w:rsidRPr="00A44CD4">
          <w:rPr>
            <w:rStyle w:val="Hyperlink"/>
            <w:lang w:val="en"/>
          </w:rPr>
          <w:t>https://education.ucdavis.edu/sites/main/files/mark_wheelhouse_research_brief_vol_8_n_2_final_2.pdf</w:t>
        </w:r>
      </w:hyperlink>
    </w:p>
    <w:p w14:paraId="5C833577" w14:textId="36166B7C" w:rsidR="00A44CD4" w:rsidRPr="00A44CD4" w:rsidRDefault="00A44CD4" w:rsidP="00823822">
      <w:pPr>
        <w:pStyle w:val="ReferenceText"/>
        <w:rPr>
          <w:lang w:val="en"/>
        </w:rPr>
      </w:pPr>
      <w:r w:rsidRPr="00A44CD4">
        <w:rPr>
          <w:lang w:val="en"/>
        </w:rPr>
        <w:t xml:space="preserve">McGuire, J. K., Anderson, C. R., Toomey, R. B., &amp; Russell, S. T. (2010). School climate for transgender youth: A mixed method investigation of student experiences and school responses. </w:t>
      </w:r>
      <w:r w:rsidRPr="00A44CD4">
        <w:rPr>
          <w:i/>
          <w:lang w:val="en"/>
        </w:rPr>
        <w:t>Journal of Youth and Adolescence, 39</w:t>
      </w:r>
      <w:r w:rsidRPr="00A44CD4">
        <w:rPr>
          <w:lang w:val="en"/>
        </w:rPr>
        <w:t xml:space="preserve">, 1175–1188. </w:t>
      </w:r>
      <w:hyperlink r:id="rId42">
        <w:r w:rsidRPr="00A44CD4">
          <w:rPr>
            <w:rStyle w:val="Hyperlink"/>
            <w:lang w:val="en"/>
          </w:rPr>
          <w:t>https://doi.org10.1007/s10964-010-9540-7</w:t>
        </w:r>
      </w:hyperlink>
      <w:r w:rsidRPr="00A44CD4">
        <w:rPr>
          <w:lang w:val="en"/>
        </w:rPr>
        <w:t xml:space="preserve"> </w:t>
      </w:r>
    </w:p>
    <w:p w14:paraId="11881ADE" w14:textId="0F07B77A" w:rsidR="00A44CD4" w:rsidRPr="00A44CD4" w:rsidRDefault="00A44CD4" w:rsidP="00823822">
      <w:pPr>
        <w:pStyle w:val="ReferenceText"/>
        <w:rPr>
          <w:lang w:val="en"/>
        </w:rPr>
      </w:pPr>
      <w:r w:rsidRPr="00A44CD4">
        <w:rPr>
          <w:lang w:val="en"/>
        </w:rPr>
        <w:t xml:space="preserve">Osterman, K. F. (2000). Students’ need for belonging in the school community. </w:t>
      </w:r>
      <w:r w:rsidRPr="00A44CD4">
        <w:rPr>
          <w:i/>
          <w:lang w:val="en"/>
        </w:rPr>
        <w:t>Review of Educational Research, 70</w:t>
      </w:r>
      <w:r w:rsidRPr="00A44CD4">
        <w:rPr>
          <w:lang w:val="en"/>
        </w:rPr>
        <w:t xml:space="preserve">(3), 323–367. </w:t>
      </w:r>
      <w:hyperlink r:id="rId43">
        <w:r w:rsidRPr="00A44CD4">
          <w:rPr>
            <w:rStyle w:val="Hyperlink"/>
            <w:lang w:val="en"/>
          </w:rPr>
          <w:t>https://doi.org/10.2307/1170786</w:t>
        </w:r>
      </w:hyperlink>
      <w:r w:rsidRPr="00A44CD4">
        <w:rPr>
          <w:lang w:val="en"/>
        </w:rPr>
        <w:t xml:space="preserve"> </w:t>
      </w:r>
    </w:p>
    <w:p w14:paraId="724163B1" w14:textId="1CEB6ED6" w:rsidR="00A44CD4" w:rsidRPr="00A44CD4" w:rsidRDefault="00A44CD4" w:rsidP="00823822">
      <w:pPr>
        <w:pStyle w:val="ReferenceText"/>
        <w:rPr>
          <w:lang w:val="en"/>
        </w:rPr>
      </w:pPr>
      <w:proofErr w:type="spellStart"/>
      <w:r w:rsidRPr="00A44CD4">
        <w:rPr>
          <w:lang w:val="en"/>
        </w:rPr>
        <w:t>Pampati</w:t>
      </w:r>
      <w:proofErr w:type="spellEnd"/>
      <w:r w:rsidRPr="00A44CD4">
        <w:rPr>
          <w:lang w:val="en"/>
        </w:rPr>
        <w:t xml:space="preserve">, S., </w:t>
      </w:r>
      <w:proofErr w:type="spellStart"/>
      <w:r w:rsidRPr="00A44CD4">
        <w:rPr>
          <w:lang w:val="en"/>
        </w:rPr>
        <w:t>Andrzejewski</w:t>
      </w:r>
      <w:proofErr w:type="spellEnd"/>
      <w:r w:rsidRPr="00A44CD4">
        <w:rPr>
          <w:lang w:val="en"/>
        </w:rPr>
        <w:t xml:space="preserve">, J., </w:t>
      </w:r>
      <w:proofErr w:type="spellStart"/>
      <w:r w:rsidRPr="00A44CD4">
        <w:rPr>
          <w:lang w:val="en"/>
        </w:rPr>
        <w:t>Sheremenko</w:t>
      </w:r>
      <w:proofErr w:type="spellEnd"/>
      <w:r w:rsidRPr="00A44CD4">
        <w:rPr>
          <w:lang w:val="en"/>
        </w:rPr>
        <w:t xml:space="preserve">, G., Johns, M., Lesesne, C. A., &amp; </w:t>
      </w:r>
      <w:proofErr w:type="spellStart"/>
      <w:r w:rsidRPr="00A44CD4">
        <w:rPr>
          <w:lang w:val="en"/>
        </w:rPr>
        <w:t>Rasberry</w:t>
      </w:r>
      <w:proofErr w:type="spellEnd"/>
      <w:r w:rsidRPr="00A44CD4">
        <w:rPr>
          <w:lang w:val="en"/>
        </w:rPr>
        <w:t xml:space="preserve">, C. N. (2020). School climate among transgender high school students: An exploration of school connectedness, perceived safety, bullying, and absenteeism. </w:t>
      </w:r>
      <w:r w:rsidRPr="00A44CD4">
        <w:rPr>
          <w:i/>
          <w:lang w:val="en"/>
        </w:rPr>
        <w:t>The Journal of School Nursing, 36(</w:t>
      </w:r>
      <w:r w:rsidRPr="00A44CD4">
        <w:rPr>
          <w:lang w:val="en"/>
        </w:rPr>
        <w:t xml:space="preserve">4), 293–303. </w:t>
      </w:r>
      <w:hyperlink r:id="rId44">
        <w:r w:rsidRPr="00A44CD4">
          <w:rPr>
            <w:rStyle w:val="Hyperlink"/>
            <w:lang w:val="en"/>
          </w:rPr>
          <w:t>https://doi.org/10.1177/1059840518818259</w:t>
        </w:r>
      </w:hyperlink>
    </w:p>
    <w:p w14:paraId="2CBCA768" w14:textId="5B46A43E" w:rsidR="00A44CD4" w:rsidRPr="00A44CD4" w:rsidRDefault="00A44CD4" w:rsidP="00823822">
      <w:pPr>
        <w:pStyle w:val="ReferenceText"/>
        <w:rPr>
          <w:lang w:val="en"/>
        </w:rPr>
      </w:pPr>
      <w:proofErr w:type="spellStart"/>
      <w:r w:rsidRPr="00A44CD4">
        <w:rPr>
          <w:lang w:val="en"/>
        </w:rPr>
        <w:t>Reber</w:t>
      </w:r>
      <w:proofErr w:type="spellEnd"/>
      <w:r w:rsidRPr="00A44CD4">
        <w:rPr>
          <w:lang w:val="en"/>
        </w:rPr>
        <w:t xml:space="preserve">, S., &amp; Smith, E. (2023). College enrollment disparities: Understanding the role of academic preparation. </w:t>
      </w:r>
      <w:r w:rsidRPr="00A44CD4">
        <w:rPr>
          <w:i/>
          <w:lang w:val="en"/>
        </w:rPr>
        <w:t>Brookings</w:t>
      </w:r>
      <w:r w:rsidRPr="00A44CD4">
        <w:rPr>
          <w:lang w:val="en"/>
        </w:rPr>
        <w:t xml:space="preserve">. </w:t>
      </w:r>
      <w:hyperlink r:id="rId45">
        <w:r w:rsidRPr="00A44CD4">
          <w:rPr>
            <w:rStyle w:val="Hyperlink"/>
            <w:lang w:val="en"/>
          </w:rPr>
          <w:t>https://www.brookings.edu/wp-content/uploads/2023/02/20230123_CCF_CollegeEnrollment_FINAL2.pdf</w:t>
        </w:r>
      </w:hyperlink>
      <w:r w:rsidRPr="00A44CD4">
        <w:rPr>
          <w:lang w:val="en"/>
        </w:rPr>
        <w:t xml:space="preserve"> </w:t>
      </w:r>
    </w:p>
    <w:p w14:paraId="2CFE3BB4" w14:textId="3351EBF6" w:rsidR="00A44CD4" w:rsidRPr="00A44CD4" w:rsidRDefault="00A44CD4" w:rsidP="00823822">
      <w:pPr>
        <w:pStyle w:val="ReferenceText"/>
        <w:rPr>
          <w:lang w:val="en"/>
        </w:rPr>
      </w:pPr>
      <w:r w:rsidRPr="00A44CD4">
        <w:rPr>
          <w:lang w:val="en"/>
        </w:rPr>
        <w:t xml:space="preserve">Renick, J., &amp; M Reich, S. (2021). Best friends, bad food, and bullying: How students’ school perceptions relate to sense of school belonging. </w:t>
      </w:r>
      <w:r w:rsidRPr="00A44CD4">
        <w:rPr>
          <w:i/>
          <w:lang w:val="en"/>
        </w:rPr>
        <w:t>Journal of Community Psychology, 49</w:t>
      </w:r>
      <w:r w:rsidRPr="00A44CD4">
        <w:rPr>
          <w:lang w:val="en"/>
        </w:rPr>
        <w:t xml:space="preserve">(2), 447–467. </w:t>
      </w:r>
      <w:hyperlink r:id="rId46">
        <w:r w:rsidRPr="00A44CD4">
          <w:rPr>
            <w:rStyle w:val="Hyperlink"/>
            <w:lang w:val="en"/>
          </w:rPr>
          <w:t>https://doi.org/10.1002/jcop.22471</w:t>
        </w:r>
      </w:hyperlink>
    </w:p>
    <w:p w14:paraId="695BA203" w14:textId="73604E8A" w:rsidR="00A44CD4" w:rsidRPr="00A44CD4" w:rsidRDefault="00A44CD4" w:rsidP="00823822">
      <w:pPr>
        <w:pStyle w:val="ReferenceText"/>
        <w:rPr>
          <w:lang w:val="en"/>
        </w:rPr>
      </w:pPr>
      <w:r w:rsidRPr="00A44CD4">
        <w:rPr>
          <w:lang w:val="en"/>
        </w:rPr>
        <w:t xml:space="preserve">Rhee, S., Lee, S. Y., &amp; Jung, S. H. (2017). Ethnic differences in bullying victimization and psychological distress: A test of an ecological model. </w:t>
      </w:r>
      <w:r w:rsidRPr="00A44CD4">
        <w:rPr>
          <w:i/>
          <w:lang w:val="en"/>
        </w:rPr>
        <w:t>Journal of Adolescence, 60</w:t>
      </w:r>
      <w:r w:rsidRPr="00A44CD4">
        <w:rPr>
          <w:lang w:val="en"/>
        </w:rPr>
        <w:t xml:space="preserve">, 155–160. </w:t>
      </w:r>
      <w:hyperlink r:id="rId47">
        <w:r w:rsidRPr="00A44CD4">
          <w:rPr>
            <w:rStyle w:val="Hyperlink"/>
            <w:lang w:val="en"/>
          </w:rPr>
          <w:t>https://doi.org/10.1016/j.adolescence.2017.07.013</w:t>
        </w:r>
      </w:hyperlink>
    </w:p>
    <w:p w14:paraId="29A7BE4B" w14:textId="02B63739" w:rsidR="00A44CD4" w:rsidRPr="00A44CD4" w:rsidRDefault="00A44CD4" w:rsidP="00823822">
      <w:pPr>
        <w:pStyle w:val="ReferenceText"/>
        <w:rPr>
          <w:lang w:val="en"/>
        </w:rPr>
      </w:pPr>
      <w:proofErr w:type="spellStart"/>
      <w:r w:rsidRPr="00A44CD4">
        <w:rPr>
          <w:lang w:val="en"/>
        </w:rPr>
        <w:lastRenderedPageBreak/>
        <w:t>Ruedas-Gracia</w:t>
      </w:r>
      <w:proofErr w:type="spellEnd"/>
      <w:r w:rsidRPr="00A44CD4">
        <w:rPr>
          <w:lang w:val="en"/>
        </w:rPr>
        <w:t xml:space="preserve">, N., </w:t>
      </w:r>
      <w:proofErr w:type="spellStart"/>
      <w:r w:rsidRPr="00A44CD4">
        <w:rPr>
          <w:lang w:val="en"/>
        </w:rPr>
        <w:t>Lafromboise</w:t>
      </w:r>
      <w:proofErr w:type="spellEnd"/>
      <w:r w:rsidRPr="00A44CD4">
        <w:rPr>
          <w:lang w:val="en"/>
        </w:rPr>
        <w:t xml:space="preserve">, T., Hussain, S.F., Malik, S.S., &amp; </w:t>
      </w:r>
      <w:proofErr w:type="spellStart"/>
      <w:r w:rsidRPr="00A44CD4">
        <w:rPr>
          <w:lang w:val="en"/>
        </w:rPr>
        <w:t>Laverdure</w:t>
      </w:r>
      <w:proofErr w:type="spellEnd"/>
      <w:r w:rsidRPr="00A44CD4">
        <w:rPr>
          <w:lang w:val="en"/>
        </w:rPr>
        <w:t xml:space="preserve">, A. (2020). Parent educational level and motivation among Native American adolescents: The mediating role of school belonging. </w:t>
      </w:r>
      <w:r w:rsidRPr="00A44CD4">
        <w:rPr>
          <w:i/>
          <w:lang w:val="en"/>
        </w:rPr>
        <w:t>Journal of American Indian Education 59</w:t>
      </w:r>
      <w:r w:rsidRPr="00A44CD4">
        <w:rPr>
          <w:lang w:val="en"/>
        </w:rPr>
        <w:t xml:space="preserve">(2), 121–145. </w:t>
      </w:r>
      <w:hyperlink r:id="rId48">
        <w:r w:rsidRPr="00A44CD4">
          <w:rPr>
            <w:rStyle w:val="Hyperlink"/>
            <w:lang w:val="en"/>
          </w:rPr>
          <w:t>https://doi.org/10.1353/jaie.2020.0012</w:t>
        </w:r>
      </w:hyperlink>
      <w:r w:rsidRPr="00A44CD4">
        <w:rPr>
          <w:lang w:val="en"/>
        </w:rPr>
        <w:t xml:space="preserve">. </w:t>
      </w:r>
    </w:p>
    <w:p w14:paraId="51C202DB" w14:textId="633ECA9E" w:rsidR="00A44CD4" w:rsidRPr="00A44CD4" w:rsidRDefault="00A44CD4" w:rsidP="00823822">
      <w:pPr>
        <w:pStyle w:val="ReferenceText"/>
        <w:rPr>
          <w:lang w:val="en"/>
        </w:rPr>
      </w:pPr>
      <w:proofErr w:type="spellStart"/>
      <w:r w:rsidRPr="00A44CD4">
        <w:rPr>
          <w:lang w:val="en"/>
        </w:rPr>
        <w:t>Slaten</w:t>
      </w:r>
      <w:proofErr w:type="spellEnd"/>
      <w:r w:rsidRPr="00A44CD4">
        <w:rPr>
          <w:lang w:val="en"/>
        </w:rPr>
        <w:t xml:space="preserve">, C. D., Ferguson, J. K., Allen, K. A., </w:t>
      </w:r>
      <w:proofErr w:type="spellStart"/>
      <w:r w:rsidRPr="00A44CD4">
        <w:rPr>
          <w:lang w:val="en"/>
        </w:rPr>
        <w:t>Brodrick</w:t>
      </w:r>
      <w:proofErr w:type="spellEnd"/>
      <w:r w:rsidRPr="00A44CD4">
        <w:rPr>
          <w:lang w:val="en"/>
        </w:rPr>
        <w:t xml:space="preserve">, D. V., &amp; Waters, L. (2016). School belonging: A review of the history, current trends, and future directions. </w:t>
      </w:r>
      <w:r w:rsidRPr="00A44CD4">
        <w:rPr>
          <w:i/>
          <w:lang w:val="en"/>
        </w:rPr>
        <w:t>The Educational and Developmental Psychologist, 33</w:t>
      </w:r>
      <w:r w:rsidRPr="00A44CD4">
        <w:rPr>
          <w:lang w:val="en"/>
        </w:rPr>
        <w:t xml:space="preserve">(1), 1–15. </w:t>
      </w:r>
      <w:hyperlink r:id="rId49">
        <w:r w:rsidRPr="00A44CD4">
          <w:rPr>
            <w:rStyle w:val="Hyperlink"/>
            <w:lang w:val="en"/>
          </w:rPr>
          <w:t>https://doi.org/10.1017/edp.2016.6</w:t>
        </w:r>
      </w:hyperlink>
      <w:r w:rsidRPr="00A44CD4">
        <w:rPr>
          <w:lang w:val="en"/>
        </w:rPr>
        <w:t xml:space="preserve"> </w:t>
      </w:r>
    </w:p>
    <w:p w14:paraId="2F38B0D4" w14:textId="62B0B1D4" w:rsidR="00A44CD4" w:rsidRPr="00A44CD4" w:rsidRDefault="00A44CD4" w:rsidP="00A44CD4">
      <w:pPr>
        <w:pStyle w:val="ReferenceText"/>
        <w:rPr>
          <w:lang w:val="en"/>
        </w:rPr>
      </w:pPr>
      <w:proofErr w:type="spellStart"/>
      <w:r w:rsidRPr="00A44CD4">
        <w:rPr>
          <w:lang w:val="en"/>
        </w:rPr>
        <w:t>Uwah</w:t>
      </w:r>
      <w:proofErr w:type="spellEnd"/>
      <w:r w:rsidRPr="00A44CD4">
        <w:rPr>
          <w:lang w:val="en"/>
        </w:rPr>
        <w:t xml:space="preserve">, C. J., McMahon, H. G., &amp; Furlow, C. F. (2008). School belonging, educational aspirations, and academic self-efficacy among African American male high school students: Implications for school counselors. </w:t>
      </w:r>
      <w:r w:rsidRPr="00A44CD4">
        <w:rPr>
          <w:i/>
          <w:lang w:val="en"/>
        </w:rPr>
        <w:t>Professional School Counseling, 11</w:t>
      </w:r>
      <w:r w:rsidRPr="00A44CD4">
        <w:rPr>
          <w:lang w:val="en"/>
        </w:rPr>
        <w:t xml:space="preserve">(5), 296–305. </w:t>
      </w:r>
      <w:hyperlink r:id="rId50">
        <w:r w:rsidRPr="00A44CD4">
          <w:rPr>
            <w:rStyle w:val="Hyperlink"/>
            <w:lang w:val="en"/>
          </w:rPr>
          <w:t>https://doi.org/10.1177/2156759X0801100503</w:t>
        </w:r>
      </w:hyperlink>
      <w:r w:rsidRPr="00A44CD4">
        <w:rPr>
          <w:lang w:val="en"/>
        </w:rPr>
        <w:t xml:space="preserve"> </w:t>
      </w:r>
    </w:p>
    <w:p w14:paraId="553E10C4" w14:textId="2BFC2991" w:rsidR="00A44CD4" w:rsidRPr="00A44CD4" w:rsidRDefault="00A44CD4" w:rsidP="00A44CD4">
      <w:pPr>
        <w:pStyle w:val="ReferenceText"/>
        <w:rPr>
          <w:lang w:val="en"/>
        </w:rPr>
      </w:pPr>
      <w:r w:rsidRPr="00A44CD4">
        <w:rPr>
          <w:lang w:val="en"/>
        </w:rPr>
        <w:t xml:space="preserve">Walton, G. M., &amp; Cohen, G. L. (2011). A brief social-belonging intervention improves academic and health outcomes of minority students. </w:t>
      </w:r>
      <w:r w:rsidRPr="00A44CD4">
        <w:rPr>
          <w:i/>
          <w:lang w:val="en"/>
        </w:rPr>
        <w:t>Science, 331</w:t>
      </w:r>
      <w:r w:rsidRPr="00A44CD4">
        <w:rPr>
          <w:lang w:val="en"/>
        </w:rPr>
        <w:t xml:space="preserve">(6023), 1447–1451. </w:t>
      </w:r>
      <w:hyperlink r:id="rId51">
        <w:r w:rsidRPr="00A44CD4">
          <w:rPr>
            <w:rStyle w:val="Hyperlink"/>
            <w:lang w:val="en"/>
          </w:rPr>
          <w:t>https://doi.org/10.1126/science.1198364</w:t>
        </w:r>
      </w:hyperlink>
      <w:r w:rsidRPr="00A44CD4">
        <w:rPr>
          <w:lang w:val="en"/>
        </w:rPr>
        <w:t xml:space="preserve"> </w:t>
      </w:r>
    </w:p>
    <w:p w14:paraId="707F18F9" w14:textId="2D281DD9" w:rsidR="00A44CD4" w:rsidRPr="00A44CD4" w:rsidRDefault="00A44CD4" w:rsidP="00A44CD4">
      <w:pPr>
        <w:pStyle w:val="ReferenceText"/>
        <w:rPr>
          <w:lang w:val="en"/>
        </w:rPr>
      </w:pPr>
      <w:r w:rsidRPr="00A44CD4">
        <w:rPr>
          <w:lang w:val="en"/>
        </w:rPr>
        <w:t>Walton, G. M., &amp; Cohen, G. L. (2007). A question of belonging: Race, social fit, and achievement. J</w:t>
      </w:r>
      <w:r w:rsidRPr="00A44CD4">
        <w:rPr>
          <w:i/>
          <w:lang w:val="en"/>
        </w:rPr>
        <w:t>ournal of Personality and Social Psychology, 92(</w:t>
      </w:r>
      <w:r w:rsidRPr="00A44CD4">
        <w:rPr>
          <w:lang w:val="en"/>
        </w:rPr>
        <w:t xml:space="preserve">1), 82–96. </w:t>
      </w:r>
      <w:hyperlink r:id="rId52">
        <w:r w:rsidRPr="00A44CD4">
          <w:rPr>
            <w:rStyle w:val="Hyperlink"/>
            <w:lang w:val="en"/>
          </w:rPr>
          <w:t>http://dx.doi.org/10.1037/0022-3514.92.1.82</w:t>
        </w:r>
      </w:hyperlink>
      <w:r w:rsidRPr="00A44CD4">
        <w:rPr>
          <w:lang w:val="en"/>
        </w:rPr>
        <w:t xml:space="preserve"> </w:t>
      </w:r>
    </w:p>
    <w:p w14:paraId="56EDEF55" w14:textId="77777777" w:rsidR="00A44CD4" w:rsidRPr="00A44CD4" w:rsidRDefault="00A44CD4" w:rsidP="00A44CD4">
      <w:pPr>
        <w:pStyle w:val="ReferenceText"/>
        <w:rPr>
          <w:lang w:val="en"/>
        </w:rPr>
      </w:pPr>
      <w:r w:rsidRPr="00A44CD4">
        <w:rPr>
          <w:lang w:val="en"/>
        </w:rPr>
        <w:t xml:space="preserve">Whitlock, J. (2007). The role of adults, public space, and power in adolescent community connectedness. </w:t>
      </w:r>
      <w:r w:rsidRPr="00A44CD4">
        <w:rPr>
          <w:i/>
          <w:lang w:val="en"/>
        </w:rPr>
        <w:t>Journal of Community Psychology</w:t>
      </w:r>
      <w:r w:rsidRPr="00A44CD4">
        <w:rPr>
          <w:lang w:val="en"/>
        </w:rPr>
        <w:t xml:space="preserve">, </w:t>
      </w:r>
      <w:r w:rsidRPr="00A44CD4">
        <w:rPr>
          <w:i/>
          <w:lang w:val="en"/>
        </w:rPr>
        <w:t>35</w:t>
      </w:r>
      <w:r w:rsidRPr="00A44CD4">
        <w:rPr>
          <w:lang w:val="en"/>
        </w:rPr>
        <w:t xml:space="preserve">(4), 499–518. </w:t>
      </w:r>
      <w:hyperlink r:id="rId53">
        <w:r w:rsidRPr="00A44CD4">
          <w:rPr>
            <w:rStyle w:val="Hyperlink"/>
            <w:lang w:val="en"/>
          </w:rPr>
          <w:t>https://doi.org/10.1002/jcop.20161</w:t>
        </w:r>
      </w:hyperlink>
    </w:p>
    <w:p w14:paraId="7D402F63" w14:textId="77777777" w:rsidR="00A44CD4" w:rsidRPr="00A44CD4" w:rsidRDefault="00A44CD4" w:rsidP="00A44CD4">
      <w:pPr>
        <w:pStyle w:val="ReferenceText"/>
        <w:rPr>
          <w:lang w:val="en"/>
        </w:rPr>
      </w:pPr>
      <w:r w:rsidRPr="00A44CD4">
        <w:rPr>
          <w:lang w:val="en"/>
        </w:rPr>
        <w:t xml:space="preserve">Xu, M., </w:t>
      </w:r>
      <w:proofErr w:type="spellStart"/>
      <w:r w:rsidRPr="00A44CD4">
        <w:rPr>
          <w:lang w:val="en"/>
        </w:rPr>
        <w:t>Macrynikola</w:t>
      </w:r>
      <w:proofErr w:type="spellEnd"/>
      <w:r w:rsidRPr="00A44CD4">
        <w:rPr>
          <w:lang w:val="en"/>
        </w:rPr>
        <w:t>, N., Waseem, M., &amp; Miranda, R. (2020). Racial and ethnic differences in bullying: Review and implications for intervention.</w:t>
      </w:r>
      <w:r w:rsidRPr="00A44CD4">
        <w:rPr>
          <w:i/>
          <w:lang w:val="en"/>
        </w:rPr>
        <w:t xml:space="preserve"> Aggression and Violent Behavior, 50</w:t>
      </w:r>
      <w:r w:rsidRPr="00A44CD4">
        <w:rPr>
          <w:lang w:val="en"/>
        </w:rPr>
        <w:t xml:space="preserve">, 101340. </w:t>
      </w:r>
      <w:hyperlink r:id="rId54">
        <w:r w:rsidRPr="00A44CD4">
          <w:rPr>
            <w:rStyle w:val="Hyperlink"/>
            <w:lang w:val="en"/>
          </w:rPr>
          <w:t>https://doi.org/10.1016/j.avb.2019.101340</w:t>
        </w:r>
      </w:hyperlink>
    </w:p>
    <w:p w14:paraId="62B560C4" w14:textId="77777777" w:rsidR="00A44CD4" w:rsidRPr="00A44CD4" w:rsidRDefault="00A44CD4" w:rsidP="00A44CD4">
      <w:pPr>
        <w:pStyle w:val="ReferenceText"/>
        <w:rPr>
          <w:lang w:val="en"/>
        </w:rPr>
      </w:pPr>
      <w:proofErr w:type="spellStart"/>
      <w:r w:rsidRPr="00A44CD4">
        <w:rPr>
          <w:lang w:val="en"/>
        </w:rPr>
        <w:t>YouScience</w:t>
      </w:r>
      <w:proofErr w:type="spellEnd"/>
      <w:r w:rsidRPr="00A44CD4">
        <w:rPr>
          <w:lang w:val="en"/>
        </w:rPr>
        <w:t xml:space="preserve">. (2023). </w:t>
      </w:r>
      <w:r w:rsidRPr="00A44CD4">
        <w:rPr>
          <w:i/>
          <w:lang w:val="en"/>
        </w:rPr>
        <w:t xml:space="preserve">Gender diversity in k-12 education and career readiness: Post-graduation readiness gender report. </w:t>
      </w:r>
      <w:hyperlink r:id="rId55">
        <w:r w:rsidRPr="00A44CD4">
          <w:rPr>
            <w:rStyle w:val="Hyperlink"/>
            <w:lang w:val="en"/>
          </w:rPr>
          <w:t>https://resources.youscience.com/rs/806-BFU-539/images/2023_PostGraduationReadinessReport_PartTwo.pdf</w:t>
        </w:r>
      </w:hyperlink>
      <w:r w:rsidRPr="00A44CD4">
        <w:rPr>
          <w:lang w:val="en"/>
        </w:rPr>
        <w:t xml:space="preserve"> </w:t>
      </w:r>
    </w:p>
    <w:p w14:paraId="28B68173" w14:textId="6DF6A8DC" w:rsidR="00A44CD4" w:rsidRDefault="00A44CD4" w:rsidP="004E7145">
      <w:pPr>
        <w:pStyle w:val="ReferenceText"/>
      </w:pPr>
    </w:p>
    <w:p w14:paraId="71F4AAF6" w14:textId="77777777" w:rsidR="00B46148" w:rsidRDefault="00B46148">
      <w:pPr>
        <w:rPr>
          <w:rFonts w:ascii="Calibri" w:eastAsia="Calibri" w:hAnsi="Calibri" w:cs="Calibri"/>
          <w:b/>
          <w:color w:val="00518A"/>
          <w:sz w:val="31"/>
          <w:szCs w:val="31"/>
        </w:rPr>
      </w:pPr>
      <w:r>
        <w:br w:type="page"/>
      </w:r>
    </w:p>
    <w:p w14:paraId="524FA078" w14:textId="77777777" w:rsidR="00D04B50" w:rsidRDefault="00D04B50" w:rsidP="00DB5466">
      <w:pPr>
        <w:pStyle w:val="PACESubhead1"/>
      </w:pPr>
      <w:r w:rsidRPr="00D04B50">
        <w:lastRenderedPageBreak/>
        <w:t>Author Biographies</w:t>
      </w:r>
    </w:p>
    <w:p w14:paraId="53CBF43C" w14:textId="77777777" w:rsidR="00D04B50" w:rsidRPr="00D04B50" w:rsidRDefault="00D04B50" w:rsidP="00D04B50">
      <w:pPr>
        <w:spacing w:after="0" w:line="240" w:lineRule="auto"/>
        <w:jc w:val="center"/>
        <w:rPr>
          <w:rFonts w:ascii="Calibri" w:eastAsia="Calibri" w:hAnsi="Calibri" w:cs="Calibri"/>
          <w:b/>
          <w:color w:val="A11F23"/>
          <w:sz w:val="31"/>
          <w:szCs w:val="31"/>
        </w:rPr>
      </w:pPr>
    </w:p>
    <w:p w14:paraId="52657711" w14:textId="7FD21A88" w:rsidR="00D04B50" w:rsidRDefault="00A44CD4" w:rsidP="0041706F">
      <w:pPr>
        <w:pStyle w:val="PACEBodyNoIndent"/>
      </w:pPr>
      <w:r>
        <w:rPr>
          <w:b/>
        </w:rPr>
        <w:t>Alexandria Hurtt</w:t>
      </w:r>
      <w:r w:rsidR="00D04B50">
        <w:t xml:space="preserve"> </w:t>
      </w:r>
      <w:r w:rsidR="00823822" w:rsidRPr="00A03855">
        <w:rPr>
          <w:color w:val="000000"/>
        </w:rPr>
        <w:t>is a research fellow with the California Education Lab in the School of Education at the University of California, Davis.</w:t>
      </w:r>
    </w:p>
    <w:p w14:paraId="20A85D57" w14:textId="74FE6CF9" w:rsidR="00A44CD4" w:rsidRDefault="00A44CD4" w:rsidP="00A44CD4">
      <w:pPr>
        <w:pStyle w:val="PACEBodyNoIndent"/>
      </w:pPr>
      <w:r>
        <w:rPr>
          <w:b/>
        </w:rPr>
        <w:t>Michal Kurlaender</w:t>
      </w:r>
      <w:r>
        <w:t xml:space="preserve"> </w:t>
      </w:r>
      <w:r w:rsidR="00823822" w:rsidRPr="00A03855">
        <w:rPr>
          <w:color w:val="000000"/>
        </w:rPr>
        <w:t>is professor of educational policy at the University of California, Davis, faculty director of the California Education Lab, and faculty co-director of Policy Analysis for California Education.</w:t>
      </w:r>
    </w:p>
    <w:p w14:paraId="4720E75B" w14:textId="5D7ECC46" w:rsidR="00A44CD4" w:rsidRDefault="00A44CD4" w:rsidP="00A44CD4">
      <w:pPr>
        <w:pStyle w:val="PACEBodyNoIndent"/>
      </w:pPr>
      <w:r w:rsidRPr="006D48C2">
        <w:rPr>
          <w:b/>
        </w:rPr>
        <w:t>Christina Sun</w:t>
      </w:r>
      <w:r w:rsidR="00571BD0" w:rsidRPr="006D48C2">
        <w:rPr>
          <w:b/>
        </w:rPr>
        <w:t xml:space="preserve"> </w:t>
      </w:r>
      <w:r w:rsidR="00571BD0" w:rsidRPr="006D48C2">
        <w:rPr>
          <w:bCs w:val="0"/>
        </w:rPr>
        <w:t xml:space="preserve">is a </w:t>
      </w:r>
      <w:r w:rsidR="006D48C2" w:rsidRPr="006D48C2">
        <w:rPr>
          <w:bCs w:val="0"/>
        </w:rPr>
        <w:t>PhD student in the Department of Economics at the University of California, Davis and a student affiliate of C</w:t>
      </w:r>
      <w:r w:rsidR="006D48C2" w:rsidRPr="006D48C2">
        <w:rPr>
          <w:color w:val="000000"/>
        </w:rPr>
        <w:t>alifornia Education Lab.</w:t>
      </w:r>
    </w:p>
    <w:p w14:paraId="199595C7" w14:textId="4978B32B" w:rsidR="005241B0" w:rsidRDefault="00A44CD4" w:rsidP="0041706F">
      <w:pPr>
        <w:pStyle w:val="PACEBodyNoIndent"/>
      </w:pPr>
      <w:r w:rsidRPr="006D48C2">
        <w:rPr>
          <w:b/>
        </w:rPr>
        <w:t>Baiyu Zhou</w:t>
      </w:r>
      <w:r w:rsidR="006D48C2" w:rsidRPr="006D48C2">
        <w:rPr>
          <w:b/>
        </w:rPr>
        <w:t xml:space="preserve"> </w:t>
      </w:r>
      <w:r w:rsidR="006D48C2" w:rsidRPr="00006009">
        <w:rPr>
          <w:bCs w:val="0"/>
        </w:rPr>
        <w:t>is a PhD candidate</w:t>
      </w:r>
      <w:r w:rsidR="006D48C2">
        <w:rPr>
          <w:b/>
        </w:rPr>
        <w:t xml:space="preserve"> </w:t>
      </w:r>
      <w:r w:rsidR="006D48C2" w:rsidRPr="006D48C2">
        <w:rPr>
          <w:bCs w:val="0"/>
        </w:rPr>
        <w:t>in the Department of Economics at the University of California, Davis and a student affiliate of C</w:t>
      </w:r>
      <w:r w:rsidR="006D48C2" w:rsidRPr="006D48C2">
        <w:rPr>
          <w:color w:val="000000"/>
        </w:rPr>
        <w:t>alifornia Education Lab.</w:t>
      </w:r>
    </w:p>
    <w:sectPr w:rsidR="005241B0" w:rsidSect="00F51EE0">
      <w:pgSz w:w="12240" w:h="15840"/>
      <w:pgMar w:top="1800" w:right="144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Baiyu Zhou" w:date="2023-11-09T15:10:00Z" w:initials="BZ">
    <w:p w14:paraId="15AA49E8" w14:textId="77777777" w:rsidR="0055566B" w:rsidRDefault="0055566B" w:rsidP="00485BFC">
      <w:r>
        <w:rPr>
          <w:rStyle w:val="CommentReference"/>
        </w:rPr>
        <w:annotationRef/>
      </w:r>
      <w:r>
        <w:rPr>
          <w:sz w:val="20"/>
          <w:szCs w:val="20"/>
        </w:rPr>
        <w:t>Conditioning on answer the question “do you plan to attend college in the fall”, this is 9230 out of 9694 (95.21 percent). The unconditional sample percentage is about 90, 9230 out of 10221. I want to go with the conditional on the answering number.</w:t>
      </w:r>
    </w:p>
  </w:comment>
  <w:comment w:id="116" w:author="Baiyu Zhou" w:date="2023-11-09T15:10:00Z" w:initials="BZ">
    <w:p w14:paraId="2A1933FA" w14:textId="77777777" w:rsidR="0055566B" w:rsidRDefault="0055566B" w:rsidP="00882785">
      <w:r>
        <w:rPr>
          <w:rStyle w:val="CommentReference"/>
        </w:rPr>
        <w:annotationRef/>
      </w:r>
      <w:r>
        <w:rPr>
          <w:sz w:val="20"/>
          <w:szCs w:val="20"/>
        </w:rPr>
        <w:t>Majority means &gt; 50% for 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AA49E8" w15:done="0"/>
  <w15:commentEx w15:paraId="2A1933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3A73008" w16cex:dateUtc="2023-11-09T23:10:00Z"/>
  <w16cex:commentExtensible w16cex:durableId="3BA96B8F" w16cex:dateUtc="2023-11-09T2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AA49E8" w16cid:durableId="23A73008"/>
  <w16cid:commentId w16cid:paraId="2A1933FA" w16cid:durableId="3BA96B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1EA29" w14:textId="77777777" w:rsidR="00D004FB" w:rsidRDefault="00D004FB" w:rsidP="00A078B8">
      <w:pPr>
        <w:spacing w:after="0" w:line="240" w:lineRule="auto"/>
      </w:pPr>
      <w:r>
        <w:separator/>
      </w:r>
    </w:p>
  </w:endnote>
  <w:endnote w:type="continuationSeparator" w:id="0">
    <w:p w14:paraId="41689760" w14:textId="77777777" w:rsidR="00D004FB" w:rsidRDefault="00D004FB" w:rsidP="00A07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useo Sans 100">
    <w:altName w:val="Museo Sans 100"/>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32F81" w14:textId="77777777" w:rsidR="00D004FB" w:rsidRDefault="00D004FB" w:rsidP="00A078B8">
      <w:pPr>
        <w:spacing w:after="0" w:line="240" w:lineRule="auto"/>
      </w:pPr>
      <w:r>
        <w:separator/>
      </w:r>
    </w:p>
  </w:footnote>
  <w:footnote w:type="continuationSeparator" w:id="0">
    <w:p w14:paraId="227A4A10" w14:textId="77777777" w:rsidR="00D004FB" w:rsidRDefault="00D004FB" w:rsidP="00A078B8">
      <w:pPr>
        <w:spacing w:after="0" w:line="240" w:lineRule="auto"/>
      </w:pPr>
      <w:r>
        <w:continuationSeparator/>
      </w:r>
    </w:p>
  </w:footnote>
  <w:footnote w:id="1">
    <w:p w14:paraId="3D631929" w14:textId="50EA06E0" w:rsidR="00240DA0" w:rsidRPr="008E692A" w:rsidRDefault="00240DA0" w:rsidP="00910569">
      <w:pPr>
        <w:spacing w:after="40" w:line="240" w:lineRule="auto"/>
        <w:rPr>
          <w:sz w:val="20"/>
          <w:szCs w:val="20"/>
        </w:rPr>
      </w:pPr>
      <w:r w:rsidRPr="008E692A">
        <w:rPr>
          <w:sz w:val="20"/>
          <w:szCs w:val="20"/>
          <w:vertAlign w:val="superscript"/>
        </w:rPr>
        <w:footnoteRef/>
      </w:r>
      <w:r w:rsidRPr="008E692A">
        <w:rPr>
          <w:sz w:val="20"/>
          <w:szCs w:val="20"/>
        </w:rPr>
        <w:t xml:space="preserve"> Overall, college-going rates for California high school students have remained relatively steady over time, if not modestly increasing, until the pandemic. The California Department of Education reports that statewide college enrollment for the most recent year of publicly available data (2020-21) was 62.2</w:t>
      </w:r>
      <w:r w:rsidR="00C3329E">
        <w:rPr>
          <w:sz w:val="20"/>
          <w:szCs w:val="20"/>
        </w:rPr>
        <w:t xml:space="preserve"> percent</w:t>
      </w:r>
      <w:r w:rsidRPr="008E692A">
        <w:rPr>
          <w:sz w:val="20"/>
          <w:szCs w:val="20"/>
        </w:rPr>
        <w:t>, which still reflects the declines of the pandemic; despite some rebound, these rates have not hit pre-pandemic levels that were at their height in 2018 at nearly 68</w:t>
      </w:r>
      <w:r w:rsidR="00C3329E">
        <w:rPr>
          <w:sz w:val="20"/>
          <w:szCs w:val="20"/>
        </w:rPr>
        <w:t xml:space="preserve"> percent</w:t>
      </w:r>
      <w:r w:rsidRPr="008E692A">
        <w:rPr>
          <w:sz w:val="20"/>
          <w:szCs w:val="20"/>
        </w:rPr>
        <w:t>.</w:t>
      </w:r>
    </w:p>
  </w:footnote>
  <w:footnote w:id="2">
    <w:p w14:paraId="1DC91708" w14:textId="77777777" w:rsidR="00240DA0" w:rsidRDefault="00240DA0" w:rsidP="00910569">
      <w:pPr>
        <w:spacing w:after="40" w:line="240" w:lineRule="auto"/>
        <w:rPr>
          <w:sz w:val="20"/>
          <w:szCs w:val="20"/>
        </w:rPr>
      </w:pPr>
      <w:r w:rsidRPr="008E692A">
        <w:rPr>
          <w:sz w:val="20"/>
          <w:szCs w:val="20"/>
          <w:vertAlign w:val="superscript"/>
        </w:rPr>
        <w:footnoteRef/>
      </w:r>
      <w:r w:rsidRPr="008E692A">
        <w:rPr>
          <w:sz w:val="20"/>
          <w:szCs w:val="20"/>
        </w:rPr>
        <w:t xml:space="preserve"> Recently released surveys on high school students’ experiences tend to draw on a narrow sample of students (YouScience, 2023), students predominantly enrolled in earlier grades (Austin et al., 2023; Kosciw et al., 2022; Reber &amp; Smith, 2023), or data collected pre-pandemic (Horowitz &amp; Graf, 2019).</w:t>
      </w:r>
      <w:r>
        <w:rPr>
          <w:sz w:val="20"/>
          <w:szCs w:val="20"/>
        </w:rPr>
        <w:t xml:space="preserve"> </w:t>
      </w:r>
    </w:p>
  </w:footnote>
  <w:footnote w:id="3">
    <w:p w14:paraId="1F059088" w14:textId="77777777" w:rsidR="00240DA0" w:rsidRPr="008E692A" w:rsidRDefault="00240DA0" w:rsidP="008E692A">
      <w:pPr>
        <w:spacing w:after="40" w:line="240" w:lineRule="auto"/>
        <w:rPr>
          <w:sz w:val="20"/>
          <w:szCs w:val="20"/>
        </w:rPr>
      </w:pPr>
      <w:r w:rsidRPr="008E692A">
        <w:rPr>
          <w:sz w:val="20"/>
          <w:szCs w:val="20"/>
          <w:vertAlign w:val="superscript"/>
        </w:rPr>
        <w:footnoteRef/>
      </w:r>
      <w:r w:rsidRPr="008E692A">
        <w:rPr>
          <w:sz w:val="20"/>
          <w:szCs w:val="20"/>
        </w:rPr>
        <w:t xml:space="preserve"> It is important to note that not every high school senior in our sample answered every survey question. This may be for several reasons; for example, a respondent may intentionally ignore certain questions, could forget to answer a question, or may perceive a question to be inapplicable. In this case, as missing data in our results appeared to be missing at random, with some students not responding to questions about demographic characteristics, any missing data is excluded from the present analysis. </w:t>
      </w:r>
    </w:p>
  </w:footnote>
  <w:footnote w:id="4">
    <w:p w14:paraId="6BE8821E" w14:textId="77777777" w:rsidR="00910569" w:rsidRPr="008E692A" w:rsidRDefault="00910569" w:rsidP="008E692A">
      <w:pPr>
        <w:spacing w:after="40" w:line="240" w:lineRule="auto"/>
        <w:rPr>
          <w:sz w:val="20"/>
          <w:szCs w:val="20"/>
        </w:rPr>
      </w:pPr>
      <w:r w:rsidRPr="008E692A">
        <w:rPr>
          <w:sz w:val="20"/>
          <w:szCs w:val="20"/>
          <w:vertAlign w:val="superscript"/>
        </w:rPr>
        <w:footnoteRef/>
      </w:r>
      <w:r w:rsidRPr="008E692A">
        <w:rPr>
          <w:sz w:val="20"/>
          <w:szCs w:val="20"/>
        </w:rPr>
        <w:t xml:space="preserve"> Presently, this work reports on broadly defined race/ethnicity and gender categories. In forthcoming work, we explore these results through a more detailed lens, capturing a greater diversity of gender identities as well as sexual orientation in addition to race/ethnicity.</w:t>
      </w:r>
    </w:p>
  </w:footnote>
  <w:footnote w:id="5">
    <w:p w14:paraId="3A08CD77" w14:textId="77777777" w:rsidR="00BE2B1D" w:rsidRPr="008E692A" w:rsidRDefault="00BE2B1D" w:rsidP="00BE2B1D">
      <w:pPr>
        <w:spacing w:after="40" w:line="240" w:lineRule="auto"/>
        <w:rPr>
          <w:sz w:val="20"/>
          <w:szCs w:val="20"/>
        </w:rPr>
      </w:pPr>
      <w:r w:rsidRPr="008E692A">
        <w:rPr>
          <w:sz w:val="20"/>
          <w:szCs w:val="20"/>
          <w:vertAlign w:val="superscript"/>
        </w:rPr>
        <w:footnoteRef/>
      </w:r>
      <w:r w:rsidRPr="008E692A">
        <w:rPr>
          <w:sz w:val="20"/>
          <w:szCs w:val="20"/>
        </w:rPr>
        <w:t xml:space="preserve"> Notably, this rate is somewhat lower (by four percentage points) than the rate reported among 11th graders in the 2017-19 </w:t>
      </w:r>
      <w:hyperlink r:id="rId1">
        <w:r w:rsidRPr="008E692A">
          <w:rPr>
            <w:color w:val="1155CC"/>
            <w:sz w:val="20"/>
            <w:szCs w:val="20"/>
            <w:u w:val="single"/>
          </w:rPr>
          <w:t>California Healthy Kids Survey (CHKS)</w:t>
        </w:r>
      </w:hyperlink>
      <w:r w:rsidRPr="008E692A">
        <w:rPr>
          <w:sz w:val="20"/>
          <w:szCs w:val="20"/>
        </w:rPr>
        <w:t xml:space="preserve">. </w:t>
      </w:r>
    </w:p>
  </w:footnote>
  <w:footnote w:id="6">
    <w:p w14:paraId="50B3591F" w14:textId="77777777" w:rsidR="00F619CD" w:rsidRPr="0010450D" w:rsidRDefault="00F619CD" w:rsidP="0010450D">
      <w:pPr>
        <w:spacing w:after="40" w:line="240" w:lineRule="auto"/>
        <w:rPr>
          <w:sz w:val="20"/>
          <w:szCs w:val="20"/>
          <w:highlight w:val="yellow"/>
        </w:rPr>
      </w:pPr>
      <w:r w:rsidRPr="0010450D">
        <w:rPr>
          <w:sz w:val="20"/>
          <w:szCs w:val="20"/>
          <w:vertAlign w:val="superscript"/>
        </w:rPr>
        <w:footnoteRef/>
      </w:r>
      <w:r w:rsidRPr="0010450D">
        <w:rPr>
          <w:sz w:val="20"/>
          <w:szCs w:val="20"/>
        </w:rPr>
        <w:t xml:space="preserve"> The biennial National School Climate Survey, conducted by GLSEN, documents the schooling experiences of lesbian, gay, bisexual, transgender, and queer (LGBTQ+) students and the impact of these experiences on students’ educational outcomes and well-being. Results from the 2021 National School Climate Survey reflect respondents in grades 6-12, with the largest numbers in grades 9, 10, and 11 (Kosciw et al., 2022).</w:t>
      </w:r>
    </w:p>
  </w:footnote>
  <w:footnote w:id="7">
    <w:p w14:paraId="6C10DA47" w14:textId="7CC5D1E7" w:rsidR="00F619CD" w:rsidRPr="0010450D" w:rsidRDefault="00F619CD" w:rsidP="0010450D">
      <w:pPr>
        <w:spacing w:after="40" w:line="240" w:lineRule="auto"/>
        <w:rPr>
          <w:sz w:val="20"/>
          <w:szCs w:val="20"/>
        </w:rPr>
      </w:pPr>
      <w:r w:rsidRPr="0010450D">
        <w:rPr>
          <w:sz w:val="20"/>
          <w:szCs w:val="20"/>
          <w:vertAlign w:val="superscript"/>
        </w:rPr>
        <w:footnoteRef/>
      </w:r>
      <w:r w:rsidRPr="0010450D">
        <w:rPr>
          <w:sz w:val="20"/>
          <w:szCs w:val="20"/>
        </w:rPr>
        <w:t xml:space="preserve"> This is about 20 percentage points higher than results from the 2019-21 CHKS, in which only 60</w:t>
      </w:r>
      <w:r w:rsidR="00C3329E">
        <w:rPr>
          <w:sz w:val="20"/>
          <w:szCs w:val="20"/>
        </w:rPr>
        <w:t xml:space="preserve"> percent</w:t>
      </w:r>
      <w:r w:rsidRPr="0010450D">
        <w:rPr>
          <w:sz w:val="20"/>
          <w:szCs w:val="20"/>
        </w:rPr>
        <w:t xml:space="preserve"> of 11th graders felt that teachers and staff cared. However, in the present survey, the statement students reflected upon included the qualifier “care about my future”, whereas the statement included in the 2019-21 CHKS reads: “At my school, there is a teacher or some other adult who really cares about me.”</w:t>
      </w:r>
    </w:p>
  </w:footnote>
  <w:footnote w:id="8">
    <w:p w14:paraId="67A3CB1A" w14:textId="79288E0D" w:rsidR="000B0F65" w:rsidRPr="00F61B1E" w:rsidRDefault="000B0F65" w:rsidP="000B0F65">
      <w:pPr>
        <w:spacing w:after="40" w:line="240" w:lineRule="auto"/>
        <w:rPr>
          <w:sz w:val="20"/>
          <w:szCs w:val="20"/>
        </w:rPr>
      </w:pPr>
      <w:r w:rsidRPr="00F61B1E">
        <w:rPr>
          <w:sz w:val="20"/>
          <w:szCs w:val="20"/>
          <w:vertAlign w:val="superscript"/>
        </w:rPr>
        <w:footnoteRef/>
      </w:r>
      <w:r w:rsidRPr="00F61B1E">
        <w:rPr>
          <w:sz w:val="20"/>
          <w:szCs w:val="20"/>
        </w:rPr>
        <w:t xml:space="preserve"> </w:t>
      </w:r>
      <w:r w:rsidR="00761EF5" w:rsidRPr="00761EF5">
        <w:rPr>
          <w:sz w:val="20"/>
          <w:szCs w:val="20"/>
        </w:rPr>
        <w:t xml:space="preserve">For </w:t>
      </w:r>
      <w:r w:rsidR="00761EF5">
        <w:rPr>
          <w:sz w:val="20"/>
          <w:szCs w:val="20"/>
        </w:rPr>
        <w:t>the sections that capture students’ college plans and concerns</w:t>
      </w:r>
      <w:r w:rsidR="005E6702">
        <w:rPr>
          <w:sz w:val="20"/>
          <w:szCs w:val="20"/>
        </w:rPr>
        <w:t xml:space="preserve"> about college</w:t>
      </w:r>
      <w:r w:rsidR="00761EF5">
        <w:rPr>
          <w:sz w:val="20"/>
          <w:szCs w:val="20"/>
        </w:rPr>
        <w:t>,</w:t>
      </w:r>
      <w:r w:rsidR="00761EF5" w:rsidRPr="00761EF5">
        <w:rPr>
          <w:sz w:val="20"/>
          <w:szCs w:val="20"/>
        </w:rPr>
        <w:t xml:space="preserve"> </w:t>
      </w:r>
      <w:r w:rsidR="001C0989">
        <w:rPr>
          <w:sz w:val="20"/>
          <w:szCs w:val="20"/>
        </w:rPr>
        <w:t xml:space="preserve">results </w:t>
      </w:r>
      <w:r w:rsidR="005E6702">
        <w:rPr>
          <w:sz w:val="20"/>
          <w:szCs w:val="20"/>
        </w:rPr>
        <w:t>reflect</w:t>
      </w:r>
      <w:r w:rsidR="001C0989">
        <w:rPr>
          <w:sz w:val="20"/>
          <w:szCs w:val="20"/>
        </w:rPr>
        <w:t xml:space="preserve"> the students that</w:t>
      </w:r>
      <w:r w:rsidR="00761EF5" w:rsidRPr="00761EF5">
        <w:rPr>
          <w:sz w:val="20"/>
          <w:szCs w:val="20"/>
        </w:rPr>
        <w:t xml:space="preserve"> reported their intent to enroll in college in the fall after graduation (</w:t>
      </w:r>
      <w:r w:rsidR="00761EF5" w:rsidRPr="00761EF5">
        <w:rPr>
          <w:i/>
          <w:iCs/>
          <w:sz w:val="20"/>
          <w:szCs w:val="20"/>
        </w:rPr>
        <w:t>n</w:t>
      </w:r>
      <w:r w:rsidR="00761EF5" w:rsidRPr="00761EF5">
        <w:rPr>
          <w:sz w:val="20"/>
          <w:szCs w:val="20"/>
        </w:rPr>
        <w:t xml:space="preserve"> = 9,230). </w:t>
      </w:r>
      <w:r w:rsidR="00761EF5">
        <w:rPr>
          <w:sz w:val="20"/>
          <w:szCs w:val="20"/>
        </w:rPr>
        <w:t>Additionally, a</w:t>
      </w:r>
      <w:r w:rsidRPr="00F61B1E">
        <w:rPr>
          <w:sz w:val="20"/>
          <w:szCs w:val="20"/>
        </w:rPr>
        <w:t>lthough high school students were required to submit a FAFSA, and thus financial aid applicants may be more representative of the broader population of the graduating class than previous cohorts, self-selection may nevertheless play a role in our high rates for college plans. This is particularly due to how students were notified of the survey—through several emails sent by the state agency responsible for administering financial aid programs for students in California—and the intrinsic factors (i.e., motivation) that guide decision-making, including survey response. Additionally, plans to enroll in college do not necessarily equate to actual enrollment; in this case, they reflect a student’s intention to matriculate in May of their senior year.</w:t>
      </w:r>
    </w:p>
  </w:footnote>
  <w:footnote w:id="9">
    <w:p w14:paraId="39923F65" w14:textId="151061F4" w:rsidR="00F61B1E" w:rsidRDefault="00F61B1E" w:rsidP="00F61B1E">
      <w:pPr>
        <w:spacing w:after="40" w:line="240" w:lineRule="auto"/>
        <w:rPr>
          <w:sz w:val="20"/>
          <w:szCs w:val="20"/>
          <w:highlight w:val="yellow"/>
        </w:rPr>
      </w:pPr>
      <w:r w:rsidRPr="00F61B1E">
        <w:rPr>
          <w:sz w:val="20"/>
          <w:szCs w:val="20"/>
          <w:vertAlign w:val="superscript"/>
        </w:rPr>
        <w:footnoteRef/>
      </w:r>
      <w:r w:rsidRPr="00F61B1E">
        <w:rPr>
          <w:sz w:val="20"/>
          <w:szCs w:val="20"/>
        </w:rPr>
        <w:t xml:space="preserve"> This </w:t>
      </w:r>
      <w:r w:rsidR="00DD5A42">
        <w:rPr>
          <w:sz w:val="20"/>
          <w:szCs w:val="20"/>
        </w:rPr>
        <w:t>differs</w:t>
      </w:r>
      <w:r w:rsidR="00DD5A42" w:rsidRPr="00F61B1E">
        <w:rPr>
          <w:sz w:val="20"/>
          <w:szCs w:val="20"/>
        </w:rPr>
        <w:t xml:space="preserve"> </w:t>
      </w:r>
      <w:r w:rsidR="00DD5A42">
        <w:rPr>
          <w:sz w:val="20"/>
          <w:szCs w:val="20"/>
        </w:rPr>
        <w:t>from</w:t>
      </w:r>
      <w:r w:rsidR="00DD5A42" w:rsidRPr="00F61B1E">
        <w:rPr>
          <w:sz w:val="20"/>
          <w:szCs w:val="20"/>
        </w:rPr>
        <w:t xml:space="preserve"> </w:t>
      </w:r>
      <w:r w:rsidRPr="00F61B1E">
        <w:rPr>
          <w:sz w:val="20"/>
          <w:szCs w:val="20"/>
        </w:rPr>
        <w:t xml:space="preserve">prior work conducted by the authors on the postsecondary destinations of California high school students. In this case, </w:t>
      </w:r>
      <w:r w:rsidR="00DD5A42">
        <w:rPr>
          <w:sz w:val="20"/>
          <w:szCs w:val="20"/>
        </w:rPr>
        <w:t xml:space="preserve">historically, </w:t>
      </w:r>
      <w:r w:rsidRPr="00F61B1E">
        <w:rPr>
          <w:sz w:val="20"/>
          <w:szCs w:val="20"/>
        </w:rPr>
        <w:t>more California high school graduates tend to enroll in one of the state’s community colleges compared to a four-year university</w:t>
      </w:r>
      <w:r w:rsidR="00DD5A42">
        <w:rPr>
          <w:sz w:val="20"/>
          <w:szCs w:val="20"/>
        </w:rPr>
        <w:t>. In fact, o</w:t>
      </w:r>
      <w:r w:rsidRPr="00F61B1E">
        <w:rPr>
          <w:sz w:val="20"/>
          <w:szCs w:val="20"/>
        </w:rPr>
        <w:t>ur previous report finds that, among college enrollees, 57</w:t>
      </w:r>
      <w:r w:rsidR="00C3329E">
        <w:rPr>
          <w:sz w:val="20"/>
          <w:szCs w:val="20"/>
        </w:rPr>
        <w:t xml:space="preserve"> percent</w:t>
      </w:r>
      <w:r w:rsidRPr="00F61B1E">
        <w:rPr>
          <w:sz w:val="20"/>
          <w:szCs w:val="20"/>
        </w:rPr>
        <w:t xml:space="preserve"> and 28</w:t>
      </w:r>
      <w:r w:rsidR="00C3329E">
        <w:rPr>
          <w:sz w:val="20"/>
          <w:szCs w:val="20"/>
        </w:rPr>
        <w:t xml:space="preserve"> percent</w:t>
      </w:r>
      <w:r w:rsidRPr="00F61B1E">
        <w:rPr>
          <w:sz w:val="20"/>
          <w:szCs w:val="20"/>
        </w:rPr>
        <w:t xml:space="preserve"> of students enrolled in a community college or a four-year in-state university, respectively (Kurlaender et al., 2018). In more recent work that examined the college enrollment patterns of Latinx high school students in California, results revealed that, statewide, 37</w:t>
      </w:r>
      <w:r w:rsidR="00C3329E">
        <w:rPr>
          <w:sz w:val="20"/>
          <w:szCs w:val="20"/>
        </w:rPr>
        <w:t xml:space="preserve"> percent</w:t>
      </w:r>
      <w:r w:rsidRPr="00F61B1E">
        <w:rPr>
          <w:sz w:val="20"/>
          <w:szCs w:val="20"/>
        </w:rPr>
        <w:t xml:space="preserve"> of Latinx students enrolled in a community college in the fall after graduation, while about 18</w:t>
      </w:r>
      <w:r w:rsidR="00C3329E">
        <w:rPr>
          <w:sz w:val="20"/>
          <w:szCs w:val="20"/>
        </w:rPr>
        <w:t xml:space="preserve"> percent</w:t>
      </w:r>
      <w:r w:rsidRPr="00F61B1E">
        <w:rPr>
          <w:sz w:val="20"/>
          <w:szCs w:val="20"/>
        </w:rPr>
        <w:t xml:space="preserve"> enrolled in a UC or CSU (Martinez et al., 2023).</w:t>
      </w:r>
      <w:r w:rsidR="00DD5A42">
        <w:rPr>
          <w:sz w:val="20"/>
          <w:szCs w:val="20"/>
        </w:rPr>
        <w:t xml:space="preserve"> </w:t>
      </w:r>
    </w:p>
  </w:footnote>
  <w:footnote w:id="10">
    <w:p w14:paraId="4EE3634A" w14:textId="77777777" w:rsidR="004C2A75" w:rsidRPr="004C2A75" w:rsidRDefault="004C2A75" w:rsidP="004C2A75">
      <w:pPr>
        <w:spacing w:after="40" w:line="240" w:lineRule="auto"/>
        <w:rPr>
          <w:sz w:val="20"/>
          <w:szCs w:val="20"/>
        </w:rPr>
      </w:pPr>
      <w:r w:rsidRPr="004C2A75">
        <w:rPr>
          <w:sz w:val="20"/>
          <w:szCs w:val="20"/>
          <w:vertAlign w:val="superscript"/>
        </w:rPr>
        <w:footnoteRef/>
      </w:r>
      <w:r w:rsidRPr="004C2A75">
        <w:rPr>
          <w:sz w:val="20"/>
          <w:szCs w:val="20"/>
        </w:rPr>
        <w:t xml:space="preserve"> This survey was administered in May 2023, prior to recent events that have left many concerned about antisemitism and Islamophobia on college campuses.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6409490"/>
    <w:lvl w:ilvl="0">
      <w:start w:val="1"/>
      <w:numFmt w:val="decimal"/>
      <w:lvlText w:val="%1."/>
      <w:lvlJc w:val="left"/>
      <w:pPr>
        <w:tabs>
          <w:tab w:val="num" w:pos="6210"/>
        </w:tabs>
        <w:ind w:left="6210" w:hanging="360"/>
      </w:pPr>
    </w:lvl>
  </w:abstractNum>
  <w:abstractNum w:abstractNumId="1" w15:restartNumberingAfterBreak="0">
    <w:nsid w:val="FFFFFF7D"/>
    <w:multiLevelType w:val="singleLevel"/>
    <w:tmpl w:val="8862A0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426C19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924189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AE462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A9A9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0A2EEF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5E214B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E221C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2E09E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620C93"/>
    <w:multiLevelType w:val="hybridMultilevel"/>
    <w:tmpl w:val="0804C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12EF1"/>
    <w:multiLevelType w:val="hybridMultilevel"/>
    <w:tmpl w:val="0FC43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B7073"/>
    <w:multiLevelType w:val="hybridMultilevel"/>
    <w:tmpl w:val="A984BBAC"/>
    <w:lvl w:ilvl="0" w:tplc="5F3CDE1E">
      <w:start w:val="1"/>
      <w:numFmt w:val="decimal"/>
      <w:pStyle w:val="ListParagraph"/>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E2A066F"/>
    <w:multiLevelType w:val="hybridMultilevel"/>
    <w:tmpl w:val="F4E8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FA3EA8"/>
    <w:multiLevelType w:val="hybridMultilevel"/>
    <w:tmpl w:val="1A2C4E76"/>
    <w:lvl w:ilvl="0" w:tplc="6CA808E2">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6B2275"/>
    <w:multiLevelType w:val="hybridMultilevel"/>
    <w:tmpl w:val="2C1A4B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15065516">
    <w:abstractNumId w:val="14"/>
  </w:num>
  <w:num w:numId="2" w16cid:durableId="488399864">
    <w:abstractNumId w:val="10"/>
  </w:num>
  <w:num w:numId="3" w16cid:durableId="428548476">
    <w:abstractNumId w:val="12"/>
  </w:num>
  <w:num w:numId="4" w16cid:durableId="402026978">
    <w:abstractNumId w:val="11"/>
  </w:num>
  <w:num w:numId="5" w16cid:durableId="1285691021">
    <w:abstractNumId w:val="9"/>
  </w:num>
  <w:num w:numId="6" w16cid:durableId="2139377457">
    <w:abstractNumId w:val="7"/>
  </w:num>
  <w:num w:numId="7" w16cid:durableId="1682702633">
    <w:abstractNumId w:val="6"/>
  </w:num>
  <w:num w:numId="8" w16cid:durableId="397478134">
    <w:abstractNumId w:val="5"/>
  </w:num>
  <w:num w:numId="9" w16cid:durableId="1445077666">
    <w:abstractNumId w:val="4"/>
  </w:num>
  <w:num w:numId="10" w16cid:durableId="1160005289">
    <w:abstractNumId w:val="8"/>
  </w:num>
  <w:num w:numId="11" w16cid:durableId="356734794">
    <w:abstractNumId w:val="3"/>
  </w:num>
  <w:num w:numId="12" w16cid:durableId="733702020">
    <w:abstractNumId w:val="2"/>
  </w:num>
  <w:num w:numId="13" w16cid:durableId="1061247370">
    <w:abstractNumId w:val="1"/>
  </w:num>
  <w:num w:numId="14" w16cid:durableId="514417465">
    <w:abstractNumId w:val="0"/>
  </w:num>
  <w:num w:numId="15" w16cid:durableId="2008360194">
    <w:abstractNumId w:val="13"/>
  </w:num>
  <w:num w:numId="16" w16cid:durableId="8842789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iyu Zhou">
    <w15:presenceInfo w15:providerId="AD" w15:userId="S::baizhou@ucdavis.edu::a79614d9-eaf5-4750-9cdf-be21248bb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attachedTemplate r:id="rId1"/>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6F0"/>
    <w:rsid w:val="00006009"/>
    <w:rsid w:val="00007E1C"/>
    <w:rsid w:val="00021336"/>
    <w:rsid w:val="00025CD0"/>
    <w:rsid w:val="00087F63"/>
    <w:rsid w:val="00090A78"/>
    <w:rsid w:val="000B0F65"/>
    <w:rsid w:val="000D16AD"/>
    <w:rsid w:val="000F7ACA"/>
    <w:rsid w:val="0010450D"/>
    <w:rsid w:val="001060EE"/>
    <w:rsid w:val="0011721F"/>
    <w:rsid w:val="00162EE0"/>
    <w:rsid w:val="001657BB"/>
    <w:rsid w:val="001B1CC4"/>
    <w:rsid w:val="001C0989"/>
    <w:rsid w:val="001C4670"/>
    <w:rsid w:val="002350EA"/>
    <w:rsid w:val="00240DA0"/>
    <w:rsid w:val="002424BB"/>
    <w:rsid w:val="00255CEC"/>
    <w:rsid w:val="00276009"/>
    <w:rsid w:val="00276887"/>
    <w:rsid w:val="002872C8"/>
    <w:rsid w:val="002A7F38"/>
    <w:rsid w:val="002F3B7E"/>
    <w:rsid w:val="00317098"/>
    <w:rsid w:val="00350D0A"/>
    <w:rsid w:val="00356F8B"/>
    <w:rsid w:val="00390EF8"/>
    <w:rsid w:val="003B584D"/>
    <w:rsid w:val="00401544"/>
    <w:rsid w:val="0041706F"/>
    <w:rsid w:val="00470FC6"/>
    <w:rsid w:val="004C2A75"/>
    <w:rsid w:val="004E7145"/>
    <w:rsid w:val="005241B0"/>
    <w:rsid w:val="005453D0"/>
    <w:rsid w:val="00547EE0"/>
    <w:rsid w:val="0055566B"/>
    <w:rsid w:val="00563B68"/>
    <w:rsid w:val="0056651A"/>
    <w:rsid w:val="00571BD0"/>
    <w:rsid w:val="00584896"/>
    <w:rsid w:val="00586373"/>
    <w:rsid w:val="005C2A69"/>
    <w:rsid w:val="005C6AE6"/>
    <w:rsid w:val="005E6702"/>
    <w:rsid w:val="00620E85"/>
    <w:rsid w:val="00634EFC"/>
    <w:rsid w:val="00641A4D"/>
    <w:rsid w:val="006776E5"/>
    <w:rsid w:val="0068237E"/>
    <w:rsid w:val="006B5990"/>
    <w:rsid w:val="006B7964"/>
    <w:rsid w:val="006C1AC6"/>
    <w:rsid w:val="006C1E0C"/>
    <w:rsid w:val="006D48C2"/>
    <w:rsid w:val="006E2490"/>
    <w:rsid w:val="00710F32"/>
    <w:rsid w:val="007156F0"/>
    <w:rsid w:val="00716A24"/>
    <w:rsid w:val="007226C0"/>
    <w:rsid w:val="0076086F"/>
    <w:rsid w:val="00761EF5"/>
    <w:rsid w:val="00770AA7"/>
    <w:rsid w:val="00784778"/>
    <w:rsid w:val="007A6D48"/>
    <w:rsid w:val="007D7EDE"/>
    <w:rsid w:val="0080485E"/>
    <w:rsid w:val="00822837"/>
    <w:rsid w:val="00823822"/>
    <w:rsid w:val="00851D65"/>
    <w:rsid w:val="00865423"/>
    <w:rsid w:val="00871FED"/>
    <w:rsid w:val="00872D47"/>
    <w:rsid w:val="00874D6F"/>
    <w:rsid w:val="008B2DFF"/>
    <w:rsid w:val="008D16C9"/>
    <w:rsid w:val="008D1848"/>
    <w:rsid w:val="008E1EFE"/>
    <w:rsid w:val="008E692A"/>
    <w:rsid w:val="00910569"/>
    <w:rsid w:val="00970A59"/>
    <w:rsid w:val="00975F34"/>
    <w:rsid w:val="009835A4"/>
    <w:rsid w:val="009B284A"/>
    <w:rsid w:val="009D3207"/>
    <w:rsid w:val="009E7114"/>
    <w:rsid w:val="009F2068"/>
    <w:rsid w:val="009F77D2"/>
    <w:rsid w:val="00A078B8"/>
    <w:rsid w:val="00A13B8E"/>
    <w:rsid w:val="00A256BC"/>
    <w:rsid w:val="00A44C53"/>
    <w:rsid w:val="00A44CD4"/>
    <w:rsid w:val="00A61A8C"/>
    <w:rsid w:val="00A62824"/>
    <w:rsid w:val="00A70124"/>
    <w:rsid w:val="00A877F8"/>
    <w:rsid w:val="00A939CA"/>
    <w:rsid w:val="00AC763A"/>
    <w:rsid w:val="00AE1BFE"/>
    <w:rsid w:val="00B02491"/>
    <w:rsid w:val="00B22404"/>
    <w:rsid w:val="00B34958"/>
    <w:rsid w:val="00B34A6E"/>
    <w:rsid w:val="00B46148"/>
    <w:rsid w:val="00B67053"/>
    <w:rsid w:val="00BA7099"/>
    <w:rsid w:val="00BE2B1D"/>
    <w:rsid w:val="00C148A4"/>
    <w:rsid w:val="00C23707"/>
    <w:rsid w:val="00C2502A"/>
    <w:rsid w:val="00C3329E"/>
    <w:rsid w:val="00C47EEB"/>
    <w:rsid w:val="00C85B08"/>
    <w:rsid w:val="00C935D2"/>
    <w:rsid w:val="00CF79F4"/>
    <w:rsid w:val="00D004FB"/>
    <w:rsid w:val="00D04B50"/>
    <w:rsid w:val="00D11E39"/>
    <w:rsid w:val="00D20076"/>
    <w:rsid w:val="00D23A28"/>
    <w:rsid w:val="00D5165F"/>
    <w:rsid w:val="00D63D69"/>
    <w:rsid w:val="00DA07FA"/>
    <w:rsid w:val="00DB5466"/>
    <w:rsid w:val="00DD5A42"/>
    <w:rsid w:val="00DE3065"/>
    <w:rsid w:val="00E306E6"/>
    <w:rsid w:val="00E70832"/>
    <w:rsid w:val="00E76B9C"/>
    <w:rsid w:val="00E80AA3"/>
    <w:rsid w:val="00EB6CFB"/>
    <w:rsid w:val="00EB7FB2"/>
    <w:rsid w:val="00EF71AF"/>
    <w:rsid w:val="00F120CD"/>
    <w:rsid w:val="00F17131"/>
    <w:rsid w:val="00F31E64"/>
    <w:rsid w:val="00F32C58"/>
    <w:rsid w:val="00F43C3B"/>
    <w:rsid w:val="00F51EE0"/>
    <w:rsid w:val="00F5345B"/>
    <w:rsid w:val="00F55B27"/>
    <w:rsid w:val="00F612BD"/>
    <w:rsid w:val="00F619CD"/>
    <w:rsid w:val="00F61B1E"/>
    <w:rsid w:val="00F71038"/>
    <w:rsid w:val="00F74711"/>
    <w:rsid w:val="00F7513B"/>
    <w:rsid w:val="00F77F78"/>
    <w:rsid w:val="00F860ED"/>
    <w:rsid w:val="00F9074F"/>
    <w:rsid w:val="00F95B98"/>
    <w:rsid w:val="00FD1DBB"/>
    <w:rsid w:val="00FE1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2A593"/>
  <w15:chartTrackingRefBased/>
  <w15:docId w15:val="{4ED31CD5-5B15-614D-9B41-2C542DBE4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9"/>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9"/>
    <w:lsdException w:name="Strong" w:semiHidden="1" w:uiPriority="22"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qFormat="1"/>
    <w:lsdException w:name="Subtle Reference" w:semiHidden="1" w:unhideWhenUsed="1" w:qFormat="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70"/>
  </w:style>
  <w:style w:type="paragraph" w:styleId="Heading1">
    <w:name w:val="heading 1"/>
    <w:basedOn w:val="Normal"/>
    <w:next w:val="Normal"/>
    <w:link w:val="Heading1Char"/>
    <w:uiPriority w:val="99"/>
    <w:semiHidden/>
    <w:rsid w:val="001172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51EE0"/>
    <w:rPr>
      <w:sz w:val="16"/>
      <w:szCs w:val="16"/>
    </w:rPr>
  </w:style>
  <w:style w:type="paragraph" w:styleId="CommentText">
    <w:name w:val="annotation text"/>
    <w:basedOn w:val="Normal"/>
    <w:link w:val="CommentTextChar"/>
    <w:uiPriority w:val="99"/>
    <w:semiHidden/>
    <w:unhideWhenUsed/>
    <w:rsid w:val="00F51EE0"/>
    <w:pPr>
      <w:spacing w:line="240" w:lineRule="auto"/>
    </w:pPr>
    <w:rPr>
      <w:sz w:val="20"/>
      <w:szCs w:val="20"/>
    </w:rPr>
  </w:style>
  <w:style w:type="character" w:customStyle="1" w:styleId="CommentTextChar">
    <w:name w:val="Comment Text Char"/>
    <w:basedOn w:val="DefaultParagraphFont"/>
    <w:link w:val="CommentText"/>
    <w:uiPriority w:val="99"/>
    <w:semiHidden/>
    <w:rsid w:val="00F51EE0"/>
    <w:rPr>
      <w:sz w:val="20"/>
      <w:szCs w:val="20"/>
    </w:rPr>
  </w:style>
  <w:style w:type="paragraph" w:styleId="CommentSubject">
    <w:name w:val="annotation subject"/>
    <w:basedOn w:val="CommentText"/>
    <w:next w:val="CommentText"/>
    <w:link w:val="CommentSubjectChar"/>
    <w:uiPriority w:val="99"/>
    <w:semiHidden/>
    <w:unhideWhenUsed/>
    <w:rsid w:val="00F51EE0"/>
    <w:rPr>
      <w:b/>
      <w:bCs/>
    </w:rPr>
  </w:style>
  <w:style w:type="character" w:customStyle="1" w:styleId="CommentSubjectChar">
    <w:name w:val="Comment Subject Char"/>
    <w:basedOn w:val="CommentTextChar"/>
    <w:link w:val="CommentSubject"/>
    <w:uiPriority w:val="99"/>
    <w:semiHidden/>
    <w:rsid w:val="00F51EE0"/>
    <w:rPr>
      <w:b/>
      <w:bCs/>
      <w:sz w:val="20"/>
      <w:szCs w:val="20"/>
    </w:rPr>
  </w:style>
  <w:style w:type="paragraph" w:styleId="BalloonText">
    <w:name w:val="Balloon Text"/>
    <w:basedOn w:val="Normal"/>
    <w:link w:val="BalloonTextChar"/>
    <w:uiPriority w:val="99"/>
    <w:semiHidden/>
    <w:unhideWhenUsed/>
    <w:rsid w:val="00F51E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1EE0"/>
    <w:rPr>
      <w:rFonts w:ascii="Segoe UI" w:hAnsi="Segoe UI" w:cs="Segoe UI"/>
      <w:sz w:val="18"/>
      <w:szCs w:val="18"/>
    </w:rPr>
  </w:style>
  <w:style w:type="paragraph" w:customStyle="1" w:styleId="Default">
    <w:name w:val="Default"/>
    <w:uiPriority w:val="19"/>
    <w:unhideWhenUsed/>
    <w:rsid w:val="00D23A28"/>
    <w:pPr>
      <w:autoSpaceDE w:val="0"/>
      <w:autoSpaceDN w:val="0"/>
      <w:adjustRightInd w:val="0"/>
      <w:spacing w:after="0" w:line="240" w:lineRule="auto"/>
    </w:pPr>
    <w:rPr>
      <w:rFonts w:ascii="Museo Sans 100" w:hAnsi="Museo Sans 100" w:cs="Museo Sans 100"/>
      <w:color w:val="000000"/>
      <w:sz w:val="24"/>
      <w:szCs w:val="24"/>
    </w:rPr>
  </w:style>
  <w:style w:type="paragraph" w:styleId="ListParagraph">
    <w:name w:val="List Paragraph"/>
    <w:basedOn w:val="PACEBody"/>
    <w:qFormat/>
    <w:rsid w:val="00E76B9C"/>
    <w:pPr>
      <w:numPr>
        <w:numId w:val="3"/>
      </w:numPr>
      <w:contextualSpacing/>
    </w:pPr>
  </w:style>
  <w:style w:type="paragraph" w:customStyle="1" w:styleId="PACESubhead1">
    <w:name w:val="PACE Subhead 1"/>
    <w:basedOn w:val="Normal"/>
    <w:qFormat/>
    <w:rsid w:val="00DB5466"/>
    <w:pPr>
      <w:spacing w:before="720" w:after="370" w:line="370" w:lineRule="exact"/>
      <w:jc w:val="center"/>
    </w:pPr>
    <w:rPr>
      <w:rFonts w:ascii="Calibri" w:eastAsia="Calibri" w:hAnsi="Calibri" w:cs="Calibri"/>
      <w:b/>
      <w:color w:val="00518A"/>
      <w:sz w:val="31"/>
      <w:szCs w:val="31"/>
    </w:rPr>
  </w:style>
  <w:style w:type="paragraph" w:customStyle="1" w:styleId="PACEBody">
    <w:name w:val="PACE Body"/>
    <w:basedOn w:val="Normal"/>
    <w:link w:val="PACEBodyChar"/>
    <w:qFormat/>
    <w:rsid w:val="00716A24"/>
    <w:pPr>
      <w:spacing w:after="240" w:line="310" w:lineRule="exact"/>
      <w:ind w:firstLine="720"/>
    </w:pPr>
    <w:rPr>
      <w:rFonts w:ascii="Calibri" w:eastAsia="Calibri" w:hAnsi="Calibri" w:cs="Calibri"/>
      <w:sz w:val="25"/>
      <w:szCs w:val="25"/>
    </w:rPr>
  </w:style>
  <w:style w:type="paragraph" w:customStyle="1" w:styleId="PACEBodyNoIndent">
    <w:name w:val="PACE Body No Indent"/>
    <w:basedOn w:val="PACEBody"/>
    <w:qFormat/>
    <w:rsid w:val="0041706F"/>
    <w:pPr>
      <w:spacing w:after="310"/>
      <w:ind w:firstLine="0"/>
    </w:pPr>
    <w:rPr>
      <w:bCs/>
    </w:rPr>
  </w:style>
  <w:style w:type="paragraph" w:customStyle="1" w:styleId="PACESubhead2">
    <w:name w:val="PACE Subhead 2"/>
    <w:basedOn w:val="PACEBodyNoIndent"/>
    <w:qFormat/>
    <w:rsid w:val="006776E5"/>
    <w:pPr>
      <w:spacing w:after="0"/>
    </w:pPr>
    <w:rPr>
      <w:b/>
      <w:bCs w:val="0"/>
      <w:color w:val="00518A"/>
    </w:rPr>
  </w:style>
  <w:style w:type="character" w:styleId="FollowedHyperlink">
    <w:name w:val="FollowedHyperlink"/>
    <w:basedOn w:val="DefaultParagraphFont"/>
    <w:uiPriority w:val="9"/>
    <w:unhideWhenUsed/>
    <w:rsid w:val="00025CD0"/>
    <w:rPr>
      <w:color w:val="auto"/>
      <w:u w:val="none"/>
    </w:rPr>
  </w:style>
  <w:style w:type="paragraph" w:customStyle="1" w:styleId="PACESubhead3">
    <w:name w:val="PACE Subhead 3"/>
    <w:basedOn w:val="PACEBody"/>
    <w:link w:val="PACESubhead3Char"/>
    <w:qFormat/>
    <w:rsid w:val="0080485E"/>
    <w:rPr>
      <w:b/>
      <w:bCs/>
    </w:rPr>
  </w:style>
  <w:style w:type="paragraph" w:customStyle="1" w:styleId="PACESubhead4">
    <w:name w:val="PACE Subhead 4"/>
    <w:basedOn w:val="PACEBody"/>
    <w:link w:val="PACESubhead4Char"/>
    <w:qFormat/>
    <w:rsid w:val="00DA07FA"/>
    <w:rPr>
      <w:b/>
      <w:bCs/>
      <w:i/>
      <w:iCs/>
    </w:rPr>
  </w:style>
  <w:style w:type="character" w:styleId="Hyperlink">
    <w:name w:val="Hyperlink"/>
    <w:basedOn w:val="DefaultParagraphFont"/>
    <w:uiPriority w:val="9"/>
    <w:unhideWhenUsed/>
    <w:rsid w:val="00FE12E1"/>
    <w:rPr>
      <w:color w:val="auto"/>
      <w:u w:val="none"/>
    </w:rPr>
  </w:style>
  <w:style w:type="character" w:styleId="UnresolvedMention">
    <w:name w:val="Unresolved Mention"/>
    <w:basedOn w:val="DefaultParagraphFont"/>
    <w:uiPriority w:val="99"/>
    <w:semiHidden/>
    <w:unhideWhenUsed/>
    <w:rsid w:val="00B46148"/>
    <w:rPr>
      <w:color w:val="605E5C"/>
      <w:shd w:val="clear" w:color="auto" w:fill="E1DFDD"/>
    </w:rPr>
  </w:style>
  <w:style w:type="character" w:customStyle="1" w:styleId="PACEBodyChar">
    <w:name w:val="PACE Body Char"/>
    <w:basedOn w:val="DefaultParagraphFont"/>
    <w:link w:val="PACEBody"/>
    <w:rsid w:val="0080485E"/>
    <w:rPr>
      <w:rFonts w:ascii="Calibri" w:eastAsia="Calibri" w:hAnsi="Calibri" w:cs="Calibri"/>
      <w:sz w:val="25"/>
      <w:szCs w:val="25"/>
    </w:rPr>
  </w:style>
  <w:style w:type="character" w:customStyle="1" w:styleId="PACESubhead3Char">
    <w:name w:val="PACE Subhead 3 Char"/>
    <w:basedOn w:val="PACEBodyChar"/>
    <w:link w:val="PACESubhead3"/>
    <w:rsid w:val="0080485E"/>
    <w:rPr>
      <w:rFonts w:ascii="Calibri" w:eastAsia="Calibri" w:hAnsi="Calibri" w:cs="Calibri"/>
      <w:b/>
      <w:bCs/>
      <w:sz w:val="25"/>
      <w:szCs w:val="25"/>
    </w:rPr>
  </w:style>
  <w:style w:type="character" w:customStyle="1" w:styleId="PACESubhead4Char">
    <w:name w:val="PACE Subhead 4 Char"/>
    <w:basedOn w:val="PACEBodyChar"/>
    <w:link w:val="PACESubhead4"/>
    <w:rsid w:val="0080485E"/>
    <w:rPr>
      <w:rFonts w:ascii="Calibri" w:eastAsia="Calibri" w:hAnsi="Calibri" w:cs="Calibri"/>
      <w:b/>
      <w:bCs/>
      <w:i/>
      <w:iCs/>
      <w:sz w:val="25"/>
      <w:szCs w:val="25"/>
    </w:rPr>
  </w:style>
  <w:style w:type="paragraph" w:customStyle="1" w:styleId="ReferenceText">
    <w:name w:val="Reference Text"/>
    <w:basedOn w:val="Normal"/>
    <w:qFormat/>
    <w:rsid w:val="00390EF8"/>
    <w:pPr>
      <w:spacing w:after="240" w:line="240" w:lineRule="auto"/>
      <w:ind w:left="720" w:hanging="720"/>
    </w:pPr>
    <w:rPr>
      <w:rFonts w:cstheme="minorHAnsi"/>
      <w:sz w:val="24"/>
      <w:szCs w:val="24"/>
    </w:rPr>
  </w:style>
  <w:style w:type="paragraph" w:styleId="FootnoteText">
    <w:name w:val="footnote text"/>
    <w:basedOn w:val="Normal"/>
    <w:link w:val="FootnoteTextChar"/>
    <w:unhideWhenUsed/>
    <w:rsid w:val="00F43C3B"/>
    <w:pPr>
      <w:spacing w:after="40" w:line="240" w:lineRule="auto"/>
    </w:pPr>
    <w:rPr>
      <w:sz w:val="20"/>
      <w:szCs w:val="20"/>
    </w:rPr>
  </w:style>
  <w:style w:type="character" w:customStyle="1" w:styleId="FootnoteTextChar">
    <w:name w:val="Footnote Text Char"/>
    <w:basedOn w:val="DefaultParagraphFont"/>
    <w:link w:val="FootnoteText"/>
    <w:rsid w:val="00F43C3B"/>
    <w:rPr>
      <w:sz w:val="20"/>
      <w:szCs w:val="20"/>
    </w:rPr>
  </w:style>
  <w:style w:type="character" w:styleId="FootnoteReference">
    <w:name w:val="footnote reference"/>
    <w:basedOn w:val="DefaultParagraphFont"/>
    <w:uiPriority w:val="9"/>
    <w:rsid w:val="0056651A"/>
    <w:rPr>
      <w:vertAlign w:val="superscript"/>
    </w:rPr>
  </w:style>
  <w:style w:type="paragraph" w:styleId="Quote">
    <w:name w:val="Quote"/>
    <w:basedOn w:val="PACEBody"/>
    <w:next w:val="Normal"/>
    <w:link w:val="QuoteChar"/>
    <w:qFormat/>
    <w:rsid w:val="00401544"/>
    <w:pPr>
      <w:spacing w:after="310"/>
      <w:ind w:left="720" w:right="720" w:firstLine="0"/>
    </w:pPr>
    <w:rPr>
      <w:i/>
      <w:iCs/>
    </w:rPr>
  </w:style>
  <w:style w:type="character" w:customStyle="1" w:styleId="QuoteChar">
    <w:name w:val="Quote Char"/>
    <w:basedOn w:val="DefaultParagraphFont"/>
    <w:link w:val="Quote"/>
    <w:rsid w:val="00401544"/>
    <w:rPr>
      <w:rFonts w:ascii="Calibri" w:eastAsia="Calibri" w:hAnsi="Calibri" w:cs="Calibri"/>
      <w:i/>
      <w:iCs/>
      <w:sz w:val="25"/>
      <w:szCs w:val="25"/>
    </w:rPr>
  </w:style>
  <w:style w:type="character" w:customStyle="1" w:styleId="Heading1Char">
    <w:name w:val="Heading 1 Char"/>
    <w:basedOn w:val="DefaultParagraphFont"/>
    <w:link w:val="Heading1"/>
    <w:uiPriority w:val="99"/>
    <w:semiHidden/>
    <w:rsid w:val="0011721F"/>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240DA0"/>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087F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370332">
      <w:bodyDiv w:val="1"/>
      <w:marLeft w:val="0"/>
      <w:marRight w:val="0"/>
      <w:marTop w:val="0"/>
      <w:marBottom w:val="0"/>
      <w:divBdr>
        <w:top w:val="none" w:sz="0" w:space="0" w:color="auto"/>
        <w:left w:val="none" w:sz="0" w:space="0" w:color="auto"/>
        <w:bottom w:val="none" w:sz="0" w:space="0" w:color="auto"/>
        <w:right w:val="none" w:sz="0" w:space="0" w:color="auto"/>
      </w:divBdr>
    </w:div>
    <w:div w:id="696200003">
      <w:bodyDiv w:val="1"/>
      <w:marLeft w:val="0"/>
      <w:marRight w:val="0"/>
      <w:marTop w:val="0"/>
      <w:marBottom w:val="0"/>
      <w:divBdr>
        <w:top w:val="none" w:sz="0" w:space="0" w:color="auto"/>
        <w:left w:val="none" w:sz="0" w:space="0" w:color="auto"/>
        <w:bottom w:val="none" w:sz="0" w:space="0" w:color="auto"/>
        <w:right w:val="none" w:sz="0" w:space="0" w:color="auto"/>
      </w:divBdr>
      <w:divsChild>
        <w:div w:id="1702853818">
          <w:marLeft w:val="0"/>
          <w:marRight w:val="0"/>
          <w:marTop w:val="0"/>
          <w:marBottom w:val="0"/>
          <w:divBdr>
            <w:top w:val="none" w:sz="0" w:space="0" w:color="auto"/>
            <w:left w:val="none" w:sz="0" w:space="0" w:color="auto"/>
            <w:bottom w:val="none" w:sz="0" w:space="0" w:color="auto"/>
            <w:right w:val="none" w:sz="0" w:space="0" w:color="auto"/>
          </w:divBdr>
          <w:divsChild>
            <w:div w:id="1907259973">
              <w:marLeft w:val="0"/>
              <w:marRight w:val="0"/>
              <w:marTop w:val="0"/>
              <w:marBottom w:val="0"/>
              <w:divBdr>
                <w:top w:val="none" w:sz="0" w:space="0" w:color="auto"/>
                <w:left w:val="none" w:sz="0" w:space="0" w:color="auto"/>
                <w:bottom w:val="none" w:sz="0" w:space="0" w:color="auto"/>
                <w:right w:val="none" w:sz="0" w:space="0" w:color="auto"/>
              </w:divBdr>
              <w:divsChild>
                <w:div w:id="6542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238699">
      <w:bodyDiv w:val="1"/>
      <w:marLeft w:val="0"/>
      <w:marRight w:val="0"/>
      <w:marTop w:val="0"/>
      <w:marBottom w:val="0"/>
      <w:divBdr>
        <w:top w:val="none" w:sz="0" w:space="0" w:color="auto"/>
        <w:left w:val="none" w:sz="0" w:space="0" w:color="auto"/>
        <w:bottom w:val="none" w:sz="0" w:space="0" w:color="auto"/>
        <w:right w:val="none" w:sz="0" w:space="0" w:color="auto"/>
      </w:divBdr>
    </w:div>
    <w:div w:id="1228763750">
      <w:bodyDiv w:val="1"/>
      <w:marLeft w:val="0"/>
      <w:marRight w:val="0"/>
      <w:marTop w:val="0"/>
      <w:marBottom w:val="0"/>
      <w:divBdr>
        <w:top w:val="none" w:sz="0" w:space="0" w:color="auto"/>
        <w:left w:val="none" w:sz="0" w:space="0" w:color="auto"/>
        <w:bottom w:val="none" w:sz="0" w:space="0" w:color="auto"/>
        <w:right w:val="none" w:sz="0" w:space="0" w:color="auto"/>
      </w:divBdr>
    </w:div>
    <w:div w:id="1292900481">
      <w:bodyDiv w:val="1"/>
      <w:marLeft w:val="0"/>
      <w:marRight w:val="0"/>
      <w:marTop w:val="0"/>
      <w:marBottom w:val="0"/>
      <w:divBdr>
        <w:top w:val="none" w:sz="0" w:space="0" w:color="auto"/>
        <w:left w:val="none" w:sz="0" w:space="0" w:color="auto"/>
        <w:bottom w:val="none" w:sz="0" w:space="0" w:color="auto"/>
        <w:right w:val="none" w:sz="0" w:space="0" w:color="auto"/>
      </w:divBdr>
    </w:div>
    <w:div w:id="1690109450">
      <w:bodyDiv w:val="1"/>
      <w:marLeft w:val="0"/>
      <w:marRight w:val="0"/>
      <w:marTop w:val="0"/>
      <w:marBottom w:val="0"/>
      <w:divBdr>
        <w:top w:val="none" w:sz="0" w:space="0" w:color="auto"/>
        <w:left w:val="none" w:sz="0" w:space="0" w:color="auto"/>
        <w:bottom w:val="none" w:sz="0" w:space="0" w:color="auto"/>
        <w:right w:val="none" w:sz="0" w:space="0" w:color="auto"/>
      </w:divBdr>
    </w:div>
    <w:div w:id="1748261897">
      <w:bodyDiv w:val="1"/>
      <w:marLeft w:val="0"/>
      <w:marRight w:val="0"/>
      <w:marTop w:val="0"/>
      <w:marBottom w:val="0"/>
      <w:divBdr>
        <w:top w:val="none" w:sz="0" w:space="0" w:color="auto"/>
        <w:left w:val="none" w:sz="0" w:space="0" w:color="auto"/>
        <w:bottom w:val="none" w:sz="0" w:space="0" w:color="auto"/>
        <w:right w:val="none" w:sz="0" w:space="0" w:color="auto"/>
      </w:divBdr>
    </w:div>
    <w:div w:id="2044789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007/s11218-021-09625-y" TargetMode="External"/><Relationship Id="rId21" Type="http://schemas.openxmlformats.org/officeDocument/2006/relationships/image" Target="media/image10.png"/><Relationship Id="rId34" Type="http://schemas.openxmlformats.org/officeDocument/2006/relationships/hyperlink" Target="https://doi.org/10.1111/j.1467-8624.2012.01862.x" TargetMode="External"/><Relationship Id="rId42" Type="http://schemas.openxmlformats.org/officeDocument/2006/relationships/hyperlink" Target="about:blank" TargetMode="External"/><Relationship Id="rId47" Type="http://schemas.openxmlformats.org/officeDocument/2006/relationships/hyperlink" Target="https://doi.org/10.1016/j.adolescence.2017.07.013" TargetMode="External"/><Relationship Id="rId50" Type="http://schemas.openxmlformats.org/officeDocument/2006/relationships/hyperlink" Target="https://doi.org/10.1177/2156759X0801100503" TargetMode="External"/><Relationship Id="rId55" Type="http://schemas.openxmlformats.org/officeDocument/2006/relationships/hyperlink" Target="https://resources.youscience.com/rs/806-BFU-539/images/2023_PostGraduationReadinessReport_PartTwo.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hyperlink" Target="https://www.dhcs.ca.gov/cybhi" TargetMode="External"/><Relationship Id="rId37" Type="http://schemas.openxmlformats.org/officeDocument/2006/relationships/hyperlink" Target="https://www.glsen.org/sites/default/files/2022-10/NSCS-2021-Full-Report.pdf" TargetMode="External"/><Relationship Id="rId40" Type="http://schemas.openxmlformats.org/officeDocument/2006/relationships/hyperlink" Target="https://doi.org/10.1177/016146811011200106" TargetMode="External"/><Relationship Id="rId45" Type="http://schemas.openxmlformats.org/officeDocument/2006/relationships/hyperlink" Target="https://www.brookings.edu/wp-content/uploads/2023/02/20230123_CCF_CollegeEnrollment_FINAL2.pdf" TargetMode="External"/><Relationship Id="rId53" Type="http://schemas.openxmlformats.org/officeDocument/2006/relationships/hyperlink" Target="https://doi.org/10.1002/jcop.20161"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doi.org/10.1177/003804070808100303" TargetMode="External"/><Relationship Id="rId43" Type="http://schemas.openxmlformats.org/officeDocument/2006/relationships/hyperlink" Target="https://doi.org/10.2307/1170786" TargetMode="External"/><Relationship Id="rId48" Type="http://schemas.openxmlformats.org/officeDocument/2006/relationships/hyperlink" Target="https://doi.org/10.1353/jaie.2020.0012" TargetMode="External"/><Relationship Id="rId56"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hyperlink" Target="https://doi.org/10.1126/science.1198364"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016/j.jadohealth.2017.04.014" TargetMode="External"/><Relationship Id="rId38" Type="http://schemas.openxmlformats.org/officeDocument/2006/relationships/hyperlink" Target="https://edpolicyinca.org/sites/default/files/Statewide%20NSC%20Report%20Final%20Online.pdf" TargetMode="External"/><Relationship Id="rId46" Type="http://schemas.openxmlformats.org/officeDocument/2006/relationships/hyperlink" Target="https://doi.org/10.1002/jcop.22471" TargetMode="External"/><Relationship Id="rId20" Type="http://schemas.openxmlformats.org/officeDocument/2006/relationships/image" Target="media/image9.png"/><Relationship Id="rId41" Type="http://schemas.openxmlformats.org/officeDocument/2006/relationships/hyperlink" Target="https://education.ucdavis.edu/sites/main/files/mark_wheelhouse_research_brief_vol_8_n_2_final_2.pdf" TargetMode="External"/><Relationship Id="rId54" Type="http://schemas.openxmlformats.org/officeDocument/2006/relationships/hyperlink" Target="https://doi.org/10.1016/j.avb.2019.10134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pewresearch.org/social-trends/2019/02/20/most-u-s-teens-see-anxiety-and-depression-as-a-major-problem-among-their-peers/" TargetMode="External"/><Relationship Id="rId49" Type="http://schemas.openxmlformats.org/officeDocument/2006/relationships/hyperlink" Target="https://doi.org/10.1017/edp.2016.6" TargetMode="External"/><Relationship Id="rId57" Type="http://schemas.microsoft.com/office/2011/relationships/people" Target="people.xml"/><Relationship Id="rId10" Type="http://schemas.microsoft.com/office/2016/09/relationships/commentsIds" Target="commentsIds.xml"/><Relationship Id="rId31" Type="http://schemas.openxmlformats.org/officeDocument/2006/relationships/hyperlink" Target="https://data.calschls.org/resources/18th_Biennial_State_1921.pdf" TargetMode="External"/><Relationship Id="rId44" Type="http://schemas.openxmlformats.org/officeDocument/2006/relationships/hyperlink" Target="https://doi.org/10.1177/1059840518818259" TargetMode="External"/><Relationship Id="rId52" Type="http://schemas.openxmlformats.org/officeDocument/2006/relationships/hyperlink" Target="http://dx.doi.org/10.1037/0022-3514.92.1.8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cde.ca.gov/ls/he/at/chks.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hurtt/Downloads/Report%20Template%202019%2012%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07062-7585-46F6-B390-991EF6C8A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2019 12 2.dotx</Template>
  <TotalTime>38</TotalTime>
  <Pages>26</Pages>
  <Words>7327</Words>
  <Characters>41767</Characters>
  <Application>Microsoft Office Word</Application>
  <DocSecurity>0</DocSecurity>
  <Lines>348</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Baiyu Zhou</cp:lastModifiedBy>
  <cp:revision>4</cp:revision>
  <dcterms:created xsi:type="dcterms:W3CDTF">2023-11-09T22:05:00Z</dcterms:created>
  <dcterms:modified xsi:type="dcterms:W3CDTF">2023-11-09T23:24:00Z</dcterms:modified>
</cp:coreProperties>
</file>