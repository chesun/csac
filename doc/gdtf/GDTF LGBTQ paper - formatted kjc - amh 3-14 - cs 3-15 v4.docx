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D217FB4" w:rsidR="00BD041A" w:rsidRPr="00B621E1" w:rsidRDefault="00B978AA" w:rsidP="006A4E85">
      <w:pPr>
        <w:pStyle w:val="Title"/>
        <w:jc w:val="center"/>
        <w:rPr>
          <w:rFonts w:asciiTheme="majorHAnsi" w:hAnsiTheme="majorHAnsi" w:cstheme="majorHAnsi"/>
          <w:b/>
          <w:bCs/>
          <w:sz w:val="24"/>
          <w:szCs w:val="24"/>
          <w:rPrChange w:id="0" w:author="Christina Sun" w:date="2026-03-15T21:36:00Z" w16du:dateUtc="2026-03-16T04:36:00Z">
            <w:rPr>
              <w:rFonts w:ascii="Calibri" w:hAnsi="Calibri" w:cs="Calibri"/>
              <w:b/>
              <w:bCs/>
              <w:sz w:val="24"/>
              <w:szCs w:val="24"/>
            </w:rPr>
          </w:rPrChange>
        </w:rPr>
      </w:pPr>
      <w:r w:rsidRPr="00B621E1">
        <w:rPr>
          <w:rFonts w:asciiTheme="majorHAnsi" w:hAnsiTheme="majorHAnsi" w:cstheme="majorHAnsi"/>
          <w:b/>
          <w:bCs/>
          <w:sz w:val="24"/>
          <w:szCs w:val="24"/>
          <w:rPrChange w:id="1" w:author="Christina Sun" w:date="2026-03-15T21:36:00Z" w16du:dateUtc="2026-03-16T04:36:00Z">
            <w:rPr>
              <w:rFonts w:ascii="Calibri" w:hAnsi="Calibri" w:cs="Calibri"/>
              <w:b/>
              <w:bCs/>
              <w:sz w:val="24"/>
              <w:szCs w:val="24"/>
            </w:rPr>
          </w:rPrChange>
        </w:rPr>
        <w:t>Navigating the T</w:t>
      </w:r>
      <w:r w:rsidR="00602BF5" w:rsidRPr="00B621E1">
        <w:rPr>
          <w:rFonts w:asciiTheme="majorHAnsi" w:hAnsiTheme="majorHAnsi" w:cstheme="majorHAnsi"/>
          <w:b/>
          <w:bCs/>
          <w:sz w:val="24"/>
          <w:szCs w:val="24"/>
          <w:rPrChange w:id="2" w:author="Christina Sun" w:date="2026-03-15T21:36:00Z" w16du:dateUtc="2026-03-16T04:36:00Z">
            <w:rPr>
              <w:rFonts w:ascii="Calibri" w:hAnsi="Calibri" w:cs="Calibri"/>
              <w:b/>
              <w:bCs/>
              <w:sz w:val="24"/>
              <w:szCs w:val="24"/>
            </w:rPr>
          </w:rPrChange>
        </w:rPr>
        <w:t xml:space="preserve">ransition to College: </w:t>
      </w:r>
      <w:commentRangeStart w:id="3"/>
      <w:commentRangeStart w:id="4"/>
      <w:r w:rsidRPr="00B621E1">
        <w:rPr>
          <w:rFonts w:asciiTheme="majorHAnsi" w:hAnsiTheme="majorHAnsi" w:cstheme="majorHAnsi"/>
          <w:b/>
          <w:bCs/>
          <w:sz w:val="24"/>
          <w:szCs w:val="24"/>
          <w:rPrChange w:id="5" w:author="Christina Sun" w:date="2026-03-15T21:36:00Z" w16du:dateUtc="2026-03-16T04:36:00Z">
            <w:rPr>
              <w:rFonts w:ascii="Calibri" w:hAnsi="Calibri" w:cs="Calibri"/>
              <w:b/>
              <w:bCs/>
              <w:sz w:val="24"/>
              <w:szCs w:val="24"/>
            </w:rPr>
          </w:rPrChange>
        </w:rPr>
        <w:t xml:space="preserve">LGBTQ+ </w:t>
      </w:r>
      <w:commentRangeEnd w:id="3"/>
      <w:r w:rsidR="00384B22" w:rsidRPr="00B621E1">
        <w:rPr>
          <w:rStyle w:val="CommentReference"/>
          <w:rFonts w:asciiTheme="majorHAnsi" w:hAnsiTheme="majorHAnsi" w:cstheme="majorHAnsi"/>
          <w:b/>
          <w:bCs/>
          <w:sz w:val="24"/>
          <w:szCs w:val="24"/>
          <w:rPrChange w:id="6" w:author="Christina Sun" w:date="2026-03-15T21:36:00Z" w16du:dateUtc="2026-03-16T04:36:00Z">
            <w:rPr>
              <w:rStyle w:val="CommentReference"/>
              <w:rFonts w:ascii="Calibri" w:hAnsi="Calibri" w:cs="Calibri"/>
              <w:b/>
              <w:bCs/>
              <w:sz w:val="24"/>
              <w:szCs w:val="24"/>
            </w:rPr>
          </w:rPrChange>
        </w:rPr>
        <w:commentReference w:id="3"/>
      </w:r>
      <w:commentRangeEnd w:id="4"/>
      <w:r w:rsidR="005D2EC2" w:rsidRPr="00B621E1">
        <w:rPr>
          <w:rStyle w:val="CommentReference"/>
          <w:rFonts w:asciiTheme="majorHAnsi" w:hAnsiTheme="majorHAnsi" w:cstheme="majorHAnsi"/>
          <w:b/>
          <w:bCs/>
          <w:sz w:val="24"/>
          <w:szCs w:val="24"/>
          <w:rPrChange w:id="7" w:author="Christina Sun" w:date="2026-03-15T21:36:00Z" w16du:dateUtc="2026-03-16T04:36:00Z">
            <w:rPr>
              <w:rStyle w:val="CommentReference"/>
              <w:rFonts w:ascii="Calibri" w:hAnsi="Calibri" w:cs="Calibri"/>
              <w:b/>
              <w:bCs/>
              <w:sz w:val="24"/>
              <w:szCs w:val="24"/>
            </w:rPr>
          </w:rPrChange>
        </w:rPr>
        <w:commentReference w:id="4"/>
      </w:r>
      <w:r w:rsidRPr="00B621E1">
        <w:rPr>
          <w:rFonts w:asciiTheme="majorHAnsi" w:hAnsiTheme="majorHAnsi" w:cstheme="majorHAnsi"/>
          <w:b/>
          <w:bCs/>
          <w:sz w:val="24"/>
          <w:szCs w:val="24"/>
          <w:rPrChange w:id="8" w:author="Christina Sun" w:date="2026-03-15T21:36:00Z" w16du:dateUtc="2026-03-16T04:36:00Z">
            <w:rPr>
              <w:rFonts w:ascii="Calibri" w:hAnsi="Calibri" w:cs="Calibri"/>
              <w:b/>
              <w:bCs/>
              <w:sz w:val="24"/>
              <w:szCs w:val="24"/>
            </w:rPr>
          </w:rPrChange>
        </w:rPr>
        <w:t xml:space="preserve">Students’ </w:t>
      </w:r>
      <w:r w:rsidR="00602BF5" w:rsidRPr="00B621E1">
        <w:rPr>
          <w:rFonts w:asciiTheme="majorHAnsi" w:hAnsiTheme="majorHAnsi" w:cstheme="majorHAnsi"/>
          <w:b/>
          <w:bCs/>
          <w:sz w:val="24"/>
          <w:szCs w:val="24"/>
          <w:rPrChange w:id="9" w:author="Christina Sun" w:date="2026-03-15T21:36:00Z" w16du:dateUtc="2026-03-16T04:36:00Z">
            <w:rPr>
              <w:rFonts w:ascii="Calibri" w:hAnsi="Calibri" w:cs="Calibri"/>
              <w:b/>
              <w:bCs/>
              <w:sz w:val="24"/>
              <w:szCs w:val="24"/>
            </w:rPr>
          </w:rPrChange>
        </w:rPr>
        <w:t xml:space="preserve">High School Experiences and </w:t>
      </w:r>
      <w:r w:rsidRPr="00B621E1">
        <w:rPr>
          <w:rFonts w:asciiTheme="majorHAnsi" w:hAnsiTheme="majorHAnsi" w:cstheme="majorHAnsi"/>
          <w:b/>
          <w:bCs/>
          <w:sz w:val="24"/>
          <w:szCs w:val="24"/>
          <w:rPrChange w:id="10" w:author="Christina Sun" w:date="2026-03-15T21:36:00Z" w16du:dateUtc="2026-03-16T04:36:00Z">
            <w:rPr>
              <w:rFonts w:ascii="Calibri" w:hAnsi="Calibri" w:cs="Calibri"/>
              <w:b/>
              <w:bCs/>
              <w:sz w:val="24"/>
              <w:szCs w:val="24"/>
            </w:rPr>
          </w:rPrChange>
        </w:rPr>
        <w:t>Academic</w:t>
      </w:r>
      <w:r w:rsidR="00602BF5" w:rsidRPr="00B621E1">
        <w:rPr>
          <w:rFonts w:asciiTheme="majorHAnsi" w:hAnsiTheme="majorHAnsi" w:cstheme="majorHAnsi"/>
          <w:b/>
          <w:bCs/>
          <w:sz w:val="24"/>
          <w:szCs w:val="24"/>
          <w:rPrChange w:id="11" w:author="Christina Sun" w:date="2026-03-15T21:36:00Z" w16du:dateUtc="2026-03-16T04:36:00Z">
            <w:rPr>
              <w:rFonts w:ascii="Calibri" w:hAnsi="Calibri" w:cs="Calibri"/>
              <w:b/>
              <w:bCs/>
              <w:sz w:val="24"/>
              <w:szCs w:val="24"/>
            </w:rPr>
          </w:rPrChange>
        </w:rPr>
        <w:t xml:space="preserve"> Plans</w:t>
      </w:r>
    </w:p>
    <w:p w14:paraId="7439AD65" w14:textId="77777777" w:rsidR="00BD041A" w:rsidRPr="00B621E1" w:rsidRDefault="00BD041A">
      <w:pPr>
        <w:jc w:val="center"/>
        <w:rPr>
          <w:rFonts w:asciiTheme="majorHAnsi" w:hAnsiTheme="majorHAnsi" w:cstheme="majorHAnsi"/>
          <w:b/>
          <w:bCs/>
          <w:rPrChange w:id="12" w:author="Christina Sun" w:date="2026-03-15T21:36:00Z" w16du:dateUtc="2026-03-16T04:36:00Z">
            <w:rPr>
              <w:rFonts w:ascii="Calibri" w:hAnsi="Calibri" w:cs="Calibri"/>
              <w:b/>
              <w:bCs/>
            </w:rPr>
          </w:rPrChange>
        </w:rPr>
      </w:pPr>
    </w:p>
    <w:p w14:paraId="2518AF03" w14:textId="03E27BB3" w:rsidR="004B10E6" w:rsidRPr="00B621E1" w:rsidRDefault="003803B1" w:rsidP="003803B1">
      <w:pPr>
        <w:jc w:val="center"/>
        <w:rPr>
          <w:rFonts w:asciiTheme="majorHAnsi" w:hAnsiTheme="majorHAnsi" w:cstheme="majorHAnsi"/>
          <w:rPrChange w:id="13" w:author="Christina Sun" w:date="2026-03-15T21:36:00Z" w16du:dateUtc="2026-03-16T04:36:00Z">
            <w:rPr>
              <w:rFonts w:ascii="Calibri" w:hAnsi="Calibri" w:cs="Calibri"/>
            </w:rPr>
          </w:rPrChange>
        </w:rPr>
      </w:pPr>
      <w:bookmarkStart w:id="14" w:name="_avl6ylu06or1" w:colFirst="0" w:colLast="0"/>
      <w:bookmarkEnd w:id="14"/>
      <w:r w:rsidRPr="00B621E1">
        <w:rPr>
          <w:rFonts w:asciiTheme="majorHAnsi" w:hAnsiTheme="majorHAnsi" w:cstheme="majorHAnsi"/>
          <w:i/>
          <w:iCs/>
          <w:rPrChange w:id="15" w:author="Christina Sun" w:date="2026-03-15T21:36:00Z" w16du:dateUtc="2026-03-16T04:36:00Z">
            <w:rPr>
              <w:rFonts w:ascii="Calibri" w:hAnsi="Calibri" w:cs="Calibri"/>
              <w:i/>
              <w:iCs/>
            </w:rPr>
          </w:rPrChange>
        </w:rPr>
        <w:t>Authors</w:t>
      </w:r>
      <w:r w:rsidRPr="00B621E1">
        <w:rPr>
          <w:rFonts w:asciiTheme="majorHAnsi" w:hAnsiTheme="majorHAnsi" w:cstheme="majorHAnsi"/>
          <w:rPrChange w:id="16" w:author="Christina Sun" w:date="2026-03-15T21:36:00Z" w16du:dateUtc="2026-03-16T04:36:00Z">
            <w:rPr>
              <w:rFonts w:ascii="Calibri" w:hAnsi="Calibri" w:cs="Calibri"/>
            </w:rPr>
          </w:rPrChange>
        </w:rPr>
        <w:t>: Christina Sun, Alexandria Hurtt, and Michal Kurlaender</w:t>
      </w:r>
    </w:p>
    <w:p w14:paraId="15BE25E0" w14:textId="77777777" w:rsidR="003803B1" w:rsidRPr="00B621E1" w:rsidRDefault="003803B1" w:rsidP="003803B1">
      <w:pPr>
        <w:rPr>
          <w:rFonts w:asciiTheme="majorHAnsi" w:hAnsiTheme="majorHAnsi" w:cstheme="majorHAnsi"/>
          <w:rPrChange w:id="17" w:author="Christina Sun" w:date="2026-03-15T21:36:00Z" w16du:dateUtc="2026-03-16T04:36:00Z">
            <w:rPr>
              <w:rFonts w:ascii="Calibri" w:hAnsi="Calibri" w:cs="Calibri"/>
            </w:rPr>
          </w:rPrChange>
        </w:rPr>
      </w:pPr>
    </w:p>
    <w:p w14:paraId="4D3020B3" w14:textId="61634F09" w:rsidR="004B10E6" w:rsidRPr="00B621E1" w:rsidRDefault="00602BF5" w:rsidP="0071788A">
      <w:pPr>
        <w:spacing w:after="240"/>
        <w:jc w:val="center"/>
        <w:rPr>
          <w:rFonts w:asciiTheme="majorHAnsi" w:hAnsiTheme="majorHAnsi" w:cstheme="majorHAnsi"/>
          <w:b/>
          <w:bCs/>
          <w:rPrChange w:id="18" w:author="Christina Sun" w:date="2026-03-15T21:36:00Z" w16du:dateUtc="2026-03-16T04:36:00Z">
            <w:rPr>
              <w:rFonts w:ascii="Calibri" w:hAnsi="Calibri" w:cs="Calibri"/>
              <w:b/>
              <w:bCs/>
            </w:rPr>
          </w:rPrChange>
        </w:rPr>
      </w:pPr>
      <w:r w:rsidRPr="00B621E1">
        <w:rPr>
          <w:rFonts w:asciiTheme="majorHAnsi" w:hAnsiTheme="majorHAnsi" w:cstheme="majorHAnsi"/>
          <w:b/>
          <w:bCs/>
          <w:rPrChange w:id="19" w:author="Christina Sun" w:date="2026-03-15T21:36:00Z" w16du:dateUtc="2026-03-16T04:36:00Z">
            <w:rPr>
              <w:rFonts w:ascii="Calibri" w:hAnsi="Calibri" w:cs="Calibri"/>
              <w:b/>
              <w:bCs/>
            </w:rPr>
          </w:rPrChange>
        </w:rPr>
        <w:t>Abstract</w:t>
      </w:r>
    </w:p>
    <w:p w14:paraId="7439AD68" w14:textId="7451A0A7" w:rsidR="00BD041A" w:rsidRPr="00B621E1" w:rsidRDefault="00602BF5" w:rsidP="003803B1">
      <w:pPr>
        <w:spacing w:after="240" w:line="276" w:lineRule="auto"/>
        <w:ind w:firstLine="720"/>
        <w:rPr>
          <w:rFonts w:asciiTheme="majorHAnsi" w:hAnsiTheme="majorHAnsi" w:cstheme="majorHAnsi"/>
          <w:rPrChange w:id="20" w:author="Christina Sun" w:date="2026-03-15T21:36:00Z" w16du:dateUtc="2026-03-16T04:36:00Z">
            <w:rPr>
              <w:rFonts w:ascii="Calibri" w:hAnsi="Calibri" w:cs="Calibri"/>
            </w:rPr>
          </w:rPrChange>
        </w:rPr>
      </w:pPr>
      <w:commentRangeStart w:id="21"/>
      <w:commentRangeStart w:id="22"/>
      <w:r w:rsidRPr="00B621E1">
        <w:rPr>
          <w:rFonts w:asciiTheme="majorHAnsi" w:hAnsiTheme="majorHAnsi" w:cstheme="majorHAnsi"/>
          <w:color w:val="000000"/>
          <w:rPrChange w:id="23" w:author="Christina Sun" w:date="2026-03-15T21:36:00Z" w16du:dateUtc="2026-03-16T04:36:00Z">
            <w:rPr>
              <w:rFonts w:ascii="Calibri" w:hAnsi="Calibri" w:cs="Calibri"/>
              <w:color w:val="000000"/>
            </w:rPr>
          </w:rPrChange>
        </w:rPr>
        <w:t xml:space="preserve">Limited research considers the diversity </w:t>
      </w:r>
      <w:r w:rsidR="005E7BAE" w:rsidRPr="00B621E1">
        <w:rPr>
          <w:rFonts w:asciiTheme="majorHAnsi" w:hAnsiTheme="majorHAnsi" w:cstheme="majorHAnsi"/>
          <w:color w:val="000000"/>
          <w:rPrChange w:id="24" w:author="Christina Sun" w:date="2026-03-15T21:36:00Z" w16du:dateUtc="2026-03-16T04:36:00Z">
            <w:rPr>
              <w:rFonts w:ascii="Calibri" w:hAnsi="Calibri" w:cs="Calibri"/>
              <w:color w:val="000000"/>
            </w:rPr>
          </w:rPrChange>
        </w:rPr>
        <w:t xml:space="preserve">of experience </w:t>
      </w:r>
      <w:commentRangeStart w:id="25"/>
      <w:r w:rsidRPr="00B621E1">
        <w:rPr>
          <w:rFonts w:asciiTheme="majorHAnsi" w:hAnsiTheme="majorHAnsi" w:cstheme="majorHAnsi"/>
          <w:color w:val="000000"/>
          <w:rPrChange w:id="26" w:author="Christina Sun" w:date="2026-03-15T21:36:00Z" w16du:dateUtc="2026-03-16T04:36:00Z">
            <w:rPr>
              <w:rFonts w:ascii="Calibri" w:hAnsi="Calibri" w:cs="Calibri"/>
              <w:color w:val="000000"/>
            </w:rPr>
          </w:rPrChange>
        </w:rPr>
        <w:t>across</w:t>
      </w:r>
      <w:commentRangeEnd w:id="25"/>
      <w:r w:rsidR="002155FA" w:rsidRPr="00B621E1">
        <w:rPr>
          <w:rStyle w:val="CommentReference"/>
          <w:rFonts w:asciiTheme="majorHAnsi" w:hAnsiTheme="majorHAnsi" w:cstheme="majorHAnsi"/>
          <w:color w:val="000000"/>
          <w:sz w:val="24"/>
          <w:szCs w:val="24"/>
          <w:rPrChange w:id="27" w:author="Christina Sun" w:date="2026-03-15T21:36:00Z" w16du:dateUtc="2026-03-16T04:36:00Z">
            <w:rPr>
              <w:rStyle w:val="CommentReference"/>
              <w:rFonts w:ascii="Calibri" w:hAnsi="Calibri" w:cs="Calibri"/>
              <w:color w:val="000000"/>
              <w:sz w:val="24"/>
              <w:szCs w:val="24"/>
            </w:rPr>
          </w:rPrChange>
        </w:rPr>
        <w:commentReference w:id="25"/>
      </w:r>
      <w:r w:rsidRPr="00B621E1">
        <w:rPr>
          <w:rFonts w:asciiTheme="majorHAnsi" w:hAnsiTheme="majorHAnsi" w:cstheme="majorHAnsi"/>
          <w:color w:val="000000"/>
          <w:rPrChange w:id="28" w:author="Christina Sun" w:date="2026-03-15T21:36:00Z" w16du:dateUtc="2026-03-16T04:36:00Z">
            <w:rPr>
              <w:rFonts w:ascii="Calibri" w:hAnsi="Calibri" w:cs="Calibri"/>
              <w:color w:val="000000"/>
            </w:rPr>
          </w:rPrChange>
        </w:rPr>
        <w:t xml:space="preserve"> gender identity and sexual orientation during the transition from high school to college. Drawing</w:t>
      </w:r>
      <w:r w:rsidRPr="00B621E1">
        <w:rPr>
          <w:rFonts w:asciiTheme="majorHAnsi" w:hAnsiTheme="majorHAnsi" w:cstheme="majorHAnsi"/>
          <w:b/>
          <w:bCs/>
          <w:color w:val="000000"/>
          <w:rPrChange w:id="29" w:author="Christina Sun" w:date="2026-03-15T21:36:00Z" w16du:dateUtc="2026-03-16T04:36:00Z">
            <w:rPr>
              <w:rFonts w:ascii="Calibri" w:hAnsi="Calibri" w:cs="Calibri"/>
              <w:b/>
              <w:bCs/>
              <w:color w:val="000000"/>
            </w:rPr>
          </w:rPrChange>
        </w:rPr>
        <w:t xml:space="preserve"> </w:t>
      </w:r>
      <w:r w:rsidRPr="00B621E1">
        <w:rPr>
          <w:rFonts w:asciiTheme="majorHAnsi" w:hAnsiTheme="majorHAnsi" w:cstheme="majorHAnsi"/>
          <w:color w:val="000000"/>
          <w:rPrChange w:id="30" w:author="Christina Sun" w:date="2026-03-15T21:36:00Z" w16du:dateUtc="2026-03-16T04:36:00Z">
            <w:rPr>
              <w:rFonts w:ascii="Calibri" w:hAnsi="Calibri" w:cs="Calibri"/>
              <w:color w:val="000000"/>
            </w:rPr>
          </w:rPrChange>
        </w:rPr>
        <w:t>on the results of a large-scale survey (</w:t>
      </w:r>
      <w:r w:rsidRPr="00B621E1">
        <w:rPr>
          <w:rFonts w:asciiTheme="majorHAnsi" w:hAnsiTheme="majorHAnsi" w:cstheme="majorHAnsi"/>
          <w:i/>
          <w:iCs/>
          <w:color w:val="000000"/>
          <w:rPrChange w:id="31" w:author="Christina Sun" w:date="2026-03-15T21:36:00Z" w16du:dateUtc="2026-03-16T04:36:00Z">
            <w:rPr>
              <w:rFonts w:ascii="Calibri" w:hAnsi="Calibri" w:cs="Calibri"/>
              <w:i/>
              <w:iCs/>
              <w:color w:val="000000"/>
            </w:rPr>
          </w:rPrChange>
        </w:rPr>
        <w:t>n</w:t>
      </w:r>
      <w:r w:rsidRPr="00B621E1">
        <w:rPr>
          <w:rFonts w:asciiTheme="majorHAnsi" w:hAnsiTheme="majorHAnsi" w:cstheme="majorHAnsi"/>
          <w:color w:val="000000"/>
          <w:rPrChange w:id="32" w:author="Christina Sun" w:date="2026-03-15T21:36:00Z" w16du:dateUtc="2026-03-16T04:36:00Z">
            <w:rPr>
              <w:rFonts w:ascii="Calibri" w:hAnsi="Calibri" w:cs="Calibri"/>
              <w:color w:val="000000"/>
            </w:rPr>
          </w:rPrChange>
        </w:rPr>
        <w:t xml:space="preserve"> = 9,230) of California high school sen</w:t>
      </w:r>
      <w:r w:rsidRPr="00B621E1">
        <w:rPr>
          <w:rFonts w:asciiTheme="majorHAnsi" w:hAnsiTheme="majorHAnsi" w:cstheme="majorHAnsi"/>
          <w:rPrChange w:id="33" w:author="Christina Sun" w:date="2026-03-15T21:36:00Z" w16du:dateUtc="2026-03-16T04:36:00Z">
            <w:rPr>
              <w:rFonts w:ascii="Calibri" w:hAnsi="Calibri" w:cs="Calibri"/>
            </w:rPr>
          </w:rPrChange>
        </w:rPr>
        <w:t xml:space="preserve">iors, </w:t>
      </w:r>
      <w:r w:rsidRPr="00B621E1">
        <w:rPr>
          <w:rFonts w:asciiTheme="majorHAnsi" w:hAnsiTheme="majorHAnsi" w:cstheme="majorHAnsi"/>
          <w:color w:val="000000"/>
          <w:rPrChange w:id="34" w:author="Christina Sun" w:date="2026-03-15T21:36:00Z" w16du:dateUtc="2026-03-16T04:36:00Z">
            <w:rPr>
              <w:rFonts w:ascii="Calibri" w:hAnsi="Calibri" w:cs="Calibri"/>
              <w:color w:val="000000"/>
            </w:rPr>
          </w:rPrChange>
        </w:rPr>
        <w:t xml:space="preserve">we examine LGBTQ+ </w:t>
      </w:r>
      <w:r w:rsidRPr="00B621E1">
        <w:rPr>
          <w:rFonts w:asciiTheme="majorHAnsi" w:hAnsiTheme="majorHAnsi" w:cstheme="majorHAnsi"/>
          <w:rPrChange w:id="35" w:author="Christina Sun" w:date="2026-03-15T21:36:00Z" w16du:dateUtc="2026-03-16T04:36:00Z">
            <w:rPr>
              <w:rFonts w:ascii="Calibri" w:hAnsi="Calibri" w:cs="Calibri"/>
            </w:rPr>
          </w:rPrChange>
        </w:rPr>
        <w:t>students’ high school experiences and college expectations</w:t>
      </w:r>
      <w:r w:rsidRPr="00B621E1">
        <w:rPr>
          <w:rFonts w:asciiTheme="majorHAnsi" w:hAnsiTheme="majorHAnsi" w:cstheme="majorHAnsi"/>
          <w:color w:val="000000"/>
          <w:rPrChange w:id="36" w:author="Christina Sun" w:date="2026-03-15T21:36:00Z" w16du:dateUtc="2026-03-16T04:36:00Z">
            <w:rPr>
              <w:rFonts w:ascii="Calibri" w:hAnsi="Calibri" w:cs="Calibri"/>
              <w:color w:val="000000"/>
            </w:rPr>
          </w:rPrChange>
        </w:rPr>
        <w:t xml:space="preserve">, </w:t>
      </w:r>
      <w:r w:rsidRPr="00B621E1">
        <w:rPr>
          <w:rFonts w:asciiTheme="majorHAnsi" w:hAnsiTheme="majorHAnsi" w:cstheme="majorHAnsi"/>
          <w:rPrChange w:id="37" w:author="Christina Sun" w:date="2026-03-15T21:36:00Z" w16du:dateUtc="2026-03-16T04:36:00Z">
            <w:rPr>
              <w:rFonts w:ascii="Calibri" w:hAnsi="Calibri" w:cs="Calibri"/>
            </w:rPr>
          </w:rPrChange>
        </w:rPr>
        <w:t>including</w:t>
      </w:r>
      <w:r w:rsidRPr="00B621E1">
        <w:rPr>
          <w:rFonts w:asciiTheme="majorHAnsi" w:hAnsiTheme="majorHAnsi" w:cstheme="majorHAnsi"/>
          <w:color w:val="000000"/>
          <w:rPrChange w:id="38" w:author="Christina Sun" w:date="2026-03-15T21:36:00Z" w16du:dateUtc="2026-03-16T04:36:00Z">
            <w:rPr>
              <w:rFonts w:ascii="Calibri" w:hAnsi="Calibri" w:cs="Calibri"/>
              <w:color w:val="000000"/>
            </w:rPr>
          </w:rPrChange>
        </w:rPr>
        <w:t xml:space="preserve"> </w:t>
      </w:r>
      <w:r w:rsidR="002155FA" w:rsidRPr="00B621E1">
        <w:rPr>
          <w:rFonts w:asciiTheme="majorHAnsi" w:hAnsiTheme="majorHAnsi" w:cstheme="majorHAnsi"/>
          <w:color w:val="000000"/>
          <w:rPrChange w:id="39" w:author="Christina Sun" w:date="2026-03-15T21:36:00Z" w16du:dateUtc="2026-03-16T04:36:00Z">
            <w:rPr>
              <w:rFonts w:ascii="Calibri" w:hAnsi="Calibri" w:cs="Calibri"/>
              <w:color w:val="000000"/>
            </w:rPr>
          </w:rPrChange>
        </w:rPr>
        <w:t xml:space="preserve">their </w:t>
      </w:r>
      <w:r w:rsidRPr="00B621E1">
        <w:rPr>
          <w:rFonts w:asciiTheme="majorHAnsi" w:hAnsiTheme="majorHAnsi" w:cstheme="majorHAnsi"/>
          <w:color w:val="000000"/>
          <w:rPrChange w:id="40" w:author="Christina Sun" w:date="2026-03-15T21:36:00Z" w16du:dateUtc="2026-03-16T04:36:00Z">
            <w:rPr>
              <w:rFonts w:ascii="Calibri" w:hAnsi="Calibri" w:cs="Calibri"/>
              <w:color w:val="000000"/>
            </w:rPr>
          </w:rPrChange>
        </w:rPr>
        <w:t>concerns</w:t>
      </w:r>
      <w:r w:rsidR="006D380F" w:rsidRPr="00B621E1">
        <w:rPr>
          <w:rFonts w:asciiTheme="majorHAnsi" w:hAnsiTheme="majorHAnsi" w:cstheme="majorHAnsi"/>
          <w:color w:val="000000"/>
          <w:rPrChange w:id="41" w:author="Christina Sun" w:date="2026-03-15T21:36:00Z" w16du:dateUtc="2026-03-16T04:36:00Z">
            <w:rPr>
              <w:rFonts w:ascii="Calibri" w:hAnsi="Calibri" w:cs="Calibri"/>
              <w:color w:val="000000"/>
            </w:rPr>
          </w:rPrChange>
        </w:rPr>
        <w:t xml:space="preserve"> about college</w:t>
      </w:r>
      <w:r w:rsidRPr="00B621E1">
        <w:rPr>
          <w:rFonts w:asciiTheme="majorHAnsi" w:hAnsiTheme="majorHAnsi" w:cstheme="majorHAnsi"/>
          <w:rPrChange w:id="42" w:author="Christina Sun" w:date="2026-03-15T21:36:00Z" w16du:dateUtc="2026-03-16T04:36:00Z">
            <w:rPr>
              <w:rFonts w:ascii="Calibri" w:hAnsi="Calibri" w:cs="Calibri"/>
            </w:rPr>
          </w:rPrChange>
        </w:rPr>
        <w:t xml:space="preserve"> </w:t>
      </w:r>
      <w:r w:rsidR="002155FA" w:rsidRPr="00B621E1">
        <w:rPr>
          <w:rFonts w:asciiTheme="majorHAnsi" w:hAnsiTheme="majorHAnsi" w:cstheme="majorHAnsi"/>
          <w:rPrChange w:id="43" w:author="Christina Sun" w:date="2026-03-15T21:36:00Z" w16du:dateUtc="2026-03-16T04:36:00Z">
            <w:rPr>
              <w:rFonts w:ascii="Calibri" w:hAnsi="Calibri" w:cs="Calibri"/>
            </w:rPr>
          </w:rPrChange>
        </w:rPr>
        <w:t xml:space="preserve">prior </w:t>
      </w:r>
      <w:r w:rsidR="00255044" w:rsidRPr="00B621E1">
        <w:rPr>
          <w:rFonts w:asciiTheme="majorHAnsi" w:hAnsiTheme="majorHAnsi" w:cstheme="majorHAnsi"/>
          <w:rPrChange w:id="44" w:author="Christina Sun" w:date="2026-03-15T21:36:00Z" w16du:dateUtc="2026-03-16T04:36:00Z">
            <w:rPr>
              <w:rFonts w:ascii="Calibri" w:hAnsi="Calibri" w:cs="Calibri"/>
            </w:rPr>
          </w:rPrChange>
        </w:rPr>
        <w:t xml:space="preserve">to </w:t>
      </w:r>
      <w:r w:rsidR="00255044" w:rsidRPr="00B621E1">
        <w:rPr>
          <w:rFonts w:asciiTheme="majorHAnsi" w:hAnsiTheme="majorHAnsi" w:cstheme="majorHAnsi"/>
          <w:color w:val="000000"/>
          <w:rPrChange w:id="45" w:author="Christina Sun" w:date="2026-03-15T21:36:00Z" w16du:dateUtc="2026-03-16T04:36:00Z">
            <w:rPr>
              <w:rFonts w:ascii="Calibri" w:hAnsi="Calibri" w:cs="Calibri"/>
              <w:color w:val="000000"/>
            </w:rPr>
          </w:rPrChange>
        </w:rPr>
        <w:t>matriculation</w:t>
      </w:r>
      <w:r w:rsidRPr="00B621E1">
        <w:rPr>
          <w:rFonts w:asciiTheme="majorHAnsi" w:hAnsiTheme="majorHAnsi" w:cstheme="majorHAnsi"/>
          <w:color w:val="000000"/>
          <w:rPrChange w:id="46" w:author="Christina Sun" w:date="2026-03-15T21:36:00Z" w16du:dateUtc="2026-03-16T04:36:00Z">
            <w:rPr>
              <w:rFonts w:ascii="Calibri" w:hAnsi="Calibri" w:cs="Calibri"/>
              <w:color w:val="000000"/>
            </w:rPr>
          </w:rPrChange>
        </w:rPr>
        <w:t xml:space="preserve">. </w:t>
      </w:r>
      <w:commentRangeStart w:id="47"/>
      <w:commentRangeStart w:id="48"/>
      <w:commentRangeStart w:id="49"/>
      <w:r w:rsidRPr="00B621E1">
        <w:rPr>
          <w:rFonts w:asciiTheme="majorHAnsi" w:hAnsiTheme="majorHAnsi" w:cstheme="majorHAnsi"/>
          <w:color w:val="000000"/>
          <w:rPrChange w:id="50" w:author="Christina Sun" w:date="2026-03-15T21:36:00Z" w16du:dateUtc="2026-03-16T04:36:00Z">
            <w:rPr>
              <w:rFonts w:ascii="Calibri" w:hAnsi="Calibri" w:cs="Calibri"/>
              <w:color w:val="000000"/>
            </w:rPr>
          </w:rPrChange>
        </w:rPr>
        <w:t xml:space="preserve">Findings reveal there is a statistically significant difference between the high school experiences of cisgender students and </w:t>
      </w:r>
      <w:r w:rsidRPr="00B621E1">
        <w:rPr>
          <w:rFonts w:asciiTheme="majorHAnsi" w:hAnsiTheme="majorHAnsi" w:cstheme="majorHAnsi"/>
          <w:rPrChange w:id="51" w:author="Christina Sun" w:date="2026-03-15T21:36:00Z" w16du:dateUtc="2026-03-16T04:36:00Z">
            <w:rPr>
              <w:rFonts w:ascii="Calibri" w:hAnsi="Calibri" w:cs="Calibri"/>
            </w:rPr>
          </w:rPrChange>
        </w:rPr>
        <w:t>transgender</w:t>
      </w:r>
      <w:r w:rsidRPr="00B621E1">
        <w:rPr>
          <w:rFonts w:asciiTheme="majorHAnsi" w:hAnsiTheme="majorHAnsi" w:cstheme="majorHAnsi"/>
          <w:color w:val="000000"/>
          <w:rPrChange w:id="52" w:author="Christina Sun" w:date="2026-03-15T21:36:00Z" w16du:dateUtc="2026-03-16T04:36:00Z">
            <w:rPr>
              <w:rFonts w:ascii="Calibri" w:hAnsi="Calibri" w:cs="Calibri"/>
              <w:color w:val="000000"/>
            </w:rPr>
          </w:rPrChange>
        </w:rPr>
        <w:t xml:space="preserve"> and gender expansi</w:t>
      </w:r>
      <w:r w:rsidRPr="00B621E1">
        <w:rPr>
          <w:rFonts w:asciiTheme="majorHAnsi" w:hAnsiTheme="majorHAnsi" w:cstheme="majorHAnsi"/>
          <w:rPrChange w:id="53" w:author="Christina Sun" w:date="2026-03-15T21:36:00Z" w16du:dateUtc="2026-03-16T04:36:00Z">
            <w:rPr>
              <w:rFonts w:ascii="Calibri" w:hAnsi="Calibri" w:cs="Calibri"/>
            </w:rPr>
          </w:rPrChange>
        </w:rPr>
        <w:t xml:space="preserve">ve </w:t>
      </w:r>
      <w:r w:rsidRPr="00B621E1">
        <w:rPr>
          <w:rFonts w:asciiTheme="majorHAnsi" w:hAnsiTheme="majorHAnsi" w:cstheme="majorHAnsi"/>
          <w:color w:val="000000"/>
          <w:rPrChange w:id="54" w:author="Christina Sun" w:date="2026-03-15T21:36:00Z" w16du:dateUtc="2026-03-16T04:36:00Z">
            <w:rPr>
              <w:rFonts w:ascii="Calibri" w:hAnsi="Calibri" w:cs="Calibri"/>
              <w:color w:val="000000"/>
            </w:rPr>
          </w:rPrChange>
        </w:rPr>
        <w:t>students, who</w:t>
      </w:r>
      <w:r w:rsidR="00B61F67" w:rsidRPr="00B621E1">
        <w:rPr>
          <w:rFonts w:asciiTheme="majorHAnsi" w:hAnsiTheme="majorHAnsi" w:cstheme="majorHAnsi"/>
          <w:color w:val="000000"/>
          <w:rPrChange w:id="55" w:author="Christina Sun" w:date="2026-03-15T21:36:00Z" w16du:dateUtc="2026-03-16T04:36:00Z">
            <w:rPr>
              <w:rFonts w:ascii="Calibri" w:hAnsi="Calibri" w:cs="Calibri"/>
              <w:color w:val="000000"/>
            </w:rPr>
          </w:rPrChange>
        </w:rPr>
        <w:t>, on average,</w:t>
      </w:r>
      <w:r w:rsidRPr="00B621E1">
        <w:rPr>
          <w:rFonts w:asciiTheme="majorHAnsi" w:hAnsiTheme="majorHAnsi" w:cstheme="majorHAnsi"/>
          <w:color w:val="000000"/>
          <w:rPrChange w:id="56" w:author="Christina Sun" w:date="2026-03-15T21:36:00Z" w16du:dateUtc="2026-03-16T04:36:00Z">
            <w:rPr>
              <w:rFonts w:ascii="Calibri" w:hAnsi="Calibri" w:cs="Calibri"/>
              <w:color w:val="000000"/>
            </w:rPr>
          </w:rPrChange>
        </w:rPr>
        <w:t xml:space="preserve"> report less positive experiences overall and substantially higher rates of identity-based bullying.</w:t>
      </w:r>
      <w:commentRangeEnd w:id="47"/>
      <w:r w:rsidR="001D7C72" w:rsidRPr="00B621E1">
        <w:rPr>
          <w:rStyle w:val="CommentReference"/>
          <w:rFonts w:asciiTheme="majorHAnsi" w:hAnsiTheme="majorHAnsi" w:cstheme="majorHAnsi"/>
          <w:color w:val="000000"/>
          <w:sz w:val="24"/>
          <w:szCs w:val="24"/>
          <w:rPrChange w:id="57" w:author="Christina Sun" w:date="2026-03-15T21:36:00Z" w16du:dateUtc="2026-03-16T04:36:00Z">
            <w:rPr>
              <w:rStyle w:val="CommentReference"/>
              <w:rFonts w:ascii="Calibri" w:hAnsi="Calibri" w:cs="Calibri"/>
              <w:color w:val="000000"/>
              <w:sz w:val="24"/>
              <w:szCs w:val="24"/>
            </w:rPr>
          </w:rPrChange>
        </w:rPr>
        <w:commentReference w:id="47"/>
      </w:r>
      <w:commentRangeEnd w:id="48"/>
      <w:r w:rsidR="00A15A40" w:rsidRPr="00B621E1">
        <w:rPr>
          <w:rStyle w:val="CommentReference"/>
          <w:rFonts w:asciiTheme="majorHAnsi" w:hAnsiTheme="majorHAnsi" w:cstheme="majorHAnsi"/>
          <w:color w:val="000000"/>
          <w:sz w:val="24"/>
          <w:szCs w:val="24"/>
          <w:rPrChange w:id="58" w:author="Christina Sun" w:date="2026-03-15T21:36:00Z" w16du:dateUtc="2026-03-16T04:36:00Z">
            <w:rPr>
              <w:rStyle w:val="CommentReference"/>
              <w:rFonts w:ascii="Calibri" w:hAnsi="Calibri" w:cs="Calibri"/>
              <w:color w:val="000000"/>
              <w:sz w:val="24"/>
              <w:szCs w:val="24"/>
            </w:rPr>
          </w:rPrChange>
        </w:rPr>
        <w:commentReference w:id="48"/>
      </w:r>
      <w:commentRangeEnd w:id="49"/>
      <w:r w:rsidR="005D2EC2" w:rsidRPr="00B621E1">
        <w:rPr>
          <w:rStyle w:val="CommentReference"/>
          <w:rFonts w:asciiTheme="majorHAnsi" w:hAnsiTheme="majorHAnsi" w:cstheme="majorHAnsi"/>
          <w:color w:val="000000"/>
          <w:sz w:val="24"/>
          <w:szCs w:val="24"/>
          <w:rPrChange w:id="59" w:author="Christina Sun" w:date="2026-03-15T21:36:00Z" w16du:dateUtc="2026-03-16T04:36:00Z">
            <w:rPr>
              <w:rStyle w:val="CommentReference"/>
              <w:rFonts w:ascii="Calibri" w:hAnsi="Calibri" w:cs="Calibri"/>
              <w:color w:val="000000"/>
              <w:sz w:val="24"/>
              <w:szCs w:val="24"/>
            </w:rPr>
          </w:rPrChange>
        </w:rPr>
        <w:commentReference w:id="49"/>
      </w:r>
      <w:r w:rsidRPr="00B621E1">
        <w:rPr>
          <w:rFonts w:asciiTheme="majorHAnsi" w:hAnsiTheme="majorHAnsi" w:cstheme="majorHAnsi"/>
          <w:color w:val="000000"/>
          <w:rPrChange w:id="60" w:author="Christina Sun" w:date="2026-03-15T21:36:00Z" w16du:dateUtc="2026-03-16T04:36:00Z">
            <w:rPr>
              <w:rFonts w:ascii="Calibri" w:hAnsi="Calibri" w:cs="Calibri"/>
              <w:color w:val="000000"/>
            </w:rPr>
          </w:rPrChange>
        </w:rPr>
        <w:t xml:space="preserve"> While </w:t>
      </w:r>
      <w:r w:rsidRPr="00B621E1">
        <w:rPr>
          <w:rFonts w:asciiTheme="majorHAnsi" w:hAnsiTheme="majorHAnsi" w:cstheme="majorHAnsi"/>
          <w:rPrChange w:id="61" w:author="Christina Sun" w:date="2026-03-15T21:36:00Z" w16du:dateUtc="2026-03-16T04:36:00Z">
            <w:rPr>
              <w:rFonts w:ascii="Calibri" w:hAnsi="Calibri" w:cs="Calibri"/>
            </w:rPr>
          </w:rPrChange>
        </w:rPr>
        <w:t>transgender and gender expansive</w:t>
      </w:r>
      <w:r w:rsidRPr="00B621E1">
        <w:rPr>
          <w:rFonts w:asciiTheme="majorHAnsi" w:hAnsiTheme="majorHAnsi" w:cstheme="majorHAnsi"/>
          <w:color w:val="000000"/>
          <w:rPrChange w:id="62" w:author="Christina Sun" w:date="2026-03-15T21:36:00Z" w16du:dateUtc="2026-03-16T04:36:00Z">
            <w:rPr>
              <w:rFonts w:ascii="Calibri" w:hAnsi="Calibri" w:cs="Calibri"/>
              <w:color w:val="000000"/>
            </w:rPr>
          </w:rPrChange>
        </w:rPr>
        <w:t xml:space="preserve"> students maintained higher levels of worry about discrimination</w:t>
      </w:r>
      <w:r w:rsidR="002B7988" w:rsidRPr="00B621E1">
        <w:rPr>
          <w:rFonts w:asciiTheme="majorHAnsi" w:hAnsiTheme="majorHAnsi" w:cstheme="majorHAnsi"/>
          <w:color w:val="000000"/>
          <w:rPrChange w:id="63" w:author="Christina Sun" w:date="2026-03-15T21:36:00Z" w16du:dateUtc="2026-03-16T04:36:00Z">
            <w:rPr>
              <w:rFonts w:ascii="Calibri" w:hAnsi="Calibri" w:cs="Calibri"/>
              <w:color w:val="000000"/>
            </w:rPr>
          </w:rPrChange>
        </w:rPr>
        <w:t xml:space="preserve"> compared to cisgender students</w:t>
      </w:r>
      <w:r w:rsidRPr="00B621E1">
        <w:rPr>
          <w:rFonts w:asciiTheme="majorHAnsi" w:hAnsiTheme="majorHAnsi" w:cstheme="majorHAnsi"/>
          <w:color w:val="000000"/>
          <w:rPrChange w:id="64" w:author="Christina Sun" w:date="2026-03-15T21:36:00Z" w16du:dateUtc="2026-03-16T04:36:00Z">
            <w:rPr>
              <w:rFonts w:ascii="Calibri" w:hAnsi="Calibri" w:cs="Calibri"/>
              <w:color w:val="000000"/>
            </w:rPr>
          </w:rPrChange>
        </w:rPr>
        <w:t xml:space="preserve">, </w:t>
      </w:r>
      <w:r w:rsidR="009C3566" w:rsidRPr="00B621E1">
        <w:rPr>
          <w:rFonts w:asciiTheme="majorHAnsi" w:hAnsiTheme="majorHAnsi" w:cstheme="majorHAnsi"/>
          <w:color w:val="000000"/>
          <w:rPrChange w:id="65" w:author="Christina Sun" w:date="2026-03-15T21:36:00Z" w16du:dateUtc="2026-03-16T04:36:00Z">
            <w:rPr>
              <w:rFonts w:ascii="Calibri" w:hAnsi="Calibri" w:cs="Calibri"/>
              <w:color w:val="000000"/>
            </w:rPr>
          </w:rPrChange>
        </w:rPr>
        <w:t>binary</w:t>
      </w:r>
      <w:r w:rsidR="00E9640D" w:rsidRPr="00B621E1">
        <w:rPr>
          <w:rFonts w:asciiTheme="majorHAnsi" w:hAnsiTheme="majorHAnsi" w:cstheme="majorHAnsi"/>
          <w:color w:val="000000"/>
          <w:rPrChange w:id="66" w:author="Christina Sun" w:date="2026-03-15T21:36:00Z" w16du:dateUtc="2026-03-16T04:36:00Z">
            <w:rPr>
              <w:rFonts w:ascii="Calibri" w:hAnsi="Calibri" w:cs="Calibri"/>
              <w:color w:val="000000"/>
            </w:rPr>
          </w:rPrChange>
        </w:rPr>
        <w:t>-identifying</w:t>
      </w:r>
      <w:r w:rsidR="009C3566" w:rsidRPr="00B621E1">
        <w:rPr>
          <w:rFonts w:asciiTheme="majorHAnsi" w:hAnsiTheme="majorHAnsi" w:cstheme="majorHAnsi"/>
          <w:color w:val="000000"/>
          <w:rPrChange w:id="67" w:author="Christina Sun" w:date="2026-03-15T21:36:00Z" w16du:dateUtc="2026-03-16T04:36:00Z">
            <w:rPr>
              <w:rFonts w:ascii="Calibri" w:hAnsi="Calibri" w:cs="Calibri"/>
              <w:color w:val="000000"/>
            </w:rPr>
          </w:rPrChange>
        </w:rPr>
        <w:t xml:space="preserve"> </w:t>
      </w:r>
      <w:r w:rsidRPr="00B621E1">
        <w:rPr>
          <w:rFonts w:asciiTheme="majorHAnsi" w:hAnsiTheme="majorHAnsi" w:cstheme="majorHAnsi"/>
          <w:color w:val="000000"/>
          <w:rPrChange w:id="68" w:author="Christina Sun" w:date="2026-03-15T21:36:00Z" w16du:dateUtc="2026-03-16T04:36:00Z">
            <w:rPr>
              <w:rFonts w:ascii="Calibri" w:hAnsi="Calibri" w:cs="Calibri"/>
              <w:color w:val="000000"/>
            </w:rPr>
          </w:rPrChange>
        </w:rPr>
        <w:t xml:space="preserve">transgender students </w:t>
      </w:r>
      <w:r w:rsidRPr="00B621E1">
        <w:rPr>
          <w:rFonts w:asciiTheme="majorHAnsi" w:hAnsiTheme="majorHAnsi" w:cstheme="majorHAnsi"/>
          <w:rPrChange w:id="69" w:author="Christina Sun" w:date="2026-03-15T21:36:00Z" w16du:dateUtc="2026-03-16T04:36:00Z">
            <w:rPr>
              <w:rFonts w:ascii="Calibri" w:hAnsi="Calibri" w:cs="Calibri"/>
            </w:rPr>
          </w:rPrChange>
        </w:rPr>
        <w:t>were</w:t>
      </w:r>
      <w:r w:rsidRPr="00B621E1">
        <w:rPr>
          <w:rFonts w:asciiTheme="majorHAnsi" w:hAnsiTheme="majorHAnsi" w:cstheme="majorHAnsi"/>
          <w:color w:val="000000"/>
          <w:rPrChange w:id="70" w:author="Christina Sun" w:date="2026-03-15T21:36:00Z" w16du:dateUtc="2026-03-16T04:36:00Z">
            <w:rPr>
              <w:rFonts w:ascii="Calibri" w:hAnsi="Calibri" w:cs="Calibri"/>
              <w:color w:val="000000"/>
            </w:rPr>
          </w:rPrChange>
        </w:rPr>
        <w:t xml:space="preserve"> more likely to report concerns about discrimination compared to </w:t>
      </w:r>
      <w:r w:rsidR="009C3566" w:rsidRPr="00B621E1">
        <w:rPr>
          <w:rFonts w:asciiTheme="majorHAnsi" w:hAnsiTheme="majorHAnsi" w:cstheme="majorHAnsi"/>
          <w:color w:val="000000"/>
          <w:rPrChange w:id="71" w:author="Christina Sun" w:date="2026-03-15T21:36:00Z" w16du:dateUtc="2026-03-16T04:36:00Z">
            <w:rPr>
              <w:rFonts w:ascii="Calibri" w:hAnsi="Calibri" w:cs="Calibri"/>
              <w:color w:val="000000"/>
            </w:rPr>
          </w:rPrChange>
        </w:rPr>
        <w:t xml:space="preserve">nonbinary and other gender </w:t>
      </w:r>
      <w:r w:rsidR="005E7BAE" w:rsidRPr="00B621E1">
        <w:rPr>
          <w:rFonts w:asciiTheme="majorHAnsi" w:hAnsiTheme="majorHAnsi" w:cstheme="majorHAnsi"/>
          <w:color w:val="000000"/>
          <w:rPrChange w:id="72" w:author="Christina Sun" w:date="2026-03-15T21:36:00Z" w16du:dateUtc="2026-03-16T04:36:00Z">
            <w:rPr>
              <w:rFonts w:ascii="Calibri" w:hAnsi="Calibri" w:cs="Calibri"/>
              <w:color w:val="000000"/>
            </w:rPr>
          </w:rPrChange>
        </w:rPr>
        <w:t>diverse</w:t>
      </w:r>
      <w:r w:rsidR="009C3566" w:rsidRPr="00B621E1">
        <w:rPr>
          <w:rFonts w:asciiTheme="majorHAnsi" w:hAnsiTheme="majorHAnsi" w:cstheme="majorHAnsi"/>
          <w:color w:val="000000"/>
          <w:rPrChange w:id="73" w:author="Christina Sun" w:date="2026-03-15T21:36:00Z" w16du:dateUtc="2026-03-16T04:36:00Z">
            <w:rPr>
              <w:rFonts w:ascii="Calibri" w:hAnsi="Calibri" w:cs="Calibri"/>
              <w:color w:val="000000"/>
            </w:rPr>
          </w:rPrChange>
        </w:rPr>
        <w:t xml:space="preserve"> students</w:t>
      </w:r>
      <w:r w:rsidRPr="00B621E1">
        <w:rPr>
          <w:rFonts w:asciiTheme="majorHAnsi" w:hAnsiTheme="majorHAnsi" w:cstheme="majorHAnsi"/>
          <w:color w:val="000000"/>
          <w:rPrChange w:id="74" w:author="Christina Sun" w:date="2026-03-15T21:36:00Z" w16du:dateUtc="2026-03-16T04:36:00Z">
            <w:rPr>
              <w:rFonts w:ascii="Calibri" w:hAnsi="Calibri" w:cs="Calibri"/>
              <w:color w:val="000000"/>
            </w:rPr>
          </w:rPrChange>
        </w:rPr>
        <w:t xml:space="preserve">. </w:t>
      </w:r>
      <w:r w:rsidR="008603AB" w:rsidRPr="00B621E1">
        <w:rPr>
          <w:rFonts w:asciiTheme="majorHAnsi" w:hAnsiTheme="majorHAnsi" w:cstheme="majorHAnsi"/>
          <w:color w:val="000000"/>
          <w:rPrChange w:id="75" w:author="Christina Sun" w:date="2026-03-15T21:36:00Z" w16du:dateUtc="2026-03-16T04:36:00Z">
            <w:rPr>
              <w:rFonts w:ascii="Calibri" w:hAnsi="Calibri" w:cs="Calibri"/>
              <w:color w:val="000000"/>
            </w:rPr>
          </w:rPrChange>
        </w:rPr>
        <w:t>D</w:t>
      </w:r>
      <w:r w:rsidRPr="00B621E1">
        <w:rPr>
          <w:rFonts w:asciiTheme="majorHAnsi" w:hAnsiTheme="majorHAnsi" w:cstheme="majorHAnsi"/>
          <w:rPrChange w:id="76" w:author="Christina Sun" w:date="2026-03-15T21:36:00Z" w16du:dateUtc="2026-03-16T04:36:00Z">
            <w:rPr>
              <w:rFonts w:ascii="Calibri" w:hAnsi="Calibri" w:cs="Calibri"/>
            </w:rPr>
          </w:rPrChange>
        </w:rPr>
        <w:t>espite heightened concerns about discrimination, transgender and gender expansive</w:t>
      </w:r>
      <w:r w:rsidRPr="00B621E1">
        <w:rPr>
          <w:rFonts w:asciiTheme="majorHAnsi" w:hAnsiTheme="majorHAnsi" w:cstheme="majorHAnsi"/>
          <w:color w:val="000000"/>
          <w:rPrChange w:id="77" w:author="Christina Sun" w:date="2026-03-15T21:36:00Z" w16du:dateUtc="2026-03-16T04:36:00Z">
            <w:rPr>
              <w:rFonts w:ascii="Calibri" w:hAnsi="Calibri" w:cs="Calibri"/>
              <w:color w:val="000000"/>
            </w:rPr>
          </w:rPrChange>
        </w:rPr>
        <w:t xml:space="preserve"> students planned to enroll in college</w:t>
      </w:r>
      <w:r w:rsidRPr="00B621E1">
        <w:rPr>
          <w:rFonts w:asciiTheme="majorHAnsi" w:hAnsiTheme="majorHAnsi" w:cstheme="majorHAnsi"/>
          <w:rPrChange w:id="78" w:author="Christina Sun" w:date="2026-03-15T21:36:00Z" w16du:dateUtc="2026-03-16T04:36:00Z">
            <w:rPr>
              <w:rFonts w:ascii="Calibri" w:hAnsi="Calibri" w:cs="Calibri"/>
            </w:rPr>
          </w:rPrChange>
        </w:rPr>
        <w:t>.</w:t>
      </w:r>
      <w:r w:rsidRPr="00B621E1">
        <w:rPr>
          <w:rFonts w:asciiTheme="majorHAnsi" w:hAnsiTheme="majorHAnsi" w:cstheme="majorHAnsi"/>
          <w:color w:val="000000"/>
          <w:rPrChange w:id="79" w:author="Christina Sun" w:date="2026-03-15T21:36:00Z" w16du:dateUtc="2026-03-16T04:36:00Z">
            <w:rPr>
              <w:rFonts w:ascii="Calibri" w:hAnsi="Calibri" w:cs="Calibri"/>
              <w:color w:val="000000"/>
            </w:rPr>
          </w:rPrChange>
        </w:rPr>
        <w:t xml:space="preserve"> </w:t>
      </w:r>
      <w:r w:rsidRPr="00B621E1">
        <w:rPr>
          <w:rFonts w:asciiTheme="majorHAnsi" w:hAnsiTheme="majorHAnsi" w:cstheme="majorHAnsi"/>
          <w:rPrChange w:id="80" w:author="Christina Sun" w:date="2026-03-15T21:36:00Z" w16du:dateUtc="2026-03-16T04:36:00Z">
            <w:rPr>
              <w:rFonts w:ascii="Calibri" w:hAnsi="Calibri" w:cs="Calibri"/>
            </w:rPr>
          </w:rPrChange>
        </w:rPr>
        <w:t xml:space="preserve">These results carry implications for California education policy, including the need for targeted anti-bullying interventions, transition supports that build on student resilience, and continued </w:t>
      </w:r>
      <w:r w:rsidR="00F254FF" w:rsidRPr="00B621E1">
        <w:rPr>
          <w:rFonts w:asciiTheme="majorHAnsi" w:hAnsiTheme="majorHAnsi" w:cstheme="majorHAnsi"/>
          <w:rPrChange w:id="81" w:author="Christina Sun" w:date="2026-03-15T21:36:00Z" w16du:dateUtc="2026-03-16T04:36:00Z">
            <w:rPr>
              <w:rFonts w:ascii="Calibri" w:hAnsi="Calibri" w:cs="Calibri"/>
            </w:rPr>
          </w:rPrChange>
        </w:rPr>
        <w:t xml:space="preserve">collection and </w:t>
      </w:r>
      <w:r w:rsidRPr="00B621E1">
        <w:rPr>
          <w:rFonts w:asciiTheme="majorHAnsi" w:hAnsiTheme="majorHAnsi" w:cstheme="majorHAnsi"/>
          <w:rPrChange w:id="82" w:author="Christina Sun" w:date="2026-03-15T21:36:00Z" w16du:dateUtc="2026-03-16T04:36:00Z">
            <w:rPr>
              <w:rFonts w:ascii="Calibri" w:hAnsi="Calibri" w:cs="Calibri"/>
            </w:rPr>
          </w:rPrChange>
        </w:rPr>
        <w:t>disaggregation of data by gender identity and sexual orientation.</w:t>
      </w:r>
      <w:commentRangeEnd w:id="21"/>
      <w:r w:rsidR="003C4DCF" w:rsidRPr="00B621E1">
        <w:rPr>
          <w:rStyle w:val="CommentReference"/>
          <w:rFonts w:asciiTheme="majorHAnsi" w:hAnsiTheme="majorHAnsi" w:cstheme="majorHAnsi"/>
          <w:sz w:val="24"/>
          <w:szCs w:val="24"/>
          <w:rPrChange w:id="83" w:author="Christina Sun" w:date="2026-03-15T21:36:00Z" w16du:dateUtc="2026-03-16T04:36:00Z">
            <w:rPr>
              <w:rStyle w:val="CommentReference"/>
              <w:rFonts w:ascii="Calibri" w:hAnsi="Calibri" w:cs="Calibri"/>
              <w:sz w:val="24"/>
              <w:szCs w:val="24"/>
            </w:rPr>
          </w:rPrChange>
        </w:rPr>
        <w:commentReference w:id="21"/>
      </w:r>
      <w:commentRangeEnd w:id="22"/>
      <w:r w:rsidR="005D2EC2" w:rsidRPr="00B621E1">
        <w:rPr>
          <w:rStyle w:val="CommentReference"/>
          <w:rFonts w:asciiTheme="majorHAnsi" w:hAnsiTheme="majorHAnsi" w:cstheme="majorHAnsi"/>
          <w:sz w:val="24"/>
          <w:szCs w:val="24"/>
          <w:rPrChange w:id="84" w:author="Christina Sun" w:date="2026-03-15T21:36:00Z" w16du:dateUtc="2026-03-16T04:36:00Z">
            <w:rPr>
              <w:rStyle w:val="CommentReference"/>
              <w:rFonts w:ascii="Calibri" w:hAnsi="Calibri" w:cs="Calibri"/>
              <w:sz w:val="24"/>
              <w:szCs w:val="24"/>
            </w:rPr>
          </w:rPrChange>
        </w:rPr>
        <w:commentReference w:id="22"/>
      </w:r>
    </w:p>
    <w:p w14:paraId="4AC81D2C" w14:textId="5ECC6C2E" w:rsidR="003803B1" w:rsidRPr="00B621E1" w:rsidRDefault="003803B1" w:rsidP="0071788A">
      <w:pPr>
        <w:spacing w:after="240"/>
        <w:jc w:val="center"/>
        <w:rPr>
          <w:rFonts w:asciiTheme="majorHAnsi" w:hAnsiTheme="majorHAnsi" w:cstheme="majorHAnsi"/>
          <w:b/>
          <w:bCs/>
          <w:rPrChange w:id="85" w:author="Christina Sun" w:date="2026-03-15T21:36:00Z" w16du:dateUtc="2026-03-16T04:36:00Z">
            <w:rPr>
              <w:rFonts w:ascii="Calibri" w:hAnsi="Calibri" w:cs="Calibri"/>
              <w:b/>
              <w:bCs/>
            </w:rPr>
          </w:rPrChange>
        </w:rPr>
      </w:pPr>
      <w:commentRangeStart w:id="86"/>
      <w:commentRangeStart w:id="87"/>
      <w:r w:rsidRPr="00B621E1">
        <w:rPr>
          <w:rFonts w:asciiTheme="majorHAnsi" w:hAnsiTheme="majorHAnsi" w:cstheme="majorHAnsi"/>
          <w:b/>
          <w:bCs/>
          <w:rPrChange w:id="88" w:author="Christina Sun" w:date="2026-03-15T21:36:00Z" w16du:dateUtc="2026-03-16T04:36:00Z">
            <w:rPr>
              <w:rFonts w:ascii="Calibri" w:hAnsi="Calibri" w:cs="Calibri"/>
              <w:b/>
              <w:bCs/>
            </w:rPr>
          </w:rPrChange>
        </w:rPr>
        <w:t>Acknowledgements</w:t>
      </w:r>
      <w:commentRangeEnd w:id="86"/>
      <w:r w:rsidR="0072235C" w:rsidRPr="00B621E1">
        <w:rPr>
          <w:rStyle w:val="CommentReference"/>
          <w:rFonts w:asciiTheme="majorHAnsi" w:hAnsiTheme="majorHAnsi" w:cstheme="majorHAnsi"/>
          <w:b/>
          <w:bCs/>
          <w:sz w:val="24"/>
          <w:szCs w:val="24"/>
          <w:rPrChange w:id="89" w:author="Christina Sun" w:date="2026-03-15T21:36:00Z" w16du:dateUtc="2026-03-16T04:36:00Z">
            <w:rPr>
              <w:rStyle w:val="CommentReference"/>
              <w:rFonts w:ascii="Calibri" w:hAnsi="Calibri" w:cs="Calibri"/>
              <w:b/>
              <w:bCs/>
              <w:sz w:val="24"/>
              <w:szCs w:val="24"/>
            </w:rPr>
          </w:rPrChange>
        </w:rPr>
        <w:commentReference w:id="86"/>
      </w:r>
      <w:commentRangeEnd w:id="87"/>
      <w:r w:rsidR="00255044" w:rsidRPr="00B621E1">
        <w:rPr>
          <w:rStyle w:val="CommentReference"/>
          <w:rFonts w:asciiTheme="majorHAnsi" w:hAnsiTheme="majorHAnsi" w:cstheme="majorHAnsi"/>
          <w:b/>
          <w:bCs/>
          <w:sz w:val="24"/>
          <w:szCs w:val="24"/>
          <w:rPrChange w:id="90" w:author="Christina Sun" w:date="2026-03-15T21:36:00Z" w16du:dateUtc="2026-03-16T04:36:00Z">
            <w:rPr>
              <w:rStyle w:val="CommentReference"/>
              <w:rFonts w:ascii="Calibri" w:hAnsi="Calibri" w:cs="Calibri"/>
              <w:b/>
              <w:bCs/>
              <w:sz w:val="24"/>
              <w:szCs w:val="24"/>
            </w:rPr>
          </w:rPrChange>
        </w:rPr>
        <w:commentReference w:id="87"/>
      </w:r>
    </w:p>
    <w:p w14:paraId="4F73B13D" w14:textId="35CA2A7C" w:rsidR="003803B1" w:rsidRPr="00B621E1" w:rsidRDefault="003803B1" w:rsidP="003803B1">
      <w:pPr>
        <w:spacing w:line="276" w:lineRule="auto"/>
        <w:rPr>
          <w:rFonts w:asciiTheme="majorHAnsi" w:hAnsiTheme="majorHAnsi" w:cstheme="majorHAnsi"/>
          <w:rPrChange w:id="91" w:author="Christina Sun" w:date="2026-03-15T21:36:00Z" w16du:dateUtc="2026-03-16T04:36:00Z">
            <w:rPr>
              <w:rFonts w:ascii="Calibri" w:hAnsi="Calibri" w:cs="Calibri"/>
            </w:rPr>
          </w:rPrChange>
        </w:rPr>
      </w:pPr>
      <w:r w:rsidRPr="00B621E1">
        <w:rPr>
          <w:rFonts w:asciiTheme="majorHAnsi" w:hAnsiTheme="majorHAnsi" w:cstheme="majorHAnsi"/>
          <w:rPrChange w:id="92" w:author="Christina Sun" w:date="2026-03-15T21:36:00Z" w16du:dateUtc="2026-03-16T04:36:00Z">
            <w:rPr>
              <w:rFonts w:ascii="Calibri" w:hAnsi="Calibri" w:cs="Calibri"/>
            </w:rPr>
          </w:rPrChange>
        </w:rPr>
        <w:t xml:space="preserve">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 The authors are also grateful to Elizabeth Friedmann, </w:t>
      </w:r>
      <w:r w:rsidR="001904BF" w:rsidRPr="00B621E1">
        <w:rPr>
          <w:rFonts w:asciiTheme="majorHAnsi" w:hAnsiTheme="majorHAnsi" w:cstheme="majorHAnsi"/>
          <w:rPrChange w:id="93" w:author="Christina Sun" w:date="2026-03-15T21:36:00Z" w16du:dateUtc="2026-03-16T04:36:00Z">
            <w:rPr>
              <w:rFonts w:ascii="Calibri" w:hAnsi="Calibri" w:cs="Calibri"/>
            </w:rPr>
          </w:rPrChange>
        </w:rPr>
        <w:t xml:space="preserve">Sherrie Reed, </w:t>
      </w:r>
      <w:r w:rsidRPr="00B621E1">
        <w:rPr>
          <w:rFonts w:asciiTheme="majorHAnsi" w:hAnsiTheme="majorHAnsi" w:cstheme="majorHAnsi"/>
          <w:rPrChange w:id="94" w:author="Christina Sun" w:date="2026-03-15T21:36:00Z" w16du:dateUtc="2026-03-16T04:36:00Z">
            <w:rPr>
              <w:rFonts w:ascii="Calibri" w:hAnsi="Calibri" w:cs="Calibri"/>
            </w:rPr>
          </w:rPrChange>
        </w:rPr>
        <w:t xml:space="preserve">Paco Martorell, Scott Carrell, Kairo Weber, Baiyu Zhou, </w:t>
      </w:r>
      <w:r w:rsidR="001904BF" w:rsidRPr="00B621E1">
        <w:rPr>
          <w:rFonts w:asciiTheme="majorHAnsi" w:hAnsiTheme="majorHAnsi" w:cstheme="majorHAnsi"/>
          <w:lang w:val="en-US"/>
          <w:rPrChange w:id="95" w:author="Christina Sun" w:date="2026-03-15T21:36:00Z" w16du:dateUtc="2026-03-16T04:36:00Z">
            <w:rPr>
              <w:rFonts w:ascii="Calibri" w:hAnsi="Calibri" w:cs="Calibri"/>
              <w:lang w:val="en-US"/>
            </w:rPr>
          </w:rPrChange>
        </w:rPr>
        <w:t xml:space="preserve">Maria Charles, </w:t>
      </w:r>
      <w:r w:rsidRPr="00B621E1">
        <w:rPr>
          <w:rFonts w:asciiTheme="majorHAnsi" w:hAnsiTheme="majorHAnsi" w:cstheme="majorHAnsi"/>
          <w:rPrChange w:id="96" w:author="Christina Sun" w:date="2026-03-15T21:36:00Z" w16du:dateUtc="2026-03-16T04:36:00Z">
            <w:rPr>
              <w:rFonts w:ascii="Calibri" w:hAnsi="Calibri" w:cs="Calibri"/>
            </w:rPr>
          </w:rPrChange>
        </w:rPr>
        <w:t>and Laurel Westbrook for their expertise and support in the construction of the survey, analysis, and/or review of findings.</w:t>
      </w:r>
      <w:r w:rsidRPr="00B621E1">
        <w:rPr>
          <w:rFonts w:asciiTheme="majorHAnsi" w:hAnsiTheme="majorHAnsi" w:cstheme="majorHAnsi"/>
          <w:rPrChange w:id="97" w:author="Christina Sun" w:date="2026-03-15T21:36:00Z" w16du:dateUtc="2026-03-16T04:36:00Z">
            <w:rPr>
              <w:rFonts w:ascii="Calibri" w:hAnsi="Calibri" w:cs="Calibri"/>
            </w:rPr>
          </w:rPrChange>
        </w:rPr>
        <w:br w:type="page"/>
      </w:r>
    </w:p>
    <w:p w14:paraId="4A571014" w14:textId="77777777" w:rsidR="00174480" w:rsidRPr="00B621E1" w:rsidRDefault="00602BF5" w:rsidP="003803B1">
      <w:pPr>
        <w:pStyle w:val="Heading1"/>
        <w:spacing w:before="0" w:after="0" w:line="360" w:lineRule="auto"/>
        <w:rPr>
          <w:rFonts w:asciiTheme="majorHAnsi" w:hAnsiTheme="majorHAnsi" w:cstheme="majorHAnsi"/>
          <w:b/>
          <w:bCs/>
          <w:sz w:val="24"/>
          <w:szCs w:val="24"/>
        </w:rPr>
      </w:pPr>
      <w:bookmarkStart w:id="98" w:name="_ii9xsju3ahgq" w:colFirst="0" w:colLast="0"/>
      <w:bookmarkEnd w:id="98"/>
      <w:commentRangeStart w:id="99"/>
      <w:commentRangeStart w:id="100"/>
      <w:r w:rsidRPr="00B621E1">
        <w:rPr>
          <w:rFonts w:asciiTheme="majorHAnsi" w:hAnsiTheme="majorHAnsi" w:cstheme="majorHAnsi"/>
          <w:b/>
          <w:bCs/>
          <w:sz w:val="24"/>
          <w:szCs w:val="24"/>
        </w:rPr>
        <w:lastRenderedPageBreak/>
        <w:t>Introduction</w:t>
      </w:r>
      <w:commentRangeEnd w:id="99"/>
      <w:r w:rsidR="001A7CAC" w:rsidRPr="0071788A">
        <w:rPr>
          <w:rStyle w:val="CommentReference"/>
          <w:rFonts w:asciiTheme="majorHAnsi" w:hAnsiTheme="majorHAnsi" w:cstheme="majorHAnsi"/>
          <w:b/>
          <w:bCs/>
          <w:sz w:val="24"/>
          <w:szCs w:val="24"/>
        </w:rPr>
        <w:commentReference w:id="99"/>
      </w:r>
      <w:commentRangeEnd w:id="100"/>
      <w:r w:rsidR="00482F21" w:rsidRPr="0071788A">
        <w:rPr>
          <w:rStyle w:val="CommentReference"/>
          <w:rFonts w:asciiTheme="majorHAnsi" w:hAnsiTheme="majorHAnsi" w:cstheme="majorHAnsi"/>
          <w:b/>
          <w:bCs/>
          <w:sz w:val="24"/>
          <w:szCs w:val="24"/>
        </w:rPr>
        <w:commentReference w:id="100"/>
      </w:r>
    </w:p>
    <w:p w14:paraId="1BBF4742" w14:textId="16979CA5" w:rsidR="00482F21" w:rsidRPr="00B621E1" w:rsidRDefault="00482F21" w:rsidP="00482F21">
      <w:pPr>
        <w:spacing w:line="360" w:lineRule="auto"/>
        <w:ind w:firstLine="720"/>
        <w:rPr>
          <w:rFonts w:asciiTheme="majorHAnsi" w:hAnsiTheme="majorHAnsi" w:cstheme="majorHAnsi"/>
        </w:rPr>
      </w:pPr>
      <w:r w:rsidRPr="00B621E1">
        <w:rPr>
          <w:rFonts w:asciiTheme="majorHAnsi" w:hAnsiTheme="majorHAnsi" w:cstheme="majorHAnsi"/>
        </w:rPr>
        <w:t xml:space="preserve">A critical choice students make </w:t>
      </w:r>
      <w:r w:rsidR="00C25A1D" w:rsidRPr="00B621E1">
        <w:rPr>
          <w:rFonts w:asciiTheme="majorHAnsi" w:hAnsiTheme="majorHAnsi" w:cstheme="majorHAnsi"/>
        </w:rPr>
        <w:t xml:space="preserve">in high school </w:t>
      </w:r>
      <w:r w:rsidRPr="00B621E1">
        <w:rPr>
          <w:rFonts w:asciiTheme="majorHAnsi" w:hAnsiTheme="majorHAnsi" w:cstheme="majorHAnsi"/>
        </w:rPr>
        <w:t xml:space="preserve">is whether or not to pursue a postsecondary education. This choice is shaped by students’ experiences in high school (Kurlaender et al., 2019; Reed et al., 2023; Uwah et al., 2008), which can influence their </w:t>
      </w:r>
      <w:r w:rsidR="00C25A1D" w:rsidRPr="00B621E1">
        <w:rPr>
          <w:rFonts w:asciiTheme="majorHAnsi" w:hAnsiTheme="majorHAnsi" w:cstheme="majorHAnsi"/>
        </w:rPr>
        <w:t xml:space="preserve">educational </w:t>
      </w:r>
      <w:r w:rsidRPr="00B621E1">
        <w:rPr>
          <w:rFonts w:asciiTheme="majorHAnsi" w:hAnsiTheme="majorHAnsi" w:cstheme="majorHAnsi"/>
        </w:rPr>
        <w:t>aspirations and expectations (Bergerson, 2009)— important predictor</w:t>
      </w:r>
      <w:r w:rsidR="00C25A1D" w:rsidRPr="00B621E1">
        <w:rPr>
          <w:rFonts w:asciiTheme="majorHAnsi" w:hAnsiTheme="majorHAnsi" w:cstheme="majorHAnsi"/>
        </w:rPr>
        <w:t xml:space="preserve">s </w:t>
      </w:r>
      <w:r w:rsidRPr="00B621E1">
        <w:rPr>
          <w:rFonts w:asciiTheme="majorHAnsi" w:hAnsiTheme="majorHAnsi" w:cstheme="majorHAnsi"/>
        </w:rPr>
        <w:t xml:space="preserve">of later educational attainment (Jacob &amp; Wilder, 2010; Sewell et al., 1969). Moreover, research has long documented differences in aspirations and expectations across student groups (Bergerson, 2009), including race/ethnicity, gender, and first-generation status (Kao &amp; Tienda, 1998; Mau &amp; Bikos, 2000; McCarron &amp; Inkelas, 2006; Solorzano, 1992; Trusty, 2002), with recent studies drawing on more expansive definitions of gender identity and sexual orientation (Aragon et al., 2014; Feldman et al., 2022). </w:t>
      </w:r>
    </w:p>
    <w:p w14:paraId="141D73D7" w14:textId="720B5E7B" w:rsidR="00482F21" w:rsidRPr="00B621E1" w:rsidRDefault="00482F21" w:rsidP="00482F21">
      <w:pPr>
        <w:spacing w:line="360" w:lineRule="auto"/>
        <w:ind w:firstLine="720"/>
        <w:rPr>
          <w:rFonts w:asciiTheme="majorHAnsi" w:hAnsiTheme="majorHAnsi" w:cstheme="majorHAnsi"/>
        </w:rPr>
      </w:pPr>
      <w:r w:rsidRPr="00B621E1">
        <w:rPr>
          <w:rFonts w:asciiTheme="majorHAnsi" w:hAnsiTheme="majorHAnsi" w:cstheme="majorHAnsi"/>
        </w:rPr>
        <w:t xml:space="preserve">Despite this, gaps are still present in research examining the educational aspirations of different gender and sexual identities, including intended field of study in college. Given that lesbian, gay, bisexual, transgender, and queer (and/or questioning) (LGBTQ+) students are distinct groups (e.g., Beemyn, 2012; Nicolazzo, 2017; Watson et al., 2019), each of which likely experience school and the college-going process differently, it is important to interrogate </w:t>
      </w:r>
      <w:r w:rsidRPr="00B621E1">
        <w:rPr>
          <w:rFonts w:asciiTheme="majorHAnsi" w:hAnsiTheme="majorHAnsi" w:cstheme="majorHAnsi"/>
          <w:color w:val="000000"/>
          <w:rPrChange w:id="101" w:author="Christina Sun" w:date="2026-03-15T21:36:00Z" w16du:dateUtc="2026-03-16T04:36:00Z">
            <w:rPr>
              <w:rFonts w:ascii="Calibri" w:hAnsi="Calibri" w:cs="Calibri"/>
              <w:color w:val="000000"/>
            </w:rPr>
          </w:rPrChange>
        </w:rPr>
        <w:t xml:space="preserve">the extent to which college aspirations and expectations differ by gender identity and sexual orientation. Moreover, as LGBTQ+ students </w:t>
      </w:r>
      <w:r w:rsidRPr="00B621E1">
        <w:rPr>
          <w:rFonts w:asciiTheme="majorHAnsi" w:hAnsiTheme="majorHAnsi" w:cstheme="majorHAnsi"/>
        </w:rPr>
        <w:t xml:space="preserve">frequently </w:t>
      </w:r>
      <w:r w:rsidRPr="00B621E1">
        <w:rPr>
          <w:rFonts w:asciiTheme="majorHAnsi" w:hAnsiTheme="majorHAnsi" w:cstheme="majorHAnsi"/>
          <w:color w:val="9437FF"/>
        </w:rPr>
        <w:t>report experiencing harassment and discrimination in high school—often related to their sexual orientation, gender identity, and/or how they express their gender (Kosciw et al., 2021)—</w:t>
      </w:r>
      <w:r w:rsidRPr="00B621E1">
        <w:rPr>
          <w:rFonts w:asciiTheme="majorHAnsi" w:hAnsiTheme="majorHAnsi" w:cstheme="majorHAnsi"/>
        </w:rPr>
        <w:t>t</w:t>
      </w:r>
      <w:r w:rsidRPr="00B621E1">
        <w:rPr>
          <w:rFonts w:asciiTheme="majorHAnsi" w:hAnsiTheme="majorHAnsi" w:cstheme="majorHAnsi"/>
          <w:color w:val="9437FF"/>
        </w:rPr>
        <w:t>his</w:t>
      </w:r>
      <w:r w:rsidRPr="00B621E1">
        <w:rPr>
          <w:rFonts w:asciiTheme="majorHAnsi" w:hAnsiTheme="majorHAnsi" w:cstheme="majorHAnsi"/>
        </w:rPr>
        <w:t xml:space="preserve"> may impact their specific academic aspirations and broader considerations about college, as school victimization can lead to </w:t>
      </w:r>
      <w:r w:rsidRPr="00B621E1">
        <w:rPr>
          <w:rFonts w:asciiTheme="majorHAnsi" w:hAnsiTheme="majorHAnsi" w:cstheme="majorHAnsi"/>
          <w:color w:val="000000"/>
        </w:rPr>
        <w:t>lower levels of school belonging and self-esteem,</w:t>
      </w:r>
      <w:r w:rsidRPr="00B621E1">
        <w:rPr>
          <w:rFonts w:asciiTheme="majorHAnsi" w:hAnsiTheme="majorHAnsi" w:cstheme="majorHAnsi"/>
        </w:rPr>
        <w:t xml:space="preserve"> </w:t>
      </w:r>
      <w:r w:rsidRPr="00B621E1">
        <w:rPr>
          <w:rFonts w:asciiTheme="majorHAnsi" w:hAnsiTheme="majorHAnsi" w:cstheme="majorHAnsi"/>
          <w:color w:val="000000"/>
        </w:rPr>
        <w:t>high rates of absenteeism</w:t>
      </w:r>
      <w:r w:rsidRPr="00B621E1">
        <w:rPr>
          <w:rFonts w:asciiTheme="majorHAnsi" w:hAnsiTheme="majorHAnsi" w:cstheme="majorHAnsi"/>
        </w:rPr>
        <w:t>, and diminished academic outcomes, including college enrollment (Aragon et al., </w:t>
      </w:r>
      <w:r w:rsidRPr="00B621E1">
        <w:rPr>
          <w:rFonts w:asciiTheme="majorHAnsi" w:hAnsiTheme="majorHAnsi" w:cstheme="majorHAnsi"/>
          <w:rPrChange w:id="102" w:author="Christina Sun" w:date="2026-03-15T21:36:00Z" w16du:dateUtc="2026-03-16T04:36:00Z">
            <w:rPr/>
          </w:rPrChange>
        </w:rPr>
        <w:fldChar w:fldCharType="begin"/>
      </w:r>
      <w:r w:rsidRPr="00B621E1">
        <w:rPr>
          <w:rFonts w:asciiTheme="majorHAnsi" w:hAnsiTheme="majorHAnsi" w:cstheme="majorHAnsi"/>
          <w:rPrChange w:id="103" w:author="Christina Sun" w:date="2026-03-15T21:36:00Z" w16du:dateUtc="2026-03-16T04:36:00Z">
            <w:rPr/>
          </w:rPrChange>
        </w:rPr>
        <w:instrText>HYPERLINK \l "cit0001"</w:instrText>
      </w:r>
      <w:r w:rsidRPr="00B621E1">
        <w:rPr>
          <w:rFonts w:asciiTheme="majorHAnsi" w:hAnsiTheme="majorHAnsi" w:cstheme="majorHAnsi"/>
          <w:rPrChange w:id="104" w:author="Christina Sun" w:date="2026-03-15T21:36:00Z" w16du:dateUtc="2026-03-16T04:36:00Z">
            <w:rPr/>
          </w:rPrChange>
        </w:rPr>
      </w:r>
      <w:r w:rsidRPr="00B621E1">
        <w:rPr>
          <w:rFonts w:asciiTheme="majorHAnsi" w:hAnsiTheme="majorHAnsi" w:cstheme="majorHAnsi"/>
          <w:rPrChange w:id="105" w:author="Christina Sun" w:date="2026-03-15T21:36:00Z" w16du:dateUtc="2026-03-16T04:36:00Z">
            <w:rPr/>
          </w:rPrChange>
        </w:rPr>
        <w:fldChar w:fldCharType="separate"/>
      </w:r>
      <w:r w:rsidRPr="00B621E1">
        <w:rPr>
          <w:rStyle w:val="Hyperlink"/>
          <w:rFonts w:asciiTheme="majorHAnsi" w:hAnsiTheme="majorHAnsi" w:cstheme="majorHAnsi"/>
        </w:rPr>
        <w:t>2014</w:t>
      </w:r>
      <w:r w:rsidRPr="00B621E1">
        <w:rPr>
          <w:rFonts w:asciiTheme="majorHAnsi" w:hAnsiTheme="majorHAnsi" w:cstheme="majorHAnsi"/>
          <w:rPrChange w:id="106" w:author="Christina Sun" w:date="2026-03-15T21:36:00Z" w16du:dateUtc="2026-03-16T04:36:00Z">
            <w:rPr/>
          </w:rPrChange>
        </w:rPr>
        <w:fldChar w:fldCharType="end"/>
      </w:r>
      <w:r w:rsidRPr="00B621E1">
        <w:rPr>
          <w:rFonts w:asciiTheme="majorHAnsi" w:hAnsiTheme="majorHAnsi" w:cstheme="majorHAnsi"/>
        </w:rPr>
        <w:t>; Heck et al., </w:t>
      </w:r>
      <w:r w:rsidRPr="00B621E1">
        <w:rPr>
          <w:rFonts w:asciiTheme="majorHAnsi" w:hAnsiTheme="majorHAnsi" w:cstheme="majorHAnsi"/>
          <w:rPrChange w:id="107" w:author="Christina Sun" w:date="2026-03-15T21:36:00Z" w16du:dateUtc="2026-03-16T04:36:00Z">
            <w:rPr/>
          </w:rPrChange>
        </w:rPr>
        <w:fldChar w:fldCharType="begin"/>
      </w:r>
      <w:r w:rsidRPr="00B621E1">
        <w:rPr>
          <w:rFonts w:asciiTheme="majorHAnsi" w:hAnsiTheme="majorHAnsi" w:cstheme="majorHAnsi"/>
          <w:rPrChange w:id="108" w:author="Christina Sun" w:date="2026-03-15T21:36:00Z" w16du:dateUtc="2026-03-16T04:36:00Z">
            <w:rPr/>
          </w:rPrChange>
        </w:rPr>
        <w:instrText>HYPERLINK \l "cit0018"</w:instrText>
      </w:r>
      <w:r w:rsidRPr="00B621E1">
        <w:rPr>
          <w:rFonts w:asciiTheme="majorHAnsi" w:hAnsiTheme="majorHAnsi" w:cstheme="majorHAnsi"/>
          <w:rPrChange w:id="109" w:author="Christina Sun" w:date="2026-03-15T21:36:00Z" w16du:dateUtc="2026-03-16T04:36:00Z">
            <w:rPr/>
          </w:rPrChange>
        </w:rPr>
      </w:r>
      <w:r w:rsidRPr="00B621E1">
        <w:rPr>
          <w:rFonts w:asciiTheme="majorHAnsi" w:hAnsiTheme="majorHAnsi" w:cstheme="majorHAnsi"/>
          <w:rPrChange w:id="110" w:author="Christina Sun" w:date="2026-03-15T21:36:00Z" w16du:dateUtc="2026-03-16T04:36:00Z">
            <w:rPr/>
          </w:rPrChange>
        </w:rPr>
        <w:fldChar w:fldCharType="separate"/>
      </w:r>
      <w:r w:rsidRPr="00B621E1">
        <w:rPr>
          <w:rStyle w:val="Hyperlink"/>
          <w:rFonts w:asciiTheme="majorHAnsi" w:hAnsiTheme="majorHAnsi" w:cstheme="majorHAnsi"/>
        </w:rPr>
        <w:t>2014</w:t>
      </w:r>
      <w:r w:rsidRPr="00B621E1">
        <w:rPr>
          <w:rFonts w:asciiTheme="majorHAnsi" w:hAnsiTheme="majorHAnsi" w:cstheme="majorHAnsi"/>
          <w:rPrChange w:id="111" w:author="Christina Sun" w:date="2026-03-15T21:36:00Z" w16du:dateUtc="2026-03-16T04:36:00Z">
            <w:rPr/>
          </w:rPrChange>
        </w:rPr>
        <w:fldChar w:fldCharType="end"/>
      </w:r>
      <w:r w:rsidRPr="00B621E1">
        <w:rPr>
          <w:rFonts w:asciiTheme="majorHAnsi" w:hAnsiTheme="majorHAnsi" w:cstheme="majorHAnsi"/>
        </w:rPr>
        <w:t xml:space="preserve">; Kosciw et al., 2013; Sansone, 2019). In this case, how differences in LGBTQ+ students’ secondary experiences may affect their educational trajectories is also important to examine, particularly as federal protections for LGBTQ+ students have been rolled back in the current administration (Schultz, 2025). </w:t>
      </w:r>
      <w:r w:rsidR="00C25A1D" w:rsidRPr="00B621E1">
        <w:rPr>
          <w:rFonts w:asciiTheme="majorHAnsi" w:hAnsiTheme="majorHAnsi" w:cstheme="majorHAnsi"/>
        </w:rPr>
        <w:t>This work thus aims to examine associations between gender identity and specific academic aspirations (e.g., type of college, intended field of study) and college concerns among college-bound 12</w:t>
      </w:r>
      <w:r w:rsidR="00C25A1D" w:rsidRPr="00B621E1">
        <w:rPr>
          <w:rFonts w:asciiTheme="majorHAnsi" w:hAnsiTheme="majorHAnsi" w:cstheme="majorHAnsi"/>
          <w:vertAlign w:val="superscript"/>
        </w:rPr>
        <w:t>th</w:t>
      </w:r>
      <w:r w:rsidR="00C25A1D" w:rsidRPr="00B621E1">
        <w:rPr>
          <w:rFonts w:asciiTheme="majorHAnsi" w:hAnsiTheme="majorHAnsi" w:cstheme="majorHAnsi"/>
        </w:rPr>
        <w:t xml:space="preserve"> graders in California. In addition, we evaluate whether any </w:t>
      </w:r>
      <w:r w:rsidR="00C25A1D" w:rsidRPr="00B621E1">
        <w:rPr>
          <w:rFonts w:asciiTheme="majorHAnsi" w:hAnsiTheme="majorHAnsi" w:cstheme="majorHAnsi"/>
        </w:rPr>
        <w:lastRenderedPageBreak/>
        <w:t>differences in students’ aspirations and expectations may be attributable, at least in part, to differences in high school experiences, including whether or not a student faced harassment or bullying.</w:t>
      </w:r>
    </w:p>
    <w:p w14:paraId="7439AD6E" w14:textId="7979EBAF" w:rsidR="00BD041A" w:rsidRPr="00B621E1" w:rsidRDefault="00482F21" w:rsidP="003803B1">
      <w:pPr>
        <w:spacing w:line="360" w:lineRule="auto"/>
        <w:ind w:firstLine="720"/>
        <w:rPr>
          <w:rFonts w:asciiTheme="majorHAnsi" w:hAnsiTheme="majorHAnsi" w:cstheme="majorHAnsi"/>
        </w:rPr>
      </w:pPr>
      <w:r w:rsidRPr="00B621E1">
        <w:rPr>
          <w:rFonts w:asciiTheme="majorHAnsi" w:hAnsiTheme="majorHAnsi" w:cstheme="majorHAnsi"/>
        </w:rPr>
        <w:t xml:space="preserve">Therefore, this study explores the following research questions: (1) Do students’ college aspirations and expectations differ by gender identity and sexual orientation?, and (2) </w:t>
      </w:r>
      <w:r w:rsidR="00C25A1D" w:rsidRPr="00B621E1">
        <w:rPr>
          <w:rFonts w:asciiTheme="majorHAnsi" w:hAnsiTheme="majorHAnsi" w:cstheme="majorHAnsi"/>
        </w:rPr>
        <w:t>i</w:t>
      </w:r>
      <w:r w:rsidRPr="00B621E1">
        <w:rPr>
          <w:rFonts w:asciiTheme="majorHAnsi" w:hAnsiTheme="majorHAnsi" w:cstheme="majorHAnsi"/>
        </w:rPr>
        <w:t xml:space="preserve">f so, to what extent are these observed differences attributable to students’ high school experiences? </w:t>
      </w:r>
      <w:r w:rsidR="00602BF5" w:rsidRPr="00B621E1">
        <w:rPr>
          <w:rFonts w:asciiTheme="majorHAnsi" w:hAnsiTheme="majorHAnsi" w:cstheme="majorHAnsi"/>
        </w:rPr>
        <w:t xml:space="preserve">Drawing on the results of a large-scale survey conducted in partnership with the state agency responsible for administering financial aid in California, we explore patterns in high school experiences and college expectations (including academic plans, concerns, and excitements) to investigate what </w:t>
      </w:r>
      <w:r w:rsidRPr="00B621E1">
        <w:rPr>
          <w:rFonts w:asciiTheme="majorHAnsi" w:hAnsiTheme="majorHAnsi" w:cstheme="majorHAnsi"/>
        </w:rPr>
        <w:t>LGBTQ+ students, particularly those that identify as transgender and gender expansive, consider ahead of the college transition.</w:t>
      </w:r>
      <w:r w:rsidR="00602BF5" w:rsidRPr="00B621E1">
        <w:rPr>
          <w:rFonts w:asciiTheme="majorHAnsi" w:hAnsiTheme="majorHAnsi" w:cstheme="majorHAnsi"/>
        </w:rPr>
        <w:t xml:space="preserve"> </w:t>
      </w:r>
      <w:r w:rsidRPr="00B621E1">
        <w:rPr>
          <w:rFonts w:asciiTheme="majorHAnsi" w:hAnsiTheme="majorHAnsi" w:cstheme="majorHAnsi"/>
        </w:rPr>
        <w:t xml:space="preserve">We specifically highlight trans and gender expansive students as they often face distinct social challenges cisgender LGB+ students may not experience at the same rate (James et al., 2016). In this case, by examining trans and gender expansive students in addition to other subgroups of the LGBTQ+ community, we can analyze potential inequalities students may experience and how this might influence the college transition process. </w:t>
      </w:r>
    </w:p>
    <w:p w14:paraId="7439AD6F" w14:textId="5BD17C6D"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This study focuses on California students given the state’s broad diversity across demographics, geography, and postsecondary opportunities. California is a particularly important context for this analysis as the state has historically adopted more protective policies for LGBTQ+ students compared to other states (e.g., the FAIR Education Act, comprehensive anti-discrimination protections) and maintains one of the most diverse student populations in the nation</w:t>
      </w:r>
      <w:commentRangeStart w:id="112"/>
      <w:r w:rsidR="00086211" w:rsidRPr="00B621E1">
        <w:rPr>
          <w:rFonts w:asciiTheme="majorHAnsi" w:hAnsiTheme="majorHAnsi" w:cstheme="majorHAnsi"/>
        </w:rPr>
        <w:t>.</w:t>
      </w:r>
      <w:commentRangeEnd w:id="112"/>
      <w:r w:rsidR="00C9417F" w:rsidRPr="003803B1">
        <w:rPr>
          <w:rStyle w:val="CommentReference"/>
          <w:rFonts w:asciiTheme="majorHAnsi" w:hAnsiTheme="majorHAnsi" w:cstheme="majorHAnsi"/>
          <w:sz w:val="24"/>
          <w:szCs w:val="24"/>
        </w:rPr>
        <w:commentReference w:id="112"/>
      </w:r>
    </w:p>
    <w:p w14:paraId="7439AD70" w14:textId="45C5BC39"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This paper is organized as follows: First, we broadly review scholarship on gender identity and sexual orientation. We then situate our analysis within frameworks that center students’ situated contexts to account for the confluence of factors that may impact LGBTQ+ students’ college expectations and broader educational trajectory. Next, we outline our data sources and methodological approach, followed by our findings. Finally, we discuss the implications of these results and consider avenues for future research.</w:t>
      </w:r>
    </w:p>
    <w:p w14:paraId="42D9E9A6" w14:textId="29E53634" w:rsidR="006574E9" w:rsidRPr="00B621E1" w:rsidRDefault="00602BF5" w:rsidP="003803B1">
      <w:pPr>
        <w:pStyle w:val="Heading2"/>
        <w:spacing w:before="0" w:after="0" w:line="360" w:lineRule="auto"/>
        <w:rPr>
          <w:rFonts w:asciiTheme="majorHAnsi" w:hAnsiTheme="majorHAnsi" w:cstheme="majorHAnsi"/>
          <w:b/>
          <w:bCs/>
          <w:sz w:val="24"/>
          <w:szCs w:val="28"/>
        </w:rPr>
      </w:pPr>
      <w:r w:rsidRPr="00B621E1">
        <w:rPr>
          <w:rFonts w:asciiTheme="majorHAnsi" w:hAnsiTheme="majorHAnsi" w:cstheme="majorHAnsi"/>
          <w:b/>
          <w:bCs/>
          <w:sz w:val="24"/>
          <w:szCs w:val="28"/>
        </w:rPr>
        <w:lastRenderedPageBreak/>
        <w:t>Defining Gender Identity and Sexual Orientation</w:t>
      </w:r>
    </w:p>
    <w:p w14:paraId="7439AD72" w14:textId="2B6F0620" w:rsidR="00BD041A" w:rsidRPr="00B621E1" w:rsidRDefault="00B729F0" w:rsidP="003803B1">
      <w:pPr>
        <w:spacing w:line="360" w:lineRule="auto"/>
        <w:ind w:firstLine="720"/>
        <w:rPr>
          <w:rFonts w:asciiTheme="majorHAnsi" w:hAnsiTheme="majorHAnsi" w:cstheme="majorHAnsi"/>
        </w:rPr>
      </w:pPr>
      <w:r w:rsidRPr="00B621E1">
        <w:rPr>
          <w:rFonts w:asciiTheme="majorHAnsi" w:hAnsiTheme="majorHAnsi" w:cstheme="majorHAnsi"/>
        </w:rPr>
        <w:t xml:space="preserve">Students </w:t>
      </w:r>
      <w:r w:rsidR="00602BF5" w:rsidRPr="00B621E1">
        <w:rPr>
          <w:rFonts w:asciiTheme="majorHAnsi" w:hAnsiTheme="majorHAnsi" w:cstheme="majorHAnsi"/>
        </w:rPr>
        <w:t xml:space="preserve">use a variety of labels to describe both their gender identity and sexual orientation (Callis, 2014; Galupo et al., 2015), reflecting the fact that traditional binary labels (e.g., woman, man, heterosexual, homosexual) are often constraining descriptors for the complex ways individuals experience gender and sexuality (Hammack et al., 2022). Moreover, research suggests students are constructing their own identities through different labels (Watson et al., 2019; White et al., 2018). In this case, gender identities beyond the established binary are increasingly recognized and additional labels have also emerged to describe sexual orientation apart from those traditionally defined (Galupo et al., 2015). Although individuals continue to identify with traditional binary labels, many students now use a more expansive set of labels for both gender (e.g., nonbinary, genderfluid) and sexual orientation (e.g., asexual, queer) (Beemyn, 2022; Hammack et al., 2022). Additionally, not every individual may feel comfortable selecting a label, or may be unsure about which labels to select, with </w:t>
      </w:r>
      <w:r w:rsidR="00602BF5" w:rsidRPr="00B621E1">
        <w:rPr>
          <w:rFonts w:asciiTheme="majorHAnsi" w:hAnsiTheme="majorHAnsi" w:cstheme="majorHAnsi"/>
          <w:i/>
          <w:iCs/>
        </w:rPr>
        <w:t>questioning</w:t>
      </w:r>
      <w:r w:rsidR="00602BF5" w:rsidRPr="00B621E1">
        <w:rPr>
          <w:rFonts w:asciiTheme="majorHAnsi" w:hAnsiTheme="majorHAnsi" w:cstheme="majorHAnsi"/>
        </w:rPr>
        <w:t xml:space="preserve"> and </w:t>
      </w:r>
      <w:r w:rsidR="00602BF5" w:rsidRPr="00B621E1">
        <w:rPr>
          <w:rFonts w:asciiTheme="majorHAnsi" w:hAnsiTheme="majorHAnsi" w:cstheme="majorHAnsi"/>
          <w:i/>
          <w:iCs/>
        </w:rPr>
        <w:t>unsure</w:t>
      </w:r>
      <w:r w:rsidR="00602BF5" w:rsidRPr="00B621E1">
        <w:rPr>
          <w:rFonts w:asciiTheme="majorHAnsi" w:hAnsiTheme="majorHAnsi" w:cstheme="majorHAnsi"/>
        </w:rPr>
        <w:t xml:space="preserve"> commonly reported terms for both gender identity and sexual orientation (Watson et al., 2019; White et al., 2018).</w:t>
      </w:r>
      <w:commentRangeStart w:id="113"/>
      <w:commentRangeStart w:id="114"/>
      <w:r w:rsidR="00602BF5" w:rsidRPr="00B621E1">
        <w:rPr>
          <w:rFonts w:asciiTheme="majorHAnsi" w:hAnsiTheme="majorHAnsi" w:cstheme="majorHAnsi"/>
        </w:rPr>
        <w:t xml:space="preserve"> In this study, we utilize a novel dataset that acknowledges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commentRangeEnd w:id="113"/>
      <w:r w:rsidR="00AB77EF" w:rsidRPr="003803B1">
        <w:rPr>
          <w:rStyle w:val="CommentReference"/>
          <w:rFonts w:asciiTheme="majorHAnsi" w:hAnsiTheme="majorHAnsi" w:cstheme="majorHAnsi"/>
          <w:sz w:val="24"/>
          <w:szCs w:val="24"/>
        </w:rPr>
        <w:commentReference w:id="113"/>
      </w:r>
      <w:commentRangeEnd w:id="114"/>
      <w:r w:rsidR="00C9417F" w:rsidRPr="003803B1">
        <w:rPr>
          <w:rStyle w:val="CommentReference"/>
          <w:rFonts w:asciiTheme="majorHAnsi" w:hAnsiTheme="majorHAnsi" w:cstheme="majorHAnsi"/>
          <w:sz w:val="24"/>
          <w:szCs w:val="24"/>
        </w:rPr>
        <w:commentReference w:id="114"/>
      </w:r>
    </w:p>
    <w:p w14:paraId="65C16B3B" w14:textId="563F5589" w:rsidR="004B324A" w:rsidRPr="00B621E1" w:rsidRDefault="00602BF5" w:rsidP="003803B1">
      <w:pPr>
        <w:pStyle w:val="Heading1"/>
        <w:spacing w:before="0" w:after="0" w:line="360" w:lineRule="auto"/>
        <w:rPr>
          <w:rFonts w:asciiTheme="majorHAnsi" w:hAnsiTheme="majorHAnsi" w:cstheme="majorHAnsi"/>
          <w:b/>
          <w:bCs/>
          <w:sz w:val="24"/>
          <w:szCs w:val="24"/>
        </w:rPr>
      </w:pPr>
      <w:r w:rsidRPr="00B621E1">
        <w:rPr>
          <w:rFonts w:asciiTheme="majorHAnsi" w:hAnsiTheme="majorHAnsi" w:cstheme="majorHAnsi"/>
          <w:b/>
          <w:bCs/>
          <w:sz w:val="24"/>
          <w:szCs w:val="24"/>
        </w:rPr>
        <w:t>Theoretical Background and Prior Literature</w:t>
      </w:r>
    </w:p>
    <w:p w14:paraId="7439AD74" w14:textId="7432A72B" w:rsidR="00BD041A" w:rsidRPr="00B621E1" w:rsidRDefault="00602BF5" w:rsidP="003803B1">
      <w:pPr>
        <w:spacing w:line="360" w:lineRule="auto"/>
        <w:ind w:firstLine="720"/>
        <w:rPr>
          <w:rFonts w:asciiTheme="majorHAnsi" w:eastAsia="Arial" w:hAnsiTheme="majorHAnsi" w:cstheme="majorHAnsi"/>
        </w:rPr>
      </w:pPr>
      <w:r w:rsidRPr="00B621E1">
        <w:rPr>
          <w:rFonts w:asciiTheme="majorHAnsi" w:hAnsiTheme="majorHAnsi" w:cstheme="majorHAnsi"/>
        </w:rPr>
        <w:t xml:space="preserve">There are several factors that may influence how a student navigates the transition from high school to college, as it is a period shaped by a confluence of individual and institutional factors that </w:t>
      </w:r>
      <w:r w:rsidR="00B729F0" w:rsidRPr="00B621E1">
        <w:rPr>
          <w:rFonts w:asciiTheme="majorHAnsi" w:hAnsiTheme="majorHAnsi" w:cstheme="majorHAnsi"/>
        </w:rPr>
        <w:t>can</w:t>
      </w:r>
      <w:r w:rsidRPr="00B621E1">
        <w:rPr>
          <w:rFonts w:asciiTheme="majorHAnsi" w:hAnsiTheme="majorHAnsi" w:cstheme="majorHAnsi"/>
        </w:rPr>
        <w:t xml:space="preserve"> affect students’ educational expectations and later attainment (Kurlaender et al., 2019). In fact, one’s individual differences, relationships, the school one attends, and broader context and surroundings all play a role during this critical period (Luh et al., 2023; Pike &amp; Robbins, 2016). At the student level, students’ individual attributes, such as motivation, self-efficacy, and academic performance, moderate their educational </w:t>
      </w:r>
      <w:commentRangeStart w:id="115"/>
      <w:commentRangeStart w:id="116"/>
      <w:r w:rsidRPr="00B621E1">
        <w:rPr>
          <w:rFonts w:asciiTheme="majorHAnsi" w:hAnsiTheme="majorHAnsi" w:cstheme="majorHAnsi"/>
          <w:highlight w:val="yellow"/>
        </w:rPr>
        <w:t>trajectory</w:t>
      </w:r>
      <w:commentRangeEnd w:id="116"/>
      <w:r w:rsidR="004C6033" w:rsidRPr="00250061">
        <w:rPr>
          <w:rStyle w:val="CommentReference"/>
          <w:rFonts w:asciiTheme="majorHAnsi" w:hAnsiTheme="majorHAnsi" w:cstheme="majorHAnsi"/>
          <w:sz w:val="24"/>
          <w:szCs w:val="24"/>
          <w:highlight w:val="yellow"/>
        </w:rPr>
        <w:commentReference w:id="116"/>
      </w:r>
      <w:ins w:id="117" w:author="Alexandria M Hurtt" w:date="2026-03-11T09:59:00Z" w16du:dateUtc="2026-03-11T16:59:00Z">
        <w:r w:rsidR="005020ED" w:rsidRPr="00B621E1">
          <w:rPr>
            <w:rFonts w:asciiTheme="majorHAnsi" w:hAnsiTheme="majorHAnsi" w:cstheme="majorHAnsi"/>
            <w:highlight w:val="yellow"/>
          </w:rPr>
          <w:t xml:space="preserve"> (CITE)</w:t>
        </w:r>
      </w:ins>
      <w:r w:rsidRPr="00B621E1">
        <w:rPr>
          <w:rFonts w:asciiTheme="majorHAnsi" w:hAnsiTheme="majorHAnsi" w:cstheme="majorHAnsi"/>
          <w:highlight w:val="yellow"/>
        </w:rPr>
        <w:t>.</w:t>
      </w:r>
      <w:commentRangeEnd w:id="115"/>
      <w:r w:rsidR="00C25A1D" w:rsidRPr="003803B1">
        <w:rPr>
          <w:rStyle w:val="CommentReference"/>
          <w:rFonts w:asciiTheme="majorHAnsi" w:hAnsiTheme="majorHAnsi" w:cstheme="majorHAnsi"/>
          <w:sz w:val="24"/>
          <w:szCs w:val="24"/>
        </w:rPr>
        <w:commentReference w:id="115"/>
      </w:r>
      <w:r w:rsidRPr="00B621E1">
        <w:rPr>
          <w:rFonts w:asciiTheme="majorHAnsi" w:hAnsiTheme="majorHAnsi" w:cstheme="majorHAnsi"/>
        </w:rPr>
        <w:t xml:space="preserve"> Moreover, </w:t>
      </w:r>
      <w:r w:rsidR="007D0DE1" w:rsidRPr="00B621E1">
        <w:rPr>
          <w:rFonts w:asciiTheme="majorHAnsi" w:hAnsiTheme="majorHAnsi" w:cstheme="majorHAnsi"/>
        </w:rPr>
        <w:t xml:space="preserve">high school </w:t>
      </w:r>
      <w:r w:rsidRPr="00B621E1">
        <w:rPr>
          <w:rFonts w:asciiTheme="majorHAnsi" w:hAnsiTheme="majorHAnsi" w:cstheme="majorHAnsi"/>
        </w:rPr>
        <w:t>academic performance is associated with one’s aspirations to both two- and four-</w:t>
      </w:r>
      <w:r w:rsidRPr="00B621E1">
        <w:rPr>
          <w:rFonts w:asciiTheme="majorHAnsi" w:hAnsiTheme="majorHAnsi" w:cstheme="majorHAnsi"/>
        </w:rPr>
        <w:lastRenderedPageBreak/>
        <w:t xml:space="preserve">year colleges (DesJardins et al., 2019), suggesting that students’ perceptions of their chances of admission and success also guide their postsecondary ambitions. </w:t>
      </w:r>
    </w:p>
    <w:p w14:paraId="7439AD75" w14:textId="6CCCC73F" w:rsidR="00BD041A" w:rsidRPr="00B621E1" w:rsidRDefault="00602BF5" w:rsidP="003803B1">
      <w:pPr>
        <w:spacing w:line="360" w:lineRule="auto"/>
        <w:ind w:firstLine="720"/>
        <w:rPr>
          <w:rFonts w:asciiTheme="majorHAnsi" w:eastAsia="Arial" w:hAnsiTheme="majorHAnsi" w:cstheme="majorHAnsi"/>
          <w:color w:val="96607D"/>
          <w:highlight w:val="white"/>
          <w:u w:val="single"/>
        </w:rPr>
      </w:pPr>
      <w:r w:rsidRPr="00B621E1">
        <w:rPr>
          <w:rFonts w:asciiTheme="majorHAnsi" w:hAnsiTheme="majorHAnsi" w:cstheme="majorHAnsi"/>
        </w:rPr>
        <w:t>Additionally, research has long demonstrated that various forms of social and cultural capital play a role in shaping students’ educational pathways (Bourdieu, 1986; Dumais &amp; Ward, 2010; Merolla &amp; Jackson, 2014; Plagens, 2011; Wells, 2008). For example, social capital (the resources available through one’s social networks) reveals how relationships with peers, family members, and others can support students’ acquisition of valuable information about the college application and enrollment process and develop stronger college-going attitudes and behaviors (Alvarado &amp; An, 2015; Hill, 2008; Perna, 2000; Skobba et al., 2018). In this case, students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particularly important to the college-going process. Beyond social capital, research suggests LGBTQ+ students living in cis-normative environments exhibit particular strengths, or</w:t>
      </w:r>
      <w:r w:rsidR="00E332EB" w:rsidRPr="00B621E1">
        <w:rPr>
          <w:rFonts w:asciiTheme="majorHAnsi" w:hAnsiTheme="majorHAnsi" w:cstheme="majorHAnsi"/>
        </w:rPr>
        <w:t xml:space="preserve"> possess</w:t>
      </w:r>
      <w:r w:rsidRPr="00B621E1">
        <w:rPr>
          <w:rFonts w:asciiTheme="majorHAnsi" w:hAnsiTheme="majorHAnsi" w:cstheme="majorHAnsi"/>
        </w:rPr>
        <w:t xml:space="preserve"> several types of queer cultural capital (Pennell, 2016). This includes navigational capital, or the ability to navigate schools and other institutional systems that are not always designed with LGBTQ+ students in mind. In this case, students must learn to navigate systems and spaces (e.g., cis-normative school and state policies about gendered restrooms, sports participation), potentially in creative ways, in order to access the psychological, social, cultural, and physical resources they need for their well-being (Pennell, 2016).</w:t>
      </w:r>
    </w:p>
    <w:p w14:paraId="7439AD76" w14:textId="6DBCE57D"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 xml:space="preserve">At the institutional level, schools shape students’ expectations of college and future educational attainment through the environments they cultivate (Eccles &amp; Roeser, 2011; Uwah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w:t>
      </w:r>
      <w:r w:rsidRPr="00B621E1">
        <w:rPr>
          <w:rFonts w:asciiTheme="majorHAnsi" w:hAnsiTheme="majorHAnsi" w:cstheme="majorHAnsi"/>
        </w:rPr>
        <w:lastRenderedPageBreak/>
        <w:t xml:space="preserve">students’ perception of school climates may be inherently different than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w:t>
      </w:r>
      <w:r w:rsidR="00B729F0" w:rsidRPr="00B621E1">
        <w:rPr>
          <w:rFonts w:asciiTheme="majorHAnsi" w:hAnsiTheme="majorHAnsi" w:cstheme="majorHAnsi"/>
        </w:rPr>
        <w:t>affect</w:t>
      </w:r>
      <w:r w:rsidRPr="00B621E1">
        <w:rPr>
          <w:rFonts w:asciiTheme="majorHAnsi" w:hAnsiTheme="majorHAnsi" w:cstheme="majorHAnsi"/>
        </w:rPr>
        <w:t xml:space="preserve">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victimization, reduced feelings of school belonging, and emotional distress can have a negative effect on school attendance, academic performance, and expectations to enroll in a four-year college for all LGBTQ+ youth (Aragon et al., 2014). Altogether, research suggests students’ </w:t>
      </w:r>
      <w:r w:rsidR="006C6F02" w:rsidRPr="00B621E1">
        <w:rPr>
          <w:rFonts w:asciiTheme="majorHAnsi" w:hAnsiTheme="majorHAnsi" w:cstheme="majorHAnsi"/>
        </w:rPr>
        <w:t xml:space="preserve">high school experiences </w:t>
      </w:r>
      <w:r w:rsidRPr="00B621E1">
        <w:rPr>
          <w:rFonts w:asciiTheme="majorHAnsi" w:hAnsiTheme="majorHAnsi" w:cstheme="majorHAnsi"/>
        </w:rPr>
        <w:t>influence their future educational behavior (Gong &amp; Toutkoushian, 2024).</w:t>
      </w:r>
    </w:p>
    <w:p w14:paraId="7439AD77" w14:textId="77777777"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Our work is thus motivated by several interconnected frameworks to understand how LGBTQ+ students navigate the transition from high school to college. First, we draw on a newer model of college choice outlined by Klasik and colleagues (2025) that builds upon prior models (e.g., Hossler &amp; Gallagher, 1987; Perna, 2006) to include expectations as a critical component in students’ predisposition for college. We examine the ways in which high school experiences influence students’ college expectations (including academic plans, concerns, and excitements) in the spring of their senior year and focus on an understudied and marginalized group: LGBTQ+ students.</w:t>
      </w:r>
    </w:p>
    <w:p w14:paraId="7439AD78" w14:textId="065C4A5F" w:rsidR="00BD041A" w:rsidRPr="00B621E1" w:rsidRDefault="00602BF5" w:rsidP="003803B1">
      <w:pPr>
        <w:spacing w:line="360" w:lineRule="auto"/>
        <w:ind w:firstLine="720"/>
        <w:rPr>
          <w:rFonts w:asciiTheme="majorHAnsi" w:hAnsiTheme="majorHAnsi" w:cstheme="majorHAnsi"/>
          <w:strike/>
        </w:rPr>
      </w:pPr>
      <w:r w:rsidRPr="00B621E1">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 at school and within society more generally (Kosciw et al., 2022). LGBTQ+ youth that</w:t>
      </w:r>
      <w:commentRangeStart w:id="118"/>
      <w:r w:rsidRPr="00B621E1">
        <w:rPr>
          <w:rFonts w:asciiTheme="majorHAnsi" w:hAnsiTheme="majorHAnsi" w:cstheme="majorHAnsi"/>
        </w:rPr>
        <w:t xml:space="preserve"> </w:t>
      </w:r>
      <w:r w:rsidR="003F58D7" w:rsidRPr="00B621E1">
        <w:rPr>
          <w:rFonts w:asciiTheme="majorHAnsi" w:hAnsiTheme="majorHAnsi" w:cstheme="majorHAnsi"/>
        </w:rPr>
        <w:t>faced harassment or social exclusion</w:t>
      </w:r>
      <w:r w:rsidRPr="00B621E1">
        <w:rPr>
          <w:rFonts w:asciiTheme="majorHAnsi" w:hAnsiTheme="majorHAnsi" w:cstheme="majorHAnsi"/>
        </w:rPr>
        <w:t xml:space="preserve"> i</w:t>
      </w:r>
      <w:commentRangeEnd w:id="118"/>
      <w:r w:rsidR="004904B4" w:rsidRPr="003803B1">
        <w:rPr>
          <w:rStyle w:val="CommentReference"/>
          <w:rFonts w:asciiTheme="majorHAnsi" w:hAnsiTheme="majorHAnsi" w:cstheme="majorHAnsi"/>
          <w:sz w:val="24"/>
          <w:szCs w:val="24"/>
        </w:rPr>
        <w:commentReference w:id="118"/>
      </w:r>
      <w:r w:rsidRPr="00B621E1">
        <w:rPr>
          <w:rFonts w:asciiTheme="majorHAnsi" w:hAnsiTheme="majorHAnsi" w:cstheme="majorHAnsi"/>
        </w:rPr>
        <w:t xml:space="preserve">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w:t>
      </w:r>
      <w:r w:rsidRPr="00B621E1">
        <w:rPr>
          <w:rFonts w:asciiTheme="majorHAnsi" w:hAnsiTheme="majorHAnsi" w:cstheme="majorHAnsi"/>
        </w:rPr>
        <w:lastRenderedPageBreak/>
        <w:t xml:space="preserve">discomfort or </w:t>
      </w:r>
      <w:commentRangeStart w:id="119"/>
      <w:r w:rsidRPr="00B621E1">
        <w:rPr>
          <w:rFonts w:asciiTheme="majorHAnsi" w:hAnsiTheme="majorHAnsi" w:cstheme="majorHAnsi"/>
        </w:rPr>
        <w:t>hostility</w:t>
      </w:r>
      <w:commentRangeEnd w:id="119"/>
      <w:r w:rsidR="00310E5F" w:rsidRPr="003803B1">
        <w:rPr>
          <w:rStyle w:val="CommentReference"/>
          <w:rFonts w:asciiTheme="majorHAnsi" w:hAnsiTheme="majorHAnsi" w:cstheme="majorHAnsi"/>
          <w:sz w:val="24"/>
          <w:szCs w:val="24"/>
        </w:rPr>
        <w:commentReference w:id="119"/>
      </w:r>
      <w:r w:rsidRPr="00B621E1">
        <w:rPr>
          <w:rFonts w:asciiTheme="majorHAnsi" w:hAnsiTheme="majorHAnsi" w:cstheme="majorHAnsi"/>
        </w:rPr>
        <w:t>)</w:t>
      </w:r>
      <w:r w:rsidR="00887134" w:rsidRPr="00B621E1">
        <w:rPr>
          <w:rFonts w:asciiTheme="majorHAnsi" w:hAnsiTheme="majorHAnsi" w:cstheme="majorHAnsi"/>
        </w:rPr>
        <w:t xml:space="preserve"> (O’Neill &amp; Conron et al., 2022)</w:t>
      </w:r>
      <w:r w:rsidRPr="00B621E1">
        <w:rPr>
          <w:rFonts w:asciiTheme="majorHAnsi" w:hAnsiTheme="majorHAnsi" w:cstheme="majorHAnsi"/>
        </w:rPr>
        <w:t>. As college transitions vary across demographic differences, including gender (Means et al., 2016; Toutkoushian et al., 2018), students’ identities concurrently influence their lived experiences and expectations for their pathway to college (Feldman et al., 2022; Fotopoulou, 2012). Therefore, it is important to consider different elements of students’ identities in addition to how those identities are shaped by students’ networks and environment. In this case, the differences we observe in LGBTQ+ students’ expectations for college will reflect students’ experiences and the ways in which they navigate their own situated context.</w:t>
      </w:r>
    </w:p>
    <w:p w14:paraId="7439AD79" w14:textId="77777777" w:rsidR="00BD041A" w:rsidRPr="00B621E1" w:rsidRDefault="00602BF5" w:rsidP="003803B1">
      <w:pPr>
        <w:pStyle w:val="Heading1"/>
        <w:spacing w:before="0" w:after="0" w:line="360" w:lineRule="auto"/>
        <w:rPr>
          <w:rFonts w:asciiTheme="majorHAnsi" w:hAnsiTheme="majorHAnsi" w:cstheme="majorHAnsi"/>
          <w:b/>
          <w:bCs/>
          <w:sz w:val="24"/>
          <w:szCs w:val="24"/>
        </w:rPr>
      </w:pPr>
      <w:bookmarkStart w:id="120" w:name="_5ky22jfqr96o" w:colFirst="0" w:colLast="0"/>
      <w:bookmarkEnd w:id="120"/>
      <w:commentRangeStart w:id="121"/>
      <w:r w:rsidRPr="00B621E1">
        <w:rPr>
          <w:rFonts w:asciiTheme="majorHAnsi" w:hAnsiTheme="majorHAnsi" w:cstheme="majorHAnsi"/>
          <w:b/>
          <w:bCs/>
          <w:sz w:val="24"/>
          <w:szCs w:val="24"/>
        </w:rPr>
        <w:t>Data and Methods</w:t>
      </w:r>
      <w:commentRangeEnd w:id="121"/>
      <w:r w:rsidR="005649F0" w:rsidRPr="00027FC9">
        <w:rPr>
          <w:rStyle w:val="CommentReference"/>
          <w:rFonts w:asciiTheme="majorHAnsi" w:hAnsiTheme="majorHAnsi" w:cstheme="majorHAnsi"/>
          <w:b/>
          <w:bCs/>
          <w:sz w:val="24"/>
          <w:szCs w:val="24"/>
        </w:rPr>
        <w:commentReference w:id="121"/>
      </w:r>
    </w:p>
    <w:p w14:paraId="14EE8AF4" w14:textId="667B6A45" w:rsidR="004B324A" w:rsidRPr="00B621E1" w:rsidRDefault="00602BF5" w:rsidP="003803B1">
      <w:pPr>
        <w:pStyle w:val="Heading2"/>
        <w:spacing w:before="0" w:after="0" w:line="360" w:lineRule="auto"/>
        <w:rPr>
          <w:rFonts w:asciiTheme="majorHAnsi" w:hAnsiTheme="majorHAnsi" w:cstheme="majorHAnsi"/>
          <w:b/>
          <w:bCs/>
          <w:sz w:val="24"/>
          <w:szCs w:val="28"/>
        </w:rPr>
      </w:pPr>
      <w:bookmarkStart w:id="122" w:name="_ygz5vxudccsk" w:colFirst="0" w:colLast="0"/>
      <w:bookmarkEnd w:id="122"/>
      <w:commentRangeStart w:id="123"/>
      <w:r w:rsidRPr="00B621E1">
        <w:rPr>
          <w:rFonts w:asciiTheme="majorHAnsi" w:hAnsiTheme="majorHAnsi" w:cstheme="majorHAnsi"/>
          <w:b/>
          <w:bCs/>
          <w:sz w:val="24"/>
          <w:szCs w:val="28"/>
        </w:rPr>
        <w:t>Survey Instrument and Sample Characteristics</w:t>
      </w:r>
      <w:commentRangeEnd w:id="123"/>
      <w:r w:rsidR="005B675C" w:rsidRPr="003803B1">
        <w:rPr>
          <w:rStyle w:val="CommentReference"/>
          <w:rFonts w:asciiTheme="majorHAnsi" w:hAnsiTheme="majorHAnsi" w:cstheme="majorHAnsi"/>
          <w:b/>
          <w:bCs/>
          <w:sz w:val="24"/>
          <w:szCs w:val="28"/>
        </w:rPr>
        <w:commentReference w:id="123"/>
      </w:r>
    </w:p>
    <w:p w14:paraId="10A48045" w14:textId="38C12867" w:rsidR="00C43786" w:rsidRPr="00B621E1" w:rsidRDefault="00602BF5" w:rsidP="003803B1">
      <w:pPr>
        <w:spacing w:line="360" w:lineRule="auto"/>
        <w:ind w:firstLine="720"/>
        <w:rPr>
          <w:rFonts w:asciiTheme="majorHAnsi" w:hAnsiTheme="majorHAnsi" w:cstheme="majorHAnsi"/>
          <w:b/>
          <w:bCs/>
          <w:rPrChange w:id="124" w:author="Christina Sun" w:date="2026-03-15T21:36:00Z" w16du:dateUtc="2026-03-16T04:36:00Z">
            <w:rPr>
              <w:b/>
              <w:bCs/>
            </w:rPr>
          </w:rPrChange>
        </w:rPr>
      </w:pPr>
      <w:r w:rsidRPr="00B621E1">
        <w:rPr>
          <w:rFonts w:asciiTheme="majorHAnsi" w:hAnsiTheme="majorHAnsi" w:cstheme="majorHAnsi"/>
        </w:rPr>
        <w:t>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sidR="00461B8A" w:rsidRPr="00B621E1">
        <w:rPr>
          <w:rFonts w:asciiTheme="majorHAnsi" w:hAnsiTheme="majorHAnsi" w:cstheme="majorHAnsi"/>
        </w:rPr>
        <w:t>.</w:t>
      </w:r>
      <w:r w:rsidR="00461B8A" w:rsidRPr="00B621E1">
        <w:rPr>
          <w:rStyle w:val="FootnoteReference"/>
          <w:rFonts w:asciiTheme="majorHAnsi" w:hAnsiTheme="majorHAnsi" w:cstheme="majorHAnsi"/>
        </w:rPr>
        <w:footnoteReference w:id="1"/>
      </w:r>
      <w:r w:rsidRPr="00B621E1">
        <w:rPr>
          <w:rFonts w:asciiTheme="majorHAnsi" w:hAnsiTheme="majorHAnsi" w:cstheme="majorHAnsi"/>
        </w:rPr>
        <w:t xml:space="preserve"> </w:t>
      </w:r>
      <w:commentRangeStart w:id="125"/>
      <w:commentRangeStart w:id="126"/>
      <w:ins w:id="127" w:author="Kerith Conron" w:date="2026-03-02T16:45:00Z" w16du:dateUtc="2026-03-02T21:45:00Z">
        <w:r w:rsidR="00795A7A" w:rsidRPr="00B621E1">
          <w:rPr>
            <w:rFonts w:asciiTheme="majorHAnsi" w:hAnsiTheme="majorHAnsi" w:cstheme="majorHAnsi"/>
          </w:rPr>
          <w:t>A</w:t>
        </w:r>
      </w:ins>
      <w:commentRangeEnd w:id="125"/>
      <w:r w:rsidR="009B0E72" w:rsidRPr="00E12CB8">
        <w:rPr>
          <w:rStyle w:val="CommentReference"/>
          <w:rFonts w:asciiTheme="majorHAnsi" w:hAnsiTheme="majorHAnsi" w:cstheme="majorHAnsi"/>
          <w:sz w:val="24"/>
          <w:szCs w:val="24"/>
        </w:rPr>
        <w:commentReference w:id="125"/>
      </w:r>
      <w:commentRangeEnd w:id="126"/>
      <w:r w:rsidR="00B91C80" w:rsidRPr="00E12CB8">
        <w:rPr>
          <w:rStyle w:val="CommentReference"/>
          <w:rFonts w:asciiTheme="majorHAnsi" w:hAnsiTheme="majorHAnsi" w:cstheme="majorHAnsi"/>
          <w:sz w:val="24"/>
          <w:szCs w:val="24"/>
        </w:rPr>
        <w:commentReference w:id="126"/>
      </w:r>
      <w:ins w:id="128" w:author="Kerith Conron" w:date="2026-03-02T16:45:00Z" w16du:dateUtc="2026-03-02T21:45:00Z">
        <w:r w:rsidR="00795A7A" w:rsidRPr="00AB6684">
          <w:rPr>
            <w:rFonts w:asciiTheme="majorHAnsi" w:hAnsiTheme="majorHAnsi" w:cstheme="majorHAnsi"/>
          </w:rPr>
          <w:t xml:space="preserve"> total of </w:t>
        </w:r>
        <w:r w:rsidR="00795A7A" w:rsidRPr="00B621E1">
          <w:rPr>
            <w:rFonts w:asciiTheme="majorHAnsi" w:hAnsiTheme="majorHAnsi" w:cstheme="majorHAnsi"/>
            <w:highlight w:val="yellow"/>
          </w:rPr>
          <w:t xml:space="preserve">XX </w:t>
        </w:r>
      </w:ins>
      <w:ins w:id="129" w:author="Kerith Conron" w:date="2026-03-02T16:46:00Z" w16du:dateUtc="2026-03-02T21:46:00Z">
        <w:r w:rsidR="00DE0178" w:rsidRPr="00B621E1">
          <w:rPr>
            <w:rFonts w:asciiTheme="majorHAnsi" w:hAnsiTheme="majorHAnsi" w:cstheme="majorHAnsi"/>
            <w:highlight w:val="yellow"/>
          </w:rPr>
          <w:t>[number]</w:t>
        </w:r>
      </w:ins>
      <w:ins w:id="130" w:author="Kerith Conron" w:date="2026-03-02T16:47:00Z" w16du:dateUtc="2026-03-02T21:47:00Z">
        <w:r w:rsidR="00DE0178" w:rsidRPr="00B621E1">
          <w:rPr>
            <w:rFonts w:asciiTheme="majorHAnsi" w:hAnsiTheme="majorHAnsi" w:cstheme="majorHAnsi"/>
          </w:rPr>
          <w:t xml:space="preserve"> </w:t>
        </w:r>
      </w:ins>
      <w:ins w:id="131" w:author="Kerith Conron" w:date="2026-03-02T16:45:00Z" w16du:dateUtc="2026-03-02T21:45:00Z">
        <w:r w:rsidR="00795A7A" w:rsidRPr="00B621E1">
          <w:rPr>
            <w:rFonts w:asciiTheme="majorHAnsi" w:hAnsiTheme="majorHAnsi" w:cstheme="majorHAnsi"/>
          </w:rPr>
          <w:t xml:space="preserve">students </w:t>
        </w:r>
      </w:ins>
      <w:ins w:id="132" w:author="Kerith Conron" w:date="2026-03-02T16:46:00Z" w16du:dateUtc="2026-03-02T21:46:00Z">
        <w:r w:rsidR="00DE0178" w:rsidRPr="00B621E1">
          <w:rPr>
            <w:rFonts w:asciiTheme="majorHAnsi" w:hAnsiTheme="majorHAnsi" w:cstheme="majorHAnsi"/>
          </w:rPr>
          <w:t xml:space="preserve">went sent an invitation to </w:t>
        </w:r>
      </w:ins>
      <w:ins w:id="133" w:author="Kerith Conron" w:date="2026-03-03T17:30:00Z" w16du:dateUtc="2026-03-03T22:30:00Z">
        <w:r w:rsidR="009E31BA" w:rsidRPr="00B621E1">
          <w:rPr>
            <w:rFonts w:asciiTheme="majorHAnsi" w:hAnsiTheme="majorHAnsi" w:cstheme="majorHAnsi"/>
          </w:rPr>
          <w:t xml:space="preserve">participate in the </w:t>
        </w:r>
      </w:ins>
      <w:ins w:id="134" w:author="Kerith Conron" w:date="2026-03-02T16:45:00Z" w16du:dateUtc="2026-03-02T21:45:00Z">
        <w:r w:rsidR="00795A7A" w:rsidRPr="00B621E1">
          <w:rPr>
            <w:rFonts w:asciiTheme="majorHAnsi" w:hAnsiTheme="majorHAnsi" w:cstheme="majorHAnsi"/>
          </w:rPr>
          <w:t>survey</w:t>
        </w:r>
      </w:ins>
      <w:ins w:id="135" w:author="Alexandria M Hurtt" w:date="2026-03-12T11:14:00Z" w16du:dateUtc="2026-03-12T18:14:00Z">
        <w:r w:rsidR="00B91C80" w:rsidRPr="00B621E1">
          <w:rPr>
            <w:rFonts w:asciiTheme="majorHAnsi" w:hAnsiTheme="majorHAnsi" w:cstheme="majorHAnsi"/>
          </w:rPr>
          <w:t xml:space="preserve"> through CSAC</w:t>
        </w:r>
      </w:ins>
      <w:ins w:id="136" w:author="Kerith Conron" w:date="2026-03-02T16:47:00Z" w16du:dateUtc="2026-03-02T21:47:00Z">
        <w:r w:rsidR="00DE0178" w:rsidRPr="00B621E1">
          <w:rPr>
            <w:rFonts w:asciiTheme="majorHAnsi" w:hAnsiTheme="majorHAnsi" w:cstheme="majorHAnsi"/>
          </w:rPr>
          <w:t xml:space="preserve">; </w:t>
        </w:r>
      </w:ins>
      <w:ins w:id="137" w:author="Kerith Conron" w:date="2026-03-03T17:31:00Z" w16du:dateUtc="2026-03-03T22:31:00Z">
        <w:r w:rsidR="009E31BA" w:rsidRPr="00B621E1">
          <w:rPr>
            <w:rFonts w:asciiTheme="majorHAnsi" w:hAnsiTheme="majorHAnsi" w:cstheme="majorHAnsi"/>
          </w:rPr>
          <w:t xml:space="preserve">10,221 completed </w:t>
        </w:r>
      </w:ins>
      <w:ins w:id="138" w:author="Kerith Conron" w:date="2026-03-03T17:33:00Z" w16du:dateUtc="2026-03-03T22:33:00Z">
        <w:del w:id="139" w:author="Alexandria M Hurtt" w:date="2026-03-12T11:14:00Z" w16du:dateUtc="2026-03-12T18:14:00Z">
          <w:r w:rsidR="00037B1F" w:rsidRPr="00B621E1" w:rsidDel="00B91C80">
            <w:rPr>
              <w:rFonts w:asciiTheme="majorHAnsi" w:hAnsiTheme="majorHAnsi" w:cstheme="majorHAnsi"/>
            </w:rPr>
            <w:delText xml:space="preserve">screening questions or </w:delText>
          </w:r>
        </w:del>
        <w:r w:rsidR="00037B1F" w:rsidRPr="00B621E1">
          <w:rPr>
            <w:rFonts w:asciiTheme="majorHAnsi" w:hAnsiTheme="majorHAnsi" w:cstheme="majorHAnsi"/>
          </w:rPr>
          <w:t>survey</w:t>
        </w:r>
      </w:ins>
      <w:ins w:id="140" w:author="Kerith Conron" w:date="2026-03-03T17:31:00Z" w16du:dateUtc="2026-03-03T22:31:00Z">
        <w:r w:rsidR="009E31BA" w:rsidRPr="00B621E1">
          <w:rPr>
            <w:rFonts w:asciiTheme="majorHAnsi" w:hAnsiTheme="majorHAnsi" w:cstheme="majorHAnsi"/>
          </w:rPr>
          <w:t>s</w:t>
        </w:r>
      </w:ins>
      <w:ins w:id="141" w:author="Kerith Conron" w:date="2026-03-03T17:33:00Z" w16du:dateUtc="2026-03-03T22:33:00Z">
        <w:del w:id="142" w:author="Alexandria M Hurtt" w:date="2026-03-12T11:14:00Z" w16du:dateUtc="2026-03-12T18:14:00Z">
          <w:r w:rsidR="00037B1F" w:rsidRPr="00B621E1" w:rsidDel="00B91C80">
            <w:rPr>
              <w:rFonts w:asciiTheme="majorHAnsi" w:hAnsiTheme="majorHAnsi" w:cstheme="majorHAnsi"/>
            </w:rPr>
            <w:delText>?</w:delText>
          </w:r>
        </w:del>
      </w:ins>
      <w:ins w:id="143" w:author="Kerith Conron" w:date="2026-03-03T17:31:00Z" w16du:dateUtc="2026-03-03T22:31:00Z">
        <w:r w:rsidR="009E31BA" w:rsidRPr="00B621E1">
          <w:rPr>
            <w:rFonts w:asciiTheme="majorHAnsi" w:hAnsiTheme="majorHAnsi" w:cstheme="majorHAnsi"/>
          </w:rPr>
          <w:t>, including</w:t>
        </w:r>
        <w:del w:id="144" w:author="Alexandria M Hurtt" w:date="2026-03-12T11:14:00Z" w16du:dateUtc="2026-03-12T18:14:00Z">
          <w:r w:rsidR="009E31BA" w:rsidRPr="00B621E1" w:rsidDel="00B91C80">
            <w:rPr>
              <w:rFonts w:asciiTheme="majorHAnsi" w:hAnsiTheme="majorHAnsi" w:cstheme="majorHAnsi"/>
            </w:rPr>
            <w:delText>,</w:delText>
          </w:r>
        </w:del>
        <w:r w:rsidR="009E31BA" w:rsidRPr="00B621E1">
          <w:rPr>
            <w:rFonts w:asciiTheme="majorHAnsi" w:hAnsiTheme="majorHAnsi" w:cstheme="majorHAnsi"/>
          </w:rPr>
          <w:t xml:space="preserve"> 9,230</w:t>
        </w:r>
        <w:r w:rsidR="00A87367" w:rsidRPr="00B621E1">
          <w:rPr>
            <w:rFonts w:asciiTheme="majorHAnsi" w:hAnsiTheme="majorHAnsi" w:cstheme="majorHAnsi"/>
          </w:rPr>
          <w:t xml:space="preserve"> </w:t>
        </w:r>
        <w:del w:id="145" w:author="Alexandria M Hurtt" w:date="2026-03-12T11:15:00Z" w16du:dateUtc="2026-03-12T18:15:00Z">
          <w:r w:rsidR="00A87367" w:rsidRPr="00B621E1" w:rsidDel="00B91C80">
            <w:rPr>
              <w:rFonts w:asciiTheme="majorHAnsi" w:hAnsiTheme="majorHAnsi" w:cstheme="majorHAnsi"/>
            </w:rPr>
            <w:delText>who</w:delText>
          </w:r>
          <w:r w:rsidR="009E31BA" w:rsidRPr="00B621E1" w:rsidDel="00B91C80">
            <w:rPr>
              <w:rFonts w:asciiTheme="majorHAnsi" w:hAnsiTheme="majorHAnsi" w:cstheme="majorHAnsi"/>
            </w:rPr>
            <w:delText xml:space="preserve"> </w:delText>
          </w:r>
        </w:del>
        <w:r w:rsidR="009E31BA" w:rsidRPr="00B621E1">
          <w:rPr>
            <w:rFonts w:asciiTheme="majorHAnsi" w:hAnsiTheme="majorHAnsi" w:cstheme="majorHAnsi"/>
          </w:rPr>
          <w:t xml:space="preserve">respondents </w:t>
        </w:r>
      </w:ins>
      <w:ins w:id="146" w:author="Alexandria M Hurtt" w:date="2026-03-12T11:15:00Z" w16du:dateUtc="2026-03-12T18:15:00Z">
        <w:r w:rsidR="00B91C80" w:rsidRPr="00B621E1">
          <w:rPr>
            <w:rFonts w:asciiTheme="majorHAnsi" w:hAnsiTheme="majorHAnsi" w:cstheme="majorHAnsi"/>
          </w:rPr>
          <w:t xml:space="preserve">who </w:t>
        </w:r>
      </w:ins>
      <w:ins w:id="147" w:author="Kerith Conron" w:date="2026-03-03T17:31:00Z" w16du:dateUtc="2026-03-03T22:31:00Z">
        <w:r w:rsidR="009E31BA" w:rsidRPr="00B621E1">
          <w:rPr>
            <w:rFonts w:asciiTheme="majorHAnsi" w:hAnsiTheme="majorHAnsi" w:cstheme="majorHAnsi"/>
          </w:rPr>
          <w:t xml:space="preserve">indicated they planned to go to college, 170 </w:t>
        </w:r>
      </w:ins>
      <w:ins w:id="148" w:author="Kerith Conron" w:date="2026-03-03T17:32:00Z" w16du:dateUtc="2026-03-03T22:32:00Z">
        <w:r w:rsidR="00A87367" w:rsidRPr="00B621E1">
          <w:rPr>
            <w:rFonts w:asciiTheme="majorHAnsi" w:hAnsiTheme="majorHAnsi" w:cstheme="majorHAnsi"/>
          </w:rPr>
          <w:t xml:space="preserve">who </w:t>
        </w:r>
      </w:ins>
      <w:ins w:id="149" w:author="Kerith Conron" w:date="2026-03-03T17:31:00Z" w16du:dateUtc="2026-03-03T22:31:00Z">
        <w:r w:rsidR="009E31BA" w:rsidRPr="00B621E1">
          <w:rPr>
            <w:rFonts w:asciiTheme="majorHAnsi" w:hAnsiTheme="majorHAnsi" w:cstheme="majorHAnsi"/>
          </w:rPr>
          <w:t xml:space="preserve">did not plan to attend, 294 </w:t>
        </w:r>
      </w:ins>
      <w:ins w:id="150" w:author="Alexandria M Hurtt" w:date="2026-03-12T11:15:00Z" w16du:dateUtc="2026-03-12T18:15:00Z">
        <w:r w:rsidR="00B91C80" w:rsidRPr="00B621E1">
          <w:rPr>
            <w:rFonts w:asciiTheme="majorHAnsi" w:hAnsiTheme="majorHAnsi" w:cstheme="majorHAnsi"/>
          </w:rPr>
          <w:t xml:space="preserve">that </w:t>
        </w:r>
      </w:ins>
      <w:ins w:id="151" w:author="Kerith Conron" w:date="2026-03-03T17:31:00Z" w16du:dateUtc="2026-03-03T22:31:00Z">
        <w:r w:rsidR="009E31BA" w:rsidRPr="00B621E1">
          <w:rPr>
            <w:rFonts w:asciiTheme="majorHAnsi" w:hAnsiTheme="majorHAnsi" w:cstheme="majorHAnsi"/>
          </w:rPr>
          <w:t xml:space="preserve">were unsure, and 527 </w:t>
        </w:r>
      </w:ins>
      <w:ins w:id="152" w:author="Kerith Conron" w:date="2026-03-03T17:32:00Z" w16du:dateUtc="2026-03-03T22:32:00Z">
        <w:r w:rsidR="00A87367" w:rsidRPr="00B621E1">
          <w:rPr>
            <w:rFonts w:asciiTheme="majorHAnsi" w:hAnsiTheme="majorHAnsi" w:cstheme="majorHAnsi"/>
          </w:rPr>
          <w:t xml:space="preserve">who </w:t>
        </w:r>
      </w:ins>
      <w:ins w:id="153" w:author="Kerith Conron" w:date="2026-03-03T17:31:00Z" w16du:dateUtc="2026-03-03T22:31:00Z">
        <w:r w:rsidR="009E31BA" w:rsidRPr="00B621E1">
          <w:rPr>
            <w:rFonts w:asciiTheme="majorHAnsi" w:hAnsiTheme="majorHAnsi" w:cstheme="majorHAnsi"/>
          </w:rPr>
          <w:t xml:space="preserve">did not </w:t>
        </w:r>
        <w:commentRangeStart w:id="154"/>
        <w:r w:rsidR="009E31BA" w:rsidRPr="00B621E1">
          <w:rPr>
            <w:rFonts w:asciiTheme="majorHAnsi" w:hAnsiTheme="majorHAnsi" w:cstheme="majorHAnsi"/>
          </w:rPr>
          <w:t>respond</w:t>
        </w:r>
      </w:ins>
      <w:commentRangeEnd w:id="154"/>
      <w:r w:rsidR="00C60F71" w:rsidRPr="005627F6">
        <w:rPr>
          <w:rStyle w:val="CommentReference"/>
          <w:rFonts w:asciiTheme="majorHAnsi" w:hAnsiTheme="majorHAnsi" w:cstheme="majorHAnsi"/>
          <w:sz w:val="24"/>
          <w:szCs w:val="24"/>
        </w:rPr>
        <w:commentReference w:id="154"/>
      </w:r>
      <w:ins w:id="155" w:author="Kerith Conron" w:date="2026-03-03T17:31:00Z" w16du:dateUtc="2026-03-03T22:31:00Z">
        <w:r w:rsidR="009E31BA" w:rsidRPr="00AB6684">
          <w:rPr>
            <w:rFonts w:asciiTheme="majorHAnsi" w:hAnsiTheme="majorHAnsi" w:cstheme="majorHAnsi"/>
          </w:rPr>
          <w:t xml:space="preserve">. </w:t>
        </w:r>
        <w:r w:rsidR="00A87367" w:rsidRPr="00B621E1">
          <w:rPr>
            <w:rFonts w:asciiTheme="majorHAnsi" w:hAnsiTheme="majorHAnsi" w:cstheme="majorHAnsi"/>
          </w:rPr>
          <w:t>Our</w:t>
        </w:r>
      </w:ins>
      <w:ins w:id="156" w:author="Kerith Conron" w:date="2026-03-02T16:47:00Z" w16du:dateUtc="2026-03-02T21:47:00Z">
        <w:r w:rsidR="00DE0178" w:rsidRPr="00B621E1">
          <w:rPr>
            <w:rFonts w:asciiTheme="majorHAnsi" w:hAnsiTheme="majorHAnsi" w:cstheme="majorHAnsi"/>
          </w:rPr>
          <w:t xml:space="preserve"> </w:t>
        </w:r>
      </w:ins>
      <w:ins w:id="157" w:author="Kerith Conron" w:date="2026-03-02T16:44:00Z" w16du:dateUtc="2026-03-02T21:44:00Z">
        <w:r w:rsidR="00EA272D" w:rsidRPr="00B621E1">
          <w:rPr>
            <w:rFonts w:asciiTheme="majorHAnsi" w:hAnsiTheme="majorHAnsi" w:cstheme="majorHAnsi"/>
          </w:rPr>
          <w:t xml:space="preserve">response </w:t>
        </w:r>
        <w:commentRangeStart w:id="158"/>
        <w:r w:rsidR="00EA272D" w:rsidRPr="00B621E1">
          <w:rPr>
            <w:rFonts w:asciiTheme="majorHAnsi" w:hAnsiTheme="majorHAnsi" w:cstheme="majorHAnsi"/>
          </w:rPr>
          <w:t>rate</w:t>
        </w:r>
      </w:ins>
      <w:commentRangeEnd w:id="158"/>
      <w:r w:rsidR="002C4513" w:rsidRPr="009B0E72">
        <w:rPr>
          <w:rStyle w:val="CommentReference"/>
          <w:rFonts w:asciiTheme="majorHAnsi" w:hAnsiTheme="majorHAnsi" w:cstheme="majorHAnsi"/>
          <w:sz w:val="24"/>
          <w:szCs w:val="24"/>
        </w:rPr>
        <w:commentReference w:id="158"/>
      </w:r>
      <w:ins w:id="159" w:author="Kerith Conron" w:date="2026-03-02T16:44:00Z" w16du:dateUtc="2026-03-02T21:44:00Z">
        <w:r w:rsidR="00EA272D" w:rsidRPr="00AB6684">
          <w:rPr>
            <w:rFonts w:asciiTheme="majorHAnsi" w:hAnsiTheme="majorHAnsi" w:cstheme="majorHAnsi"/>
          </w:rPr>
          <w:t xml:space="preserve"> </w:t>
        </w:r>
      </w:ins>
      <w:ins w:id="160" w:author="Kerith Conron" w:date="2026-03-02T16:45:00Z" w16du:dateUtc="2026-03-02T21:45:00Z">
        <w:r w:rsidR="00EA272D" w:rsidRPr="00B621E1">
          <w:rPr>
            <w:rFonts w:asciiTheme="majorHAnsi" w:hAnsiTheme="majorHAnsi" w:cstheme="majorHAnsi"/>
          </w:rPr>
          <w:t xml:space="preserve">was </w:t>
        </w:r>
        <w:r w:rsidR="00EA272D" w:rsidRPr="00B621E1">
          <w:rPr>
            <w:rFonts w:asciiTheme="majorHAnsi" w:hAnsiTheme="majorHAnsi" w:cstheme="majorHAnsi"/>
            <w:highlight w:val="yellow"/>
            <w:rPrChange w:id="161" w:author="Christina Sun" w:date="2026-03-15T21:36:00Z" w16du:dateUtc="2026-03-16T04:36:00Z">
              <w:rPr>
                <w:rFonts w:asciiTheme="majorHAnsi" w:hAnsiTheme="majorHAnsi" w:cstheme="majorHAnsi"/>
              </w:rPr>
            </w:rPrChange>
          </w:rPr>
          <w:t>XX percent</w:t>
        </w:r>
        <w:r w:rsidR="00EA272D" w:rsidRPr="00B621E1">
          <w:rPr>
            <w:rFonts w:asciiTheme="majorHAnsi" w:hAnsiTheme="majorHAnsi" w:cstheme="majorHAnsi"/>
          </w:rPr>
          <w:t xml:space="preserve">. </w:t>
        </w:r>
      </w:ins>
      <w:r w:rsidRPr="00B621E1">
        <w:rPr>
          <w:rFonts w:asciiTheme="majorHAnsi" w:hAnsiTheme="majorHAnsi" w:cstheme="majorHAnsi"/>
        </w:rPr>
        <w:t xml:space="preserve">Students reported on varying dimensions of their high school experiences; the support they received in preparation for college; their academic interests and plans for postsecondary enrollment; and their concerns about college. </w:t>
      </w:r>
      <w:r w:rsidR="00B1501E" w:rsidRPr="00B621E1">
        <w:rPr>
          <w:rFonts w:asciiTheme="majorHAnsi" w:hAnsiTheme="majorHAnsi" w:cstheme="majorHAnsi"/>
        </w:rPr>
        <w:t>D</w:t>
      </w:r>
      <w:r w:rsidRPr="00B621E1">
        <w:rPr>
          <w:rFonts w:asciiTheme="majorHAnsi" w:hAnsiTheme="majorHAnsi" w:cstheme="majorHAnsi"/>
        </w:rPr>
        <w:t xml:space="preserve">etailed information on gender identity and sexual orientation was also collected. Overall, 9,230 respondents </w:t>
      </w:r>
      <w:r w:rsidR="00273D94" w:rsidRPr="00B621E1">
        <w:rPr>
          <w:rFonts w:asciiTheme="majorHAnsi" w:hAnsiTheme="majorHAnsi" w:cstheme="majorHAnsi"/>
        </w:rPr>
        <w:t xml:space="preserve">completed surveys </w:t>
      </w:r>
      <w:r w:rsidRPr="00B621E1">
        <w:rPr>
          <w:rFonts w:asciiTheme="majorHAnsi" w:hAnsiTheme="majorHAnsi" w:cstheme="majorHAnsi"/>
        </w:rPr>
        <w:t xml:space="preserve">who indicated they were high school seniors </w:t>
      </w:r>
      <w:r w:rsidR="00027FC9" w:rsidRPr="00B621E1">
        <w:rPr>
          <w:rFonts w:asciiTheme="majorHAnsi" w:hAnsiTheme="majorHAnsi" w:cstheme="majorHAnsi"/>
        </w:rPr>
        <w:t xml:space="preserve">and </w:t>
      </w:r>
      <w:r w:rsidRPr="00B621E1">
        <w:rPr>
          <w:rFonts w:asciiTheme="majorHAnsi" w:hAnsiTheme="majorHAnsi" w:cstheme="majorHAnsi"/>
        </w:rPr>
        <w:t xml:space="preserve">intended to enroll in college that fall. </w:t>
      </w:r>
      <w:r w:rsidR="00F06AC4" w:rsidRPr="00B621E1">
        <w:rPr>
          <w:rFonts w:asciiTheme="majorHAnsi" w:hAnsiTheme="majorHAnsi" w:cstheme="majorHAnsi"/>
        </w:rPr>
        <w:t>After excluding respondents who were missing information about</w:t>
      </w:r>
      <w:r w:rsidR="002B5068" w:rsidRPr="00B621E1">
        <w:rPr>
          <w:rFonts w:asciiTheme="majorHAnsi" w:hAnsiTheme="majorHAnsi" w:cstheme="majorHAnsi"/>
        </w:rPr>
        <w:t xml:space="preserve"> </w:t>
      </w:r>
      <w:r w:rsidR="007E2061" w:rsidRPr="00B621E1">
        <w:rPr>
          <w:rFonts w:asciiTheme="majorHAnsi" w:hAnsiTheme="majorHAnsi" w:cstheme="majorHAnsi"/>
        </w:rPr>
        <w:t>gender identity (n</w:t>
      </w:r>
      <w:r w:rsidR="005627F6" w:rsidRPr="00B621E1">
        <w:rPr>
          <w:rFonts w:asciiTheme="majorHAnsi" w:hAnsiTheme="majorHAnsi" w:cstheme="majorHAnsi"/>
        </w:rPr>
        <w:t xml:space="preserve"> </w:t>
      </w:r>
      <w:r w:rsidR="007E2061" w:rsidRPr="00B621E1">
        <w:rPr>
          <w:rFonts w:asciiTheme="majorHAnsi" w:hAnsiTheme="majorHAnsi" w:cstheme="majorHAnsi"/>
        </w:rPr>
        <w:t>=</w:t>
      </w:r>
      <w:r w:rsidR="005627F6" w:rsidRPr="00B621E1">
        <w:rPr>
          <w:rFonts w:asciiTheme="majorHAnsi" w:hAnsiTheme="majorHAnsi" w:cstheme="majorHAnsi"/>
        </w:rPr>
        <w:t xml:space="preserve"> </w:t>
      </w:r>
      <w:r w:rsidR="007E2061" w:rsidRPr="00B621E1">
        <w:rPr>
          <w:rFonts w:asciiTheme="majorHAnsi" w:hAnsiTheme="majorHAnsi" w:cstheme="majorHAnsi"/>
        </w:rPr>
        <w:t xml:space="preserve">1,708), </w:t>
      </w:r>
      <w:r w:rsidR="002B5068" w:rsidRPr="00B621E1">
        <w:rPr>
          <w:rFonts w:asciiTheme="majorHAnsi" w:hAnsiTheme="majorHAnsi" w:cstheme="majorHAnsi"/>
        </w:rPr>
        <w:t>sexual orientation</w:t>
      </w:r>
      <w:r w:rsidR="007E2061" w:rsidRPr="00B621E1">
        <w:rPr>
          <w:rFonts w:asciiTheme="majorHAnsi" w:hAnsiTheme="majorHAnsi" w:cstheme="majorHAnsi"/>
        </w:rPr>
        <w:t xml:space="preserve"> (n</w:t>
      </w:r>
      <w:r w:rsidR="005627F6" w:rsidRPr="00B621E1">
        <w:rPr>
          <w:rFonts w:asciiTheme="majorHAnsi" w:hAnsiTheme="majorHAnsi" w:cstheme="majorHAnsi"/>
        </w:rPr>
        <w:t xml:space="preserve"> </w:t>
      </w:r>
      <w:r w:rsidR="007E2061" w:rsidRPr="00B621E1">
        <w:rPr>
          <w:rFonts w:asciiTheme="majorHAnsi" w:hAnsiTheme="majorHAnsi" w:cstheme="majorHAnsi"/>
        </w:rPr>
        <w:t>=</w:t>
      </w:r>
      <w:r w:rsidR="005627F6" w:rsidRPr="00B621E1">
        <w:rPr>
          <w:rFonts w:asciiTheme="majorHAnsi" w:hAnsiTheme="majorHAnsi" w:cstheme="majorHAnsi"/>
        </w:rPr>
        <w:t xml:space="preserve"> </w:t>
      </w:r>
      <w:r w:rsidR="007E2061" w:rsidRPr="00B621E1">
        <w:rPr>
          <w:rFonts w:asciiTheme="majorHAnsi" w:hAnsiTheme="majorHAnsi" w:cstheme="majorHAnsi"/>
        </w:rPr>
        <w:t>1,749)</w:t>
      </w:r>
      <w:r w:rsidR="001F54E3" w:rsidRPr="00B621E1">
        <w:rPr>
          <w:rFonts w:asciiTheme="majorHAnsi" w:hAnsiTheme="majorHAnsi" w:cstheme="majorHAnsi"/>
        </w:rPr>
        <w:t xml:space="preserve">, </w:t>
      </w:r>
      <w:r w:rsidR="002B5068" w:rsidRPr="00B621E1">
        <w:rPr>
          <w:rFonts w:asciiTheme="majorHAnsi" w:hAnsiTheme="majorHAnsi" w:cstheme="majorHAnsi"/>
        </w:rPr>
        <w:lastRenderedPageBreak/>
        <w:t>race/ethnicity</w:t>
      </w:r>
      <w:r w:rsidR="00273D94" w:rsidRPr="00B621E1">
        <w:rPr>
          <w:rFonts w:asciiTheme="majorHAnsi" w:hAnsiTheme="majorHAnsi" w:cstheme="majorHAnsi"/>
        </w:rPr>
        <w:t xml:space="preserve"> (n</w:t>
      </w:r>
      <w:r w:rsidR="005627F6" w:rsidRPr="00B621E1">
        <w:rPr>
          <w:rFonts w:asciiTheme="majorHAnsi" w:hAnsiTheme="majorHAnsi" w:cstheme="majorHAnsi"/>
        </w:rPr>
        <w:t xml:space="preserve"> </w:t>
      </w:r>
      <w:r w:rsidR="00273D94" w:rsidRPr="00B621E1">
        <w:rPr>
          <w:rFonts w:asciiTheme="majorHAnsi" w:hAnsiTheme="majorHAnsi" w:cstheme="majorHAnsi"/>
        </w:rPr>
        <w:t>=</w:t>
      </w:r>
      <w:r w:rsidR="005627F6" w:rsidRPr="00B621E1">
        <w:rPr>
          <w:rFonts w:asciiTheme="majorHAnsi" w:hAnsiTheme="majorHAnsi" w:cstheme="majorHAnsi"/>
        </w:rPr>
        <w:t xml:space="preserve"> </w:t>
      </w:r>
      <w:r w:rsidR="00273D94" w:rsidRPr="00B621E1">
        <w:rPr>
          <w:rFonts w:asciiTheme="majorHAnsi" w:hAnsiTheme="majorHAnsi" w:cstheme="majorHAnsi"/>
        </w:rPr>
        <w:t>1,617)</w:t>
      </w:r>
      <w:r w:rsidR="001F54E3" w:rsidRPr="00B621E1">
        <w:rPr>
          <w:rFonts w:asciiTheme="majorHAnsi" w:hAnsiTheme="majorHAnsi" w:cstheme="majorHAnsi"/>
        </w:rPr>
        <w:t>, or</w:t>
      </w:r>
      <w:r w:rsidR="002B5068" w:rsidRPr="00B621E1">
        <w:rPr>
          <w:rFonts w:asciiTheme="majorHAnsi" w:hAnsiTheme="majorHAnsi" w:cstheme="majorHAnsi"/>
        </w:rPr>
        <w:t xml:space="preserve"> parental education</w:t>
      </w:r>
      <w:r w:rsidR="00273D94" w:rsidRPr="00B621E1">
        <w:rPr>
          <w:rFonts w:asciiTheme="majorHAnsi" w:hAnsiTheme="majorHAnsi" w:cstheme="majorHAnsi"/>
        </w:rPr>
        <w:t xml:space="preserve"> (n</w:t>
      </w:r>
      <w:r w:rsidR="005627F6" w:rsidRPr="00B621E1">
        <w:rPr>
          <w:rFonts w:asciiTheme="majorHAnsi" w:hAnsiTheme="majorHAnsi" w:cstheme="majorHAnsi"/>
        </w:rPr>
        <w:t xml:space="preserve"> </w:t>
      </w:r>
      <w:r w:rsidR="00273D94" w:rsidRPr="00B621E1">
        <w:rPr>
          <w:rFonts w:asciiTheme="majorHAnsi" w:hAnsiTheme="majorHAnsi" w:cstheme="majorHAnsi"/>
        </w:rPr>
        <w:t>=</w:t>
      </w:r>
      <w:r w:rsidR="005627F6" w:rsidRPr="00B621E1">
        <w:rPr>
          <w:rFonts w:asciiTheme="majorHAnsi" w:hAnsiTheme="majorHAnsi" w:cstheme="majorHAnsi"/>
        </w:rPr>
        <w:t xml:space="preserve"> </w:t>
      </w:r>
      <w:r w:rsidR="00273D94" w:rsidRPr="00B621E1">
        <w:rPr>
          <w:rFonts w:asciiTheme="majorHAnsi" w:hAnsiTheme="majorHAnsi" w:cstheme="majorHAnsi"/>
        </w:rPr>
        <w:t>1,</w:t>
      </w:r>
      <w:r w:rsidR="001F54E3" w:rsidRPr="00B621E1">
        <w:rPr>
          <w:rFonts w:asciiTheme="majorHAnsi" w:hAnsiTheme="majorHAnsi" w:cstheme="majorHAnsi"/>
        </w:rPr>
        <w:t>647)</w:t>
      </w:r>
      <w:r w:rsidR="00C02F9A" w:rsidRPr="00B621E1">
        <w:rPr>
          <w:rFonts w:asciiTheme="majorHAnsi" w:hAnsiTheme="majorHAnsi" w:cstheme="majorHAnsi"/>
        </w:rPr>
        <w:t xml:space="preserve">, our final analytic sample included 7,522 </w:t>
      </w:r>
      <w:commentRangeStart w:id="162"/>
      <w:r w:rsidR="00C02F9A" w:rsidRPr="00B621E1">
        <w:rPr>
          <w:rFonts w:asciiTheme="majorHAnsi" w:hAnsiTheme="majorHAnsi" w:cstheme="majorHAnsi"/>
        </w:rPr>
        <w:t>participants</w:t>
      </w:r>
      <w:commentRangeEnd w:id="162"/>
      <w:r w:rsidR="00875048" w:rsidRPr="00C02F9A">
        <w:rPr>
          <w:rStyle w:val="CommentReference"/>
          <w:rFonts w:asciiTheme="majorHAnsi" w:hAnsiTheme="majorHAnsi" w:cstheme="majorHAnsi"/>
          <w:sz w:val="24"/>
          <w:szCs w:val="24"/>
        </w:rPr>
        <w:commentReference w:id="162"/>
      </w:r>
      <w:r w:rsidR="00C02F9A" w:rsidRPr="00B621E1">
        <w:rPr>
          <w:rFonts w:asciiTheme="majorHAnsi" w:hAnsiTheme="majorHAnsi" w:cstheme="majorHAnsi"/>
        </w:rPr>
        <w:t>.</w:t>
      </w:r>
      <w:commentRangeStart w:id="163"/>
      <w:r w:rsidR="00C02F9A" w:rsidRPr="00B621E1">
        <w:rPr>
          <w:rFonts w:asciiTheme="majorHAnsi" w:hAnsiTheme="majorHAnsi" w:cstheme="majorHAnsi"/>
          <w:vertAlign w:val="superscript"/>
        </w:rPr>
        <w:footnoteReference w:id="2"/>
      </w:r>
      <w:r w:rsidR="00C02F9A" w:rsidRPr="00B621E1">
        <w:rPr>
          <w:rFonts w:asciiTheme="majorHAnsi" w:hAnsiTheme="majorHAnsi" w:cstheme="majorHAnsi"/>
          <w:rPrChange w:id="164" w:author="Christina Sun" w:date="2026-03-15T21:36:00Z" w16du:dateUtc="2026-03-16T04:36:00Z">
            <w:rPr/>
          </w:rPrChange>
        </w:rPr>
        <w:t xml:space="preserve"> </w:t>
      </w:r>
      <w:commentRangeEnd w:id="163"/>
      <w:r w:rsidR="00C27BCA" w:rsidRPr="003803B1">
        <w:rPr>
          <w:rStyle w:val="CommentReference"/>
          <w:rFonts w:asciiTheme="majorHAnsi" w:hAnsiTheme="majorHAnsi" w:cstheme="majorHAnsi"/>
          <w:sz w:val="24"/>
          <w:szCs w:val="24"/>
        </w:rPr>
        <w:commentReference w:id="163"/>
      </w:r>
      <w:r w:rsidRPr="00B621E1">
        <w:rPr>
          <w:rFonts w:asciiTheme="majorHAnsi" w:hAnsiTheme="majorHAnsi" w:cstheme="majorHAnsi"/>
        </w:rPr>
        <w:t>Table 1 reports the demographic characteristics of our analytical sample.</w:t>
      </w:r>
      <w:r w:rsidRPr="00B621E1">
        <w:rPr>
          <w:rFonts w:asciiTheme="majorHAnsi" w:hAnsiTheme="majorHAnsi" w:cstheme="majorHAnsi"/>
          <w:rPrChange w:id="165" w:author="Christina Sun" w:date="2026-03-15T21:36:00Z" w16du:dateUtc="2026-03-16T04:36:00Z">
            <w:rPr/>
          </w:rPrChange>
        </w:rPr>
        <w:t xml:space="preserve"> </w:t>
      </w:r>
      <w:r w:rsidR="00C43786" w:rsidRPr="00B621E1">
        <w:rPr>
          <w:rFonts w:asciiTheme="majorHAnsi" w:hAnsiTheme="majorHAnsi" w:cstheme="majorHAnsi"/>
          <w:b/>
          <w:bCs/>
          <w:rPrChange w:id="166" w:author="Christina Sun" w:date="2026-03-15T21:36:00Z" w16du:dateUtc="2026-03-16T04:36:00Z">
            <w:rPr>
              <w:b/>
              <w:bCs/>
            </w:rPr>
          </w:rPrChange>
        </w:rPr>
        <w:br w:type="page"/>
      </w:r>
    </w:p>
    <w:p w14:paraId="7439AD7C" w14:textId="27A8C544" w:rsidR="00BD041A" w:rsidRPr="00B621E1" w:rsidRDefault="00602BF5" w:rsidP="00784751">
      <w:pPr>
        <w:widowControl w:val="0"/>
        <w:spacing w:line="360" w:lineRule="auto"/>
        <w:rPr>
          <w:rFonts w:asciiTheme="majorHAnsi" w:hAnsiTheme="majorHAnsi" w:cstheme="majorHAnsi"/>
          <w:b/>
          <w:bCs/>
        </w:rPr>
      </w:pPr>
      <w:r w:rsidRPr="00B621E1">
        <w:rPr>
          <w:rFonts w:asciiTheme="majorHAnsi" w:hAnsiTheme="majorHAnsi" w:cstheme="majorHAnsi"/>
          <w:b/>
          <w:bCs/>
        </w:rPr>
        <w:lastRenderedPageBreak/>
        <w:t>Table 1</w:t>
      </w:r>
    </w:p>
    <w:p w14:paraId="05D22B9B" w14:textId="171AD580" w:rsidR="00F06AC4" w:rsidRPr="00B621E1" w:rsidRDefault="00F06AC4" w:rsidP="00F06AC4">
      <w:pPr>
        <w:pStyle w:val="NormalWeb"/>
        <w:spacing w:before="0" w:beforeAutospacing="0" w:after="0" w:afterAutospacing="0" w:line="360" w:lineRule="auto"/>
        <w:rPr>
          <w:rFonts w:asciiTheme="majorHAnsi" w:hAnsiTheme="majorHAnsi" w:cstheme="majorHAnsi"/>
          <w:b/>
          <w:bCs/>
          <w:color w:val="000000"/>
        </w:rPr>
      </w:pPr>
      <w:r w:rsidRPr="00B621E1">
        <w:rPr>
          <w:rFonts w:asciiTheme="majorHAnsi" w:hAnsiTheme="majorHAnsi" w:cstheme="majorHAnsi"/>
          <w:i/>
          <w:iCs/>
          <w:color w:val="000000"/>
          <w:lang w:val="en"/>
        </w:rPr>
        <w:t xml:space="preserve">Demographic </w:t>
      </w:r>
      <w:r w:rsidR="002B5068" w:rsidRPr="00B621E1">
        <w:rPr>
          <w:rFonts w:asciiTheme="majorHAnsi" w:hAnsiTheme="majorHAnsi" w:cstheme="majorHAnsi"/>
          <w:i/>
          <w:iCs/>
          <w:color w:val="000000"/>
          <w:lang w:val="en"/>
        </w:rPr>
        <w:t>Characteristics</w:t>
      </w:r>
      <w:r w:rsidRPr="00B621E1">
        <w:rPr>
          <w:rFonts w:asciiTheme="majorHAnsi" w:hAnsiTheme="majorHAnsi" w:cstheme="majorHAnsi"/>
          <w:i/>
          <w:iCs/>
          <w:color w:val="000000"/>
          <w:lang w:val="en"/>
        </w:rPr>
        <w:t xml:space="preserve"> of </w:t>
      </w:r>
      <w:r w:rsidR="00C65C0D" w:rsidRPr="00B621E1">
        <w:rPr>
          <w:rFonts w:asciiTheme="majorHAnsi" w:hAnsiTheme="majorHAnsi" w:cstheme="majorHAnsi"/>
          <w:i/>
          <w:iCs/>
          <w:color w:val="000000"/>
          <w:lang w:val="en"/>
        </w:rPr>
        <w:t>12</w:t>
      </w:r>
      <w:r w:rsidR="00C65C0D" w:rsidRPr="00B621E1">
        <w:rPr>
          <w:rFonts w:asciiTheme="majorHAnsi" w:hAnsiTheme="majorHAnsi" w:cstheme="majorHAnsi"/>
          <w:i/>
          <w:iCs/>
          <w:color w:val="000000"/>
          <w:vertAlign w:val="superscript"/>
          <w:lang w:val="en"/>
        </w:rPr>
        <w:t>th</w:t>
      </w:r>
      <w:r w:rsidR="00C65C0D" w:rsidRPr="00B621E1">
        <w:rPr>
          <w:rFonts w:asciiTheme="majorHAnsi" w:hAnsiTheme="majorHAnsi" w:cstheme="majorHAnsi"/>
          <w:i/>
          <w:iCs/>
          <w:color w:val="000000"/>
          <w:lang w:val="en"/>
        </w:rPr>
        <w:t xml:space="preserve"> Grade </w:t>
      </w:r>
      <w:r w:rsidRPr="00B621E1">
        <w:rPr>
          <w:rFonts w:asciiTheme="majorHAnsi" w:hAnsiTheme="majorHAnsi" w:cstheme="majorHAnsi"/>
          <w:i/>
          <w:iCs/>
          <w:color w:val="000000"/>
          <w:lang w:val="en"/>
        </w:rPr>
        <w:t>Participants (</w:t>
      </w:r>
      <w:r w:rsidR="00601833" w:rsidRPr="00B621E1">
        <w:rPr>
          <w:rFonts w:asciiTheme="majorHAnsi" w:hAnsiTheme="majorHAnsi" w:cstheme="majorHAnsi"/>
          <w:i/>
          <w:iCs/>
          <w:color w:val="000000"/>
          <w:lang w:val="en"/>
        </w:rPr>
        <w:t>N</w:t>
      </w:r>
      <w:r w:rsidR="005627F6" w:rsidRPr="00B621E1">
        <w:rPr>
          <w:rFonts w:asciiTheme="majorHAnsi" w:hAnsiTheme="majorHAnsi" w:cstheme="majorHAnsi"/>
          <w:i/>
          <w:iCs/>
          <w:color w:val="000000"/>
          <w:lang w:val="en"/>
        </w:rPr>
        <w:t xml:space="preserve"> </w:t>
      </w:r>
      <w:r w:rsidRPr="00B621E1">
        <w:rPr>
          <w:rFonts w:asciiTheme="majorHAnsi" w:hAnsiTheme="majorHAnsi" w:cstheme="majorHAnsi"/>
          <w:i/>
          <w:iCs/>
          <w:color w:val="000000"/>
          <w:lang w:val="en"/>
        </w:rPr>
        <w:t>=</w:t>
      </w:r>
      <w:r w:rsidR="005627F6" w:rsidRPr="00B621E1">
        <w:rPr>
          <w:rFonts w:asciiTheme="majorHAnsi" w:hAnsiTheme="majorHAnsi" w:cstheme="majorHAnsi"/>
          <w:i/>
          <w:iCs/>
          <w:color w:val="000000"/>
          <w:lang w:val="en"/>
        </w:rPr>
        <w:t xml:space="preserve"> </w:t>
      </w:r>
      <w:r w:rsidRPr="00B621E1">
        <w:rPr>
          <w:rFonts w:asciiTheme="majorHAnsi" w:hAnsiTheme="majorHAnsi" w:cstheme="majorHAnsi"/>
          <w:i/>
          <w:iCs/>
          <w:color w:val="000000"/>
          <w:lang w:val="en"/>
        </w:rPr>
        <w:t xml:space="preserve">7,522), </w:t>
      </w:r>
      <w:commentRangeStart w:id="167"/>
      <w:r w:rsidRPr="00B621E1">
        <w:rPr>
          <w:rFonts w:asciiTheme="majorHAnsi" w:hAnsiTheme="majorHAnsi" w:cstheme="majorHAnsi"/>
          <w:i/>
          <w:iCs/>
          <w:color w:val="000000"/>
          <w:lang w:val="en"/>
        </w:rPr>
        <w:t>2023</w:t>
      </w:r>
      <w:commentRangeEnd w:id="167"/>
      <w:r w:rsidR="00601833" w:rsidRPr="001B2966">
        <w:rPr>
          <w:rStyle w:val="CommentReference"/>
          <w:rFonts w:asciiTheme="majorHAnsi" w:hAnsiTheme="majorHAnsi" w:cstheme="majorHAnsi"/>
          <w:b/>
          <w:bCs/>
          <w:color w:val="000000"/>
          <w:sz w:val="24"/>
          <w:szCs w:val="24"/>
        </w:rPr>
        <w:commentReference w:id="167"/>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B621E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B621E1" w:rsidRDefault="00BD041A" w:rsidP="00784751">
            <w:pPr>
              <w:widowControl w:val="0"/>
              <w:rPr>
                <w:rFonts w:asciiTheme="majorHAnsi" w:hAnsiTheme="majorHAnsi" w:cstheme="majorHAnsi"/>
                <w:sz w:val="22"/>
                <w:szCs w:val="22"/>
                <w:lang w:val="en-US"/>
              </w:rPr>
            </w:pPr>
          </w:p>
        </w:tc>
        <w:tc>
          <w:tcPr>
            <w:tcW w:w="1500" w:type="dxa"/>
            <w:tcBorders>
              <w:top w:val="single" w:sz="4" w:space="0" w:color="000000"/>
              <w:left w:val="nil"/>
              <w:bottom w:val="single" w:sz="4" w:space="0" w:color="auto"/>
              <w:right w:val="nil"/>
            </w:tcBorders>
            <w:vAlign w:val="center"/>
          </w:tcPr>
          <w:p w14:paraId="7439AD7F" w14:textId="7D1D5347" w:rsidR="00BD041A" w:rsidRPr="00B621E1" w:rsidRDefault="00601833"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n</w:t>
            </w:r>
          </w:p>
        </w:tc>
        <w:tc>
          <w:tcPr>
            <w:tcW w:w="1500" w:type="dxa"/>
            <w:tcBorders>
              <w:top w:val="single" w:sz="4" w:space="0" w:color="000000"/>
              <w:left w:val="nil"/>
              <w:bottom w:val="single" w:sz="4" w:space="0" w:color="auto"/>
              <w:right w:val="nil"/>
            </w:tcBorders>
            <w:vAlign w:val="center"/>
          </w:tcPr>
          <w:p w14:paraId="7439AD80"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Percent</w:t>
            </w:r>
          </w:p>
        </w:tc>
      </w:tr>
      <w:tr w:rsidR="00BD041A" w:rsidRPr="00B621E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89" w14:textId="77777777">
        <w:tc>
          <w:tcPr>
            <w:tcW w:w="5108" w:type="dxa"/>
            <w:tcBorders>
              <w:top w:val="nil"/>
              <w:left w:val="nil"/>
              <w:bottom w:val="nil"/>
              <w:right w:val="nil"/>
            </w:tcBorders>
            <w:vAlign w:val="center"/>
          </w:tcPr>
          <w:p w14:paraId="7439AD8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508C37B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35.</w:t>
            </w:r>
            <w:r w:rsidR="00E9640D" w:rsidRPr="00B621E1">
              <w:rPr>
                <w:rFonts w:asciiTheme="majorHAnsi" w:hAnsiTheme="majorHAnsi" w:cstheme="majorHAnsi"/>
                <w:sz w:val="22"/>
                <w:szCs w:val="22"/>
              </w:rPr>
              <w:t>6</w:t>
            </w:r>
          </w:p>
        </w:tc>
      </w:tr>
      <w:tr w:rsidR="00BD041A" w:rsidRPr="00B621E1" w14:paraId="7439AD8D" w14:textId="77777777">
        <w:tc>
          <w:tcPr>
            <w:tcW w:w="5108" w:type="dxa"/>
            <w:tcBorders>
              <w:top w:val="nil"/>
              <w:left w:val="nil"/>
              <w:bottom w:val="nil"/>
              <w:right w:val="nil"/>
            </w:tcBorders>
            <w:vAlign w:val="center"/>
          </w:tcPr>
          <w:p w14:paraId="7439AD8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2E419476"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57.0</w:t>
            </w:r>
          </w:p>
        </w:tc>
      </w:tr>
      <w:tr w:rsidR="00BD041A" w:rsidRPr="00B621E1" w14:paraId="7439AD91" w14:textId="77777777">
        <w:tc>
          <w:tcPr>
            <w:tcW w:w="5108" w:type="dxa"/>
            <w:tcBorders>
              <w:top w:val="nil"/>
              <w:left w:val="nil"/>
              <w:bottom w:val="nil"/>
              <w:right w:val="nil"/>
            </w:tcBorders>
            <w:vAlign w:val="center"/>
          </w:tcPr>
          <w:p w14:paraId="7439AD8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24E942D1"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w:t>
            </w:r>
            <w:r w:rsidR="00E9640D" w:rsidRPr="00B621E1">
              <w:rPr>
                <w:rFonts w:asciiTheme="majorHAnsi" w:hAnsiTheme="majorHAnsi" w:cstheme="majorHAnsi"/>
                <w:sz w:val="22"/>
                <w:szCs w:val="22"/>
              </w:rPr>
              <w:t>8</w:t>
            </w:r>
          </w:p>
        </w:tc>
      </w:tr>
      <w:tr w:rsidR="00BD041A" w:rsidRPr="00B621E1" w14:paraId="7439AD95" w14:textId="77777777">
        <w:tc>
          <w:tcPr>
            <w:tcW w:w="5108" w:type="dxa"/>
            <w:tcBorders>
              <w:top w:val="nil"/>
              <w:left w:val="nil"/>
              <w:bottom w:val="nil"/>
              <w:right w:val="nil"/>
            </w:tcBorders>
            <w:vAlign w:val="center"/>
          </w:tcPr>
          <w:p w14:paraId="7439AD9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23B51E8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w:t>
            </w:r>
            <w:r w:rsidR="00E9640D" w:rsidRPr="00B621E1">
              <w:rPr>
                <w:rFonts w:asciiTheme="majorHAnsi" w:hAnsiTheme="majorHAnsi" w:cstheme="majorHAnsi"/>
                <w:sz w:val="22"/>
                <w:szCs w:val="22"/>
              </w:rPr>
              <w:t>3</w:t>
            </w:r>
          </w:p>
        </w:tc>
      </w:tr>
      <w:tr w:rsidR="00BD041A" w:rsidRPr="00B621E1" w14:paraId="7439AD99" w14:textId="77777777">
        <w:tc>
          <w:tcPr>
            <w:tcW w:w="5108" w:type="dxa"/>
            <w:tcBorders>
              <w:top w:val="nil"/>
              <w:left w:val="nil"/>
              <w:right w:val="nil"/>
            </w:tcBorders>
            <w:vAlign w:val="center"/>
          </w:tcPr>
          <w:p w14:paraId="7439AD9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267</w:t>
            </w:r>
          </w:p>
        </w:tc>
        <w:tc>
          <w:tcPr>
            <w:tcW w:w="1500" w:type="dxa"/>
            <w:tcBorders>
              <w:top w:val="nil"/>
              <w:left w:val="nil"/>
              <w:right w:val="nil"/>
            </w:tcBorders>
            <w:vAlign w:val="center"/>
          </w:tcPr>
          <w:p w14:paraId="7439AD98" w14:textId="765FCE6B"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w:t>
            </w:r>
            <w:r w:rsidR="00E9640D" w:rsidRPr="00B621E1">
              <w:rPr>
                <w:rFonts w:asciiTheme="majorHAnsi" w:hAnsiTheme="majorHAnsi" w:cstheme="majorHAnsi"/>
                <w:sz w:val="22"/>
                <w:szCs w:val="22"/>
              </w:rPr>
              <w:t>6</w:t>
            </w:r>
          </w:p>
        </w:tc>
      </w:tr>
      <w:tr w:rsidR="00BD041A" w:rsidRPr="00B621E1" w14:paraId="7439AD9D" w14:textId="77777777">
        <w:tc>
          <w:tcPr>
            <w:tcW w:w="5108" w:type="dxa"/>
            <w:tcBorders>
              <w:top w:val="nil"/>
              <w:left w:val="nil"/>
              <w:right w:val="nil"/>
            </w:tcBorders>
            <w:vAlign w:val="center"/>
          </w:tcPr>
          <w:p w14:paraId="7439AD9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547EC85F"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0.9</w:t>
            </w:r>
          </w:p>
        </w:tc>
      </w:tr>
      <w:tr w:rsidR="00BD041A" w:rsidRPr="00B621E1" w14:paraId="7439ADA1" w14:textId="77777777">
        <w:tc>
          <w:tcPr>
            <w:tcW w:w="5108" w:type="dxa"/>
            <w:tcBorders>
              <w:top w:val="nil"/>
              <w:left w:val="nil"/>
              <w:bottom w:val="nil"/>
              <w:right w:val="nil"/>
            </w:tcBorders>
            <w:vAlign w:val="center"/>
          </w:tcPr>
          <w:p w14:paraId="7439AD9E" w14:textId="77777777" w:rsidR="00BD041A" w:rsidRPr="00B621E1" w:rsidRDefault="00602BF5" w:rsidP="00027FC9">
            <w:pPr>
              <w:widowControl w:val="0"/>
              <w:ind w:left="250"/>
              <w:rPr>
                <w:rFonts w:asciiTheme="majorHAnsi" w:hAnsiTheme="majorHAnsi" w:cstheme="majorHAnsi"/>
                <w:sz w:val="22"/>
                <w:szCs w:val="22"/>
              </w:rPr>
            </w:pPr>
            <w:commentRangeStart w:id="168"/>
            <w:r w:rsidRPr="00B621E1">
              <w:rPr>
                <w:rFonts w:asciiTheme="majorHAnsi" w:hAnsiTheme="majorHAnsi" w:cstheme="majorHAnsi"/>
                <w:sz w:val="22"/>
                <w:szCs w:val="22"/>
              </w:rPr>
              <w:t xml:space="preserve">   Prefer not to say</w:t>
            </w:r>
            <w:commentRangeEnd w:id="168"/>
            <w:r w:rsidR="00E0737D" w:rsidRPr="00784751">
              <w:rPr>
                <w:rStyle w:val="CommentReference"/>
                <w:rFonts w:asciiTheme="majorHAnsi" w:hAnsiTheme="majorHAnsi" w:cstheme="majorHAnsi"/>
                <w:sz w:val="22"/>
                <w:szCs w:val="22"/>
              </w:rPr>
              <w:commentReference w:id="168"/>
            </w:r>
          </w:p>
        </w:tc>
        <w:tc>
          <w:tcPr>
            <w:tcW w:w="1500" w:type="dxa"/>
            <w:tcBorders>
              <w:top w:val="nil"/>
              <w:left w:val="nil"/>
              <w:bottom w:val="nil"/>
              <w:right w:val="nil"/>
            </w:tcBorders>
            <w:vAlign w:val="center"/>
          </w:tcPr>
          <w:p w14:paraId="7439AD9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1ED9B4C3"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w:t>
            </w:r>
          </w:p>
        </w:tc>
      </w:tr>
      <w:tr w:rsidR="00BD041A" w:rsidRPr="00B621E1" w14:paraId="7439ADA5" w14:textId="77777777">
        <w:tc>
          <w:tcPr>
            <w:tcW w:w="5108" w:type="dxa"/>
            <w:tcBorders>
              <w:top w:val="single" w:sz="4" w:space="0" w:color="000000"/>
              <w:left w:val="nil"/>
              <w:bottom w:val="nil"/>
              <w:right w:val="nil"/>
            </w:tcBorders>
            <w:vAlign w:val="center"/>
          </w:tcPr>
          <w:p w14:paraId="7439ADA2"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20F864EC"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r w:rsidR="00BD041A" w:rsidRPr="00B621E1" w14:paraId="7439ADA9" w14:textId="77777777">
        <w:tc>
          <w:tcPr>
            <w:tcW w:w="5108" w:type="dxa"/>
            <w:tcBorders>
              <w:top w:val="single" w:sz="4" w:space="0" w:color="000000"/>
              <w:left w:val="nil"/>
              <w:right w:val="nil"/>
            </w:tcBorders>
            <w:vAlign w:val="center"/>
          </w:tcPr>
          <w:p w14:paraId="7439ADA6"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AD" w14:textId="77777777">
        <w:tc>
          <w:tcPr>
            <w:tcW w:w="5108" w:type="dxa"/>
            <w:tcBorders>
              <w:left w:val="nil"/>
              <w:bottom w:val="nil"/>
              <w:right w:val="nil"/>
            </w:tcBorders>
            <w:vAlign w:val="center"/>
          </w:tcPr>
          <w:p w14:paraId="7439ADA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5,190</w:t>
            </w:r>
          </w:p>
        </w:tc>
        <w:tc>
          <w:tcPr>
            <w:tcW w:w="1500" w:type="dxa"/>
            <w:tcBorders>
              <w:left w:val="nil"/>
              <w:bottom w:val="nil"/>
              <w:right w:val="nil"/>
            </w:tcBorders>
            <w:vAlign w:val="center"/>
          </w:tcPr>
          <w:p w14:paraId="7439ADAC" w14:textId="74448188"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69.</w:t>
            </w:r>
            <w:r w:rsidR="00E9640D" w:rsidRPr="00B621E1">
              <w:rPr>
                <w:rFonts w:asciiTheme="majorHAnsi" w:hAnsiTheme="majorHAnsi" w:cstheme="majorHAnsi"/>
                <w:sz w:val="22"/>
                <w:szCs w:val="22"/>
              </w:rPr>
              <w:t>4</w:t>
            </w:r>
          </w:p>
        </w:tc>
      </w:tr>
      <w:tr w:rsidR="00BD041A" w:rsidRPr="00B621E1" w14:paraId="7439ADB1" w14:textId="77777777">
        <w:tc>
          <w:tcPr>
            <w:tcW w:w="5108" w:type="dxa"/>
            <w:tcBorders>
              <w:left w:val="nil"/>
              <w:bottom w:val="nil"/>
              <w:right w:val="nil"/>
            </w:tcBorders>
            <w:vAlign w:val="center"/>
          </w:tcPr>
          <w:p w14:paraId="7439ADA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330</w:t>
            </w:r>
          </w:p>
        </w:tc>
        <w:tc>
          <w:tcPr>
            <w:tcW w:w="1500" w:type="dxa"/>
            <w:tcBorders>
              <w:left w:val="nil"/>
              <w:bottom w:val="nil"/>
              <w:right w:val="nil"/>
            </w:tcBorders>
            <w:vAlign w:val="center"/>
          </w:tcPr>
          <w:p w14:paraId="7439ADB0" w14:textId="032A2968"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4.4</w:t>
            </w:r>
          </w:p>
        </w:tc>
      </w:tr>
      <w:tr w:rsidR="00BD041A" w:rsidRPr="00B621E1" w14:paraId="7439ADB5" w14:textId="77777777">
        <w:tc>
          <w:tcPr>
            <w:tcW w:w="5108" w:type="dxa"/>
            <w:tcBorders>
              <w:left w:val="nil"/>
              <w:bottom w:val="nil"/>
              <w:right w:val="nil"/>
            </w:tcBorders>
            <w:vAlign w:val="center"/>
          </w:tcPr>
          <w:p w14:paraId="7439ADB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1,139</w:t>
            </w:r>
          </w:p>
        </w:tc>
        <w:tc>
          <w:tcPr>
            <w:tcW w:w="1500" w:type="dxa"/>
            <w:tcBorders>
              <w:left w:val="nil"/>
              <w:bottom w:val="nil"/>
              <w:right w:val="nil"/>
            </w:tcBorders>
            <w:vAlign w:val="center"/>
          </w:tcPr>
          <w:p w14:paraId="7439ADB4" w14:textId="03833CF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15.2</w:t>
            </w:r>
          </w:p>
        </w:tc>
      </w:tr>
      <w:tr w:rsidR="00BD041A" w:rsidRPr="00B621E1" w14:paraId="7439ADB9" w14:textId="77777777">
        <w:tc>
          <w:tcPr>
            <w:tcW w:w="5108" w:type="dxa"/>
            <w:tcBorders>
              <w:left w:val="nil"/>
              <w:bottom w:val="nil"/>
              <w:right w:val="nil"/>
            </w:tcBorders>
            <w:vAlign w:val="center"/>
          </w:tcPr>
          <w:p w14:paraId="7439ADB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182</w:t>
            </w:r>
          </w:p>
        </w:tc>
        <w:tc>
          <w:tcPr>
            <w:tcW w:w="1500" w:type="dxa"/>
            <w:tcBorders>
              <w:left w:val="nil"/>
              <w:bottom w:val="nil"/>
              <w:right w:val="nil"/>
            </w:tcBorders>
            <w:vAlign w:val="center"/>
          </w:tcPr>
          <w:p w14:paraId="7439ADB8" w14:textId="5CC5D24D"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2.4</w:t>
            </w:r>
          </w:p>
        </w:tc>
      </w:tr>
      <w:tr w:rsidR="00BD041A" w:rsidRPr="00B621E1" w14:paraId="7439ADBD" w14:textId="77777777">
        <w:tc>
          <w:tcPr>
            <w:tcW w:w="5108" w:type="dxa"/>
            <w:tcBorders>
              <w:left w:val="nil"/>
              <w:bottom w:val="nil"/>
              <w:right w:val="nil"/>
            </w:tcBorders>
            <w:vAlign w:val="center"/>
          </w:tcPr>
          <w:p w14:paraId="7439ADB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131</w:t>
            </w:r>
          </w:p>
        </w:tc>
        <w:tc>
          <w:tcPr>
            <w:tcW w:w="1500" w:type="dxa"/>
            <w:tcBorders>
              <w:left w:val="nil"/>
              <w:bottom w:val="nil"/>
              <w:right w:val="nil"/>
            </w:tcBorders>
            <w:vAlign w:val="center"/>
          </w:tcPr>
          <w:p w14:paraId="7439ADBC" w14:textId="2C21C244"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w:t>
            </w:r>
            <w:r w:rsidR="00E9640D" w:rsidRPr="00B621E1">
              <w:rPr>
                <w:rFonts w:asciiTheme="majorHAnsi" w:hAnsiTheme="majorHAnsi" w:cstheme="majorHAnsi"/>
                <w:sz w:val="22"/>
                <w:szCs w:val="22"/>
              </w:rPr>
              <w:t>8</w:t>
            </w:r>
          </w:p>
        </w:tc>
      </w:tr>
      <w:tr w:rsidR="00BD041A" w:rsidRPr="00B621E1" w14:paraId="7439ADC1" w14:textId="77777777">
        <w:tc>
          <w:tcPr>
            <w:tcW w:w="5108" w:type="dxa"/>
            <w:tcBorders>
              <w:left w:val="nil"/>
              <w:bottom w:val="nil"/>
              <w:right w:val="nil"/>
            </w:tcBorders>
            <w:vAlign w:val="center"/>
          </w:tcPr>
          <w:p w14:paraId="7439ADB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509</w:t>
            </w:r>
          </w:p>
        </w:tc>
        <w:tc>
          <w:tcPr>
            <w:tcW w:w="1500" w:type="dxa"/>
            <w:tcBorders>
              <w:left w:val="nil"/>
              <w:bottom w:val="nil"/>
              <w:right w:val="nil"/>
            </w:tcBorders>
            <w:vAlign w:val="center"/>
          </w:tcPr>
          <w:p w14:paraId="7439ADC0" w14:textId="262664ED"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6.8</w:t>
            </w:r>
          </w:p>
        </w:tc>
      </w:tr>
      <w:tr w:rsidR="00BD041A" w:rsidRPr="00B621E1" w14:paraId="7439ADC5" w14:textId="77777777">
        <w:tc>
          <w:tcPr>
            <w:tcW w:w="5108" w:type="dxa"/>
            <w:tcBorders>
              <w:top w:val="single" w:sz="4" w:space="0" w:color="000000"/>
              <w:left w:val="nil"/>
              <w:bottom w:val="nil"/>
              <w:right w:val="nil"/>
            </w:tcBorders>
            <w:vAlign w:val="center"/>
          </w:tcPr>
          <w:p w14:paraId="7439ADC2"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29FA90BF"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r w:rsidR="00BD041A" w:rsidRPr="00B621E1" w14:paraId="7439ADC9" w14:textId="77777777">
        <w:tc>
          <w:tcPr>
            <w:tcW w:w="5108" w:type="dxa"/>
            <w:tcBorders>
              <w:top w:val="single" w:sz="4" w:space="0" w:color="000000"/>
              <w:left w:val="nil"/>
              <w:right w:val="nil"/>
            </w:tcBorders>
            <w:vAlign w:val="center"/>
          </w:tcPr>
          <w:p w14:paraId="7439ADC6"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CD" w14:textId="77777777">
        <w:tc>
          <w:tcPr>
            <w:tcW w:w="5108" w:type="dxa"/>
            <w:tcBorders>
              <w:left w:val="nil"/>
              <w:right w:val="nil"/>
            </w:tcBorders>
            <w:vAlign w:val="center"/>
          </w:tcPr>
          <w:p w14:paraId="7439ADC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163</w:t>
            </w:r>
          </w:p>
        </w:tc>
        <w:tc>
          <w:tcPr>
            <w:tcW w:w="1500" w:type="dxa"/>
            <w:tcBorders>
              <w:left w:val="nil"/>
              <w:right w:val="nil"/>
            </w:tcBorders>
            <w:vAlign w:val="center"/>
          </w:tcPr>
          <w:p w14:paraId="7439ADCC" w14:textId="0C8FAF2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2.1</w:t>
            </w:r>
          </w:p>
        </w:tc>
      </w:tr>
      <w:tr w:rsidR="00BD041A" w:rsidRPr="00B621E1" w14:paraId="7439ADD1" w14:textId="77777777">
        <w:tc>
          <w:tcPr>
            <w:tcW w:w="5108" w:type="dxa"/>
            <w:tcBorders>
              <w:left w:val="nil"/>
              <w:right w:val="nil"/>
            </w:tcBorders>
            <w:vAlign w:val="center"/>
          </w:tcPr>
          <w:p w14:paraId="7439ADC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532</w:t>
            </w:r>
          </w:p>
        </w:tc>
        <w:tc>
          <w:tcPr>
            <w:tcW w:w="1500" w:type="dxa"/>
            <w:tcBorders>
              <w:left w:val="nil"/>
              <w:right w:val="nil"/>
            </w:tcBorders>
            <w:vAlign w:val="center"/>
          </w:tcPr>
          <w:p w14:paraId="7439ADD0" w14:textId="36D76B77" w:rsidR="00BD041A" w:rsidRPr="00B621E1" w:rsidRDefault="00657A21"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7.0</w:t>
            </w:r>
          </w:p>
        </w:tc>
      </w:tr>
      <w:tr w:rsidR="00BD041A" w:rsidRPr="00B621E1" w14:paraId="7439ADD5" w14:textId="77777777">
        <w:tc>
          <w:tcPr>
            <w:tcW w:w="5108" w:type="dxa"/>
            <w:tcBorders>
              <w:left w:val="nil"/>
              <w:right w:val="nil"/>
            </w:tcBorders>
            <w:vAlign w:val="center"/>
          </w:tcPr>
          <w:p w14:paraId="7439ADD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3,793</w:t>
            </w:r>
          </w:p>
        </w:tc>
        <w:tc>
          <w:tcPr>
            <w:tcW w:w="1500" w:type="dxa"/>
            <w:tcBorders>
              <w:left w:val="nil"/>
              <w:right w:val="nil"/>
            </w:tcBorders>
            <w:vAlign w:val="center"/>
          </w:tcPr>
          <w:p w14:paraId="7439ADD4" w14:textId="0142734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49.8</w:t>
            </w:r>
          </w:p>
        </w:tc>
      </w:tr>
      <w:tr w:rsidR="00BD041A" w:rsidRPr="00B621E1" w14:paraId="7439ADD9" w14:textId="77777777">
        <w:tc>
          <w:tcPr>
            <w:tcW w:w="5108" w:type="dxa"/>
            <w:tcBorders>
              <w:left w:val="nil"/>
              <w:right w:val="nil"/>
            </w:tcBorders>
            <w:vAlign w:val="center"/>
          </w:tcPr>
          <w:p w14:paraId="7439ADD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64</w:t>
            </w:r>
          </w:p>
        </w:tc>
        <w:tc>
          <w:tcPr>
            <w:tcW w:w="1500" w:type="dxa"/>
            <w:tcBorders>
              <w:left w:val="nil"/>
              <w:right w:val="nil"/>
            </w:tcBorders>
            <w:vAlign w:val="center"/>
          </w:tcPr>
          <w:p w14:paraId="7439ADD8" w14:textId="6D4C088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0.8</w:t>
            </w:r>
          </w:p>
        </w:tc>
      </w:tr>
      <w:tr w:rsidR="00BD041A" w:rsidRPr="00B621E1" w14:paraId="7439ADDD" w14:textId="77777777">
        <w:tc>
          <w:tcPr>
            <w:tcW w:w="5108" w:type="dxa"/>
            <w:tcBorders>
              <w:left w:val="nil"/>
              <w:right w:val="nil"/>
            </w:tcBorders>
            <w:vAlign w:val="center"/>
          </w:tcPr>
          <w:p w14:paraId="7439ADD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235</w:t>
            </w:r>
          </w:p>
        </w:tc>
        <w:tc>
          <w:tcPr>
            <w:tcW w:w="1500" w:type="dxa"/>
            <w:tcBorders>
              <w:left w:val="nil"/>
              <w:right w:val="nil"/>
            </w:tcBorders>
            <w:vAlign w:val="center"/>
          </w:tcPr>
          <w:p w14:paraId="7439ADDC" w14:textId="18EF4E2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w:t>
            </w:r>
            <w:r w:rsidR="00E9640D" w:rsidRPr="00B621E1">
              <w:rPr>
                <w:rFonts w:asciiTheme="majorHAnsi" w:hAnsiTheme="majorHAnsi" w:cstheme="majorHAnsi"/>
                <w:sz w:val="22"/>
                <w:szCs w:val="22"/>
              </w:rPr>
              <w:t>1</w:t>
            </w:r>
          </w:p>
        </w:tc>
      </w:tr>
      <w:tr w:rsidR="00BD041A" w:rsidRPr="00B621E1" w14:paraId="7439ADE1" w14:textId="77777777">
        <w:tc>
          <w:tcPr>
            <w:tcW w:w="5108" w:type="dxa"/>
            <w:tcBorders>
              <w:left w:val="nil"/>
              <w:right w:val="nil"/>
            </w:tcBorders>
            <w:vAlign w:val="center"/>
          </w:tcPr>
          <w:p w14:paraId="7439ADD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1,146</w:t>
            </w:r>
          </w:p>
        </w:tc>
        <w:tc>
          <w:tcPr>
            <w:tcW w:w="1500" w:type="dxa"/>
            <w:tcBorders>
              <w:left w:val="nil"/>
              <w:right w:val="nil"/>
            </w:tcBorders>
            <w:vAlign w:val="center"/>
          </w:tcPr>
          <w:p w14:paraId="7439ADE0" w14:textId="2F95F4D4"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15.</w:t>
            </w:r>
            <w:r w:rsidR="00E9640D" w:rsidRPr="00B621E1">
              <w:rPr>
                <w:rFonts w:asciiTheme="majorHAnsi" w:hAnsiTheme="majorHAnsi" w:cstheme="majorHAnsi"/>
                <w:sz w:val="22"/>
                <w:szCs w:val="22"/>
              </w:rPr>
              <w:t>1</w:t>
            </w:r>
          </w:p>
        </w:tc>
      </w:tr>
      <w:tr w:rsidR="00BD041A" w:rsidRPr="00B621E1" w14:paraId="7439ADE5" w14:textId="77777777">
        <w:tc>
          <w:tcPr>
            <w:tcW w:w="5108" w:type="dxa"/>
            <w:tcBorders>
              <w:left w:val="nil"/>
              <w:right w:val="nil"/>
            </w:tcBorders>
            <w:vAlign w:val="center"/>
          </w:tcPr>
          <w:p w14:paraId="7439ADE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182</w:t>
            </w:r>
          </w:p>
        </w:tc>
        <w:tc>
          <w:tcPr>
            <w:tcW w:w="1500" w:type="dxa"/>
            <w:tcBorders>
              <w:left w:val="nil"/>
              <w:right w:val="nil"/>
            </w:tcBorders>
            <w:vAlign w:val="center"/>
          </w:tcPr>
          <w:p w14:paraId="7439ADE4" w14:textId="26DE2782"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w:t>
            </w:r>
            <w:r w:rsidR="00E9640D" w:rsidRPr="00B621E1">
              <w:rPr>
                <w:rFonts w:asciiTheme="majorHAnsi" w:hAnsiTheme="majorHAnsi" w:cstheme="majorHAnsi"/>
                <w:sz w:val="22"/>
                <w:szCs w:val="22"/>
              </w:rPr>
              <w:t>4</w:t>
            </w:r>
          </w:p>
        </w:tc>
      </w:tr>
      <w:tr w:rsidR="00BD041A" w:rsidRPr="00B621E1" w14:paraId="7439ADE9" w14:textId="77777777">
        <w:tc>
          <w:tcPr>
            <w:tcW w:w="5108" w:type="dxa"/>
            <w:tcBorders>
              <w:left w:val="nil"/>
              <w:right w:val="nil"/>
            </w:tcBorders>
            <w:vAlign w:val="center"/>
          </w:tcPr>
          <w:p w14:paraId="7439ADE6" w14:textId="68F9D744"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White</w:t>
            </w:r>
            <w:r w:rsidR="00BC5DD4" w:rsidRPr="00B621E1">
              <w:rPr>
                <w:rFonts w:asciiTheme="majorHAnsi" w:hAnsiTheme="majorHAnsi" w:cstheme="majorHAnsi"/>
                <w:sz w:val="22"/>
                <w:szCs w:val="22"/>
              </w:rPr>
              <w:t>/</w:t>
            </w:r>
            <w:r w:rsidR="007C7EFC" w:rsidRPr="00B621E1">
              <w:rPr>
                <w:rFonts w:asciiTheme="majorHAnsi" w:hAnsiTheme="majorHAnsi" w:cstheme="majorHAnsi"/>
                <w:sz w:val="22"/>
                <w:szCs w:val="22"/>
              </w:rPr>
              <w:t>n</w:t>
            </w:r>
            <w:r w:rsidRPr="00B621E1">
              <w:rPr>
                <w:rFonts w:asciiTheme="majorHAnsi" w:hAnsiTheme="majorHAnsi" w:cstheme="majorHAnsi"/>
                <w:sz w:val="22"/>
                <w:szCs w:val="22"/>
              </w:rPr>
              <w:t>on-Hispanic</w:t>
            </w:r>
          </w:p>
        </w:tc>
        <w:tc>
          <w:tcPr>
            <w:tcW w:w="1500" w:type="dxa"/>
            <w:tcBorders>
              <w:left w:val="nil"/>
              <w:right w:val="nil"/>
            </w:tcBorders>
            <w:vAlign w:val="center"/>
          </w:tcPr>
          <w:p w14:paraId="7439ADE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1,498</w:t>
            </w:r>
          </w:p>
        </w:tc>
        <w:tc>
          <w:tcPr>
            <w:tcW w:w="1500" w:type="dxa"/>
            <w:tcBorders>
              <w:left w:val="nil"/>
              <w:right w:val="nil"/>
            </w:tcBorders>
            <w:vAlign w:val="center"/>
          </w:tcPr>
          <w:p w14:paraId="7439ADE8" w14:textId="339E6C6F"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19.</w:t>
            </w:r>
            <w:r w:rsidR="00E9640D" w:rsidRPr="00B621E1">
              <w:rPr>
                <w:rFonts w:asciiTheme="majorHAnsi" w:hAnsiTheme="majorHAnsi" w:cstheme="majorHAnsi"/>
                <w:sz w:val="22"/>
                <w:szCs w:val="22"/>
              </w:rPr>
              <w:t>7</w:t>
            </w:r>
          </w:p>
        </w:tc>
      </w:tr>
      <w:tr w:rsidR="00BD041A" w:rsidRPr="00B621E1" w14:paraId="7439ADED" w14:textId="77777777">
        <w:tc>
          <w:tcPr>
            <w:tcW w:w="5108" w:type="dxa"/>
            <w:tcBorders>
              <w:top w:val="single" w:sz="4" w:space="0" w:color="000000"/>
              <w:left w:val="nil"/>
              <w:right w:val="nil"/>
            </w:tcBorders>
            <w:vAlign w:val="center"/>
          </w:tcPr>
          <w:p w14:paraId="7439ADEA"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1F1F560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r w:rsidR="00BD041A" w:rsidRPr="00B621E1" w14:paraId="7439ADF1" w14:textId="77777777">
        <w:tc>
          <w:tcPr>
            <w:tcW w:w="5108" w:type="dxa"/>
            <w:tcBorders>
              <w:top w:val="single" w:sz="4" w:space="0" w:color="000000"/>
              <w:left w:val="nil"/>
              <w:right w:val="nil"/>
            </w:tcBorders>
            <w:vAlign w:val="center"/>
          </w:tcPr>
          <w:p w14:paraId="7439ADEE" w14:textId="77777777" w:rsidR="00BD041A" w:rsidRPr="00B621E1" w:rsidRDefault="00602BF5" w:rsidP="00784751">
            <w:pPr>
              <w:widowControl w:val="0"/>
              <w:rPr>
                <w:rFonts w:asciiTheme="majorHAnsi" w:hAnsiTheme="majorHAnsi" w:cstheme="majorHAnsi"/>
                <w:i/>
                <w:iCs/>
                <w:sz w:val="22"/>
                <w:szCs w:val="22"/>
              </w:rPr>
            </w:pPr>
            <w:r w:rsidRPr="00B621E1">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F5" w14:textId="77777777">
        <w:tc>
          <w:tcPr>
            <w:tcW w:w="5108" w:type="dxa"/>
            <w:tcBorders>
              <w:left w:val="nil"/>
              <w:right w:val="nil"/>
            </w:tcBorders>
            <w:vAlign w:val="center"/>
          </w:tcPr>
          <w:p w14:paraId="7439ADF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1,373</w:t>
            </w:r>
          </w:p>
        </w:tc>
        <w:tc>
          <w:tcPr>
            <w:tcW w:w="1500" w:type="dxa"/>
            <w:tcBorders>
              <w:left w:val="nil"/>
              <w:right w:val="nil"/>
            </w:tcBorders>
            <w:vAlign w:val="center"/>
          </w:tcPr>
          <w:p w14:paraId="7439ADF4" w14:textId="1033047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18.1</w:t>
            </w:r>
          </w:p>
        </w:tc>
      </w:tr>
      <w:tr w:rsidR="00BD041A" w:rsidRPr="00B621E1" w14:paraId="7439ADF9" w14:textId="77777777">
        <w:tc>
          <w:tcPr>
            <w:tcW w:w="5108" w:type="dxa"/>
            <w:tcBorders>
              <w:left w:val="nil"/>
              <w:right w:val="nil"/>
            </w:tcBorders>
            <w:vAlign w:val="center"/>
          </w:tcPr>
          <w:p w14:paraId="7439ADF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1,578</w:t>
            </w:r>
          </w:p>
        </w:tc>
        <w:tc>
          <w:tcPr>
            <w:tcW w:w="1500" w:type="dxa"/>
            <w:tcBorders>
              <w:left w:val="nil"/>
              <w:right w:val="nil"/>
            </w:tcBorders>
            <w:vAlign w:val="center"/>
          </w:tcPr>
          <w:p w14:paraId="7439ADF8" w14:textId="103DE64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20.8</w:t>
            </w:r>
          </w:p>
        </w:tc>
      </w:tr>
      <w:tr w:rsidR="00BD041A" w:rsidRPr="00B621E1" w14:paraId="7439ADFD" w14:textId="77777777">
        <w:tc>
          <w:tcPr>
            <w:tcW w:w="5108" w:type="dxa"/>
            <w:tcBorders>
              <w:left w:val="nil"/>
              <w:right w:val="nil"/>
            </w:tcBorders>
            <w:vAlign w:val="center"/>
          </w:tcPr>
          <w:p w14:paraId="7439ADF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975</w:t>
            </w:r>
          </w:p>
        </w:tc>
        <w:tc>
          <w:tcPr>
            <w:tcW w:w="1500" w:type="dxa"/>
            <w:tcBorders>
              <w:left w:val="nil"/>
              <w:right w:val="nil"/>
            </w:tcBorders>
            <w:vAlign w:val="center"/>
          </w:tcPr>
          <w:p w14:paraId="7439ADFC" w14:textId="31B7DE00"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12.</w:t>
            </w:r>
            <w:r w:rsidR="00E9640D" w:rsidRPr="00B621E1">
              <w:rPr>
                <w:rFonts w:asciiTheme="majorHAnsi" w:hAnsiTheme="majorHAnsi" w:cstheme="majorHAnsi"/>
                <w:sz w:val="22"/>
                <w:szCs w:val="22"/>
              </w:rPr>
              <w:t>9</w:t>
            </w:r>
          </w:p>
        </w:tc>
      </w:tr>
      <w:tr w:rsidR="00BD041A" w:rsidRPr="00B621E1" w14:paraId="7439AE01" w14:textId="77777777">
        <w:tc>
          <w:tcPr>
            <w:tcW w:w="5108" w:type="dxa"/>
            <w:tcBorders>
              <w:left w:val="nil"/>
              <w:right w:val="nil"/>
            </w:tcBorders>
            <w:vAlign w:val="center"/>
          </w:tcPr>
          <w:p w14:paraId="7439ADFE"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452</w:t>
            </w:r>
          </w:p>
        </w:tc>
        <w:tc>
          <w:tcPr>
            <w:tcW w:w="1500" w:type="dxa"/>
            <w:tcBorders>
              <w:left w:val="nil"/>
              <w:right w:val="nil"/>
            </w:tcBorders>
            <w:vAlign w:val="center"/>
          </w:tcPr>
          <w:p w14:paraId="7439AE00" w14:textId="424861A8" w:rsidR="00BD041A" w:rsidRPr="00B621E1" w:rsidRDefault="00657A21"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6.0</w:t>
            </w:r>
          </w:p>
        </w:tc>
      </w:tr>
      <w:tr w:rsidR="00BD041A" w:rsidRPr="00B621E1" w14:paraId="7439AE05" w14:textId="77777777">
        <w:tc>
          <w:tcPr>
            <w:tcW w:w="5108" w:type="dxa"/>
            <w:tcBorders>
              <w:left w:val="nil"/>
              <w:right w:val="nil"/>
            </w:tcBorders>
            <w:vAlign w:val="center"/>
          </w:tcPr>
          <w:p w14:paraId="7439AE02"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Bachelor's degree</w:t>
            </w:r>
          </w:p>
        </w:tc>
        <w:tc>
          <w:tcPr>
            <w:tcW w:w="1500" w:type="dxa"/>
            <w:tcBorders>
              <w:left w:val="nil"/>
              <w:right w:val="nil"/>
            </w:tcBorders>
            <w:vAlign w:val="center"/>
          </w:tcPr>
          <w:p w14:paraId="7439AE03"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1,363</w:t>
            </w:r>
          </w:p>
        </w:tc>
        <w:tc>
          <w:tcPr>
            <w:tcW w:w="1500" w:type="dxa"/>
            <w:tcBorders>
              <w:left w:val="nil"/>
              <w:right w:val="nil"/>
            </w:tcBorders>
            <w:vAlign w:val="center"/>
          </w:tcPr>
          <w:p w14:paraId="7439AE04" w14:textId="6DD73A4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17.9</w:t>
            </w:r>
          </w:p>
        </w:tc>
      </w:tr>
      <w:tr w:rsidR="00BD041A" w:rsidRPr="00B621E1" w14:paraId="7439AE09" w14:textId="77777777">
        <w:tc>
          <w:tcPr>
            <w:tcW w:w="5108" w:type="dxa"/>
            <w:tcBorders>
              <w:left w:val="nil"/>
              <w:right w:val="nil"/>
            </w:tcBorders>
            <w:vAlign w:val="center"/>
          </w:tcPr>
          <w:p w14:paraId="7439AE06"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Graduate/Professional degree            </w:t>
            </w:r>
          </w:p>
        </w:tc>
        <w:tc>
          <w:tcPr>
            <w:tcW w:w="1500" w:type="dxa"/>
            <w:tcBorders>
              <w:left w:val="nil"/>
              <w:right w:val="nil"/>
            </w:tcBorders>
            <w:vAlign w:val="center"/>
          </w:tcPr>
          <w:p w14:paraId="7439AE07"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1,455</w:t>
            </w:r>
          </w:p>
        </w:tc>
        <w:tc>
          <w:tcPr>
            <w:tcW w:w="1500" w:type="dxa"/>
            <w:tcBorders>
              <w:left w:val="nil"/>
              <w:right w:val="nil"/>
            </w:tcBorders>
            <w:vAlign w:val="center"/>
          </w:tcPr>
          <w:p w14:paraId="7439AE08" w14:textId="74E3A43C"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19.</w:t>
            </w:r>
            <w:r w:rsidR="00E9640D" w:rsidRPr="00B621E1">
              <w:rPr>
                <w:rFonts w:asciiTheme="majorHAnsi" w:hAnsiTheme="majorHAnsi" w:cstheme="majorHAnsi"/>
                <w:sz w:val="22"/>
                <w:szCs w:val="22"/>
              </w:rPr>
              <w:t>2</w:t>
            </w:r>
          </w:p>
        </w:tc>
      </w:tr>
      <w:tr w:rsidR="00BD041A" w:rsidRPr="00B621E1" w14:paraId="7439AE0D" w14:textId="77777777">
        <w:tc>
          <w:tcPr>
            <w:tcW w:w="5108" w:type="dxa"/>
            <w:tcBorders>
              <w:left w:val="nil"/>
              <w:bottom w:val="single" w:sz="4" w:space="0" w:color="000000"/>
              <w:right w:val="nil"/>
            </w:tcBorders>
            <w:vAlign w:val="center"/>
          </w:tcPr>
          <w:p w14:paraId="7439AE0A" w14:textId="77777777" w:rsidR="00BD041A" w:rsidRPr="00B621E1" w:rsidRDefault="00602BF5" w:rsidP="00027FC9">
            <w:pPr>
              <w:widowControl w:val="0"/>
              <w:ind w:left="250"/>
              <w:rPr>
                <w:rFonts w:asciiTheme="majorHAnsi" w:hAnsiTheme="majorHAnsi" w:cstheme="majorHAnsi"/>
                <w:sz w:val="22"/>
                <w:szCs w:val="22"/>
              </w:rPr>
            </w:pPr>
            <w:r w:rsidRPr="00B621E1">
              <w:rPr>
                <w:rFonts w:asciiTheme="majorHAnsi" w:hAnsiTheme="majorHAnsi" w:cstheme="majorHAnsi"/>
                <w:sz w:val="22"/>
                <w:szCs w:val="22"/>
              </w:rPr>
              <w:t xml:space="preserve">   Don’t know</w:t>
            </w:r>
          </w:p>
        </w:tc>
        <w:tc>
          <w:tcPr>
            <w:tcW w:w="1500" w:type="dxa"/>
            <w:tcBorders>
              <w:left w:val="nil"/>
              <w:bottom w:val="single" w:sz="4" w:space="0" w:color="000000"/>
              <w:right w:val="nil"/>
            </w:tcBorders>
            <w:vAlign w:val="center"/>
          </w:tcPr>
          <w:p w14:paraId="7439AE0B"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5C2087F5"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5.1</w:t>
            </w:r>
          </w:p>
        </w:tc>
      </w:tr>
      <w:tr w:rsidR="00BD041A" w:rsidRPr="00B621E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B621E1" w:rsidRDefault="00602BF5" w:rsidP="00784751">
            <w:pPr>
              <w:widowControl w:val="0"/>
              <w:rPr>
                <w:rFonts w:asciiTheme="majorHAnsi" w:hAnsiTheme="majorHAnsi" w:cstheme="majorHAnsi"/>
                <w:sz w:val="22"/>
                <w:szCs w:val="22"/>
              </w:rPr>
            </w:pPr>
            <w:r w:rsidRPr="00B621E1">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670CAD13" w:rsidR="00BD041A" w:rsidRPr="00B621E1" w:rsidRDefault="00602BF5" w:rsidP="00784751">
            <w:pPr>
              <w:widowControl w:val="0"/>
              <w:jc w:val="center"/>
              <w:rPr>
                <w:rFonts w:asciiTheme="majorHAnsi" w:hAnsiTheme="majorHAnsi" w:cstheme="majorHAnsi"/>
                <w:sz w:val="22"/>
                <w:szCs w:val="22"/>
              </w:rPr>
            </w:pPr>
            <w:r w:rsidRPr="00B621E1">
              <w:rPr>
                <w:rFonts w:asciiTheme="majorHAnsi" w:hAnsiTheme="majorHAnsi" w:cstheme="majorHAnsi"/>
                <w:sz w:val="22"/>
                <w:szCs w:val="22"/>
              </w:rPr>
              <w:t>100.0</w:t>
            </w:r>
          </w:p>
        </w:tc>
      </w:tr>
    </w:tbl>
    <w:p w14:paraId="657EBBCF" w14:textId="77777777" w:rsidR="00C43786" w:rsidRPr="00B621E1" w:rsidRDefault="00C43786" w:rsidP="003803B1">
      <w:pPr>
        <w:spacing w:line="360" w:lineRule="auto"/>
        <w:rPr>
          <w:rFonts w:asciiTheme="majorHAnsi" w:hAnsiTheme="majorHAnsi" w:cstheme="majorHAnsi"/>
          <w:rPrChange w:id="169" w:author="Christina Sun" w:date="2026-03-15T21:36:00Z" w16du:dateUtc="2026-03-16T04:36:00Z">
            <w:rPr/>
          </w:rPrChange>
        </w:rPr>
      </w:pPr>
      <w:r w:rsidRPr="00B621E1">
        <w:rPr>
          <w:rFonts w:asciiTheme="majorHAnsi" w:hAnsiTheme="majorHAnsi" w:cstheme="majorHAnsi"/>
          <w:rPrChange w:id="170" w:author="Christina Sun" w:date="2026-03-15T21:36:00Z" w16du:dateUtc="2026-03-16T04:36:00Z">
            <w:rPr/>
          </w:rPrChange>
        </w:rPr>
        <w:br w:type="page"/>
      </w:r>
    </w:p>
    <w:p w14:paraId="18E551A5" w14:textId="1B518220" w:rsidR="007C3F1C" w:rsidRPr="00B621E1" w:rsidRDefault="00602BF5" w:rsidP="003803B1">
      <w:pPr>
        <w:spacing w:line="360" w:lineRule="auto"/>
        <w:ind w:firstLine="720"/>
        <w:rPr>
          <w:rFonts w:asciiTheme="majorHAnsi" w:hAnsiTheme="majorHAnsi" w:cstheme="majorHAnsi"/>
          <w:rPrChange w:id="171" w:author="Christina Sun" w:date="2026-03-15T21:36:00Z" w16du:dateUtc="2026-03-16T04:36:00Z">
            <w:rPr>
              <w:rFonts w:ascii="Calibri" w:hAnsi="Calibri" w:cs="Calibri"/>
            </w:rPr>
          </w:rPrChange>
        </w:rPr>
      </w:pPr>
      <w:r w:rsidRPr="00B621E1">
        <w:rPr>
          <w:rFonts w:asciiTheme="majorHAnsi" w:hAnsiTheme="majorHAnsi" w:cstheme="majorHAnsi"/>
          <w:rPrChange w:id="172" w:author="Christina Sun" w:date="2026-03-15T21:36:00Z" w16du:dateUtc="2026-03-16T04:36:00Z">
            <w:rPr>
              <w:rFonts w:ascii="Calibri" w:hAnsi="Calibri" w:cs="Calibri"/>
            </w:rPr>
          </w:rPrChange>
        </w:rPr>
        <w:lastRenderedPageBreak/>
        <w:t xml:space="preserve">To collect data on gender identity, we adopted the two-step approach recommended by the </w:t>
      </w:r>
      <w:r w:rsidR="003679AD" w:rsidRPr="00B621E1">
        <w:rPr>
          <w:rFonts w:asciiTheme="majorHAnsi" w:hAnsiTheme="majorHAnsi" w:cstheme="majorHAnsi"/>
          <w:rPrChange w:id="173" w:author="Christina Sun" w:date="2026-03-15T21:36:00Z" w16du:dateUtc="2026-03-16T04:36:00Z">
            <w:rPr>
              <w:rFonts w:ascii="Calibri" w:hAnsi="Calibri" w:cs="Calibri"/>
            </w:rPr>
          </w:rPrChange>
        </w:rPr>
        <w:t xml:space="preserve">GenIUSS </w:t>
      </w:r>
      <w:r w:rsidR="00D51A42" w:rsidRPr="00B621E1">
        <w:rPr>
          <w:rFonts w:asciiTheme="majorHAnsi" w:hAnsiTheme="majorHAnsi" w:cstheme="majorHAnsi"/>
          <w:rPrChange w:id="174" w:author="Christina Sun" w:date="2026-03-15T21:36:00Z" w16du:dateUtc="2026-03-16T04:36:00Z">
            <w:rPr>
              <w:rFonts w:ascii="Calibri" w:hAnsi="Calibri" w:cs="Calibri"/>
            </w:rPr>
          </w:rPrChange>
        </w:rPr>
        <w:t xml:space="preserve">group (Herman, 2014) </w:t>
      </w:r>
      <w:r w:rsidRPr="00B621E1">
        <w:rPr>
          <w:rFonts w:asciiTheme="majorHAnsi" w:hAnsiTheme="majorHAnsi" w:cstheme="majorHAnsi"/>
          <w:rPrChange w:id="175" w:author="Christina Sun" w:date="2026-03-15T21:36:00Z" w16du:dateUtc="2026-03-16T04:36:00Z">
            <w:rPr>
              <w:rFonts w:ascii="Calibri" w:hAnsi="Calibri" w:cs="Calibri"/>
            </w:rPr>
          </w:rPrChange>
        </w:rPr>
        <w:t>given its high sensitivity</w:t>
      </w:r>
      <w:r w:rsidR="00CD06C1" w:rsidRPr="00B621E1">
        <w:rPr>
          <w:rFonts w:asciiTheme="majorHAnsi" w:hAnsiTheme="majorHAnsi" w:cstheme="majorHAnsi"/>
          <w:rPrChange w:id="176" w:author="Christina Sun" w:date="2026-03-15T21:36:00Z" w16du:dateUtc="2026-03-16T04:36:00Z">
            <w:rPr>
              <w:rFonts w:ascii="Calibri" w:hAnsi="Calibri" w:cs="Calibri"/>
            </w:rPr>
          </w:rPrChange>
        </w:rPr>
        <w:t xml:space="preserve"> and</w:t>
      </w:r>
      <w:r w:rsidRPr="00B621E1">
        <w:rPr>
          <w:rFonts w:asciiTheme="majorHAnsi" w:hAnsiTheme="majorHAnsi" w:cstheme="majorHAnsi"/>
          <w:rPrChange w:id="177" w:author="Christina Sun" w:date="2026-03-15T21:36:00Z" w16du:dateUtc="2026-03-16T04:36:00Z">
            <w:rPr>
              <w:rFonts w:ascii="Calibri" w:hAnsi="Calibri" w:cs="Calibri"/>
            </w:rPr>
          </w:rPrChange>
        </w:rPr>
        <w:t xml:space="preserve"> specificity in accurately </w:t>
      </w:r>
      <w:r w:rsidR="00CD06C1" w:rsidRPr="00B621E1">
        <w:rPr>
          <w:rFonts w:asciiTheme="majorHAnsi" w:hAnsiTheme="majorHAnsi" w:cstheme="majorHAnsi"/>
          <w:rPrChange w:id="178" w:author="Christina Sun" w:date="2026-03-15T21:36:00Z" w16du:dateUtc="2026-03-16T04:36:00Z">
            <w:rPr>
              <w:rFonts w:ascii="Calibri" w:hAnsi="Calibri" w:cs="Calibri"/>
            </w:rPr>
          </w:rPrChange>
        </w:rPr>
        <w:t xml:space="preserve">discriminating between </w:t>
      </w:r>
      <w:r w:rsidRPr="00B621E1">
        <w:rPr>
          <w:rFonts w:asciiTheme="majorHAnsi" w:hAnsiTheme="majorHAnsi" w:cstheme="majorHAnsi"/>
          <w:rPrChange w:id="179" w:author="Christina Sun" w:date="2026-03-15T21:36:00Z" w16du:dateUtc="2026-03-16T04:36:00Z">
            <w:rPr>
              <w:rFonts w:ascii="Calibri" w:hAnsi="Calibri" w:cs="Calibri"/>
            </w:rPr>
          </w:rPrChange>
        </w:rPr>
        <w:t xml:space="preserve">transgender </w:t>
      </w:r>
      <w:r w:rsidR="00CD06C1" w:rsidRPr="00B621E1">
        <w:rPr>
          <w:rFonts w:asciiTheme="majorHAnsi" w:hAnsiTheme="majorHAnsi" w:cstheme="majorHAnsi"/>
          <w:rPrChange w:id="180" w:author="Christina Sun" w:date="2026-03-15T21:36:00Z" w16du:dateUtc="2026-03-16T04:36:00Z">
            <w:rPr>
              <w:rFonts w:ascii="Calibri" w:hAnsi="Calibri" w:cs="Calibri"/>
            </w:rPr>
          </w:rPrChange>
        </w:rPr>
        <w:t xml:space="preserve">and cisgender </w:t>
      </w:r>
      <w:r w:rsidRPr="00B621E1">
        <w:rPr>
          <w:rFonts w:asciiTheme="majorHAnsi" w:hAnsiTheme="majorHAnsi" w:cstheme="majorHAnsi"/>
          <w:rPrChange w:id="181" w:author="Christina Sun" w:date="2026-03-15T21:36:00Z" w16du:dateUtc="2026-03-16T04:36:00Z">
            <w:rPr>
              <w:rFonts w:ascii="Calibri" w:hAnsi="Calibri" w:cs="Calibri"/>
            </w:rPr>
          </w:rPrChange>
        </w:rPr>
        <w:t>respondents (</w:t>
      </w:r>
      <w:commentRangeStart w:id="182"/>
      <w:r w:rsidR="004D5CCC" w:rsidRPr="00B621E1">
        <w:rPr>
          <w:rFonts w:asciiTheme="majorHAnsi" w:hAnsiTheme="majorHAnsi" w:cstheme="majorHAnsi"/>
          <w:rPrChange w:id="183" w:author="Christina Sun" w:date="2026-03-15T21:36:00Z" w16du:dateUtc="2026-03-16T04:36:00Z">
            <w:rPr>
              <w:rFonts w:ascii="Calibri" w:hAnsi="Calibri" w:cs="Calibri"/>
            </w:rPr>
          </w:rPrChange>
        </w:rPr>
        <w:t>Herman, 2014</w:t>
      </w:r>
      <w:commentRangeEnd w:id="182"/>
      <w:r w:rsidR="004D5CCC" w:rsidRPr="00B621E1">
        <w:rPr>
          <w:rStyle w:val="CommentReference"/>
          <w:rFonts w:asciiTheme="majorHAnsi" w:hAnsiTheme="majorHAnsi" w:cstheme="majorHAnsi"/>
          <w:sz w:val="24"/>
          <w:szCs w:val="24"/>
          <w:rPrChange w:id="184" w:author="Christina Sun" w:date="2026-03-15T21:36:00Z" w16du:dateUtc="2026-03-16T04:36:00Z">
            <w:rPr>
              <w:rStyle w:val="CommentReference"/>
              <w:rFonts w:ascii="Calibri" w:hAnsi="Calibri" w:cs="Calibri"/>
              <w:sz w:val="24"/>
              <w:szCs w:val="24"/>
            </w:rPr>
          </w:rPrChange>
        </w:rPr>
        <w:commentReference w:id="182"/>
      </w:r>
      <w:r w:rsidR="004D5CCC" w:rsidRPr="00B621E1">
        <w:rPr>
          <w:rFonts w:asciiTheme="majorHAnsi" w:hAnsiTheme="majorHAnsi" w:cstheme="majorHAnsi"/>
          <w:rPrChange w:id="185" w:author="Christina Sun" w:date="2026-03-15T21:36:00Z" w16du:dateUtc="2026-03-16T04:36:00Z">
            <w:rPr>
              <w:rFonts w:ascii="Calibri" w:hAnsi="Calibri" w:cs="Calibri"/>
            </w:rPr>
          </w:rPrChange>
        </w:rPr>
        <w:t xml:space="preserve">; </w:t>
      </w:r>
      <w:r w:rsidRPr="00B621E1">
        <w:rPr>
          <w:rFonts w:asciiTheme="majorHAnsi" w:hAnsiTheme="majorHAnsi" w:cstheme="majorHAnsi"/>
          <w:rPrChange w:id="186" w:author="Christina Sun" w:date="2026-03-15T21:36:00Z" w16du:dateUtc="2026-03-16T04:36:00Z">
            <w:rPr>
              <w:rFonts w:ascii="Calibri" w:hAnsi="Calibri" w:cs="Calibri"/>
            </w:rPr>
          </w:rPrChange>
        </w:rPr>
        <w:t>Saperstein &amp; Westbrook, 2021).</w:t>
      </w:r>
      <w:r w:rsidRPr="00B621E1">
        <w:rPr>
          <w:rFonts w:asciiTheme="majorHAnsi" w:hAnsiTheme="majorHAnsi" w:cstheme="majorHAnsi"/>
          <w:color w:val="512DA8"/>
          <w:rPrChange w:id="187" w:author="Christina Sun" w:date="2026-03-15T21:36:00Z" w16du:dateUtc="2026-03-16T04:36:00Z">
            <w:rPr>
              <w:rFonts w:ascii="Calibri" w:hAnsi="Calibri" w:cs="Calibri"/>
              <w:color w:val="512DA8"/>
            </w:rPr>
          </w:rPrChange>
        </w:rPr>
        <w:t xml:space="preserve"> </w:t>
      </w:r>
      <w:r w:rsidRPr="00B621E1">
        <w:rPr>
          <w:rFonts w:asciiTheme="majorHAnsi" w:hAnsiTheme="majorHAnsi" w:cstheme="majorHAnsi"/>
          <w:rPrChange w:id="188" w:author="Christina Sun" w:date="2026-03-15T21:36:00Z" w16du:dateUtc="2026-03-16T04:36:00Z">
            <w:rPr>
              <w:rFonts w:ascii="Calibri" w:hAnsi="Calibri" w:cs="Calibri"/>
            </w:rPr>
          </w:rPrChange>
        </w:rPr>
        <w:t xml:space="preserve">This approach includes two questions: (1) What is your sex assigned at birth, on your original birth certificate?, with </w:t>
      </w:r>
      <w:r w:rsidRPr="00B621E1">
        <w:rPr>
          <w:rFonts w:asciiTheme="majorHAnsi" w:hAnsiTheme="majorHAnsi" w:cstheme="majorHAnsi"/>
          <w:i/>
          <w:iCs/>
          <w:rPrChange w:id="189" w:author="Christina Sun" w:date="2026-03-15T21:36:00Z" w16du:dateUtc="2026-03-16T04:36:00Z">
            <w:rPr>
              <w:rFonts w:ascii="Calibri" w:hAnsi="Calibri" w:cs="Calibri"/>
              <w:i/>
              <w:iCs/>
            </w:rPr>
          </w:rPrChange>
        </w:rPr>
        <w:t xml:space="preserve">male </w:t>
      </w:r>
      <w:r w:rsidRPr="00B621E1">
        <w:rPr>
          <w:rFonts w:asciiTheme="majorHAnsi" w:hAnsiTheme="majorHAnsi" w:cstheme="majorHAnsi"/>
          <w:rPrChange w:id="190" w:author="Christina Sun" w:date="2026-03-15T21:36:00Z" w16du:dateUtc="2026-03-16T04:36:00Z">
            <w:rPr>
              <w:rFonts w:ascii="Calibri" w:hAnsi="Calibri" w:cs="Calibri"/>
            </w:rPr>
          </w:rPrChange>
        </w:rPr>
        <w:t xml:space="preserve">and </w:t>
      </w:r>
      <w:r w:rsidRPr="00B621E1">
        <w:rPr>
          <w:rFonts w:asciiTheme="majorHAnsi" w:hAnsiTheme="majorHAnsi" w:cstheme="majorHAnsi"/>
          <w:i/>
          <w:iCs/>
          <w:rPrChange w:id="191" w:author="Christina Sun" w:date="2026-03-15T21:36:00Z" w16du:dateUtc="2026-03-16T04:36:00Z">
            <w:rPr>
              <w:rFonts w:ascii="Calibri" w:hAnsi="Calibri" w:cs="Calibri"/>
              <w:i/>
              <w:iCs/>
            </w:rPr>
          </w:rPrChange>
        </w:rPr>
        <w:t>female</w:t>
      </w:r>
      <w:r w:rsidRPr="00B621E1">
        <w:rPr>
          <w:rFonts w:asciiTheme="majorHAnsi" w:hAnsiTheme="majorHAnsi" w:cstheme="majorHAnsi"/>
          <w:rPrChange w:id="192" w:author="Christina Sun" w:date="2026-03-15T21:36:00Z" w16du:dateUtc="2026-03-16T04:36:00Z">
            <w:rPr>
              <w:rFonts w:ascii="Calibri" w:hAnsi="Calibri" w:cs="Calibri"/>
            </w:rPr>
          </w:rPrChange>
        </w:rPr>
        <w:t xml:space="preserve"> as response options; and (2) What is your current gender identity?, with </w:t>
      </w:r>
      <w:r w:rsidRPr="00B621E1">
        <w:rPr>
          <w:rFonts w:asciiTheme="majorHAnsi" w:hAnsiTheme="majorHAnsi" w:cstheme="majorHAnsi"/>
          <w:i/>
          <w:iCs/>
          <w:rPrChange w:id="193" w:author="Christina Sun" w:date="2026-03-15T21:36:00Z" w16du:dateUtc="2026-03-16T04:36:00Z">
            <w:rPr>
              <w:rFonts w:ascii="Calibri" w:hAnsi="Calibri" w:cs="Calibri"/>
              <w:i/>
              <w:iCs/>
            </w:rPr>
          </w:rPrChange>
        </w:rPr>
        <w:t>woman</w:t>
      </w:r>
      <w:r w:rsidRPr="00B621E1">
        <w:rPr>
          <w:rFonts w:asciiTheme="majorHAnsi" w:hAnsiTheme="majorHAnsi" w:cstheme="majorHAnsi"/>
          <w:rPrChange w:id="194"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195" w:author="Christina Sun" w:date="2026-03-15T21:36:00Z" w16du:dateUtc="2026-03-16T04:36:00Z">
            <w:rPr>
              <w:rFonts w:ascii="Calibri" w:hAnsi="Calibri" w:cs="Calibri"/>
              <w:i/>
              <w:iCs/>
            </w:rPr>
          </w:rPrChange>
        </w:rPr>
        <w:t>man</w:t>
      </w:r>
      <w:r w:rsidRPr="00B621E1">
        <w:rPr>
          <w:rFonts w:asciiTheme="majorHAnsi" w:hAnsiTheme="majorHAnsi" w:cstheme="majorHAnsi"/>
          <w:rPrChange w:id="196"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197" w:author="Christina Sun" w:date="2026-03-15T21:36:00Z" w16du:dateUtc="2026-03-16T04:36:00Z">
            <w:rPr>
              <w:rFonts w:ascii="Calibri" w:hAnsi="Calibri" w:cs="Calibri"/>
              <w:i/>
              <w:iCs/>
            </w:rPr>
          </w:rPrChange>
        </w:rPr>
        <w:t>nonbinary</w:t>
      </w:r>
      <w:r w:rsidRPr="00B621E1">
        <w:rPr>
          <w:rFonts w:asciiTheme="majorHAnsi" w:hAnsiTheme="majorHAnsi" w:cstheme="majorHAnsi"/>
          <w:rPrChange w:id="198"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199" w:author="Christina Sun" w:date="2026-03-15T21:36:00Z" w16du:dateUtc="2026-03-16T04:36:00Z">
            <w:rPr>
              <w:rFonts w:ascii="Calibri" w:hAnsi="Calibri" w:cs="Calibri"/>
              <w:i/>
              <w:iCs/>
            </w:rPr>
          </w:rPrChange>
        </w:rPr>
        <w:t>prefer not to say</w:t>
      </w:r>
      <w:r w:rsidRPr="00B621E1">
        <w:rPr>
          <w:rFonts w:asciiTheme="majorHAnsi" w:hAnsiTheme="majorHAnsi" w:cstheme="majorHAnsi"/>
          <w:rPrChange w:id="200" w:author="Christina Sun" w:date="2026-03-15T21:36:00Z" w16du:dateUtc="2026-03-16T04:36:00Z">
            <w:rPr>
              <w:rFonts w:ascii="Calibri" w:hAnsi="Calibri" w:cs="Calibri"/>
            </w:rPr>
          </w:rPrChange>
        </w:rPr>
        <w:t xml:space="preserve">, and </w:t>
      </w:r>
      <w:r w:rsidRPr="00B621E1">
        <w:rPr>
          <w:rFonts w:asciiTheme="majorHAnsi" w:hAnsiTheme="majorHAnsi" w:cstheme="majorHAnsi"/>
          <w:i/>
          <w:iCs/>
          <w:rPrChange w:id="201" w:author="Christina Sun" w:date="2026-03-15T21:36:00Z" w16du:dateUtc="2026-03-16T04:36:00Z">
            <w:rPr>
              <w:rFonts w:ascii="Calibri" w:hAnsi="Calibri" w:cs="Calibri"/>
              <w:i/>
              <w:iCs/>
            </w:rPr>
          </w:rPrChange>
        </w:rPr>
        <w:t>other</w:t>
      </w:r>
      <w:r w:rsidRPr="00B621E1">
        <w:rPr>
          <w:rFonts w:asciiTheme="majorHAnsi" w:hAnsiTheme="majorHAnsi" w:cstheme="majorHAnsi"/>
          <w:rPrChange w:id="202" w:author="Christina Sun" w:date="2026-03-15T21:36:00Z" w16du:dateUtc="2026-03-16T04:36:00Z">
            <w:rPr>
              <w:rFonts w:ascii="Calibri" w:hAnsi="Calibri" w:cs="Calibri"/>
            </w:rPr>
          </w:rPrChange>
        </w:rPr>
        <w:t xml:space="preserve"> as response options. Respondents who chose</w:t>
      </w:r>
      <w:commentRangeStart w:id="203"/>
      <w:r w:rsidRPr="00B621E1">
        <w:rPr>
          <w:rFonts w:asciiTheme="majorHAnsi" w:hAnsiTheme="majorHAnsi" w:cstheme="majorHAnsi"/>
          <w:rPrChange w:id="204"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205" w:author="Christina Sun" w:date="2026-03-15T21:36:00Z" w16du:dateUtc="2026-03-16T04:36:00Z">
            <w:rPr>
              <w:rFonts w:ascii="Calibri" w:hAnsi="Calibri" w:cs="Calibri"/>
              <w:i/>
              <w:iCs/>
            </w:rPr>
          </w:rPrChange>
        </w:rPr>
        <w:t>other</w:t>
      </w:r>
      <w:r w:rsidRPr="00B621E1">
        <w:rPr>
          <w:rFonts w:asciiTheme="majorHAnsi" w:hAnsiTheme="majorHAnsi" w:cstheme="majorHAnsi"/>
          <w:rPrChange w:id="206" w:author="Christina Sun" w:date="2026-03-15T21:36:00Z" w16du:dateUtc="2026-03-16T04:36:00Z">
            <w:rPr>
              <w:rFonts w:ascii="Calibri" w:hAnsi="Calibri" w:cs="Calibri"/>
            </w:rPr>
          </w:rPrChange>
        </w:rPr>
        <w:t xml:space="preserve"> also had the option to write in a response.</w:t>
      </w:r>
      <w:commentRangeEnd w:id="203"/>
      <w:r w:rsidR="008D6E11" w:rsidRPr="00B621E1">
        <w:rPr>
          <w:rStyle w:val="CommentReference"/>
          <w:rFonts w:asciiTheme="majorHAnsi" w:hAnsiTheme="majorHAnsi" w:cstheme="majorHAnsi"/>
          <w:sz w:val="24"/>
          <w:szCs w:val="24"/>
          <w:rPrChange w:id="207" w:author="Christina Sun" w:date="2026-03-15T21:36:00Z" w16du:dateUtc="2026-03-16T04:36:00Z">
            <w:rPr>
              <w:rStyle w:val="CommentReference"/>
              <w:rFonts w:ascii="Calibri" w:hAnsi="Calibri" w:cs="Calibri"/>
              <w:sz w:val="24"/>
              <w:szCs w:val="24"/>
            </w:rPr>
          </w:rPrChange>
        </w:rPr>
        <w:commentReference w:id="203"/>
      </w:r>
      <w:r w:rsidRPr="00B621E1">
        <w:rPr>
          <w:rFonts w:asciiTheme="majorHAnsi" w:hAnsiTheme="majorHAnsi" w:cstheme="majorHAnsi"/>
          <w:rPrChange w:id="208" w:author="Christina Sun" w:date="2026-03-15T21:36:00Z" w16du:dateUtc="2026-03-16T04:36:00Z">
            <w:rPr>
              <w:rFonts w:ascii="Calibri" w:hAnsi="Calibri" w:cs="Calibri"/>
            </w:rPr>
          </w:rPrChange>
        </w:rPr>
        <w:t xml:space="preserve"> Using these survey items, we classify respondents into one of the following umbrella categories: </w:t>
      </w:r>
      <w:r w:rsidRPr="00B621E1">
        <w:rPr>
          <w:rFonts w:asciiTheme="majorHAnsi" w:hAnsiTheme="majorHAnsi" w:cstheme="majorHAnsi"/>
          <w:i/>
          <w:iCs/>
          <w:rPrChange w:id="209" w:author="Christina Sun" w:date="2026-03-15T21:36:00Z" w16du:dateUtc="2026-03-16T04:36:00Z">
            <w:rPr>
              <w:rFonts w:ascii="Calibri" w:hAnsi="Calibri" w:cs="Calibri"/>
              <w:i/>
              <w:iCs/>
            </w:rPr>
          </w:rPrChange>
        </w:rPr>
        <w:t>cisgender</w:t>
      </w:r>
      <w:r w:rsidRPr="00B621E1">
        <w:rPr>
          <w:rFonts w:asciiTheme="majorHAnsi" w:hAnsiTheme="majorHAnsi" w:cstheme="majorHAnsi"/>
          <w:rPrChange w:id="210"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211" w:author="Christina Sun" w:date="2026-03-15T21:36:00Z" w16du:dateUtc="2026-03-16T04:36:00Z">
            <w:rPr>
              <w:rFonts w:ascii="Calibri" w:hAnsi="Calibri" w:cs="Calibri"/>
              <w:i/>
              <w:iCs/>
            </w:rPr>
          </w:rPrChange>
        </w:rPr>
        <w:t>transgender and gender expansiv</w:t>
      </w:r>
      <w:r w:rsidRPr="00B621E1">
        <w:rPr>
          <w:rFonts w:asciiTheme="majorHAnsi" w:hAnsiTheme="majorHAnsi" w:cstheme="majorHAnsi"/>
          <w:rPrChange w:id="212" w:author="Christina Sun" w:date="2026-03-15T21:36:00Z" w16du:dateUtc="2026-03-16T04:36:00Z">
            <w:rPr>
              <w:rFonts w:ascii="Calibri" w:hAnsi="Calibri" w:cs="Calibri"/>
            </w:rPr>
          </w:rPrChange>
        </w:rPr>
        <w:t xml:space="preserve">e (Robinson &amp; Cooper, 2024), and </w:t>
      </w:r>
      <w:r w:rsidRPr="00B621E1">
        <w:rPr>
          <w:rFonts w:asciiTheme="majorHAnsi" w:hAnsiTheme="majorHAnsi" w:cstheme="majorHAnsi"/>
          <w:i/>
          <w:iCs/>
          <w:rPrChange w:id="213" w:author="Christina Sun" w:date="2026-03-15T21:36:00Z" w16du:dateUtc="2026-03-16T04:36:00Z">
            <w:rPr>
              <w:rFonts w:ascii="Calibri" w:hAnsi="Calibri" w:cs="Calibri"/>
              <w:i/>
              <w:iCs/>
            </w:rPr>
          </w:rPrChange>
        </w:rPr>
        <w:t>prefer not to say</w:t>
      </w:r>
      <w:r w:rsidRPr="00B621E1">
        <w:rPr>
          <w:rFonts w:asciiTheme="majorHAnsi" w:hAnsiTheme="majorHAnsi" w:cstheme="majorHAnsi"/>
          <w:rPrChange w:id="214" w:author="Christina Sun" w:date="2026-03-15T21:36:00Z" w16du:dateUtc="2026-03-16T04:36:00Z">
            <w:rPr>
              <w:rFonts w:ascii="Calibri" w:hAnsi="Calibri" w:cs="Calibri"/>
            </w:rPr>
          </w:rPrChange>
        </w:rPr>
        <w:t xml:space="preserve">. Respondents who reported that their sex assigned at birth aligned with their current gender identity (e.g., male and man; female and woman) were categorized as </w:t>
      </w:r>
      <w:r w:rsidRPr="00B621E1">
        <w:rPr>
          <w:rFonts w:asciiTheme="majorHAnsi" w:hAnsiTheme="majorHAnsi" w:cstheme="majorHAnsi"/>
          <w:i/>
          <w:iCs/>
          <w:rPrChange w:id="215" w:author="Christina Sun" w:date="2026-03-15T21:36:00Z" w16du:dateUtc="2026-03-16T04:36:00Z">
            <w:rPr>
              <w:rFonts w:ascii="Calibri" w:hAnsi="Calibri" w:cs="Calibri"/>
              <w:i/>
              <w:iCs/>
            </w:rPr>
          </w:rPrChange>
        </w:rPr>
        <w:t>cisgender</w:t>
      </w:r>
      <w:r w:rsidRPr="00B621E1">
        <w:rPr>
          <w:rFonts w:asciiTheme="majorHAnsi" w:hAnsiTheme="majorHAnsi" w:cstheme="majorHAnsi"/>
          <w:rPrChange w:id="216" w:author="Christina Sun" w:date="2026-03-15T21:36:00Z" w16du:dateUtc="2026-03-16T04:36:00Z">
            <w:rPr>
              <w:rFonts w:ascii="Calibri" w:hAnsi="Calibri" w:cs="Calibri"/>
            </w:rPr>
          </w:rPrChange>
        </w:rPr>
        <w:t xml:space="preserve">, while respondents who reported their sex assigned at birth differed from their current gender identity were categorized as </w:t>
      </w:r>
      <w:r w:rsidRPr="00B621E1">
        <w:rPr>
          <w:rFonts w:asciiTheme="majorHAnsi" w:hAnsiTheme="majorHAnsi" w:cstheme="majorHAnsi"/>
          <w:i/>
          <w:iCs/>
          <w:rPrChange w:id="217" w:author="Christina Sun" w:date="2026-03-15T21:36:00Z" w16du:dateUtc="2026-03-16T04:36:00Z">
            <w:rPr>
              <w:rFonts w:ascii="Calibri" w:hAnsi="Calibri" w:cs="Calibri"/>
              <w:i/>
              <w:iCs/>
            </w:rPr>
          </w:rPrChange>
        </w:rPr>
        <w:t>trans(gender) and gender expansive</w:t>
      </w:r>
      <w:r w:rsidRPr="00B621E1">
        <w:rPr>
          <w:rFonts w:asciiTheme="majorHAnsi" w:hAnsiTheme="majorHAnsi" w:cstheme="majorHAnsi"/>
          <w:rPrChange w:id="218" w:author="Christina Sun" w:date="2026-03-15T21:36:00Z" w16du:dateUtc="2026-03-16T04:36:00Z">
            <w:rPr>
              <w:rFonts w:ascii="Calibri" w:hAnsi="Calibri" w:cs="Calibri"/>
            </w:rPr>
          </w:rPrChange>
        </w:rPr>
        <w:t xml:space="preserve">. The Human Rights Campaign uses the term </w:t>
      </w:r>
      <w:r w:rsidRPr="00B621E1">
        <w:rPr>
          <w:rFonts w:asciiTheme="majorHAnsi" w:hAnsiTheme="majorHAnsi" w:cstheme="majorHAnsi"/>
          <w:i/>
          <w:iCs/>
          <w:rPrChange w:id="219" w:author="Christina Sun" w:date="2026-03-15T21:36:00Z" w16du:dateUtc="2026-03-16T04:36:00Z">
            <w:rPr>
              <w:rFonts w:ascii="Calibri" w:hAnsi="Calibri" w:cs="Calibri"/>
              <w:i/>
              <w:iCs/>
            </w:rPr>
          </w:rPrChange>
        </w:rPr>
        <w:t>trans(gender) and gender expansive</w:t>
      </w:r>
      <w:r w:rsidRPr="00B621E1">
        <w:rPr>
          <w:rFonts w:asciiTheme="majorHAnsi" w:hAnsiTheme="majorHAnsi" w:cstheme="majorHAnsi"/>
          <w:rPrChange w:id="220" w:author="Christina Sun" w:date="2026-03-15T21:36:00Z" w16du:dateUtc="2026-03-16T04:36:00Z">
            <w:rPr>
              <w:rFonts w:ascii="Calibri" w:hAnsi="Calibri" w:cs="Calibri"/>
            </w:rPr>
          </w:rPrChange>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3DBFC482" w:rsidR="00BD041A" w:rsidRPr="00B621E1" w:rsidRDefault="00602BF5" w:rsidP="003803B1">
      <w:pPr>
        <w:spacing w:line="360" w:lineRule="auto"/>
        <w:ind w:firstLine="720"/>
        <w:rPr>
          <w:rFonts w:asciiTheme="majorHAnsi" w:hAnsiTheme="majorHAnsi" w:cstheme="majorHAnsi"/>
          <w:rPrChange w:id="221" w:author="Christina Sun" w:date="2026-03-15T21:36:00Z" w16du:dateUtc="2026-03-16T04:36:00Z">
            <w:rPr>
              <w:rFonts w:ascii="Calibri" w:hAnsi="Calibri" w:cs="Calibri"/>
            </w:rPr>
          </w:rPrChange>
        </w:rPr>
      </w:pPr>
      <w:r w:rsidRPr="00B621E1">
        <w:rPr>
          <w:rFonts w:asciiTheme="majorHAnsi" w:hAnsiTheme="majorHAnsi" w:cstheme="majorHAnsi"/>
          <w:rPrChange w:id="222" w:author="Christina Sun" w:date="2026-03-15T21:36:00Z" w16du:dateUtc="2026-03-16T04:36:00Z">
            <w:rPr>
              <w:rFonts w:ascii="Calibri" w:hAnsi="Calibri" w:cs="Calibri"/>
            </w:rPr>
          </w:rPrChange>
        </w:rPr>
        <w:t xml:space="preserve">We further classify trans and gender expansive students into the following sub-categories, which we utilize in our analysis: </w:t>
      </w:r>
      <w:r w:rsidRPr="00B621E1">
        <w:rPr>
          <w:rFonts w:asciiTheme="majorHAnsi" w:hAnsiTheme="majorHAnsi" w:cstheme="majorHAnsi"/>
          <w:i/>
          <w:iCs/>
          <w:rPrChange w:id="223" w:author="Christina Sun" w:date="2026-03-15T21:36:00Z" w16du:dateUtc="2026-03-16T04:36:00Z">
            <w:rPr>
              <w:rFonts w:ascii="Calibri" w:hAnsi="Calibri" w:cs="Calibri"/>
              <w:i/>
              <w:iCs/>
            </w:rPr>
          </w:rPrChange>
        </w:rPr>
        <w:t xml:space="preserve">transgender men, transgender women, nonbinary, </w:t>
      </w:r>
      <w:r w:rsidRPr="00B621E1">
        <w:rPr>
          <w:rFonts w:asciiTheme="majorHAnsi" w:hAnsiTheme="majorHAnsi" w:cstheme="majorHAnsi"/>
          <w:rPrChange w:id="224" w:author="Christina Sun" w:date="2026-03-15T21:36:00Z" w16du:dateUtc="2026-03-16T04:36:00Z">
            <w:rPr>
              <w:rFonts w:ascii="Calibri" w:hAnsi="Calibri" w:cs="Calibri"/>
            </w:rPr>
          </w:rPrChange>
        </w:rPr>
        <w:t>and</w:t>
      </w:r>
      <w:r w:rsidRPr="00B621E1">
        <w:rPr>
          <w:rFonts w:asciiTheme="majorHAnsi" w:hAnsiTheme="majorHAnsi" w:cstheme="majorHAnsi"/>
          <w:i/>
          <w:iCs/>
          <w:rPrChange w:id="225" w:author="Christina Sun" w:date="2026-03-15T21:36:00Z" w16du:dateUtc="2026-03-16T04:36:00Z">
            <w:rPr>
              <w:rFonts w:ascii="Calibri" w:hAnsi="Calibri" w:cs="Calibri"/>
              <w:i/>
              <w:iCs/>
            </w:rPr>
          </w:rPrChange>
        </w:rPr>
        <w:t xml:space="preserve"> gender diverse/questioning. </w:t>
      </w:r>
      <w:r w:rsidRPr="00B621E1">
        <w:rPr>
          <w:rFonts w:asciiTheme="majorHAnsi" w:hAnsiTheme="majorHAnsi" w:cstheme="majorHAnsi"/>
          <w:rPrChange w:id="226" w:author="Christina Sun" w:date="2026-03-15T21:36:00Z" w16du:dateUtc="2026-03-16T04:36:00Z">
            <w:rPr>
              <w:rFonts w:ascii="Calibri" w:hAnsi="Calibri" w:cs="Calibri"/>
            </w:rPr>
          </w:rPrChange>
        </w:rPr>
        <w:t xml:space="preserve">For example, students who reported their sex assigned at birth as female or male and who identified as a man or a woman were categorized as </w:t>
      </w:r>
      <w:r w:rsidRPr="00B621E1">
        <w:rPr>
          <w:rFonts w:asciiTheme="majorHAnsi" w:hAnsiTheme="majorHAnsi" w:cstheme="majorHAnsi"/>
          <w:i/>
          <w:iCs/>
          <w:rPrChange w:id="227" w:author="Christina Sun" w:date="2026-03-15T21:36:00Z" w16du:dateUtc="2026-03-16T04:36:00Z">
            <w:rPr>
              <w:rFonts w:ascii="Calibri" w:hAnsi="Calibri" w:cs="Calibri"/>
              <w:i/>
              <w:iCs/>
            </w:rPr>
          </w:rPrChange>
        </w:rPr>
        <w:t xml:space="preserve">binary-identifying transgender men </w:t>
      </w:r>
      <w:r w:rsidRPr="00B621E1">
        <w:rPr>
          <w:rFonts w:asciiTheme="majorHAnsi" w:hAnsiTheme="majorHAnsi" w:cstheme="majorHAnsi"/>
          <w:rPrChange w:id="228" w:author="Christina Sun" w:date="2026-03-15T21:36:00Z" w16du:dateUtc="2026-03-16T04:36:00Z">
            <w:rPr>
              <w:rFonts w:ascii="Calibri" w:hAnsi="Calibri" w:cs="Calibri"/>
            </w:rPr>
          </w:rPrChange>
        </w:rPr>
        <w:t>and</w:t>
      </w:r>
      <w:r w:rsidRPr="00B621E1">
        <w:rPr>
          <w:rFonts w:asciiTheme="majorHAnsi" w:hAnsiTheme="majorHAnsi" w:cstheme="majorHAnsi"/>
          <w:i/>
          <w:iCs/>
          <w:rPrChange w:id="229" w:author="Christina Sun" w:date="2026-03-15T21:36:00Z" w16du:dateUtc="2026-03-16T04:36:00Z">
            <w:rPr>
              <w:rFonts w:ascii="Calibri" w:hAnsi="Calibri" w:cs="Calibri"/>
              <w:i/>
              <w:iCs/>
            </w:rPr>
          </w:rPrChange>
        </w:rPr>
        <w:t xml:space="preserve"> women</w:t>
      </w:r>
      <w:r w:rsidRPr="00B621E1">
        <w:rPr>
          <w:rFonts w:asciiTheme="majorHAnsi" w:hAnsiTheme="majorHAnsi" w:cstheme="majorHAnsi"/>
          <w:rPrChange w:id="230" w:author="Christina Sun" w:date="2026-03-15T21:36:00Z" w16du:dateUtc="2026-03-16T04:36:00Z">
            <w:rPr>
              <w:rFonts w:ascii="Calibri" w:hAnsi="Calibri" w:cs="Calibri"/>
            </w:rPr>
          </w:rPrChange>
        </w:rPr>
        <w:t>,</w:t>
      </w:r>
      <w:r w:rsidRPr="00B621E1">
        <w:rPr>
          <w:rFonts w:asciiTheme="majorHAnsi" w:hAnsiTheme="majorHAnsi" w:cstheme="majorHAnsi"/>
          <w:i/>
          <w:iCs/>
          <w:rPrChange w:id="231" w:author="Christina Sun" w:date="2026-03-15T21:36:00Z" w16du:dateUtc="2026-03-16T04:36:00Z">
            <w:rPr>
              <w:rFonts w:ascii="Calibri" w:hAnsi="Calibri" w:cs="Calibri"/>
              <w:i/>
              <w:iCs/>
            </w:rPr>
          </w:rPrChange>
        </w:rPr>
        <w:t xml:space="preserve"> </w:t>
      </w:r>
      <w:r w:rsidRPr="00B621E1">
        <w:rPr>
          <w:rFonts w:asciiTheme="majorHAnsi" w:hAnsiTheme="majorHAnsi" w:cstheme="majorHAnsi"/>
          <w:rPrChange w:id="232" w:author="Christina Sun" w:date="2026-03-15T21:36:00Z" w16du:dateUtc="2026-03-16T04:36:00Z">
            <w:rPr>
              <w:rFonts w:ascii="Calibri" w:hAnsi="Calibri" w:cs="Calibri"/>
            </w:rPr>
          </w:rPrChange>
        </w:rPr>
        <w:t>respectively</w:t>
      </w:r>
      <w:r w:rsidRPr="00B621E1">
        <w:rPr>
          <w:rFonts w:asciiTheme="majorHAnsi" w:hAnsiTheme="majorHAnsi" w:cstheme="majorHAnsi"/>
          <w:i/>
          <w:iCs/>
          <w:rPrChange w:id="233" w:author="Christina Sun" w:date="2026-03-15T21:36:00Z" w16du:dateUtc="2026-03-16T04:36:00Z">
            <w:rPr>
              <w:rFonts w:ascii="Calibri" w:hAnsi="Calibri" w:cs="Calibri"/>
              <w:i/>
              <w:iCs/>
            </w:rPr>
          </w:rPrChange>
        </w:rPr>
        <w:t xml:space="preserve">. </w:t>
      </w:r>
      <w:r w:rsidRPr="00B621E1">
        <w:rPr>
          <w:rFonts w:asciiTheme="majorHAnsi" w:hAnsiTheme="majorHAnsi" w:cstheme="majorHAnsi"/>
          <w:rPrChange w:id="234" w:author="Christina Sun" w:date="2026-03-15T21:36:00Z" w16du:dateUtc="2026-03-16T04:36:00Z">
            <w:rPr>
              <w:rFonts w:ascii="Calibri" w:hAnsi="Calibri" w:cs="Calibri"/>
            </w:rPr>
          </w:rPrChange>
        </w:rPr>
        <w:t xml:space="preserve">Students who selected </w:t>
      </w:r>
      <w:r w:rsidRPr="00B621E1">
        <w:rPr>
          <w:rFonts w:asciiTheme="majorHAnsi" w:hAnsiTheme="majorHAnsi" w:cstheme="majorHAnsi"/>
          <w:i/>
          <w:iCs/>
          <w:rPrChange w:id="235" w:author="Christina Sun" w:date="2026-03-15T21:36:00Z" w16du:dateUtc="2026-03-16T04:36:00Z">
            <w:rPr>
              <w:rFonts w:ascii="Calibri" w:hAnsi="Calibri" w:cs="Calibri"/>
              <w:i/>
              <w:iCs/>
            </w:rPr>
          </w:rPrChange>
        </w:rPr>
        <w:t xml:space="preserve">nonbinary </w:t>
      </w:r>
      <w:r w:rsidRPr="00B621E1">
        <w:rPr>
          <w:rFonts w:asciiTheme="majorHAnsi" w:hAnsiTheme="majorHAnsi" w:cstheme="majorHAnsi"/>
          <w:rPrChange w:id="236" w:author="Christina Sun" w:date="2026-03-15T21:36:00Z" w16du:dateUtc="2026-03-16T04:36:00Z">
            <w:rPr>
              <w:rFonts w:ascii="Calibri" w:hAnsi="Calibri" w:cs="Calibri"/>
            </w:rPr>
          </w:rPrChange>
        </w:rPr>
        <w:t>or wrote in responses that included the term “nonbinary” in their written responses</w:t>
      </w:r>
      <w:r w:rsidRPr="00B621E1">
        <w:rPr>
          <w:rFonts w:asciiTheme="majorHAnsi" w:hAnsiTheme="majorHAnsi" w:cstheme="majorHAnsi"/>
          <w:i/>
          <w:iCs/>
          <w:rPrChange w:id="237" w:author="Christina Sun" w:date="2026-03-15T21:36:00Z" w16du:dateUtc="2026-03-16T04:36:00Z">
            <w:rPr>
              <w:rFonts w:ascii="Calibri" w:hAnsi="Calibri" w:cs="Calibri"/>
              <w:i/>
              <w:iCs/>
            </w:rPr>
          </w:rPrChange>
        </w:rPr>
        <w:t xml:space="preserve"> </w:t>
      </w:r>
      <w:r w:rsidRPr="00B621E1">
        <w:rPr>
          <w:rFonts w:asciiTheme="majorHAnsi" w:hAnsiTheme="majorHAnsi" w:cstheme="majorHAnsi"/>
          <w:rPrChange w:id="238" w:author="Christina Sun" w:date="2026-03-15T21:36:00Z" w16du:dateUtc="2026-03-16T04:36:00Z">
            <w:rPr>
              <w:rFonts w:ascii="Calibri" w:hAnsi="Calibri" w:cs="Calibri"/>
            </w:rPr>
          </w:rPrChange>
        </w:rPr>
        <w:t xml:space="preserve">were categorized as </w:t>
      </w:r>
      <w:r w:rsidRPr="00B621E1">
        <w:rPr>
          <w:rFonts w:asciiTheme="majorHAnsi" w:hAnsiTheme="majorHAnsi" w:cstheme="majorHAnsi"/>
          <w:i/>
          <w:iCs/>
          <w:rPrChange w:id="239" w:author="Christina Sun" w:date="2026-03-15T21:36:00Z" w16du:dateUtc="2026-03-16T04:36:00Z">
            <w:rPr>
              <w:rFonts w:ascii="Calibri" w:hAnsi="Calibri" w:cs="Calibri"/>
              <w:i/>
              <w:iCs/>
            </w:rPr>
          </w:rPrChange>
        </w:rPr>
        <w:t>nonbinary</w:t>
      </w:r>
      <w:r w:rsidRPr="00B621E1">
        <w:rPr>
          <w:rFonts w:asciiTheme="majorHAnsi" w:hAnsiTheme="majorHAnsi" w:cstheme="majorHAnsi"/>
          <w:rPrChange w:id="240" w:author="Christina Sun" w:date="2026-03-15T21:36:00Z" w16du:dateUtc="2026-03-16T04:36:00Z">
            <w:rPr>
              <w:rFonts w:ascii="Calibri" w:hAnsi="Calibri" w:cs="Calibri"/>
            </w:rPr>
          </w:rPrChange>
        </w:rPr>
        <w:t>, regardless of sex assigned at birth</w:t>
      </w:r>
      <w:r w:rsidRPr="00B621E1">
        <w:rPr>
          <w:rFonts w:asciiTheme="majorHAnsi" w:hAnsiTheme="majorHAnsi" w:cstheme="majorHAnsi"/>
          <w:i/>
          <w:iCs/>
          <w:rPrChange w:id="241" w:author="Christina Sun" w:date="2026-03-15T21:36:00Z" w16du:dateUtc="2026-03-16T04:36:00Z">
            <w:rPr>
              <w:rFonts w:ascii="Calibri" w:hAnsi="Calibri" w:cs="Calibri"/>
              <w:i/>
              <w:iCs/>
            </w:rPr>
          </w:rPrChange>
        </w:rPr>
        <w:t>.</w:t>
      </w:r>
      <w:r w:rsidRPr="00B621E1">
        <w:rPr>
          <w:rFonts w:asciiTheme="majorHAnsi" w:hAnsiTheme="majorHAnsi" w:cstheme="majorHAnsi"/>
          <w:rPrChange w:id="242" w:author="Christina Sun" w:date="2026-03-15T21:36:00Z" w16du:dateUtc="2026-03-16T04:36:00Z">
            <w:rPr>
              <w:rFonts w:ascii="Calibri" w:hAnsi="Calibri" w:cs="Calibri"/>
            </w:rPr>
          </w:rPrChange>
        </w:rPr>
        <w:t xml:space="preserve"> Students who wrote in other diverse gender identities (e.g., genderfluid) are captured by the term </w:t>
      </w:r>
      <w:r w:rsidRPr="00B621E1">
        <w:rPr>
          <w:rFonts w:asciiTheme="majorHAnsi" w:hAnsiTheme="majorHAnsi" w:cstheme="majorHAnsi"/>
          <w:i/>
          <w:iCs/>
          <w:rPrChange w:id="243" w:author="Christina Sun" w:date="2026-03-15T21:36:00Z" w16du:dateUtc="2026-03-16T04:36:00Z">
            <w:rPr>
              <w:rFonts w:ascii="Calibri" w:hAnsi="Calibri" w:cs="Calibri"/>
              <w:i/>
              <w:iCs/>
            </w:rPr>
          </w:rPrChange>
        </w:rPr>
        <w:t>gender diverse/questioning</w:t>
      </w:r>
      <w:r w:rsidRPr="00B621E1">
        <w:rPr>
          <w:rFonts w:asciiTheme="majorHAnsi" w:hAnsiTheme="majorHAnsi" w:cstheme="majorHAnsi"/>
          <w:rPrChange w:id="244" w:author="Christina Sun" w:date="2026-03-15T21:36:00Z" w16du:dateUtc="2026-03-16T04:36:00Z">
            <w:rPr>
              <w:rFonts w:ascii="Calibri" w:hAnsi="Calibri" w:cs="Calibri"/>
            </w:rPr>
          </w:rPrChange>
        </w:rPr>
        <w:t xml:space="preserve">. Our analysis revealed some significant differences between the </w:t>
      </w:r>
      <w:r w:rsidRPr="00B621E1">
        <w:rPr>
          <w:rFonts w:asciiTheme="majorHAnsi" w:hAnsiTheme="majorHAnsi" w:cstheme="majorHAnsi"/>
          <w:rPrChange w:id="245" w:author="Christina Sun" w:date="2026-03-15T21:36:00Z" w16du:dateUtc="2026-03-16T04:36:00Z">
            <w:rPr>
              <w:rFonts w:ascii="Calibri" w:hAnsi="Calibri" w:cs="Calibri"/>
            </w:rPr>
          </w:rPrChange>
        </w:rPr>
        <w:lastRenderedPageBreak/>
        <w:t xml:space="preserve">experiences of nonbinary and gender diverse/questioning students, which provides additional support for these distinctions. Finally, students who chose </w:t>
      </w:r>
      <w:r w:rsidRPr="00B621E1">
        <w:rPr>
          <w:rFonts w:asciiTheme="majorHAnsi" w:hAnsiTheme="majorHAnsi" w:cstheme="majorHAnsi"/>
          <w:i/>
          <w:iCs/>
          <w:rPrChange w:id="246" w:author="Christina Sun" w:date="2026-03-15T21:36:00Z" w16du:dateUtc="2026-03-16T04:36:00Z">
            <w:rPr>
              <w:rFonts w:ascii="Calibri" w:hAnsi="Calibri" w:cs="Calibri"/>
              <w:i/>
              <w:iCs/>
            </w:rPr>
          </w:rPrChange>
        </w:rPr>
        <w:t>prefer not to say</w:t>
      </w:r>
      <w:r w:rsidRPr="00B621E1">
        <w:rPr>
          <w:rFonts w:asciiTheme="majorHAnsi" w:hAnsiTheme="majorHAnsi" w:cstheme="majorHAnsi"/>
          <w:rPrChange w:id="247" w:author="Christina Sun" w:date="2026-03-15T21:36:00Z" w16du:dateUtc="2026-03-16T04:36:00Z">
            <w:rPr>
              <w:rFonts w:ascii="Calibri" w:hAnsi="Calibri" w:cs="Calibri"/>
            </w:rPr>
          </w:rPrChange>
        </w:rPr>
        <w:t xml:space="preserve"> or wrote in </w:t>
      </w:r>
      <w:commentRangeStart w:id="248"/>
      <w:r w:rsidRPr="00B621E1">
        <w:rPr>
          <w:rFonts w:asciiTheme="majorHAnsi" w:hAnsiTheme="majorHAnsi" w:cstheme="majorHAnsi"/>
          <w:rPrChange w:id="249" w:author="Christina Sun" w:date="2026-03-15T21:36:00Z" w16du:dateUtc="2026-03-16T04:36:00Z">
            <w:rPr>
              <w:rFonts w:ascii="Calibri" w:hAnsi="Calibri" w:cs="Calibri"/>
            </w:rPr>
          </w:rPrChange>
        </w:rPr>
        <w:t xml:space="preserve">malicious </w:t>
      </w:r>
      <w:commentRangeEnd w:id="248"/>
      <w:r w:rsidR="00D63F44" w:rsidRPr="00B621E1">
        <w:rPr>
          <w:rStyle w:val="CommentReference"/>
          <w:rFonts w:asciiTheme="majorHAnsi" w:hAnsiTheme="majorHAnsi" w:cstheme="majorHAnsi"/>
          <w:sz w:val="24"/>
          <w:szCs w:val="24"/>
          <w:rPrChange w:id="250" w:author="Christina Sun" w:date="2026-03-15T21:36:00Z" w16du:dateUtc="2026-03-16T04:36:00Z">
            <w:rPr>
              <w:rStyle w:val="CommentReference"/>
              <w:rFonts w:ascii="Calibri" w:hAnsi="Calibri" w:cs="Calibri"/>
              <w:sz w:val="24"/>
              <w:szCs w:val="24"/>
            </w:rPr>
          </w:rPrChange>
        </w:rPr>
        <w:commentReference w:id="248"/>
      </w:r>
      <w:r w:rsidRPr="00B621E1">
        <w:rPr>
          <w:rFonts w:asciiTheme="majorHAnsi" w:hAnsiTheme="majorHAnsi" w:cstheme="majorHAnsi"/>
          <w:rPrChange w:id="251" w:author="Christina Sun" w:date="2026-03-15T21:36:00Z" w16du:dateUtc="2026-03-16T04:36:00Z">
            <w:rPr>
              <w:rFonts w:ascii="Calibri" w:hAnsi="Calibri" w:cs="Calibri"/>
            </w:rPr>
          </w:rPrChange>
        </w:rPr>
        <w:t xml:space="preserve">responses </w:t>
      </w:r>
      <w:r w:rsidR="00D83587" w:rsidRPr="00B621E1">
        <w:rPr>
          <w:rFonts w:asciiTheme="majorHAnsi" w:hAnsiTheme="majorHAnsi" w:cstheme="majorHAnsi"/>
          <w:rPrChange w:id="252" w:author="Christina Sun" w:date="2026-03-15T21:36:00Z" w16du:dateUtc="2026-03-16T04:36:00Z">
            <w:rPr>
              <w:rFonts w:ascii="Calibri" w:hAnsi="Calibri" w:cs="Calibri"/>
            </w:rPr>
          </w:rPrChange>
        </w:rPr>
        <w:t xml:space="preserve">(e.g., racial </w:t>
      </w:r>
      <w:r w:rsidR="002E37A5" w:rsidRPr="00B621E1">
        <w:rPr>
          <w:rFonts w:asciiTheme="majorHAnsi" w:hAnsiTheme="majorHAnsi" w:cstheme="majorHAnsi"/>
          <w:rPrChange w:id="253" w:author="Christina Sun" w:date="2026-03-15T21:36:00Z" w16du:dateUtc="2026-03-16T04:36:00Z">
            <w:rPr>
              <w:rFonts w:ascii="Calibri" w:hAnsi="Calibri" w:cs="Calibri"/>
            </w:rPr>
          </w:rPrChange>
        </w:rPr>
        <w:t xml:space="preserve">and gender </w:t>
      </w:r>
      <w:r w:rsidR="00D83587" w:rsidRPr="00B621E1">
        <w:rPr>
          <w:rFonts w:asciiTheme="majorHAnsi" w:hAnsiTheme="majorHAnsi" w:cstheme="majorHAnsi"/>
          <w:rPrChange w:id="254" w:author="Christina Sun" w:date="2026-03-15T21:36:00Z" w16du:dateUtc="2026-03-16T04:36:00Z">
            <w:rPr>
              <w:rFonts w:ascii="Calibri" w:hAnsi="Calibri" w:cs="Calibri"/>
            </w:rPr>
          </w:rPrChange>
        </w:rPr>
        <w:t>slurs</w:t>
      </w:r>
      <w:r w:rsidR="002E37A5" w:rsidRPr="00B621E1">
        <w:rPr>
          <w:rFonts w:asciiTheme="majorHAnsi" w:hAnsiTheme="majorHAnsi" w:cstheme="majorHAnsi"/>
          <w:rPrChange w:id="255" w:author="Christina Sun" w:date="2026-03-15T21:36:00Z" w16du:dateUtc="2026-03-16T04:36:00Z">
            <w:rPr>
              <w:rFonts w:ascii="Calibri" w:hAnsi="Calibri" w:cs="Calibri"/>
            </w:rPr>
          </w:rPrChange>
        </w:rPr>
        <w:t>)</w:t>
      </w:r>
      <w:r w:rsidR="00D83587" w:rsidRPr="00B621E1">
        <w:rPr>
          <w:rFonts w:asciiTheme="majorHAnsi" w:hAnsiTheme="majorHAnsi" w:cstheme="majorHAnsi"/>
          <w:rPrChange w:id="256" w:author="Christina Sun" w:date="2026-03-15T21:36:00Z" w16du:dateUtc="2026-03-16T04:36:00Z">
            <w:rPr>
              <w:rFonts w:ascii="Calibri" w:hAnsi="Calibri" w:cs="Calibri"/>
            </w:rPr>
          </w:rPrChange>
        </w:rPr>
        <w:t xml:space="preserve"> </w:t>
      </w:r>
      <w:r w:rsidRPr="00B621E1">
        <w:rPr>
          <w:rFonts w:asciiTheme="majorHAnsi" w:hAnsiTheme="majorHAnsi" w:cstheme="majorHAnsi"/>
          <w:rPrChange w:id="257" w:author="Christina Sun" w:date="2026-03-15T21:36:00Z" w16du:dateUtc="2026-03-16T04:36:00Z">
            <w:rPr>
              <w:rFonts w:ascii="Calibri" w:hAnsi="Calibri" w:cs="Calibri"/>
            </w:rPr>
          </w:rPrChange>
        </w:rPr>
        <w:t xml:space="preserve">were classified as </w:t>
      </w:r>
      <w:r w:rsidRPr="00B621E1">
        <w:rPr>
          <w:rFonts w:asciiTheme="majorHAnsi" w:hAnsiTheme="majorHAnsi" w:cstheme="majorHAnsi"/>
          <w:i/>
          <w:iCs/>
          <w:rPrChange w:id="258" w:author="Christina Sun" w:date="2026-03-15T21:36:00Z" w16du:dateUtc="2026-03-16T04:36:00Z">
            <w:rPr>
              <w:rFonts w:ascii="Calibri" w:hAnsi="Calibri" w:cs="Calibri"/>
              <w:i/>
              <w:iCs/>
            </w:rPr>
          </w:rPrChange>
        </w:rPr>
        <w:t>prefer not to say</w:t>
      </w:r>
      <w:r w:rsidRPr="00B621E1">
        <w:rPr>
          <w:rFonts w:asciiTheme="majorHAnsi" w:hAnsiTheme="majorHAnsi" w:cstheme="majorHAnsi"/>
          <w:rPrChange w:id="259" w:author="Christina Sun" w:date="2026-03-15T21:36:00Z" w16du:dateUtc="2026-03-16T04:36:00Z">
            <w:rPr>
              <w:rFonts w:ascii="Calibri" w:hAnsi="Calibri" w:cs="Calibri"/>
            </w:rPr>
          </w:rPrChange>
        </w:rPr>
        <w:t>. Among the trans and gender expansive students in our sample (</w:t>
      </w:r>
      <w:r w:rsidRPr="00B621E1">
        <w:rPr>
          <w:rFonts w:asciiTheme="majorHAnsi" w:hAnsiTheme="majorHAnsi" w:cstheme="majorHAnsi"/>
          <w:i/>
          <w:iCs/>
          <w:rPrChange w:id="260" w:author="Christina Sun" w:date="2026-03-15T21:36:00Z" w16du:dateUtc="2026-03-16T04:36:00Z">
            <w:rPr>
              <w:rFonts w:ascii="Calibri" w:hAnsi="Calibri" w:cs="Calibri"/>
              <w:i/>
              <w:iCs/>
            </w:rPr>
          </w:rPrChange>
        </w:rPr>
        <w:t xml:space="preserve">n </w:t>
      </w:r>
      <w:r w:rsidRPr="00B621E1">
        <w:rPr>
          <w:rFonts w:asciiTheme="majorHAnsi" w:hAnsiTheme="majorHAnsi" w:cstheme="majorHAnsi"/>
          <w:rPrChange w:id="261" w:author="Christina Sun" w:date="2026-03-15T21:36:00Z" w16du:dateUtc="2026-03-16T04:36:00Z">
            <w:rPr>
              <w:rFonts w:ascii="Calibri" w:hAnsi="Calibri" w:cs="Calibri"/>
            </w:rPr>
          </w:rPrChange>
        </w:rPr>
        <w:t xml:space="preserve">= 417), </w:t>
      </w:r>
      <w:commentRangeStart w:id="262"/>
      <w:r w:rsidRPr="00B621E1">
        <w:rPr>
          <w:rFonts w:asciiTheme="majorHAnsi" w:hAnsiTheme="majorHAnsi" w:cstheme="majorHAnsi"/>
          <w:rPrChange w:id="263" w:author="Christina Sun" w:date="2026-03-15T21:36:00Z" w16du:dateUtc="2026-03-16T04:36:00Z">
            <w:rPr>
              <w:rFonts w:ascii="Calibri" w:hAnsi="Calibri" w:cs="Calibri"/>
            </w:rPr>
          </w:rPrChange>
        </w:rPr>
        <w:t xml:space="preserve">about </w:t>
      </w:r>
      <w:ins w:id="264" w:author="Christina Sun [2]" w:date="2026-03-15T17:29:00Z" w16du:dateUtc="2026-03-16T00:29:00Z">
        <w:r w:rsidR="00EB2F6E" w:rsidRPr="00B621E1">
          <w:rPr>
            <w:rFonts w:asciiTheme="majorHAnsi" w:hAnsiTheme="majorHAnsi" w:cstheme="majorHAnsi"/>
            <w:rPrChange w:id="265" w:author="Christina Sun" w:date="2026-03-15T21:36:00Z" w16du:dateUtc="2026-03-16T04:36:00Z">
              <w:rPr>
                <w:rFonts w:ascii="Calibri" w:hAnsi="Calibri" w:cs="Calibri"/>
              </w:rPr>
            </w:rPrChange>
          </w:rPr>
          <w:t>1</w:t>
        </w:r>
      </w:ins>
      <w:ins w:id="266" w:author="Christina Sun [2]" w:date="2026-03-15T17:30:00Z" w16du:dateUtc="2026-03-16T00:30:00Z">
        <w:r w:rsidR="00EB2F6E" w:rsidRPr="00B621E1">
          <w:rPr>
            <w:rFonts w:asciiTheme="majorHAnsi" w:hAnsiTheme="majorHAnsi" w:cstheme="majorHAnsi"/>
            <w:rPrChange w:id="267" w:author="Christina Sun" w:date="2026-03-15T21:36:00Z" w16du:dateUtc="2026-03-16T04:36:00Z">
              <w:rPr>
                <w:rFonts w:ascii="Calibri" w:hAnsi="Calibri" w:cs="Calibri"/>
              </w:rPr>
            </w:rPrChange>
          </w:rPr>
          <w:t>9</w:t>
        </w:r>
      </w:ins>
      <w:del w:id="268" w:author="Christina Sun [2]" w:date="2026-03-15T17:29:00Z" w16du:dateUtc="2026-03-16T00:29:00Z">
        <w:r w:rsidRPr="00B621E1" w:rsidDel="002C4A47">
          <w:rPr>
            <w:rFonts w:asciiTheme="majorHAnsi" w:hAnsiTheme="majorHAnsi" w:cstheme="majorHAnsi"/>
            <w:rPrChange w:id="269" w:author="Christina Sun" w:date="2026-03-15T21:36:00Z" w16du:dateUtc="2026-03-16T04:36:00Z">
              <w:rPr>
                <w:rFonts w:ascii="Calibri" w:hAnsi="Calibri" w:cs="Calibri"/>
              </w:rPr>
            </w:rPrChange>
          </w:rPr>
          <w:delText>1</w:delText>
        </w:r>
      </w:del>
      <w:r w:rsidRPr="00B621E1">
        <w:rPr>
          <w:rFonts w:asciiTheme="majorHAnsi" w:hAnsiTheme="majorHAnsi" w:cstheme="majorHAnsi"/>
          <w:rPrChange w:id="270" w:author="Christina Sun" w:date="2026-03-15T21:36:00Z" w16du:dateUtc="2026-03-16T04:36:00Z">
            <w:rPr>
              <w:rFonts w:ascii="Calibri" w:hAnsi="Calibri" w:cs="Calibri"/>
            </w:rPr>
          </w:rPrChange>
        </w:rPr>
        <w:t xml:space="preserve">% identified as transgender, </w:t>
      </w:r>
      <w:ins w:id="271" w:author="Christina Sun [2]" w:date="2026-03-15T17:29:00Z" w16du:dateUtc="2026-03-16T00:29:00Z">
        <w:r w:rsidR="00EB2F6E" w:rsidRPr="00B621E1">
          <w:rPr>
            <w:rFonts w:asciiTheme="majorHAnsi" w:hAnsiTheme="majorHAnsi" w:cstheme="majorHAnsi"/>
            <w:rPrChange w:id="272" w:author="Christina Sun" w:date="2026-03-15T21:36:00Z" w16du:dateUtc="2026-03-16T04:36:00Z">
              <w:rPr>
                <w:rFonts w:ascii="Calibri" w:hAnsi="Calibri" w:cs="Calibri"/>
              </w:rPr>
            </w:rPrChange>
          </w:rPr>
          <w:t>64</w:t>
        </w:r>
      </w:ins>
      <w:del w:id="273" w:author="Christina Sun [2]" w:date="2026-03-15T17:29:00Z" w16du:dateUtc="2026-03-16T00:29:00Z">
        <w:r w:rsidRPr="00B621E1" w:rsidDel="00EB2F6E">
          <w:rPr>
            <w:rFonts w:asciiTheme="majorHAnsi" w:hAnsiTheme="majorHAnsi" w:cstheme="majorHAnsi"/>
            <w:rPrChange w:id="274" w:author="Christina Sun" w:date="2026-03-15T21:36:00Z" w16du:dateUtc="2026-03-16T04:36:00Z">
              <w:rPr>
                <w:rFonts w:ascii="Calibri" w:hAnsi="Calibri" w:cs="Calibri"/>
              </w:rPr>
            </w:rPrChange>
          </w:rPr>
          <w:delText>3.6</w:delText>
        </w:r>
      </w:del>
      <w:r w:rsidRPr="00B621E1">
        <w:rPr>
          <w:rFonts w:asciiTheme="majorHAnsi" w:hAnsiTheme="majorHAnsi" w:cstheme="majorHAnsi"/>
          <w:rPrChange w:id="275" w:author="Christina Sun" w:date="2026-03-15T21:36:00Z" w16du:dateUtc="2026-03-16T04:36:00Z">
            <w:rPr>
              <w:rFonts w:ascii="Calibri" w:hAnsi="Calibri" w:cs="Calibri"/>
            </w:rPr>
          </w:rPrChange>
        </w:rPr>
        <w:t xml:space="preserve">% as nonbinary, and </w:t>
      </w:r>
      <w:del w:id="276" w:author="Christina Sun [2]" w:date="2026-03-15T17:29:00Z" w16du:dateUtc="2026-03-16T00:29:00Z">
        <w:r w:rsidRPr="00B621E1" w:rsidDel="00EB2F6E">
          <w:rPr>
            <w:rFonts w:asciiTheme="majorHAnsi" w:hAnsiTheme="majorHAnsi" w:cstheme="majorHAnsi"/>
            <w:rPrChange w:id="277" w:author="Christina Sun" w:date="2026-03-15T21:36:00Z" w16du:dateUtc="2026-03-16T04:36:00Z">
              <w:rPr>
                <w:rFonts w:ascii="Calibri" w:hAnsi="Calibri" w:cs="Calibri"/>
              </w:rPr>
            </w:rPrChange>
          </w:rPr>
          <w:delText xml:space="preserve">nearly </w:delText>
        </w:r>
      </w:del>
      <w:ins w:id="278" w:author="Christina Sun [2]" w:date="2026-03-15T17:29:00Z" w16du:dateUtc="2026-03-16T00:29:00Z">
        <w:r w:rsidR="00EB2F6E" w:rsidRPr="00B621E1">
          <w:rPr>
            <w:rFonts w:asciiTheme="majorHAnsi" w:hAnsiTheme="majorHAnsi" w:cstheme="majorHAnsi"/>
            <w:rPrChange w:id="279" w:author="Christina Sun" w:date="2026-03-15T21:36:00Z" w16du:dateUtc="2026-03-16T04:36:00Z">
              <w:rPr>
                <w:rFonts w:ascii="Calibri" w:hAnsi="Calibri" w:cs="Calibri"/>
              </w:rPr>
            </w:rPrChange>
          </w:rPr>
          <w:t>17</w:t>
        </w:r>
      </w:ins>
      <w:del w:id="280" w:author="Christina Sun [2]" w:date="2026-03-15T17:29:00Z" w16du:dateUtc="2026-03-16T00:29:00Z">
        <w:r w:rsidRPr="00B621E1" w:rsidDel="00EB2F6E">
          <w:rPr>
            <w:rFonts w:asciiTheme="majorHAnsi" w:hAnsiTheme="majorHAnsi" w:cstheme="majorHAnsi"/>
            <w:rPrChange w:id="281" w:author="Christina Sun" w:date="2026-03-15T21:36:00Z" w16du:dateUtc="2026-03-16T04:36:00Z">
              <w:rPr>
                <w:rFonts w:ascii="Calibri" w:hAnsi="Calibri" w:cs="Calibri"/>
              </w:rPr>
            </w:rPrChange>
          </w:rPr>
          <w:delText>1</w:delText>
        </w:r>
      </w:del>
      <w:r w:rsidRPr="00B621E1">
        <w:rPr>
          <w:rFonts w:asciiTheme="majorHAnsi" w:hAnsiTheme="majorHAnsi" w:cstheme="majorHAnsi"/>
          <w:rPrChange w:id="282" w:author="Christina Sun" w:date="2026-03-15T21:36:00Z" w16du:dateUtc="2026-03-16T04:36:00Z">
            <w:rPr>
              <w:rFonts w:ascii="Calibri" w:hAnsi="Calibri" w:cs="Calibri"/>
            </w:rPr>
          </w:rPrChange>
        </w:rPr>
        <w:t>% as gender diverse/questioning.</w:t>
      </w:r>
      <w:commentRangeEnd w:id="262"/>
      <w:r w:rsidR="00440F3B" w:rsidRPr="00B621E1">
        <w:rPr>
          <w:rStyle w:val="CommentReference"/>
          <w:rFonts w:asciiTheme="majorHAnsi" w:hAnsiTheme="majorHAnsi" w:cstheme="majorHAnsi"/>
          <w:sz w:val="24"/>
          <w:szCs w:val="24"/>
          <w:rPrChange w:id="283" w:author="Christina Sun" w:date="2026-03-15T21:36:00Z" w16du:dateUtc="2026-03-16T04:36:00Z">
            <w:rPr>
              <w:rStyle w:val="CommentReference"/>
              <w:rFonts w:ascii="Calibri" w:hAnsi="Calibri" w:cs="Calibri"/>
              <w:sz w:val="24"/>
              <w:szCs w:val="24"/>
            </w:rPr>
          </w:rPrChange>
        </w:rPr>
        <w:commentReference w:id="262"/>
      </w:r>
      <w:r w:rsidRPr="00B621E1">
        <w:rPr>
          <w:rFonts w:asciiTheme="majorHAnsi" w:hAnsiTheme="majorHAnsi" w:cstheme="majorHAnsi"/>
          <w:rPrChange w:id="284" w:author="Christina Sun" w:date="2026-03-15T21:36:00Z" w16du:dateUtc="2026-03-16T04:36:00Z">
            <w:rPr>
              <w:rFonts w:ascii="Calibri" w:hAnsi="Calibri" w:cs="Calibri"/>
            </w:rPr>
          </w:rPrChange>
        </w:rPr>
        <w:t xml:space="preserve"> Beyond predefined options, students also noted 26 unique terms to describe their gender identity, including </w:t>
      </w:r>
      <w:r w:rsidRPr="00B621E1">
        <w:rPr>
          <w:rFonts w:asciiTheme="majorHAnsi" w:hAnsiTheme="majorHAnsi" w:cstheme="majorHAnsi"/>
          <w:i/>
          <w:iCs/>
          <w:rPrChange w:id="285" w:author="Christina Sun" w:date="2026-03-15T21:36:00Z" w16du:dateUtc="2026-03-16T04:36:00Z">
            <w:rPr>
              <w:rFonts w:ascii="Calibri" w:hAnsi="Calibri" w:cs="Calibri"/>
              <w:i/>
              <w:iCs/>
            </w:rPr>
          </w:rPrChange>
        </w:rPr>
        <w:t>genderfluid</w:t>
      </w:r>
      <w:r w:rsidRPr="00B621E1">
        <w:rPr>
          <w:rFonts w:asciiTheme="majorHAnsi" w:hAnsiTheme="majorHAnsi" w:cstheme="majorHAnsi"/>
          <w:rPrChange w:id="286"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287" w:author="Christina Sun" w:date="2026-03-15T21:36:00Z" w16du:dateUtc="2026-03-16T04:36:00Z">
            <w:rPr>
              <w:rFonts w:ascii="Calibri" w:hAnsi="Calibri" w:cs="Calibri"/>
              <w:i/>
              <w:iCs/>
            </w:rPr>
          </w:rPrChange>
        </w:rPr>
        <w:t>agender</w:t>
      </w:r>
      <w:r w:rsidRPr="00B621E1">
        <w:rPr>
          <w:rFonts w:asciiTheme="majorHAnsi" w:hAnsiTheme="majorHAnsi" w:cstheme="majorHAnsi"/>
          <w:rPrChange w:id="288"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289" w:author="Christina Sun" w:date="2026-03-15T21:36:00Z" w16du:dateUtc="2026-03-16T04:36:00Z">
            <w:rPr>
              <w:rFonts w:ascii="Calibri" w:hAnsi="Calibri" w:cs="Calibri"/>
              <w:i/>
              <w:iCs/>
            </w:rPr>
          </w:rPrChange>
        </w:rPr>
        <w:t>genderqueer</w:t>
      </w:r>
      <w:r w:rsidRPr="00B621E1">
        <w:rPr>
          <w:rFonts w:asciiTheme="majorHAnsi" w:hAnsiTheme="majorHAnsi" w:cstheme="majorHAnsi"/>
          <w:rPrChange w:id="290" w:author="Christina Sun" w:date="2026-03-15T21:36:00Z" w16du:dateUtc="2026-03-16T04:36:00Z">
            <w:rPr>
              <w:rFonts w:ascii="Calibri" w:hAnsi="Calibri" w:cs="Calibri"/>
            </w:rPr>
          </w:rPrChange>
        </w:rPr>
        <w:t xml:space="preserve">, and </w:t>
      </w:r>
      <w:r w:rsidRPr="00B621E1">
        <w:rPr>
          <w:rFonts w:asciiTheme="majorHAnsi" w:hAnsiTheme="majorHAnsi" w:cstheme="majorHAnsi"/>
          <w:i/>
          <w:iCs/>
          <w:rPrChange w:id="291" w:author="Christina Sun" w:date="2026-03-15T21:36:00Z" w16du:dateUtc="2026-03-16T04:36:00Z">
            <w:rPr>
              <w:rFonts w:ascii="Calibri" w:hAnsi="Calibri" w:cs="Calibri"/>
              <w:i/>
              <w:iCs/>
            </w:rPr>
          </w:rPrChange>
        </w:rPr>
        <w:t>two-spirit</w:t>
      </w:r>
      <w:r w:rsidRPr="00B621E1">
        <w:rPr>
          <w:rFonts w:asciiTheme="majorHAnsi" w:hAnsiTheme="majorHAnsi" w:cstheme="majorHAnsi"/>
          <w:rPrChange w:id="292" w:author="Christina Sun" w:date="2026-03-15T21:36:00Z" w16du:dateUtc="2026-03-16T04:36:00Z">
            <w:rPr>
              <w:rFonts w:ascii="Calibri" w:hAnsi="Calibri" w:cs="Calibri"/>
            </w:rPr>
          </w:rPrChange>
        </w:rPr>
        <w:t>, among many others</w:t>
      </w:r>
      <w:r w:rsidRPr="00B621E1">
        <w:rPr>
          <w:rFonts w:asciiTheme="majorHAnsi" w:hAnsiTheme="majorHAnsi" w:cstheme="majorHAnsi"/>
          <w:i/>
          <w:iCs/>
          <w:rPrChange w:id="293" w:author="Christina Sun" w:date="2026-03-15T21:36:00Z" w16du:dateUtc="2026-03-16T04:36:00Z">
            <w:rPr>
              <w:rFonts w:ascii="Calibri" w:hAnsi="Calibri" w:cs="Calibri"/>
              <w:i/>
              <w:iCs/>
            </w:rPr>
          </w:rPrChange>
        </w:rPr>
        <w:t>.</w:t>
      </w:r>
      <w:r w:rsidR="009323B6" w:rsidRPr="00B621E1">
        <w:rPr>
          <w:rFonts w:asciiTheme="majorHAnsi" w:hAnsiTheme="majorHAnsi" w:cstheme="majorHAnsi"/>
          <w:i/>
          <w:iCs/>
          <w:rPrChange w:id="294" w:author="Christina Sun" w:date="2026-03-15T21:36:00Z" w16du:dateUtc="2026-03-16T04:36:00Z">
            <w:rPr>
              <w:rFonts w:ascii="Calibri" w:hAnsi="Calibri" w:cs="Calibri"/>
              <w:i/>
              <w:iCs/>
            </w:rPr>
          </w:rPrChange>
        </w:rPr>
        <w:t xml:space="preserve"> </w:t>
      </w:r>
      <w:r w:rsidR="009323B6" w:rsidRPr="00B621E1">
        <w:rPr>
          <w:rFonts w:asciiTheme="majorHAnsi" w:hAnsiTheme="majorHAnsi" w:cstheme="majorHAnsi"/>
          <w:rPrChange w:id="295" w:author="Christina Sun" w:date="2026-03-15T21:36:00Z" w16du:dateUtc="2026-03-16T04:36:00Z">
            <w:rPr>
              <w:rFonts w:ascii="Calibri" w:hAnsi="Calibri" w:cs="Calibri"/>
            </w:rPr>
          </w:rPrChange>
        </w:rPr>
        <w:t xml:space="preserve">We also examined associations between gender identity and sexual orientation and found that trans and gender expansive students were more likely to select a non-heterosexual sexual orientation than cisgender students (see </w:t>
      </w:r>
      <w:r w:rsidR="00027FC9" w:rsidRPr="00B621E1">
        <w:rPr>
          <w:rFonts w:asciiTheme="majorHAnsi" w:hAnsiTheme="majorHAnsi" w:cstheme="majorHAnsi"/>
          <w:rPrChange w:id="296" w:author="Christina Sun" w:date="2026-03-15T21:36:00Z" w16du:dateUtc="2026-03-16T04:36:00Z">
            <w:rPr>
              <w:rFonts w:ascii="Calibri" w:hAnsi="Calibri" w:cs="Calibri"/>
            </w:rPr>
          </w:rPrChange>
        </w:rPr>
        <w:t xml:space="preserve">Table A1 in </w:t>
      </w:r>
      <w:r w:rsidR="009323B6" w:rsidRPr="00B621E1">
        <w:rPr>
          <w:rFonts w:asciiTheme="majorHAnsi" w:hAnsiTheme="majorHAnsi" w:cstheme="majorHAnsi"/>
          <w:rPrChange w:id="297" w:author="Christina Sun" w:date="2026-03-15T21:36:00Z" w16du:dateUtc="2026-03-16T04:36:00Z">
            <w:rPr>
              <w:rFonts w:ascii="Calibri" w:hAnsi="Calibri" w:cs="Calibri"/>
            </w:rPr>
          </w:rPrChange>
        </w:rPr>
        <w:t>Appendix A).</w:t>
      </w:r>
      <w:ins w:id="298" w:author="Christina Sun" w:date="2026-03-15T21:45:00Z" w16du:dateUtc="2026-03-16T04:45:00Z">
        <w:r w:rsidR="00AB6684">
          <w:rPr>
            <w:rStyle w:val="FootnoteReference"/>
            <w:rFonts w:asciiTheme="majorHAnsi" w:hAnsiTheme="majorHAnsi" w:cstheme="majorHAnsi"/>
          </w:rPr>
          <w:footnoteReference w:id="3"/>
        </w:r>
      </w:ins>
    </w:p>
    <w:p w14:paraId="7439AE15" w14:textId="30E68002" w:rsidR="00BD041A" w:rsidRPr="00B621E1" w:rsidRDefault="00602BF5" w:rsidP="003F369F">
      <w:pPr>
        <w:spacing w:line="360" w:lineRule="auto"/>
        <w:ind w:firstLine="720"/>
        <w:rPr>
          <w:rFonts w:asciiTheme="majorHAnsi" w:hAnsiTheme="majorHAnsi" w:cstheme="majorHAnsi"/>
          <w:lang w:val="en-US"/>
          <w:rPrChange w:id="309" w:author="Christina Sun" w:date="2026-03-15T21:36:00Z" w16du:dateUtc="2026-03-16T04:36:00Z">
            <w:rPr>
              <w:rFonts w:ascii="Calibri" w:hAnsi="Calibri" w:cs="Calibri"/>
              <w:lang w:val="en-US"/>
            </w:rPr>
          </w:rPrChange>
        </w:rPr>
      </w:pPr>
      <w:r w:rsidRPr="00B621E1">
        <w:rPr>
          <w:rFonts w:asciiTheme="majorHAnsi" w:hAnsiTheme="majorHAnsi" w:cstheme="majorHAnsi"/>
          <w:rPrChange w:id="310" w:author="Christina Sun" w:date="2026-03-15T21:36:00Z" w16du:dateUtc="2026-03-16T04:36:00Z">
            <w:rPr>
              <w:rFonts w:ascii="Calibri" w:hAnsi="Calibri" w:cs="Calibri"/>
            </w:rPr>
          </w:rPrChange>
        </w:rPr>
        <w:t xml:space="preserve">To measure sexual orientation, we adapted the survey instrument recommended by the </w:t>
      </w:r>
      <w:r w:rsidR="003F369F" w:rsidRPr="00B621E1">
        <w:rPr>
          <w:rFonts w:asciiTheme="majorHAnsi" w:hAnsiTheme="majorHAnsi" w:cstheme="majorHAnsi"/>
          <w:lang w:val="en-US"/>
          <w:rPrChange w:id="311" w:author="Christina Sun" w:date="2026-03-15T21:36:00Z" w16du:dateUtc="2026-03-16T04:36:00Z">
            <w:rPr>
              <w:rFonts w:ascii="Calibri" w:hAnsi="Calibri" w:cs="Calibri"/>
              <w:lang w:val="en-US"/>
            </w:rPr>
          </w:rPrChange>
        </w:rPr>
        <w:t xml:space="preserve">Sexual Minority Assessment Research Team (SMART) </w:t>
      </w:r>
      <w:r w:rsidRPr="00B621E1">
        <w:rPr>
          <w:rFonts w:asciiTheme="majorHAnsi" w:hAnsiTheme="majorHAnsi" w:cstheme="majorHAnsi"/>
          <w:rPrChange w:id="312" w:author="Christina Sun" w:date="2026-03-15T21:36:00Z" w16du:dateUtc="2026-03-16T04:36:00Z">
            <w:rPr>
              <w:rFonts w:ascii="Calibri" w:hAnsi="Calibri" w:cs="Calibri"/>
            </w:rPr>
          </w:rPrChange>
        </w:rPr>
        <w:t xml:space="preserve">to capture the breadth of students’ identities. Students were asked to self-identify among the following options: </w:t>
      </w:r>
      <w:r w:rsidRPr="00B621E1">
        <w:rPr>
          <w:rFonts w:asciiTheme="majorHAnsi" w:hAnsiTheme="majorHAnsi" w:cstheme="majorHAnsi"/>
          <w:i/>
          <w:iCs/>
          <w:rPrChange w:id="313" w:author="Christina Sun" w:date="2026-03-15T21:36:00Z" w16du:dateUtc="2026-03-16T04:36:00Z">
            <w:rPr>
              <w:rFonts w:ascii="Calibri" w:hAnsi="Calibri" w:cs="Calibri"/>
              <w:i/>
              <w:iCs/>
            </w:rPr>
          </w:rPrChange>
        </w:rPr>
        <w:t>lesbian or gay</w:t>
      </w:r>
      <w:r w:rsidRPr="00B621E1">
        <w:rPr>
          <w:rFonts w:asciiTheme="majorHAnsi" w:hAnsiTheme="majorHAnsi" w:cstheme="majorHAnsi"/>
          <w:rPrChange w:id="314"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315" w:author="Christina Sun" w:date="2026-03-15T21:36:00Z" w16du:dateUtc="2026-03-16T04:36:00Z">
            <w:rPr>
              <w:rFonts w:ascii="Calibri" w:hAnsi="Calibri" w:cs="Calibri"/>
              <w:i/>
              <w:iCs/>
            </w:rPr>
          </w:rPrChange>
        </w:rPr>
        <w:t>straight (not gay or lesbian)</w:t>
      </w:r>
      <w:r w:rsidRPr="00B621E1">
        <w:rPr>
          <w:rFonts w:asciiTheme="majorHAnsi" w:hAnsiTheme="majorHAnsi" w:cstheme="majorHAnsi"/>
          <w:rPrChange w:id="316"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317" w:author="Christina Sun" w:date="2026-03-15T21:36:00Z" w16du:dateUtc="2026-03-16T04:36:00Z">
            <w:rPr>
              <w:rFonts w:ascii="Calibri" w:hAnsi="Calibri" w:cs="Calibri"/>
              <w:i/>
              <w:iCs/>
            </w:rPr>
          </w:rPrChange>
        </w:rPr>
        <w:t>bisexual</w:t>
      </w:r>
      <w:r w:rsidRPr="00B621E1">
        <w:rPr>
          <w:rFonts w:asciiTheme="majorHAnsi" w:hAnsiTheme="majorHAnsi" w:cstheme="majorHAnsi"/>
          <w:rPrChange w:id="318"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319" w:author="Christina Sun" w:date="2026-03-15T21:36:00Z" w16du:dateUtc="2026-03-16T04:36:00Z">
            <w:rPr>
              <w:rFonts w:ascii="Calibri" w:hAnsi="Calibri" w:cs="Calibri"/>
              <w:i/>
              <w:iCs/>
            </w:rPr>
          </w:rPrChange>
        </w:rPr>
        <w:t>asexual</w:t>
      </w:r>
      <w:r w:rsidRPr="00B621E1">
        <w:rPr>
          <w:rFonts w:asciiTheme="majorHAnsi" w:hAnsiTheme="majorHAnsi" w:cstheme="majorHAnsi"/>
          <w:rPrChange w:id="320" w:author="Christina Sun" w:date="2026-03-15T21:36:00Z" w16du:dateUtc="2026-03-16T04:36:00Z">
            <w:rPr>
              <w:rFonts w:ascii="Calibri" w:hAnsi="Calibri" w:cs="Calibri"/>
            </w:rPr>
          </w:rPrChange>
        </w:rPr>
        <w:t xml:space="preserve">; </w:t>
      </w:r>
      <w:r w:rsidRPr="00B621E1">
        <w:rPr>
          <w:rFonts w:asciiTheme="majorHAnsi" w:hAnsiTheme="majorHAnsi" w:cstheme="majorHAnsi"/>
          <w:i/>
          <w:iCs/>
          <w:rPrChange w:id="321" w:author="Christina Sun" w:date="2026-03-15T21:36:00Z" w16du:dateUtc="2026-03-16T04:36:00Z">
            <w:rPr>
              <w:rFonts w:ascii="Calibri" w:hAnsi="Calibri" w:cs="Calibri"/>
              <w:i/>
              <w:iCs/>
            </w:rPr>
          </w:rPrChange>
        </w:rPr>
        <w:t>prefer not to say</w:t>
      </w:r>
      <w:r w:rsidRPr="00B621E1">
        <w:rPr>
          <w:rFonts w:asciiTheme="majorHAnsi" w:hAnsiTheme="majorHAnsi" w:cstheme="majorHAnsi"/>
          <w:rPrChange w:id="322" w:author="Christina Sun" w:date="2026-03-15T21:36:00Z" w16du:dateUtc="2026-03-16T04:36:00Z">
            <w:rPr>
              <w:rFonts w:ascii="Calibri" w:hAnsi="Calibri" w:cs="Calibri"/>
            </w:rPr>
          </w:rPrChange>
        </w:rPr>
        <w:t xml:space="preserve">; and </w:t>
      </w:r>
      <w:r w:rsidRPr="00B621E1">
        <w:rPr>
          <w:rFonts w:asciiTheme="majorHAnsi" w:hAnsiTheme="majorHAnsi" w:cstheme="majorHAnsi"/>
          <w:i/>
          <w:iCs/>
          <w:rPrChange w:id="323" w:author="Christina Sun" w:date="2026-03-15T21:36:00Z" w16du:dateUtc="2026-03-16T04:36:00Z">
            <w:rPr>
              <w:rFonts w:ascii="Calibri" w:hAnsi="Calibri" w:cs="Calibri"/>
              <w:i/>
              <w:iCs/>
            </w:rPr>
          </w:rPrChange>
        </w:rPr>
        <w:t>other</w:t>
      </w:r>
      <w:r w:rsidRPr="00B621E1">
        <w:rPr>
          <w:rFonts w:asciiTheme="majorHAnsi" w:hAnsiTheme="majorHAnsi" w:cstheme="majorHAnsi"/>
          <w:rPrChange w:id="324" w:author="Christina Sun" w:date="2026-03-15T21:36:00Z" w16du:dateUtc="2026-03-16T04:36:00Z">
            <w:rPr>
              <w:rFonts w:ascii="Calibri" w:hAnsi="Calibri" w:cs="Calibri"/>
            </w:rPr>
          </w:rPrChange>
        </w:rPr>
        <w:t xml:space="preserve">, which also included the opportunity to write in a response </w:t>
      </w:r>
      <w:commentRangeStart w:id="325"/>
      <w:r w:rsidRPr="00B621E1">
        <w:rPr>
          <w:rFonts w:asciiTheme="majorHAnsi" w:hAnsiTheme="majorHAnsi" w:cstheme="majorHAnsi"/>
          <w:rPrChange w:id="326" w:author="Christina Sun" w:date="2026-03-15T21:36:00Z" w16du:dateUtc="2026-03-16T04:36:00Z">
            <w:rPr>
              <w:rFonts w:ascii="Calibri" w:hAnsi="Calibri" w:cs="Calibri"/>
            </w:rPr>
          </w:rPrChange>
        </w:rPr>
        <w:t>(</w:t>
      </w:r>
      <w:r w:rsidR="003F369F" w:rsidRPr="00B621E1">
        <w:rPr>
          <w:rFonts w:asciiTheme="majorHAnsi" w:hAnsiTheme="majorHAnsi" w:cstheme="majorHAnsi"/>
          <w:rPrChange w:id="327" w:author="Christina Sun" w:date="2026-03-15T21:36:00Z" w16du:dateUtc="2026-03-16T04:36:00Z">
            <w:rPr>
              <w:rFonts w:ascii="Calibri" w:hAnsi="Calibri" w:cs="Calibri"/>
            </w:rPr>
          </w:rPrChange>
        </w:rPr>
        <w:t>Badgett et al., 2009</w:t>
      </w:r>
      <w:r w:rsidRPr="00B621E1">
        <w:rPr>
          <w:rFonts w:asciiTheme="majorHAnsi" w:hAnsiTheme="majorHAnsi" w:cstheme="majorHAnsi"/>
          <w:rPrChange w:id="328" w:author="Christina Sun" w:date="2026-03-15T21:36:00Z" w16du:dateUtc="2026-03-16T04:36:00Z">
            <w:rPr>
              <w:rFonts w:ascii="Calibri" w:hAnsi="Calibri" w:cs="Calibri"/>
            </w:rPr>
          </w:rPrChange>
        </w:rPr>
        <w:t>)</w:t>
      </w:r>
      <w:commentRangeEnd w:id="325"/>
      <w:r w:rsidR="00440F3B" w:rsidRPr="00B621E1">
        <w:rPr>
          <w:rStyle w:val="CommentReference"/>
          <w:rFonts w:asciiTheme="majorHAnsi" w:hAnsiTheme="majorHAnsi" w:cstheme="majorHAnsi"/>
          <w:sz w:val="24"/>
          <w:szCs w:val="24"/>
          <w:rPrChange w:id="329" w:author="Christina Sun" w:date="2026-03-15T21:36:00Z" w16du:dateUtc="2026-03-16T04:36:00Z">
            <w:rPr>
              <w:rStyle w:val="CommentReference"/>
              <w:rFonts w:ascii="Calibri" w:hAnsi="Calibri" w:cs="Calibri"/>
              <w:sz w:val="24"/>
              <w:szCs w:val="24"/>
            </w:rPr>
          </w:rPrChange>
        </w:rPr>
        <w:commentReference w:id="325"/>
      </w:r>
      <w:r w:rsidRPr="00B621E1">
        <w:rPr>
          <w:rFonts w:asciiTheme="majorHAnsi" w:hAnsiTheme="majorHAnsi" w:cstheme="majorHAnsi"/>
          <w:rPrChange w:id="330" w:author="Christina Sun" w:date="2026-03-15T21:36:00Z" w16du:dateUtc="2026-03-16T04:36:00Z">
            <w:rPr>
              <w:rFonts w:ascii="Calibri" w:hAnsi="Calibri" w:cs="Calibri"/>
            </w:rPr>
          </w:rPrChange>
        </w:rPr>
        <w:t xml:space="preserve">. </w:t>
      </w:r>
      <w:r w:rsidR="000D3C0C" w:rsidRPr="00B621E1">
        <w:rPr>
          <w:rFonts w:asciiTheme="majorHAnsi" w:hAnsiTheme="majorHAnsi" w:cstheme="majorHAnsi"/>
          <w:rPrChange w:id="331" w:author="Christina Sun" w:date="2026-03-15T21:36:00Z" w16du:dateUtc="2026-03-16T04:36:00Z">
            <w:rPr>
              <w:rFonts w:ascii="Calibri" w:hAnsi="Calibri" w:cs="Calibri"/>
            </w:rPr>
          </w:rPrChange>
        </w:rPr>
        <w:t>T</w:t>
      </w:r>
      <w:r w:rsidR="00027FC9" w:rsidRPr="00B621E1">
        <w:rPr>
          <w:rFonts w:asciiTheme="majorHAnsi" w:hAnsiTheme="majorHAnsi" w:cstheme="majorHAnsi"/>
          <w:lang w:val="en-US"/>
          <w:rPrChange w:id="332" w:author="Christina Sun" w:date="2026-03-15T21:36:00Z" w16du:dateUtc="2026-03-16T04:36:00Z">
            <w:rPr>
              <w:rFonts w:ascii="Calibri" w:hAnsi="Calibri" w:cs="Calibri"/>
              <w:lang w:val="en-US"/>
            </w:rPr>
          </w:rPrChange>
        </w:rPr>
        <w:t xml:space="preserve">he option </w:t>
      </w:r>
      <w:r w:rsidR="00027FC9" w:rsidRPr="00B621E1">
        <w:rPr>
          <w:rFonts w:asciiTheme="majorHAnsi" w:hAnsiTheme="majorHAnsi" w:cstheme="majorHAnsi"/>
          <w:i/>
          <w:iCs/>
          <w:lang w:val="en-US"/>
          <w:rPrChange w:id="333" w:author="Christina Sun" w:date="2026-03-15T21:36:00Z" w16du:dateUtc="2026-03-16T04:36:00Z">
            <w:rPr>
              <w:rFonts w:ascii="Calibri" w:hAnsi="Calibri" w:cs="Calibri"/>
              <w:i/>
              <w:iCs/>
              <w:lang w:val="en-US"/>
            </w:rPr>
          </w:rPrChange>
        </w:rPr>
        <w:t>asexual</w:t>
      </w:r>
      <w:r w:rsidR="00027FC9" w:rsidRPr="00B621E1">
        <w:rPr>
          <w:rFonts w:asciiTheme="majorHAnsi" w:hAnsiTheme="majorHAnsi" w:cstheme="majorHAnsi"/>
          <w:lang w:val="en-US"/>
          <w:rPrChange w:id="334" w:author="Christina Sun" w:date="2026-03-15T21:36:00Z" w16du:dateUtc="2026-03-16T04:36:00Z">
            <w:rPr>
              <w:rFonts w:ascii="Calibri" w:hAnsi="Calibri" w:cs="Calibri"/>
              <w:lang w:val="en-US"/>
            </w:rPr>
          </w:rPrChange>
        </w:rPr>
        <w:t xml:space="preserve"> was added to proffer more expansive options for students</w:t>
      </w:r>
      <w:r w:rsidRPr="00B621E1">
        <w:rPr>
          <w:rFonts w:asciiTheme="majorHAnsi" w:hAnsiTheme="majorHAnsi" w:cstheme="majorHAnsi"/>
          <w:rPrChange w:id="335" w:author="Christina Sun" w:date="2026-03-15T21:36:00Z" w16du:dateUtc="2026-03-16T04:36:00Z">
            <w:rPr>
              <w:rFonts w:ascii="Calibri" w:hAnsi="Calibri" w:cs="Calibri"/>
            </w:rPr>
          </w:rPrChange>
        </w:rPr>
        <w:t>. Within our sample, nearly one-quarter (</w:t>
      </w:r>
      <w:r w:rsidRPr="00B621E1">
        <w:rPr>
          <w:rFonts w:asciiTheme="majorHAnsi" w:hAnsiTheme="majorHAnsi" w:cstheme="majorHAnsi"/>
          <w:i/>
          <w:iCs/>
          <w:rPrChange w:id="336" w:author="Christina Sun" w:date="2026-03-15T21:36:00Z" w16du:dateUtc="2026-03-16T04:36:00Z">
            <w:rPr>
              <w:rFonts w:ascii="Calibri" w:hAnsi="Calibri" w:cs="Calibri"/>
              <w:i/>
              <w:iCs/>
            </w:rPr>
          </w:rPrChange>
        </w:rPr>
        <w:t xml:space="preserve">n </w:t>
      </w:r>
      <w:r w:rsidRPr="00B621E1">
        <w:rPr>
          <w:rFonts w:asciiTheme="majorHAnsi" w:hAnsiTheme="majorHAnsi" w:cstheme="majorHAnsi"/>
          <w:rPrChange w:id="337" w:author="Christina Sun" w:date="2026-03-15T21:36:00Z" w16du:dateUtc="2026-03-16T04:36:00Z">
            <w:rPr>
              <w:rFonts w:ascii="Calibri" w:hAnsi="Calibri" w:cs="Calibri"/>
            </w:rPr>
          </w:rPrChange>
        </w:rPr>
        <w:t>= 1,782) of students identified as LGB+, with most students identifying as</w:t>
      </w:r>
      <w:r w:rsidR="00C01824" w:rsidRPr="00B621E1">
        <w:rPr>
          <w:rFonts w:asciiTheme="majorHAnsi" w:hAnsiTheme="majorHAnsi" w:cstheme="majorHAnsi"/>
          <w:rPrChange w:id="338" w:author="Christina Sun" w:date="2026-03-15T21:36:00Z" w16du:dateUtc="2026-03-16T04:36:00Z">
            <w:rPr>
              <w:rFonts w:ascii="Calibri" w:hAnsi="Calibri" w:cs="Calibri"/>
            </w:rPr>
          </w:rPrChange>
        </w:rPr>
        <w:t xml:space="preserve"> </w:t>
      </w:r>
      <w:r w:rsidRPr="00B621E1">
        <w:rPr>
          <w:rFonts w:asciiTheme="majorHAnsi" w:hAnsiTheme="majorHAnsi" w:cstheme="majorHAnsi"/>
          <w:rPrChange w:id="339" w:author="Christina Sun" w:date="2026-03-15T21:36:00Z" w16du:dateUtc="2026-03-16T04:36:00Z">
            <w:rPr>
              <w:rFonts w:ascii="Calibri" w:hAnsi="Calibri" w:cs="Calibri"/>
            </w:rPr>
          </w:rPrChange>
        </w:rPr>
        <w:t>bisexual/pansexual/omnisexual (15.2%), while about 4% of students identified as gay or lesbian, 2.4% as asexual/aromantic/demisexual, and 1.8% as other/</w:t>
      </w:r>
      <w:commentRangeStart w:id="340"/>
      <w:commentRangeStart w:id="341"/>
      <w:r w:rsidRPr="00B621E1">
        <w:rPr>
          <w:rFonts w:asciiTheme="majorHAnsi" w:hAnsiTheme="majorHAnsi" w:cstheme="majorHAnsi"/>
          <w:rPrChange w:id="342" w:author="Christina Sun" w:date="2026-03-15T21:36:00Z" w16du:dateUtc="2026-03-16T04:36:00Z">
            <w:rPr>
              <w:rFonts w:ascii="Calibri" w:hAnsi="Calibri" w:cs="Calibri"/>
            </w:rPr>
          </w:rPrChange>
        </w:rPr>
        <w:t>queer</w:t>
      </w:r>
      <w:commentRangeEnd w:id="340"/>
      <w:r w:rsidR="004F7888" w:rsidRPr="00B621E1">
        <w:rPr>
          <w:rStyle w:val="CommentReference"/>
          <w:rFonts w:asciiTheme="majorHAnsi" w:hAnsiTheme="majorHAnsi" w:cstheme="majorHAnsi"/>
          <w:sz w:val="24"/>
          <w:szCs w:val="24"/>
          <w:rPrChange w:id="343" w:author="Christina Sun" w:date="2026-03-15T21:36:00Z" w16du:dateUtc="2026-03-16T04:36:00Z">
            <w:rPr>
              <w:rStyle w:val="CommentReference"/>
              <w:rFonts w:ascii="Calibri" w:hAnsi="Calibri" w:cs="Calibri"/>
              <w:sz w:val="24"/>
              <w:szCs w:val="24"/>
            </w:rPr>
          </w:rPrChange>
        </w:rPr>
        <w:commentReference w:id="340"/>
      </w:r>
      <w:commentRangeEnd w:id="341"/>
      <w:r w:rsidR="00E9640D" w:rsidRPr="00B621E1">
        <w:rPr>
          <w:rStyle w:val="CommentReference"/>
          <w:rFonts w:asciiTheme="majorHAnsi" w:hAnsiTheme="majorHAnsi" w:cstheme="majorHAnsi"/>
          <w:sz w:val="24"/>
          <w:szCs w:val="24"/>
          <w:rPrChange w:id="344" w:author="Christina Sun" w:date="2026-03-15T21:36:00Z" w16du:dateUtc="2026-03-16T04:36:00Z">
            <w:rPr>
              <w:rStyle w:val="CommentReference"/>
              <w:rFonts w:ascii="Calibri" w:hAnsi="Calibri" w:cs="Calibri"/>
              <w:sz w:val="24"/>
              <w:szCs w:val="24"/>
            </w:rPr>
          </w:rPrChange>
        </w:rPr>
        <w:commentReference w:id="341"/>
      </w:r>
      <w:r w:rsidRPr="00B621E1">
        <w:rPr>
          <w:rFonts w:asciiTheme="majorHAnsi" w:hAnsiTheme="majorHAnsi" w:cstheme="majorHAnsi"/>
          <w:rPrChange w:id="345" w:author="Christina Sun" w:date="2026-03-15T21:36:00Z" w16du:dateUtc="2026-03-16T04:36:00Z">
            <w:rPr>
              <w:rFonts w:ascii="Calibri" w:hAnsi="Calibri" w:cs="Calibri"/>
            </w:rPr>
          </w:rPrChange>
        </w:rPr>
        <w:t xml:space="preserve">/questioning. Similar to gender identity, students also used a variety of terms to describe their sexual orientation beyond those </w:t>
      </w:r>
      <w:commentRangeStart w:id="346"/>
      <w:r w:rsidRPr="00B621E1">
        <w:rPr>
          <w:rFonts w:asciiTheme="majorHAnsi" w:hAnsiTheme="majorHAnsi" w:cstheme="majorHAnsi"/>
          <w:rPrChange w:id="347" w:author="Christina Sun" w:date="2026-03-15T21:36:00Z" w16du:dateUtc="2026-03-16T04:36:00Z">
            <w:rPr>
              <w:rFonts w:ascii="Calibri" w:hAnsi="Calibri" w:cs="Calibri"/>
            </w:rPr>
          </w:rPrChange>
        </w:rPr>
        <w:t>provided</w:t>
      </w:r>
      <w:commentRangeEnd w:id="346"/>
      <w:r w:rsidR="00B96EA0" w:rsidRPr="00B621E1">
        <w:rPr>
          <w:rStyle w:val="CommentReference"/>
          <w:rFonts w:asciiTheme="majorHAnsi" w:hAnsiTheme="majorHAnsi" w:cstheme="majorHAnsi"/>
          <w:sz w:val="24"/>
          <w:szCs w:val="24"/>
          <w:rPrChange w:id="348" w:author="Christina Sun" w:date="2026-03-15T21:36:00Z" w16du:dateUtc="2026-03-16T04:36:00Z">
            <w:rPr>
              <w:rStyle w:val="CommentReference"/>
              <w:rFonts w:ascii="Calibri" w:hAnsi="Calibri" w:cs="Calibri"/>
              <w:sz w:val="24"/>
              <w:szCs w:val="24"/>
            </w:rPr>
          </w:rPrChange>
        </w:rPr>
        <w:commentReference w:id="346"/>
      </w:r>
      <w:r w:rsidRPr="00B621E1">
        <w:rPr>
          <w:rFonts w:asciiTheme="majorHAnsi" w:hAnsiTheme="majorHAnsi" w:cstheme="majorHAnsi"/>
          <w:rPrChange w:id="349" w:author="Christina Sun" w:date="2026-03-15T21:36:00Z" w16du:dateUtc="2026-03-16T04:36:00Z">
            <w:rPr>
              <w:rFonts w:ascii="Calibri" w:hAnsi="Calibri" w:cs="Calibri"/>
            </w:rPr>
          </w:rPrChange>
        </w:rPr>
        <w:t xml:space="preserve">, such as </w:t>
      </w:r>
      <w:r w:rsidRPr="00B621E1">
        <w:rPr>
          <w:rFonts w:asciiTheme="majorHAnsi" w:hAnsiTheme="majorHAnsi" w:cstheme="majorHAnsi"/>
          <w:i/>
          <w:iCs/>
          <w:rPrChange w:id="350" w:author="Christina Sun" w:date="2026-03-15T21:36:00Z" w16du:dateUtc="2026-03-16T04:36:00Z">
            <w:rPr>
              <w:rFonts w:ascii="Calibri" w:hAnsi="Calibri" w:cs="Calibri"/>
              <w:i/>
              <w:iCs/>
            </w:rPr>
          </w:rPrChange>
        </w:rPr>
        <w:t xml:space="preserve">pansexual </w:t>
      </w:r>
      <w:r w:rsidRPr="00B621E1">
        <w:rPr>
          <w:rFonts w:asciiTheme="majorHAnsi" w:hAnsiTheme="majorHAnsi" w:cstheme="majorHAnsi"/>
          <w:rPrChange w:id="351" w:author="Christina Sun" w:date="2026-03-15T21:36:00Z" w16du:dateUtc="2026-03-16T04:36:00Z">
            <w:rPr>
              <w:rFonts w:ascii="Calibri" w:hAnsi="Calibri" w:cs="Calibri"/>
            </w:rPr>
          </w:rPrChange>
        </w:rPr>
        <w:t xml:space="preserve">and </w:t>
      </w:r>
      <w:r w:rsidRPr="00B621E1">
        <w:rPr>
          <w:rFonts w:asciiTheme="majorHAnsi" w:hAnsiTheme="majorHAnsi" w:cstheme="majorHAnsi"/>
          <w:i/>
          <w:iCs/>
          <w:rPrChange w:id="352" w:author="Christina Sun" w:date="2026-03-15T21:36:00Z" w16du:dateUtc="2026-03-16T04:36:00Z">
            <w:rPr>
              <w:rFonts w:ascii="Calibri" w:hAnsi="Calibri" w:cs="Calibri"/>
              <w:i/>
              <w:iCs/>
            </w:rPr>
          </w:rPrChange>
        </w:rPr>
        <w:t>queer</w:t>
      </w:r>
      <w:r w:rsidRPr="00B621E1">
        <w:rPr>
          <w:rFonts w:asciiTheme="majorHAnsi" w:hAnsiTheme="majorHAnsi" w:cstheme="majorHAnsi"/>
          <w:rPrChange w:id="353" w:author="Christina Sun" w:date="2026-03-15T21:36:00Z" w16du:dateUtc="2026-03-16T04:36:00Z">
            <w:rPr>
              <w:rFonts w:ascii="Calibri" w:hAnsi="Calibri" w:cs="Calibri"/>
            </w:rPr>
          </w:rPrChange>
        </w:rPr>
        <w:t xml:space="preserve">, while others used multiple terms or did not want to label their sexual orientation. </w:t>
      </w:r>
    </w:p>
    <w:p w14:paraId="7439AE16" w14:textId="4102E982" w:rsidR="00BD041A" w:rsidRPr="00B621E1" w:rsidRDefault="00602BF5" w:rsidP="003803B1">
      <w:pPr>
        <w:spacing w:line="360" w:lineRule="auto"/>
        <w:ind w:firstLine="720"/>
        <w:rPr>
          <w:rFonts w:asciiTheme="majorHAnsi" w:hAnsiTheme="majorHAnsi" w:cstheme="majorHAnsi"/>
          <w:rPrChange w:id="354" w:author="Christina Sun" w:date="2026-03-15T21:36:00Z" w16du:dateUtc="2026-03-16T04:36:00Z">
            <w:rPr>
              <w:rFonts w:ascii="Calibri" w:hAnsi="Calibri" w:cs="Calibri"/>
            </w:rPr>
          </w:rPrChange>
        </w:rPr>
      </w:pPr>
      <w:r w:rsidRPr="00B621E1">
        <w:rPr>
          <w:rFonts w:asciiTheme="majorHAnsi" w:hAnsiTheme="majorHAnsi" w:cstheme="majorHAnsi"/>
          <w:rPrChange w:id="355" w:author="Christina Sun" w:date="2026-03-15T21:36:00Z" w16du:dateUtc="2026-03-16T04:36:00Z">
            <w:rPr>
              <w:rFonts w:ascii="Calibri" w:hAnsi="Calibri" w:cs="Calibri"/>
            </w:rPr>
          </w:rPrChange>
        </w:rPr>
        <w:t>A full descriptive examination of the rich diversity of labels students used to describe their gender identities and sexual orientation in the open response option, beyond those provided, is included in a companion paper currently under review (Hurtt et al., 2026, forthcoming). Here, we turn to how LGBTQ+ identities relate to students</w:t>
      </w:r>
      <w:r w:rsidR="00027FC9" w:rsidRPr="00B621E1">
        <w:rPr>
          <w:rFonts w:asciiTheme="majorHAnsi" w:hAnsiTheme="majorHAnsi" w:cstheme="majorHAnsi"/>
          <w:rPrChange w:id="356" w:author="Christina Sun" w:date="2026-03-15T21:36:00Z" w16du:dateUtc="2026-03-16T04:36:00Z">
            <w:rPr>
              <w:rFonts w:ascii="Calibri" w:hAnsi="Calibri" w:cs="Calibri"/>
            </w:rPr>
          </w:rPrChange>
        </w:rPr>
        <w:t>’</w:t>
      </w:r>
      <w:r w:rsidRPr="00B621E1">
        <w:rPr>
          <w:rFonts w:asciiTheme="majorHAnsi" w:hAnsiTheme="majorHAnsi" w:cstheme="majorHAnsi"/>
          <w:rPrChange w:id="357" w:author="Christina Sun" w:date="2026-03-15T21:36:00Z" w16du:dateUtc="2026-03-16T04:36:00Z">
            <w:rPr>
              <w:rFonts w:ascii="Calibri" w:hAnsi="Calibri" w:cs="Calibri"/>
            </w:rPr>
          </w:rPrChange>
        </w:rPr>
        <w:t xml:space="preserve"> high school experiences and college expectations.</w:t>
      </w:r>
    </w:p>
    <w:p w14:paraId="3962C7BD" w14:textId="3A0CE6BF" w:rsidR="00654EC3" w:rsidRPr="00B621E1" w:rsidRDefault="00602BF5" w:rsidP="00784751">
      <w:pPr>
        <w:pStyle w:val="Heading1"/>
        <w:spacing w:before="0" w:after="0" w:line="360" w:lineRule="auto"/>
        <w:rPr>
          <w:rFonts w:asciiTheme="majorHAnsi" w:hAnsiTheme="majorHAnsi" w:cstheme="majorHAnsi"/>
          <w:b/>
          <w:bCs/>
          <w:sz w:val="24"/>
          <w:szCs w:val="28"/>
          <w:rPrChange w:id="358" w:author="Christina Sun" w:date="2026-03-15T21:36:00Z" w16du:dateUtc="2026-03-16T04:36:00Z">
            <w:rPr>
              <w:rFonts w:ascii="Calibri" w:hAnsi="Calibri" w:cs="Calibri"/>
              <w:b/>
              <w:bCs/>
              <w:sz w:val="24"/>
              <w:szCs w:val="28"/>
            </w:rPr>
          </w:rPrChange>
        </w:rPr>
      </w:pPr>
      <w:bookmarkStart w:id="359" w:name="_scgysuqoik8m" w:colFirst="0" w:colLast="0"/>
      <w:bookmarkEnd w:id="359"/>
      <w:commentRangeStart w:id="360"/>
      <w:commentRangeStart w:id="361"/>
      <w:r w:rsidRPr="00B621E1">
        <w:rPr>
          <w:rFonts w:asciiTheme="majorHAnsi" w:hAnsiTheme="majorHAnsi" w:cstheme="majorHAnsi"/>
          <w:b/>
          <w:bCs/>
          <w:sz w:val="24"/>
          <w:szCs w:val="28"/>
          <w:rPrChange w:id="362" w:author="Christina Sun" w:date="2026-03-15T21:36:00Z" w16du:dateUtc="2026-03-16T04:36:00Z">
            <w:rPr>
              <w:rFonts w:ascii="Calibri" w:hAnsi="Calibri" w:cs="Calibri"/>
              <w:b/>
              <w:bCs/>
              <w:sz w:val="24"/>
              <w:szCs w:val="28"/>
            </w:rPr>
          </w:rPrChange>
        </w:rPr>
        <w:lastRenderedPageBreak/>
        <w:t xml:space="preserve">Data </w:t>
      </w:r>
      <w:commentRangeStart w:id="363"/>
      <w:commentRangeStart w:id="364"/>
      <w:r w:rsidRPr="00B621E1">
        <w:rPr>
          <w:rFonts w:asciiTheme="majorHAnsi" w:hAnsiTheme="majorHAnsi" w:cstheme="majorHAnsi"/>
          <w:b/>
          <w:bCs/>
          <w:sz w:val="24"/>
          <w:szCs w:val="28"/>
          <w:rPrChange w:id="365" w:author="Christina Sun" w:date="2026-03-15T21:36:00Z" w16du:dateUtc="2026-03-16T04:36:00Z">
            <w:rPr>
              <w:rFonts w:ascii="Calibri" w:hAnsi="Calibri" w:cs="Calibri"/>
              <w:b/>
              <w:bCs/>
              <w:sz w:val="24"/>
              <w:szCs w:val="28"/>
            </w:rPr>
          </w:rPrChange>
        </w:rPr>
        <w:t>Analysis</w:t>
      </w:r>
      <w:bookmarkStart w:id="366" w:name="_aa45wrhg3h9a" w:colFirst="0" w:colLast="0"/>
      <w:bookmarkEnd w:id="366"/>
      <w:commentRangeEnd w:id="360"/>
      <w:r w:rsidR="004B2EB4" w:rsidRPr="00B621E1">
        <w:rPr>
          <w:rStyle w:val="CommentReference"/>
          <w:rFonts w:asciiTheme="majorHAnsi" w:hAnsiTheme="majorHAnsi" w:cstheme="majorHAnsi"/>
          <w:b/>
          <w:bCs/>
          <w:sz w:val="24"/>
          <w:szCs w:val="28"/>
          <w:rPrChange w:id="367" w:author="Christina Sun" w:date="2026-03-15T21:36:00Z" w16du:dateUtc="2026-03-16T04:36:00Z">
            <w:rPr>
              <w:rStyle w:val="CommentReference"/>
              <w:rFonts w:ascii="Calibri" w:hAnsi="Calibri" w:cs="Calibri"/>
              <w:b/>
              <w:bCs/>
              <w:sz w:val="24"/>
              <w:szCs w:val="28"/>
            </w:rPr>
          </w:rPrChange>
        </w:rPr>
        <w:commentReference w:id="360"/>
      </w:r>
      <w:commentRangeEnd w:id="361"/>
      <w:r w:rsidR="00E9640D" w:rsidRPr="00B621E1">
        <w:rPr>
          <w:rStyle w:val="CommentReference"/>
          <w:rFonts w:asciiTheme="majorHAnsi" w:hAnsiTheme="majorHAnsi" w:cstheme="majorHAnsi"/>
          <w:b/>
          <w:bCs/>
          <w:sz w:val="24"/>
          <w:szCs w:val="28"/>
          <w:rPrChange w:id="368" w:author="Christina Sun" w:date="2026-03-15T21:36:00Z" w16du:dateUtc="2026-03-16T04:36:00Z">
            <w:rPr>
              <w:rStyle w:val="CommentReference"/>
              <w:rFonts w:ascii="Calibri" w:hAnsi="Calibri" w:cs="Calibri"/>
              <w:b/>
              <w:bCs/>
              <w:sz w:val="24"/>
              <w:szCs w:val="28"/>
            </w:rPr>
          </w:rPrChange>
        </w:rPr>
        <w:commentReference w:id="361"/>
      </w:r>
      <w:commentRangeEnd w:id="363"/>
      <w:r w:rsidR="0079743E" w:rsidRPr="00B621E1">
        <w:rPr>
          <w:rStyle w:val="CommentReference"/>
          <w:rFonts w:asciiTheme="majorHAnsi" w:hAnsiTheme="majorHAnsi" w:cstheme="majorHAnsi"/>
          <w:b/>
          <w:bCs/>
          <w:sz w:val="24"/>
          <w:szCs w:val="28"/>
          <w:rPrChange w:id="369" w:author="Christina Sun" w:date="2026-03-15T21:36:00Z" w16du:dateUtc="2026-03-16T04:36:00Z">
            <w:rPr>
              <w:rStyle w:val="CommentReference"/>
              <w:rFonts w:ascii="Calibri" w:hAnsi="Calibri" w:cs="Calibri"/>
              <w:b/>
              <w:bCs/>
              <w:sz w:val="24"/>
              <w:szCs w:val="28"/>
            </w:rPr>
          </w:rPrChange>
        </w:rPr>
        <w:commentReference w:id="363"/>
      </w:r>
      <w:commentRangeEnd w:id="364"/>
      <w:r w:rsidR="00D84443" w:rsidRPr="00B621E1">
        <w:rPr>
          <w:rStyle w:val="CommentReference"/>
          <w:rFonts w:asciiTheme="majorHAnsi" w:hAnsiTheme="majorHAnsi" w:cstheme="majorHAnsi"/>
          <w:b/>
          <w:bCs/>
          <w:sz w:val="24"/>
          <w:szCs w:val="28"/>
          <w:rPrChange w:id="370" w:author="Christina Sun" w:date="2026-03-15T21:36:00Z" w16du:dateUtc="2026-03-16T04:36:00Z">
            <w:rPr>
              <w:rStyle w:val="CommentReference"/>
              <w:rFonts w:ascii="Calibri" w:hAnsi="Calibri" w:cs="Calibri"/>
              <w:b/>
              <w:bCs/>
              <w:sz w:val="24"/>
              <w:szCs w:val="28"/>
            </w:rPr>
          </w:rPrChange>
        </w:rPr>
        <w:commentReference w:id="364"/>
      </w:r>
    </w:p>
    <w:p w14:paraId="430CD9F1" w14:textId="03D31C33" w:rsidR="007C5D8A" w:rsidRPr="00B621E1" w:rsidRDefault="007C5D8A" w:rsidP="003803B1">
      <w:pPr>
        <w:spacing w:line="360" w:lineRule="auto"/>
        <w:ind w:firstLine="720"/>
        <w:rPr>
          <w:ins w:id="371" w:author="Christina Sun" w:date="2026-03-15T18:55:00Z" w16du:dateUtc="2026-03-16T01:55:00Z"/>
          <w:rFonts w:asciiTheme="majorHAnsi" w:hAnsiTheme="majorHAnsi" w:cstheme="majorHAnsi"/>
          <w:rPrChange w:id="372" w:author="Christina Sun" w:date="2026-03-15T21:36:00Z" w16du:dateUtc="2026-03-16T04:36:00Z">
            <w:rPr>
              <w:ins w:id="373" w:author="Christina Sun" w:date="2026-03-15T18:55:00Z" w16du:dateUtc="2026-03-16T01:55:00Z"/>
              <w:rFonts w:ascii="Calibri" w:hAnsi="Calibri" w:cs="Calibri"/>
            </w:rPr>
          </w:rPrChange>
        </w:rPr>
      </w:pPr>
      <w:ins w:id="374" w:author="Christina Sun [2]" w:date="2026-03-15T17:53:00Z" w16du:dateUtc="2026-03-16T00:53:00Z">
        <w:r w:rsidRPr="00B621E1">
          <w:rPr>
            <w:rFonts w:asciiTheme="majorHAnsi" w:hAnsiTheme="majorHAnsi" w:cstheme="majorHAnsi"/>
            <w:rPrChange w:id="375" w:author="Christina Sun" w:date="2026-03-15T21:36:00Z" w16du:dateUtc="2026-03-16T04:36:00Z">
              <w:rPr>
                <w:rFonts w:ascii="Calibri" w:hAnsi="Calibri" w:cs="Calibri"/>
              </w:rPr>
            </w:rPrChange>
          </w:rPr>
          <w:t xml:space="preserve">We </w:t>
        </w:r>
      </w:ins>
      <w:ins w:id="376" w:author="Christina Sun [2]" w:date="2026-03-15T17:54:00Z" w16du:dateUtc="2026-03-16T00:54:00Z">
        <w:r w:rsidR="002F6979" w:rsidRPr="00B621E1">
          <w:rPr>
            <w:rFonts w:asciiTheme="majorHAnsi" w:hAnsiTheme="majorHAnsi" w:cstheme="majorHAnsi"/>
            <w:rPrChange w:id="377" w:author="Christina Sun" w:date="2026-03-15T21:36:00Z" w16du:dateUtc="2026-03-16T04:36:00Z">
              <w:rPr>
                <w:rFonts w:ascii="Calibri" w:hAnsi="Calibri" w:cs="Calibri"/>
              </w:rPr>
            </w:rPrChange>
          </w:rPr>
          <w:t>examine</w:t>
        </w:r>
      </w:ins>
      <w:ins w:id="378" w:author="Christina Sun [2]" w:date="2026-03-15T17:53:00Z" w16du:dateUtc="2026-03-16T00:53:00Z">
        <w:r w:rsidRPr="00B621E1">
          <w:rPr>
            <w:rFonts w:asciiTheme="majorHAnsi" w:hAnsiTheme="majorHAnsi" w:cstheme="majorHAnsi"/>
            <w:rPrChange w:id="379" w:author="Christina Sun" w:date="2026-03-15T21:36:00Z" w16du:dateUtc="2026-03-16T04:36:00Z">
              <w:rPr>
                <w:rFonts w:ascii="Calibri" w:hAnsi="Calibri" w:cs="Calibri"/>
              </w:rPr>
            </w:rPrChange>
          </w:rPr>
          <w:t xml:space="preserve"> </w:t>
        </w:r>
        <w:r w:rsidR="00A47DDA" w:rsidRPr="00B621E1">
          <w:rPr>
            <w:rFonts w:asciiTheme="majorHAnsi" w:hAnsiTheme="majorHAnsi" w:cstheme="majorHAnsi"/>
            <w:rPrChange w:id="380" w:author="Christina Sun" w:date="2026-03-15T21:36:00Z" w16du:dateUtc="2026-03-16T04:36:00Z">
              <w:rPr>
                <w:rFonts w:ascii="Calibri" w:hAnsi="Calibri" w:cs="Calibri"/>
              </w:rPr>
            </w:rPrChange>
          </w:rPr>
          <w:t xml:space="preserve">four </w:t>
        </w:r>
      </w:ins>
      <w:ins w:id="381" w:author="Christina Sun [2]" w:date="2026-03-15T17:54:00Z" w16du:dateUtc="2026-03-16T00:54:00Z">
        <w:r w:rsidR="00A47DDA" w:rsidRPr="00B621E1">
          <w:rPr>
            <w:rFonts w:asciiTheme="majorHAnsi" w:hAnsiTheme="majorHAnsi" w:cstheme="majorHAnsi"/>
            <w:rPrChange w:id="382" w:author="Christina Sun" w:date="2026-03-15T21:36:00Z" w16du:dateUtc="2026-03-16T04:36:00Z">
              <w:rPr>
                <w:rFonts w:ascii="Calibri" w:hAnsi="Calibri" w:cs="Calibri"/>
              </w:rPr>
            </w:rPrChange>
          </w:rPr>
          <w:t>main areas</w:t>
        </w:r>
        <w:r w:rsidR="002F6979" w:rsidRPr="00B621E1">
          <w:rPr>
            <w:rFonts w:asciiTheme="majorHAnsi" w:hAnsiTheme="majorHAnsi" w:cstheme="majorHAnsi"/>
            <w:rPrChange w:id="383" w:author="Christina Sun" w:date="2026-03-15T21:36:00Z" w16du:dateUtc="2026-03-16T04:36:00Z">
              <w:rPr>
                <w:rFonts w:ascii="Calibri" w:hAnsi="Calibri" w:cs="Calibri"/>
              </w:rPr>
            </w:rPrChange>
          </w:rPr>
          <w:t xml:space="preserve">: </w:t>
        </w:r>
        <w:r w:rsidR="00420934" w:rsidRPr="00B621E1">
          <w:rPr>
            <w:rFonts w:asciiTheme="majorHAnsi" w:hAnsiTheme="majorHAnsi" w:cstheme="majorHAnsi"/>
            <w:rPrChange w:id="384" w:author="Christina Sun" w:date="2026-03-15T21:36:00Z" w16du:dateUtc="2026-03-16T04:36:00Z">
              <w:rPr>
                <w:rFonts w:ascii="Calibri" w:hAnsi="Calibri" w:cs="Calibri"/>
              </w:rPr>
            </w:rPrChange>
          </w:rPr>
          <w:t>high school experience, bullyin</w:t>
        </w:r>
      </w:ins>
      <w:ins w:id="385" w:author="Christina Sun [2]" w:date="2026-03-15T17:55:00Z" w16du:dateUtc="2026-03-16T00:55:00Z">
        <w:r w:rsidR="00420934" w:rsidRPr="00B621E1">
          <w:rPr>
            <w:rFonts w:asciiTheme="majorHAnsi" w:hAnsiTheme="majorHAnsi" w:cstheme="majorHAnsi"/>
            <w:rPrChange w:id="386" w:author="Christina Sun" w:date="2026-03-15T21:36:00Z" w16du:dateUtc="2026-03-16T04:36:00Z">
              <w:rPr>
                <w:rFonts w:ascii="Calibri" w:hAnsi="Calibri" w:cs="Calibri"/>
              </w:rPr>
            </w:rPrChange>
          </w:rPr>
          <w:t>g and harassment, concerns about college, and post-secondary educationa</w:t>
        </w:r>
      </w:ins>
      <w:ins w:id="387" w:author="Christina Sun [2]" w:date="2026-03-15T18:22:00Z" w16du:dateUtc="2026-03-16T01:22:00Z">
        <w:r w:rsidR="00E96C7A" w:rsidRPr="00B621E1">
          <w:rPr>
            <w:rFonts w:asciiTheme="majorHAnsi" w:hAnsiTheme="majorHAnsi" w:cstheme="majorHAnsi"/>
            <w:rPrChange w:id="388" w:author="Christina Sun" w:date="2026-03-15T21:36:00Z" w16du:dateUtc="2026-03-16T04:36:00Z">
              <w:rPr>
                <w:rFonts w:ascii="Calibri" w:hAnsi="Calibri" w:cs="Calibri"/>
              </w:rPr>
            </w:rPrChange>
          </w:rPr>
          <w:t>l plans</w:t>
        </w:r>
      </w:ins>
      <w:ins w:id="389" w:author="Christina Sun" w:date="2026-03-15T19:18:00Z" w16du:dateUtc="2026-03-16T02:18:00Z">
        <w:r w:rsidR="00C706AE" w:rsidRPr="00B621E1">
          <w:rPr>
            <w:rFonts w:asciiTheme="majorHAnsi" w:hAnsiTheme="majorHAnsi" w:cstheme="majorHAnsi"/>
            <w:rPrChange w:id="390" w:author="Christina Sun" w:date="2026-03-15T21:36:00Z" w16du:dateUtc="2026-03-16T04:36:00Z">
              <w:rPr>
                <w:rFonts w:ascii="Calibri" w:hAnsi="Calibri" w:cs="Calibri"/>
              </w:rPr>
            </w:rPrChange>
          </w:rPr>
          <w:t xml:space="preserve"> - </w:t>
        </w:r>
      </w:ins>
      <w:ins w:id="391" w:author="Christina Sun [2]" w:date="2026-03-15T18:22:00Z" w16du:dateUtc="2026-03-16T01:22:00Z">
        <w:del w:id="392" w:author="Christina Sun" w:date="2026-03-15T19:18:00Z" w16du:dateUtc="2026-03-16T02:18:00Z">
          <w:r w:rsidR="00E96C7A" w:rsidRPr="00B621E1" w:rsidDel="00C706AE">
            <w:rPr>
              <w:rFonts w:asciiTheme="majorHAnsi" w:hAnsiTheme="majorHAnsi" w:cstheme="majorHAnsi"/>
              <w:rPrChange w:id="393" w:author="Christina Sun" w:date="2026-03-15T21:36:00Z" w16du:dateUtc="2026-03-16T04:36:00Z">
                <w:rPr>
                  <w:rFonts w:ascii="Calibri" w:hAnsi="Calibri" w:cs="Calibri"/>
                </w:rPr>
              </w:rPrChange>
            </w:rPr>
            <w:delText>,</w:delText>
          </w:r>
        </w:del>
        <w:del w:id="394" w:author="Christina Sun" w:date="2026-03-15T19:17:00Z" w16du:dateUtc="2026-03-16T02:17:00Z">
          <w:r w:rsidR="00E96C7A" w:rsidRPr="00B621E1" w:rsidDel="00C706AE">
            <w:rPr>
              <w:rFonts w:asciiTheme="majorHAnsi" w:hAnsiTheme="majorHAnsi" w:cstheme="majorHAnsi"/>
              <w:rPrChange w:id="395" w:author="Christina Sun" w:date="2026-03-15T21:36:00Z" w16du:dateUtc="2026-03-16T04:36:00Z">
                <w:rPr>
                  <w:rFonts w:ascii="Calibri" w:hAnsi="Calibri" w:cs="Calibri"/>
                </w:rPr>
              </w:rPrChange>
            </w:rPr>
            <w:delText xml:space="preserve"> </w:delText>
          </w:r>
        </w:del>
        <w:r w:rsidR="00E96C7A" w:rsidRPr="00B621E1">
          <w:rPr>
            <w:rFonts w:asciiTheme="majorHAnsi" w:hAnsiTheme="majorHAnsi" w:cstheme="majorHAnsi"/>
            <w:rPrChange w:id="396" w:author="Christina Sun" w:date="2026-03-15T21:36:00Z" w16du:dateUtc="2026-03-16T04:36:00Z">
              <w:rPr>
                <w:rFonts w:ascii="Calibri" w:hAnsi="Calibri" w:cs="Calibri"/>
              </w:rPr>
            </w:rPrChange>
          </w:rPr>
          <w:t>including intended field of study, enrollment intentions, and degree aspiration</w:t>
        </w:r>
      </w:ins>
      <w:ins w:id="397" w:author="Christina Sun [2]" w:date="2026-03-15T17:55:00Z" w16du:dateUtc="2026-03-16T00:55:00Z">
        <w:r w:rsidR="00420934" w:rsidRPr="00B621E1">
          <w:rPr>
            <w:rFonts w:asciiTheme="majorHAnsi" w:hAnsiTheme="majorHAnsi" w:cstheme="majorHAnsi"/>
            <w:rPrChange w:id="398" w:author="Christina Sun" w:date="2026-03-15T21:36:00Z" w16du:dateUtc="2026-03-16T04:36:00Z">
              <w:rPr>
                <w:rFonts w:ascii="Calibri" w:hAnsi="Calibri" w:cs="Calibri"/>
              </w:rPr>
            </w:rPrChange>
          </w:rPr>
          <w:t>.</w:t>
        </w:r>
      </w:ins>
    </w:p>
    <w:p w14:paraId="2763A334" w14:textId="4110C073" w:rsidR="00682C86" w:rsidRPr="00B621E1" w:rsidRDefault="00311ECC" w:rsidP="00342026">
      <w:pPr>
        <w:spacing w:line="360" w:lineRule="auto"/>
        <w:ind w:firstLine="720"/>
        <w:rPr>
          <w:ins w:id="399" w:author="Christina Sun [2]" w:date="2026-03-15T17:53:00Z" w16du:dateUtc="2026-03-16T00:53:00Z"/>
          <w:rFonts w:asciiTheme="majorHAnsi" w:hAnsiTheme="majorHAnsi" w:cstheme="majorHAnsi"/>
          <w:iCs/>
          <w:rPrChange w:id="400" w:author="Christina Sun" w:date="2026-03-15T21:36:00Z" w16du:dateUtc="2026-03-16T04:36:00Z">
            <w:rPr>
              <w:ins w:id="401" w:author="Christina Sun [2]" w:date="2026-03-15T17:53:00Z" w16du:dateUtc="2026-03-16T00:53:00Z"/>
              <w:rFonts w:ascii="Calibri" w:hAnsi="Calibri" w:cs="Calibri"/>
              <w:iCs/>
            </w:rPr>
          </w:rPrChange>
        </w:rPr>
      </w:pPr>
      <w:ins w:id="402" w:author="Christina Sun" w:date="2026-03-15T18:55:00Z" w16du:dateUtc="2026-03-16T01:55:00Z">
        <w:r w:rsidRPr="00B621E1">
          <w:rPr>
            <w:rFonts w:asciiTheme="majorHAnsi" w:hAnsiTheme="majorHAnsi" w:cstheme="majorHAnsi"/>
            <w:rPrChange w:id="403" w:author="Christina Sun" w:date="2026-03-15T21:36:00Z" w16du:dateUtc="2026-03-16T04:36:00Z">
              <w:rPr>
                <w:rFonts w:ascii="Calibri" w:hAnsi="Calibri" w:cs="Calibri"/>
              </w:rPr>
            </w:rPrChange>
          </w:rPr>
          <w:t>To measure high school experience</w:t>
        </w:r>
      </w:ins>
      <w:ins w:id="404" w:author="Christina Sun" w:date="2026-03-15T18:56:00Z" w16du:dateUtc="2026-03-16T01:56:00Z">
        <w:r w:rsidRPr="00B621E1">
          <w:rPr>
            <w:rFonts w:asciiTheme="majorHAnsi" w:hAnsiTheme="majorHAnsi" w:cstheme="majorHAnsi"/>
            <w:rPrChange w:id="405" w:author="Christina Sun" w:date="2026-03-15T21:36:00Z" w16du:dateUtc="2026-03-16T04:36:00Z">
              <w:rPr>
                <w:rFonts w:ascii="Calibri" w:hAnsi="Calibri" w:cs="Calibri"/>
              </w:rPr>
            </w:rPrChange>
          </w:rPr>
          <w:t>, we construct an additive index from six survey items: students’ rating</w:t>
        </w:r>
      </w:ins>
      <w:ins w:id="406" w:author="Christina Sun" w:date="2026-03-15T18:57:00Z" w16du:dateUtc="2026-03-16T01:57:00Z">
        <w:r w:rsidRPr="00B621E1">
          <w:rPr>
            <w:rFonts w:asciiTheme="majorHAnsi" w:hAnsiTheme="majorHAnsi" w:cstheme="majorHAnsi"/>
            <w:rPrChange w:id="407" w:author="Christina Sun" w:date="2026-03-15T21:36:00Z" w16du:dateUtc="2026-03-16T04:36:00Z">
              <w:rPr>
                <w:rFonts w:ascii="Calibri" w:hAnsi="Calibri" w:cs="Calibri"/>
              </w:rPr>
            </w:rPrChange>
          </w:rPr>
          <w:t>s of their high school academic experience, social experience, sense of belonging in their school community, whether teachers and staff cared about their future, quality of college advising, and feelings of preparedness for college</w:t>
        </w:r>
      </w:ins>
      <w:ins w:id="408" w:author="Christina Sun" w:date="2026-03-15T18:59:00Z" w16du:dateUtc="2026-03-16T01:59:00Z">
        <w:r w:rsidR="00A830BE" w:rsidRPr="00B621E1">
          <w:rPr>
            <w:rStyle w:val="FootnoteReference"/>
            <w:rFonts w:asciiTheme="majorHAnsi" w:hAnsiTheme="majorHAnsi" w:cstheme="majorHAnsi"/>
            <w:rPrChange w:id="409" w:author="Christina Sun" w:date="2026-03-15T21:36:00Z" w16du:dateUtc="2026-03-16T04:36:00Z">
              <w:rPr>
                <w:rStyle w:val="FootnoteReference"/>
                <w:rFonts w:ascii="Calibri" w:hAnsi="Calibri" w:cs="Calibri"/>
              </w:rPr>
            </w:rPrChange>
          </w:rPr>
          <w:footnoteReference w:id="4"/>
        </w:r>
      </w:ins>
      <w:ins w:id="413" w:author="Christina Sun" w:date="2026-03-15T18:57:00Z" w16du:dateUtc="2026-03-16T01:57:00Z">
        <w:r w:rsidRPr="00B621E1">
          <w:rPr>
            <w:rFonts w:asciiTheme="majorHAnsi" w:hAnsiTheme="majorHAnsi" w:cstheme="majorHAnsi"/>
            <w:rPrChange w:id="414" w:author="Christina Sun" w:date="2026-03-15T21:36:00Z" w16du:dateUtc="2026-03-16T04:36:00Z">
              <w:rPr>
                <w:rFonts w:ascii="Calibri" w:hAnsi="Calibri" w:cs="Calibri"/>
              </w:rPr>
            </w:rPrChange>
          </w:rPr>
          <w:t>.</w:t>
        </w:r>
      </w:ins>
      <w:ins w:id="415" w:author="Christina Sun" w:date="2026-03-15T18:58:00Z" w16du:dateUtc="2026-03-16T01:58:00Z">
        <w:r w:rsidRPr="00B621E1">
          <w:rPr>
            <w:rFonts w:asciiTheme="majorHAnsi" w:hAnsiTheme="majorHAnsi" w:cstheme="majorHAnsi"/>
            <w:rPrChange w:id="416" w:author="Christina Sun" w:date="2026-03-15T21:36:00Z" w16du:dateUtc="2026-03-16T04:36:00Z">
              <w:rPr>
                <w:rFonts w:ascii="Calibri" w:hAnsi="Calibri" w:cs="Calibri"/>
              </w:rPr>
            </w:rPrChange>
          </w:rPr>
          <w:t xml:space="preserve"> </w:t>
        </w:r>
      </w:ins>
      <w:ins w:id="417" w:author="Christina Sun" w:date="2026-03-15T18:59:00Z">
        <w:r w:rsidR="00A830BE" w:rsidRPr="00B621E1">
          <w:rPr>
            <w:rFonts w:asciiTheme="majorHAnsi" w:hAnsiTheme="majorHAnsi" w:cstheme="majorHAnsi"/>
            <w:iCs/>
            <w:rPrChange w:id="418" w:author="Christina Sun" w:date="2026-03-15T21:36:00Z" w16du:dateUtc="2026-03-16T04:36:00Z">
              <w:rPr>
                <w:rFonts w:ascii="Calibri" w:hAnsi="Calibri" w:cs="Calibri"/>
                <w:iCs/>
              </w:rPr>
            </w:rPrChange>
          </w:rPr>
          <w:t>All items range from -2 to 2, with -2 indicating a very negative experience, 2 indicating a very positive experience, and 0 indicating a neutral experience.</w:t>
        </w:r>
      </w:ins>
      <w:ins w:id="419" w:author="Christina Sun" w:date="2026-03-15T18:59:00Z" w16du:dateUtc="2026-03-16T01:59:00Z">
        <w:r w:rsidR="00A830BE" w:rsidRPr="00B621E1">
          <w:rPr>
            <w:rFonts w:asciiTheme="majorHAnsi" w:hAnsiTheme="majorHAnsi" w:cstheme="majorHAnsi"/>
            <w:iCs/>
            <w:rPrChange w:id="420" w:author="Christina Sun" w:date="2026-03-15T21:36:00Z" w16du:dateUtc="2026-03-16T04:36:00Z">
              <w:rPr>
                <w:rFonts w:ascii="Calibri" w:hAnsi="Calibri" w:cs="Calibri"/>
                <w:iCs/>
              </w:rPr>
            </w:rPrChange>
          </w:rPr>
          <w:t xml:space="preserve"> We construct an additive (equal</w:t>
        </w:r>
      </w:ins>
      <w:ins w:id="421" w:author="Christina Sun" w:date="2026-03-15T19:00:00Z" w16du:dateUtc="2026-03-16T02:00:00Z">
        <w:r w:rsidR="00A830BE" w:rsidRPr="00B621E1">
          <w:rPr>
            <w:rFonts w:asciiTheme="majorHAnsi" w:hAnsiTheme="majorHAnsi" w:cstheme="majorHAnsi"/>
            <w:iCs/>
            <w:rPrChange w:id="422" w:author="Christina Sun" w:date="2026-03-15T21:36:00Z" w16du:dateUtc="2026-03-16T04:36:00Z">
              <w:rPr>
                <w:rFonts w:ascii="Calibri" w:hAnsi="Calibri" w:cs="Calibri"/>
                <w:iCs/>
              </w:rPr>
            </w:rPrChange>
          </w:rPr>
          <w:t>ly weighted) index using these items</w:t>
        </w:r>
        <w:r w:rsidR="00510B0E" w:rsidRPr="00B621E1">
          <w:rPr>
            <w:rFonts w:asciiTheme="majorHAnsi" w:hAnsiTheme="majorHAnsi" w:cstheme="majorHAnsi"/>
            <w:iCs/>
            <w:rPrChange w:id="423" w:author="Christina Sun" w:date="2026-03-15T21:36:00Z" w16du:dateUtc="2026-03-16T04:36:00Z">
              <w:rPr>
                <w:rFonts w:ascii="Calibri" w:hAnsi="Calibri" w:cs="Calibri"/>
                <w:iCs/>
              </w:rPr>
            </w:rPrChange>
          </w:rPr>
          <w:t xml:space="preserve"> given </w:t>
        </w:r>
      </w:ins>
      <w:ins w:id="424" w:author="Christina Sun" w:date="2026-03-15T19:01:00Z" w16du:dateUtc="2026-03-16T02:01:00Z">
        <w:r w:rsidR="00510B0E" w:rsidRPr="00B621E1">
          <w:rPr>
            <w:rFonts w:asciiTheme="majorHAnsi" w:hAnsiTheme="majorHAnsi" w:cstheme="majorHAnsi"/>
            <w:iCs/>
            <w:rPrChange w:id="425" w:author="Christina Sun" w:date="2026-03-15T21:36:00Z" w16du:dateUtc="2026-03-16T04:36:00Z">
              <w:rPr>
                <w:rFonts w:ascii="Calibri" w:hAnsi="Calibri" w:cs="Calibri"/>
                <w:iCs/>
              </w:rPr>
            </w:rPrChange>
          </w:rPr>
          <w:t xml:space="preserve">the </w:t>
        </w:r>
      </w:ins>
      <w:ins w:id="426" w:author="Christina Sun" w:date="2026-03-15T19:00:00Z" w16du:dateUtc="2026-03-16T02:00:00Z">
        <w:r w:rsidR="00510B0E" w:rsidRPr="00B621E1">
          <w:rPr>
            <w:rFonts w:asciiTheme="majorHAnsi" w:hAnsiTheme="majorHAnsi" w:cstheme="majorHAnsi"/>
            <w:iCs/>
            <w:rPrChange w:id="427" w:author="Christina Sun" w:date="2026-03-15T21:36:00Z" w16du:dateUtc="2026-03-16T04:36:00Z">
              <w:rPr>
                <w:rFonts w:ascii="Calibri" w:hAnsi="Calibri" w:cs="Calibri"/>
                <w:iCs/>
              </w:rPr>
            </w:rPrChange>
          </w:rPr>
          <w:t>internal consistency of the items</w:t>
        </w:r>
      </w:ins>
      <w:ins w:id="428" w:author="Christina Sun" w:date="2026-03-15T19:01:00Z" w16du:dateUtc="2026-03-16T02:01:00Z">
        <w:r w:rsidR="00510B0E" w:rsidRPr="00B621E1">
          <w:rPr>
            <w:rFonts w:asciiTheme="majorHAnsi" w:hAnsiTheme="majorHAnsi" w:cstheme="majorHAnsi"/>
            <w:iCs/>
            <w:rPrChange w:id="429" w:author="Christina Sun" w:date="2026-03-15T21:36:00Z" w16du:dateUtc="2026-03-16T04:36:00Z">
              <w:rPr>
                <w:rFonts w:ascii="Calibri" w:hAnsi="Calibri" w:cs="Calibri"/>
                <w:iCs/>
              </w:rPr>
            </w:rPrChange>
          </w:rPr>
          <w:t xml:space="preserve"> (Cronbach’s alpha = 0.74). The index for high school experiences ranges from</w:t>
        </w:r>
      </w:ins>
      <w:ins w:id="430" w:author="Christina Sun" w:date="2026-03-15T19:00:00Z" w16du:dateUtc="2026-03-16T02:00:00Z">
        <w:r w:rsidR="00A830BE" w:rsidRPr="00B621E1">
          <w:rPr>
            <w:rFonts w:asciiTheme="majorHAnsi" w:hAnsiTheme="majorHAnsi" w:cstheme="majorHAnsi"/>
            <w:iCs/>
            <w:rPrChange w:id="431" w:author="Christina Sun" w:date="2026-03-15T21:36:00Z" w16du:dateUtc="2026-03-16T04:36:00Z">
              <w:rPr>
                <w:rFonts w:ascii="Calibri" w:hAnsi="Calibri" w:cs="Calibri"/>
                <w:iCs/>
              </w:rPr>
            </w:rPrChange>
          </w:rPr>
          <w:t xml:space="preserve"> -12 to 12, with higher values indicating more positive high school experiences.</w:t>
        </w:r>
      </w:ins>
      <w:ins w:id="432" w:author="Christina Sun" w:date="2026-03-15T19:10:00Z" w16du:dateUtc="2026-03-16T02:10:00Z">
        <w:r w:rsidR="00342026" w:rsidRPr="00B621E1">
          <w:rPr>
            <w:rFonts w:asciiTheme="majorHAnsi" w:hAnsiTheme="majorHAnsi" w:cstheme="majorHAnsi"/>
            <w:iCs/>
            <w:rPrChange w:id="433" w:author="Christina Sun" w:date="2026-03-15T21:36:00Z" w16du:dateUtc="2026-03-16T04:36:00Z">
              <w:rPr>
                <w:rFonts w:ascii="Calibri" w:hAnsi="Calibri" w:cs="Calibri"/>
                <w:iCs/>
              </w:rPr>
            </w:rPrChange>
          </w:rPr>
          <w:t xml:space="preserve"> </w:t>
        </w:r>
      </w:ins>
      <w:ins w:id="434" w:author="Christina Sun" w:date="2026-03-15T19:09:00Z" w16du:dateUtc="2026-03-16T02:09:00Z">
        <w:r w:rsidR="00682C86" w:rsidRPr="00B621E1">
          <w:rPr>
            <w:rFonts w:asciiTheme="majorHAnsi" w:hAnsiTheme="majorHAnsi" w:cstheme="majorHAnsi"/>
            <w:iCs/>
            <w:rPrChange w:id="435" w:author="Christina Sun" w:date="2026-03-15T21:36:00Z" w16du:dateUtc="2026-03-16T04:36:00Z">
              <w:rPr>
                <w:rFonts w:ascii="Calibri" w:hAnsi="Calibri" w:cs="Calibri"/>
                <w:iCs/>
              </w:rPr>
            </w:rPrChange>
          </w:rPr>
          <w:t>To explore differences in high school experience</w:t>
        </w:r>
      </w:ins>
      <w:ins w:id="436" w:author="Christina Sun" w:date="2026-03-15T19:10:00Z" w16du:dateUtc="2026-03-16T02:10:00Z">
        <w:r w:rsidR="00682C86" w:rsidRPr="00B621E1">
          <w:rPr>
            <w:rFonts w:asciiTheme="majorHAnsi" w:hAnsiTheme="majorHAnsi" w:cstheme="majorHAnsi"/>
            <w:iCs/>
            <w:rPrChange w:id="437" w:author="Christina Sun" w:date="2026-03-15T21:36:00Z" w16du:dateUtc="2026-03-16T04:36:00Z">
              <w:rPr>
                <w:rFonts w:ascii="Calibri" w:hAnsi="Calibri" w:cs="Calibri"/>
                <w:iCs/>
              </w:rPr>
            </w:rPrChange>
          </w:rPr>
          <w:t xml:space="preserve"> by gender</w:t>
        </w:r>
      </w:ins>
      <w:ins w:id="438" w:author="Christina Sun" w:date="2026-03-15T19:09:00Z" w16du:dateUtc="2026-03-16T02:09:00Z">
        <w:r w:rsidR="00682C86" w:rsidRPr="00B621E1">
          <w:rPr>
            <w:rFonts w:asciiTheme="majorHAnsi" w:hAnsiTheme="majorHAnsi" w:cstheme="majorHAnsi"/>
            <w:iCs/>
            <w:rPrChange w:id="439" w:author="Christina Sun" w:date="2026-03-15T21:36:00Z" w16du:dateUtc="2026-03-16T04:36:00Z">
              <w:rPr>
                <w:rFonts w:ascii="Calibri" w:hAnsi="Calibri" w:cs="Calibri"/>
                <w:iCs/>
              </w:rPr>
            </w:rPrChange>
          </w:rPr>
          <w:t xml:space="preserve">, we regress the high school experience index on gender identity, first in </w:t>
        </w:r>
      </w:ins>
      <w:ins w:id="440" w:author="Christina Sun" w:date="2026-03-15T19:10:00Z" w16du:dateUtc="2026-03-16T02:10:00Z">
        <w:r w:rsidR="00682C86" w:rsidRPr="00B621E1">
          <w:rPr>
            <w:rFonts w:asciiTheme="majorHAnsi" w:hAnsiTheme="majorHAnsi" w:cstheme="majorHAnsi"/>
            <w:iCs/>
            <w:rPrChange w:id="441" w:author="Christina Sun" w:date="2026-03-15T21:36:00Z" w16du:dateUtc="2026-03-16T04:36:00Z">
              <w:rPr>
                <w:rFonts w:ascii="Calibri" w:hAnsi="Calibri" w:cs="Calibri"/>
                <w:iCs/>
              </w:rPr>
            </w:rPrChange>
          </w:rPr>
          <w:t>an unconditional model and then adding controls for race/ethnicity and parental education.</w:t>
        </w:r>
      </w:ins>
      <w:ins w:id="442" w:author="Christina Sun" w:date="2026-03-15T19:11:00Z" w16du:dateUtc="2026-03-16T02:11:00Z">
        <w:r w:rsidR="00342026" w:rsidRPr="00B621E1">
          <w:rPr>
            <w:rStyle w:val="FootnoteReference"/>
            <w:rFonts w:asciiTheme="majorHAnsi" w:hAnsiTheme="majorHAnsi" w:cstheme="majorHAnsi"/>
            <w:iCs/>
            <w:rPrChange w:id="443" w:author="Christina Sun" w:date="2026-03-15T21:36:00Z" w16du:dateUtc="2026-03-16T04:36:00Z">
              <w:rPr>
                <w:rStyle w:val="FootnoteReference"/>
                <w:rFonts w:ascii="Calibri" w:hAnsi="Calibri" w:cs="Calibri"/>
                <w:iCs/>
              </w:rPr>
            </w:rPrChange>
          </w:rPr>
          <w:footnoteReference w:id="5"/>
        </w:r>
      </w:ins>
    </w:p>
    <w:p w14:paraId="4EC7B020" w14:textId="6265CFE8" w:rsidR="003B34CD" w:rsidRPr="00B621E1" w:rsidRDefault="003B34CD" w:rsidP="003B34CD">
      <w:pPr>
        <w:spacing w:line="360" w:lineRule="auto"/>
        <w:ind w:firstLine="720"/>
        <w:rPr>
          <w:moveTo w:id="446" w:author="Christina Sun" w:date="2026-03-15T19:17:00Z" w16du:dateUtc="2026-03-16T02:17:00Z"/>
          <w:rFonts w:asciiTheme="majorHAnsi" w:hAnsiTheme="majorHAnsi" w:cstheme="majorHAnsi"/>
          <w:rPrChange w:id="447" w:author="Christina Sun" w:date="2026-03-15T21:36:00Z" w16du:dateUtc="2026-03-16T04:36:00Z">
            <w:rPr>
              <w:moveTo w:id="448" w:author="Christina Sun" w:date="2026-03-15T19:17:00Z" w16du:dateUtc="2026-03-16T02:17:00Z"/>
              <w:rFonts w:ascii="Calibri" w:hAnsi="Calibri" w:cs="Calibri"/>
            </w:rPr>
          </w:rPrChange>
        </w:rPr>
      </w:pPr>
      <w:moveToRangeStart w:id="449" w:author="Christina Sun" w:date="2026-03-15T19:17:00Z" w:name="move224494656"/>
      <w:moveTo w:id="450" w:author="Christina Sun" w:date="2026-03-15T19:17:00Z" w16du:dateUtc="2026-03-16T02:17:00Z">
        <w:r w:rsidRPr="00B621E1">
          <w:rPr>
            <w:rFonts w:asciiTheme="majorHAnsi" w:hAnsiTheme="majorHAnsi" w:cstheme="majorHAnsi"/>
            <w:rPrChange w:id="451" w:author="Christina Sun" w:date="2026-03-15T21:36:00Z" w16du:dateUtc="2026-03-16T04:36:00Z">
              <w:rPr>
                <w:rFonts w:ascii="Calibri" w:hAnsi="Calibri" w:cs="Calibri"/>
              </w:rPr>
            </w:rPrChange>
          </w:rPr>
          <w:t>We also descriptively examine rates of experiencing bullying and harassment</w:t>
        </w:r>
      </w:moveTo>
      <w:ins w:id="452" w:author="Christina Sun" w:date="2026-03-15T19:17:00Z" w16du:dateUtc="2026-03-16T02:17:00Z">
        <w:r w:rsidRPr="00B621E1">
          <w:rPr>
            <w:rFonts w:asciiTheme="majorHAnsi" w:hAnsiTheme="majorHAnsi" w:cstheme="majorHAnsi"/>
            <w:rPrChange w:id="453" w:author="Christina Sun" w:date="2026-03-15T21:36:00Z" w16du:dateUtc="2026-03-16T04:36:00Z">
              <w:rPr>
                <w:rFonts w:ascii="Calibri" w:hAnsi="Calibri" w:cs="Calibri"/>
              </w:rPr>
            </w:rPrChange>
          </w:rPr>
          <w:t xml:space="preserve"> in high school</w:t>
        </w:r>
      </w:ins>
      <w:moveTo w:id="454" w:author="Christina Sun" w:date="2026-03-15T19:17:00Z" w16du:dateUtc="2026-03-16T02:17:00Z">
        <w:r w:rsidRPr="00B621E1">
          <w:rPr>
            <w:rFonts w:asciiTheme="majorHAnsi" w:hAnsiTheme="majorHAnsi" w:cstheme="majorHAnsi"/>
            <w:rPrChange w:id="455" w:author="Christina Sun" w:date="2026-03-15T21:36:00Z" w16du:dateUtc="2026-03-16T04:36:00Z">
              <w:rPr>
                <w:rFonts w:ascii="Calibri" w:hAnsi="Calibri" w:cs="Calibri"/>
              </w:rPr>
            </w:rPrChange>
          </w:rPr>
          <w:t>, disaggregated by gender identity and sexual orientation. For students who reported being bullied at least once, we further examine whether they attributed the bullying to their gender identity or sexual orientation.</w:t>
        </w:r>
      </w:moveTo>
    </w:p>
    <w:moveToRangeEnd w:id="449"/>
    <w:p w14:paraId="65CA4FF3" w14:textId="72B511C2" w:rsidR="00A671BA" w:rsidRPr="00B621E1" w:rsidRDefault="00E72B2A" w:rsidP="003803B1">
      <w:pPr>
        <w:spacing w:line="360" w:lineRule="auto"/>
        <w:ind w:firstLine="720"/>
        <w:rPr>
          <w:ins w:id="456" w:author="Christina Sun [2]" w:date="2026-03-15T18:04:00Z" w16du:dateUtc="2026-03-16T01:04:00Z"/>
          <w:rFonts w:asciiTheme="majorHAnsi" w:hAnsiTheme="majorHAnsi" w:cstheme="majorHAnsi"/>
          <w:rPrChange w:id="457" w:author="Christina Sun" w:date="2026-03-15T21:36:00Z" w16du:dateUtc="2026-03-16T04:36:00Z">
            <w:rPr>
              <w:ins w:id="458" w:author="Christina Sun [2]" w:date="2026-03-15T18:04:00Z" w16du:dateUtc="2026-03-16T01:04:00Z"/>
              <w:rFonts w:ascii="Calibri" w:hAnsi="Calibri" w:cs="Calibri"/>
            </w:rPr>
          </w:rPrChange>
        </w:rPr>
      </w:pPr>
      <w:ins w:id="459" w:author="Christina Sun [2]" w:date="2026-03-15T18:02:00Z" w16du:dateUtc="2026-03-16T01:02:00Z">
        <w:r w:rsidRPr="00B621E1">
          <w:rPr>
            <w:rFonts w:asciiTheme="majorHAnsi" w:hAnsiTheme="majorHAnsi" w:cstheme="majorHAnsi"/>
            <w:rPrChange w:id="460" w:author="Christina Sun" w:date="2026-03-15T21:36:00Z" w16du:dateUtc="2026-03-16T04:36:00Z">
              <w:rPr>
                <w:rFonts w:ascii="Calibri" w:hAnsi="Calibri" w:cs="Calibri"/>
              </w:rPr>
            </w:rPrChange>
          </w:rPr>
          <w:t>To examine college con</w:t>
        </w:r>
      </w:ins>
      <w:ins w:id="461" w:author="Christina Sun [2]" w:date="2026-03-15T18:03:00Z" w16du:dateUtc="2026-03-16T01:03:00Z">
        <w:r w:rsidRPr="00B621E1">
          <w:rPr>
            <w:rFonts w:asciiTheme="majorHAnsi" w:hAnsiTheme="majorHAnsi" w:cstheme="majorHAnsi"/>
            <w:rPrChange w:id="462" w:author="Christina Sun" w:date="2026-03-15T21:36:00Z" w16du:dateUtc="2026-03-16T04:36:00Z">
              <w:rPr>
                <w:rFonts w:ascii="Calibri" w:hAnsi="Calibri" w:cs="Calibri"/>
              </w:rPr>
            </w:rPrChange>
          </w:rPr>
          <w:t xml:space="preserve">cerns, we analyze the battery of 12 survey items, which </w:t>
        </w:r>
      </w:ins>
      <w:ins w:id="463" w:author="Christina Sun [2]" w:date="2026-03-15T17:56:00Z" w16du:dateUtc="2026-03-16T00:56:00Z">
        <w:r w:rsidR="007C59E9" w:rsidRPr="00B621E1">
          <w:rPr>
            <w:rFonts w:asciiTheme="majorHAnsi" w:hAnsiTheme="majorHAnsi" w:cstheme="majorHAnsi"/>
            <w:rPrChange w:id="464" w:author="Christina Sun" w:date="2026-03-15T21:36:00Z" w16du:dateUtc="2026-03-16T04:36:00Z">
              <w:rPr>
                <w:rFonts w:ascii="Calibri" w:hAnsi="Calibri" w:cs="Calibri"/>
              </w:rPr>
            </w:rPrChange>
          </w:rPr>
          <w:t xml:space="preserve">asked students to rate how worried they were about their upcoming </w:t>
        </w:r>
      </w:ins>
      <w:ins w:id="465" w:author="Christina Sun [2]" w:date="2026-03-15T17:57:00Z" w16du:dateUtc="2026-03-16T00:57:00Z">
        <w:r w:rsidR="007C59E9" w:rsidRPr="00B621E1">
          <w:rPr>
            <w:rFonts w:asciiTheme="majorHAnsi" w:hAnsiTheme="majorHAnsi" w:cstheme="majorHAnsi"/>
            <w:rPrChange w:id="466" w:author="Christina Sun" w:date="2026-03-15T21:36:00Z" w16du:dateUtc="2026-03-16T04:36:00Z">
              <w:rPr>
                <w:rFonts w:ascii="Calibri" w:hAnsi="Calibri" w:cs="Calibri"/>
              </w:rPr>
            </w:rPrChange>
          </w:rPr>
          <w:t xml:space="preserve">college experience </w:t>
        </w:r>
        <w:r w:rsidR="00FB083D" w:rsidRPr="00B621E1">
          <w:rPr>
            <w:rFonts w:asciiTheme="majorHAnsi" w:hAnsiTheme="majorHAnsi" w:cstheme="majorHAnsi"/>
            <w:rPrChange w:id="467" w:author="Christina Sun" w:date="2026-03-15T21:36:00Z" w16du:dateUtc="2026-03-16T04:36:00Z">
              <w:rPr>
                <w:rFonts w:ascii="Calibri" w:hAnsi="Calibri" w:cs="Calibri"/>
              </w:rPr>
            </w:rPrChange>
          </w:rPr>
          <w:t>on a four-point Likert scale (</w:t>
        </w:r>
        <w:r w:rsidR="00AB52BD" w:rsidRPr="00B621E1">
          <w:rPr>
            <w:rFonts w:asciiTheme="majorHAnsi" w:hAnsiTheme="majorHAnsi" w:cstheme="majorHAnsi"/>
            <w:rPrChange w:id="468" w:author="Christina Sun" w:date="2026-03-15T21:36:00Z" w16du:dateUtc="2026-03-16T04:36:00Z">
              <w:rPr>
                <w:rFonts w:ascii="Calibri" w:hAnsi="Calibri" w:cs="Calibri"/>
              </w:rPr>
            </w:rPrChange>
          </w:rPr>
          <w:t>0 = "Not at all worried", 1 = “Slightly worried”, 2</w:t>
        </w:r>
      </w:ins>
      <w:ins w:id="469" w:author="Christina Sun [2]" w:date="2026-03-15T17:58:00Z" w16du:dateUtc="2026-03-16T00:58:00Z">
        <w:r w:rsidR="00AB52BD" w:rsidRPr="00B621E1">
          <w:rPr>
            <w:rFonts w:asciiTheme="majorHAnsi" w:hAnsiTheme="majorHAnsi" w:cstheme="majorHAnsi"/>
            <w:rPrChange w:id="470" w:author="Christina Sun" w:date="2026-03-15T21:36:00Z" w16du:dateUtc="2026-03-16T04:36:00Z">
              <w:rPr>
                <w:rFonts w:ascii="Calibri" w:hAnsi="Calibri" w:cs="Calibri"/>
              </w:rPr>
            </w:rPrChange>
          </w:rPr>
          <w:t xml:space="preserve"> = “Somewhat worried”, and </w:t>
        </w:r>
      </w:ins>
      <w:ins w:id="471" w:author="Christina Sun [2]" w:date="2026-03-15T17:57:00Z" w16du:dateUtc="2026-03-16T00:57:00Z">
        <w:r w:rsidR="00AB52BD" w:rsidRPr="00B621E1">
          <w:rPr>
            <w:rFonts w:asciiTheme="majorHAnsi" w:hAnsiTheme="majorHAnsi" w:cstheme="majorHAnsi"/>
            <w:rPrChange w:id="472" w:author="Christina Sun" w:date="2026-03-15T21:36:00Z" w16du:dateUtc="2026-03-16T04:36:00Z">
              <w:rPr>
                <w:rFonts w:ascii="Calibri" w:hAnsi="Calibri" w:cs="Calibri"/>
              </w:rPr>
            </w:rPrChange>
          </w:rPr>
          <w:t>3 = "Very worried"</w:t>
        </w:r>
      </w:ins>
      <w:ins w:id="473" w:author="Christina Sun [2]" w:date="2026-03-15T17:58:00Z" w16du:dateUtc="2026-03-16T00:58:00Z">
        <w:r w:rsidR="00AB52BD" w:rsidRPr="00B621E1">
          <w:rPr>
            <w:rFonts w:asciiTheme="majorHAnsi" w:hAnsiTheme="majorHAnsi" w:cstheme="majorHAnsi"/>
            <w:rPrChange w:id="474" w:author="Christina Sun" w:date="2026-03-15T21:36:00Z" w16du:dateUtc="2026-03-16T04:36:00Z">
              <w:rPr>
                <w:rFonts w:ascii="Calibri" w:hAnsi="Calibri" w:cs="Calibri"/>
              </w:rPr>
            </w:rPrChange>
          </w:rPr>
          <w:t xml:space="preserve">). </w:t>
        </w:r>
        <w:r w:rsidR="009908FB" w:rsidRPr="00B621E1">
          <w:rPr>
            <w:rFonts w:asciiTheme="majorHAnsi" w:hAnsiTheme="majorHAnsi" w:cstheme="majorHAnsi"/>
            <w:rPrChange w:id="475" w:author="Christina Sun" w:date="2026-03-15T21:36:00Z" w16du:dateUtc="2026-03-16T04:36:00Z">
              <w:rPr>
                <w:rFonts w:ascii="Calibri" w:hAnsi="Calibri" w:cs="Calibri"/>
              </w:rPr>
            </w:rPrChange>
          </w:rPr>
          <w:t>Eight items captured general co</w:t>
        </w:r>
      </w:ins>
      <w:ins w:id="476" w:author="Christina Sun [2]" w:date="2026-03-15T17:59:00Z" w16du:dateUtc="2026-03-16T00:59:00Z">
        <w:r w:rsidR="009908FB" w:rsidRPr="00B621E1">
          <w:rPr>
            <w:rFonts w:asciiTheme="majorHAnsi" w:hAnsiTheme="majorHAnsi" w:cstheme="majorHAnsi"/>
            <w:rPrChange w:id="477" w:author="Christina Sun" w:date="2026-03-15T21:36:00Z" w16du:dateUtc="2026-03-16T04:36:00Z">
              <w:rPr>
                <w:rFonts w:ascii="Calibri" w:hAnsi="Calibri" w:cs="Calibri"/>
              </w:rPr>
            </w:rPrChange>
          </w:rPr>
          <w:t>ncerns: affording tuition, living expenses, performing well academically, balancing wor</w:t>
        </w:r>
        <w:r w:rsidR="00662A97" w:rsidRPr="00B621E1">
          <w:rPr>
            <w:rFonts w:asciiTheme="majorHAnsi" w:hAnsiTheme="majorHAnsi" w:cstheme="majorHAnsi"/>
            <w:rPrChange w:id="478" w:author="Christina Sun" w:date="2026-03-15T21:36:00Z" w16du:dateUtc="2026-03-16T04:36:00Z">
              <w:rPr>
                <w:rFonts w:ascii="Calibri" w:hAnsi="Calibri" w:cs="Calibri"/>
              </w:rPr>
            </w:rPrChange>
          </w:rPr>
          <w:t xml:space="preserve">k obligations, balancing family obligations, finding community, living away from home, and having adequate support for emotional and mental health needs. Four items captured concerns about discrimination: discrimination based on race, </w:t>
        </w:r>
        <w:r w:rsidR="00662A97" w:rsidRPr="00B621E1">
          <w:rPr>
            <w:rFonts w:asciiTheme="majorHAnsi" w:hAnsiTheme="majorHAnsi" w:cstheme="majorHAnsi"/>
            <w:rPrChange w:id="479" w:author="Christina Sun" w:date="2026-03-15T21:36:00Z" w16du:dateUtc="2026-03-16T04:36:00Z">
              <w:rPr>
                <w:rFonts w:ascii="Calibri" w:hAnsi="Calibri" w:cs="Calibri"/>
              </w:rPr>
            </w:rPrChange>
          </w:rPr>
          <w:lastRenderedPageBreak/>
          <w:t>gender iden</w:t>
        </w:r>
      </w:ins>
      <w:ins w:id="480" w:author="Christina Sun [2]" w:date="2026-03-15T18:00:00Z" w16du:dateUtc="2026-03-16T01:00:00Z">
        <w:r w:rsidR="00662A97" w:rsidRPr="00B621E1">
          <w:rPr>
            <w:rFonts w:asciiTheme="majorHAnsi" w:hAnsiTheme="majorHAnsi" w:cstheme="majorHAnsi"/>
            <w:rPrChange w:id="481" w:author="Christina Sun" w:date="2026-03-15T21:36:00Z" w16du:dateUtc="2026-03-16T04:36:00Z">
              <w:rPr>
                <w:rFonts w:ascii="Calibri" w:hAnsi="Calibri" w:cs="Calibri"/>
              </w:rPr>
            </w:rPrChange>
          </w:rPr>
          <w:t xml:space="preserve">tity, sexual orientation, and religion (see Appendix </w:t>
        </w:r>
        <w:r w:rsidR="00D2469C" w:rsidRPr="00B621E1">
          <w:rPr>
            <w:rFonts w:asciiTheme="majorHAnsi" w:hAnsiTheme="majorHAnsi" w:cstheme="majorHAnsi"/>
            <w:rPrChange w:id="482" w:author="Christina Sun" w:date="2026-03-15T21:36:00Z" w16du:dateUtc="2026-03-16T04:36:00Z">
              <w:rPr>
                <w:rFonts w:ascii="Calibri" w:hAnsi="Calibri" w:cs="Calibri"/>
              </w:rPr>
            </w:rPrChange>
          </w:rPr>
          <w:t xml:space="preserve">C and D for </w:t>
        </w:r>
      </w:ins>
      <w:ins w:id="483" w:author="Christina Sun [2]" w:date="2026-03-15T18:01:00Z" w16du:dateUtc="2026-03-16T01:01:00Z">
        <w:r w:rsidR="00D2469C" w:rsidRPr="00B621E1">
          <w:rPr>
            <w:rFonts w:asciiTheme="majorHAnsi" w:hAnsiTheme="majorHAnsi" w:cstheme="majorHAnsi"/>
            <w:rPrChange w:id="484" w:author="Christina Sun" w:date="2026-03-15T21:36:00Z" w16du:dateUtc="2026-03-16T04:36:00Z">
              <w:rPr>
                <w:rFonts w:ascii="Calibri" w:hAnsi="Calibri" w:cs="Calibri"/>
              </w:rPr>
            </w:rPrChange>
          </w:rPr>
          <w:t>disaggregation of each item by gender identity and sexual orientation, respectively).</w:t>
        </w:r>
      </w:ins>
    </w:p>
    <w:p w14:paraId="71772609" w14:textId="77777777" w:rsidR="00103CDD" w:rsidRPr="00B621E1" w:rsidRDefault="00A62CE9" w:rsidP="004D5A62">
      <w:pPr>
        <w:spacing w:line="360" w:lineRule="auto"/>
        <w:ind w:firstLine="720"/>
        <w:rPr>
          <w:ins w:id="485" w:author="Christina Sun" w:date="2026-03-15T18:28:00Z" w16du:dateUtc="2026-03-16T01:28:00Z"/>
          <w:rFonts w:asciiTheme="majorHAnsi" w:hAnsiTheme="majorHAnsi" w:cstheme="majorHAnsi"/>
          <w:rPrChange w:id="486" w:author="Christina Sun" w:date="2026-03-15T21:36:00Z" w16du:dateUtc="2026-03-16T04:36:00Z">
            <w:rPr>
              <w:ins w:id="487" w:author="Christina Sun" w:date="2026-03-15T18:28:00Z" w16du:dateUtc="2026-03-16T01:28:00Z"/>
              <w:rFonts w:ascii="Calibri" w:hAnsi="Calibri" w:cs="Calibri"/>
            </w:rPr>
          </w:rPrChange>
        </w:rPr>
      </w:pPr>
      <w:ins w:id="488" w:author="Christina Sun [2]" w:date="2026-03-15T18:04:00Z" w16du:dateUtc="2026-03-16T01:04:00Z">
        <w:r w:rsidRPr="00B621E1">
          <w:rPr>
            <w:rFonts w:asciiTheme="majorHAnsi" w:hAnsiTheme="majorHAnsi" w:cstheme="majorHAnsi"/>
            <w:rPrChange w:id="489" w:author="Christina Sun" w:date="2026-03-15T21:36:00Z" w16du:dateUtc="2026-03-16T04:36:00Z">
              <w:rPr>
                <w:rFonts w:ascii="Calibri" w:hAnsi="Calibri" w:cs="Calibri"/>
              </w:rPr>
            </w:rPrChange>
          </w:rPr>
          <w:t xml:space="preserve">We assessed the internal consistency of the 12 items using </w:t>
        </w:r>
        <w:r w:rsidR="004D5A62" w:rsidRPr="00B621E1">
          <w:rPr>
            <w:rFonts w:asciiTheme="majorHAnsi" w:hAnsiTheme="majorHAnsi" w:cstheme="majorHAnsi"/>
            <w:rPrChange w:id="490" w:author="Christina Sun" w:date="2026-03-15T21:36:00Z" w16du:dateUtc="2026-03-16T04:36:00Z">
              <w:rPr>
                <w:rFonts w:ascii="Calibri" w:hAnsi="Calibri" w:cs="Calibri"/>
              </w:rPr>
            </w:rPrChange>
          </w:rPr>
          <w:t>Cronbach’s alpha (0.80) and then performed</w:t>
        </w:r>
      </w:ins>
      <w:del w:id="491" w:author="Christina Sun [2]" w:date="2026-03-15T18:04:00Z" w16du:dateUtc="2026-03-16T01:04:00Z">
        <w:r w:rsidR="00602BF5" w:rsidRPr="00B621E1" w:rsidDel="004D5A62">
          <w:rPr>
            <w:rFonts w:asciiTheme="majorHAnsi" w:hAnsiTheme="majorHAnsi" w:cstheme="majorHAnsi"/>
            <w:rPrChange w:id="492" w:author="Christina Sun" w:date="2026-03-15T21:36:00Z" w16du:dateUtc="2026-03-16T04:36:00Z">
              <w:rPr>
                <w:rFonts w:ascii="Calibri" w:hAnsi="Calibri" w:cs="Calibri"/>
              </w:rPr>
            </w:rPrChange>
          </w:rPr>
          <w:delText xml:space="preserve">We examine a series of closed-ended Likert-scale survey questions to understand if students’ worries about the transition to college </w:delText>
        </w:r>
        <w:r w:rsidR="000D0B08" w:rsidRPr="00B621E1" w:rsidDel="004D5A62">
          <w:rPr>
            <w:rFonts w:asciiTheme="majorHAnsi" w:hAnsiTheme="majorHAnsi" w:cstheme="majorHAnsi"/>
            <w:rPrChange w:id="493" w:author="Christina Sun" w:date="2026-03-15T21:36:00Z" w16du:dateUtc="2026-03-16T04:36:00Z">
              <w:rPr>
                <w:rFonts w:ascii="Calibri" w:hAnsi="Calibri" w:cs="Calibri"/>
              </w:rPr>
            </w:rPrChange>
          </w:rPr>
          <w:delText xml:space="preserve">vary </w:delText>
        </w:r>
        <w:r w:rsidR="00602BF5" w:rsidRPr="00B621E1" w:rsidDel="004D5A62">
          <w:rPr>
            <w:rFonts w:asciiTheme="majorHAnsi" w:hAnsiTheme="majorHAnsi" w:cstheme="majorHAnsi"/>
            <w:rPrChange w:id="494" w:author="Christina Sun" w:date="2026-03-15T21:36:00Z" w16du:dateUtc="2026-03-16T04:36:00Z">
              <w:rPr>
                <w:rFonts w:ascii="Calibri" w:hAnsi="Calibri" w:cs="Calibri"/>
              </w:rPr>
            </w:rPrChange>
          </w:rPr>
          <w:delText>by gender identity. First, we identify the number of dimensions of students’ worries about the college transition using</w:delText>
        </w:r>
      </w:del>
      <w:r w:rsidR="00602BF5" w:rsidRPr="00B621E1">
        <w:rPr>
          <w:rFonts w:asciiTheme="majorHAnsi" w:hAnsiTheme="majorHAnsi" w:cstheme="majorHAnsi"/>
          <w:rPrChange w:id="495" w:author="Christina Sun" w:date="2026-03-15T21:36:00Z" w16du:dateUtc="2026-03-16T04:36:00Z">
            <w:rPr>
              <w:rFonts w:ascii="Calibri" w:hAnsi="Calibri" w:cs="Calibri"/>
            </w:rPr>
          </w:rPrChange>
        </w:rPr>
        <w:t xml:space="preserve"> </w:t>
      </w:r>
      <w:r w:rsidR="00027FC9" w:rsidRPr="00B621E1">
        <w:rPr>
          <w:rFonts w:asciiTheme="majorHAnsi" w:hAnsiTheme="majorHAnsi" w:cstheme="majorHAnsi"/>
          <w:rPrChange w:id="496" w:author="Christina Sun" w:date="2026-03-15T21:36:00Z" w16du:dateUtc="2026-03-16T04:36:00Z">
            <w:rPr>
              <w:rFonts w:ascii="Calibri" w:hAnsi="Calibri" w:cs="Calibri"/>
            </w:rPr>
          </w:rPrChange>
        </w:rPr>
        <w:t xml:space="preserve">principal component analysis </w:t>
      </w:r>
      <w:r w:rsidR="00602BF5" w:rsidRPr="00B621E1">
        <w:rPr>
          <w:rFonts w:asciiTheme="majorHAnsi" w:hAnsiTheme="majorHAnsi" w:cstheme="majorHAnsi"/>
          <w:rPrChange w:id="497" w:author="Christina Sun" w:date="2026-03-15T21:36:00Z" w16du:dateUtc="2026-03-16T04:36:00Z">
            <w:rPr>
              <w:rFonts w:ascii="Calibri" w:hAnsi="Calibri" w:cs="Calibri"/>
            </w:rPr>
          </w:rPrChange>
        </w:rPr>
        <w:t>(PCA</w:t>
      </w:r>
      <w:commentRangeStart w:id="498"/>
      <w:r w:rsidR="00602BF5" w:rsidRPr="00B621E1">
        <w:rPr>
          <w:rFonts w:asciiTheme="majorHAnsi" w:hAnsiTheme="majorHAnsi" w:cstheme="majorHAnsi"/>
          <w:rPrChange w:id="499" w:author="Christina Sun" w:date="2026-03-15T21:36:00Z" w16du:dateUtc="2026-03-16T04:36:00Z">
            <w:rPr>
              <w:rFonts w:ascii="Calibri" w:hAnsi="Calibri" w:cs="Calibri"/>
            </w:rPr>
          </w:rPrChange>
        </w:rPr>
        <w:t>)</w:t>
      </w:r>
      <w:del w:id="500" w:author="Christina Sun [2]" w:date="2026-03-15T18:05:00Z" w16du:dateUtc="2026-03-16T01:05:00Z">
        <w:r w:rsidR="00027FC9" w:rsidRPr="00B621E1" w:rsidDel="009D61CE">
          <w:rPr>
            <w:rFonts w:asciiTheme="majorHAnsi" w:hAnsiTheme="majorHAnsi" w:cstheme="majorHAnsi"/>
            <w:rPrChange w:id="501" w:author="Christina Sun" w:date="2026-03-15T21:36:00Z" w16du:dateUtc="2026-03-16T04:36:00Z">
              <w:rPr>
                <w:rFonts w:ascii="Calibri" w:hAnsi="Calibri" w:cs="Calibri"/>
              </w:rPr>
            </w:rPrChange>
          </w:rPr>
          <w:delText>,</w:delText>
        </w:r>
      </w:del>
      <w:r w:rsidR="00602BF5" w:rsidRPr="00B621E1">
        <w:rPr>
          <w:rFonts w:asciiTheme="majorHAnsi" w:hAnsiTheme="majorHAnsi" w:cstheme="majorHAnsi"/>
          <w:vertAlign w:val="superscript"/>
          <w:rPrChange w:id="502" w:author="Christina Sun" w:date="2026-03-15T21:36:00Z" w16du:dateUtc="2026-03-16T04:36:00Z">
            <w:rPr>
              <w:rFonts w:ascii="Calibri" w:hAnsi="Calibri" w:cs="Calibri"/>
              <w:vertAlign w:val="superscript"/>
            </w:rPr>
          </w:rPrChange>
        </w:rPr>
        <w:footnoteReference w:id="6"/>
      </w:r>
      <w:commentRangeEnd w:id="498"/>
      <w:r w:rsidR="00A671BA" w:rsidRPr="00B621E1">
        <w:rPr>
          <w:rStyle w:val="CommentReference"/>
          <w:rFonts w:asciiTheme="majorHAnsi" w:hAnsiTheme="majorHAnsi" w:cstheme="majorHAnsi"/>
          <w:sz w:val="24"/>
          <w:szCs w:val="24"/>
          <w:rPrChange w:id="503" w:author="Christina Sun" w:date="2026-03-15T21:36:00Z" w16du:dateUtc="2026-03-16T04:36:00Z">
            <w:rPr>
              <w:rStyle w:val="CommentReference"/>
              <w:rFonts w:ascii="Calibri" w:hAnsi="Calibri" w:cs="Calibri"/>
              <w:sz w:val="24"/>
              <w:szCs w:val="24"/>
            </w:rPr>
          </w:rPrChange>
        </w:rPr>
        <w:commentReference w:id="498"/>
      </w:r>
      <w:ins w:id="504" w:author="Christina Sun [2]" w:date="2026-03-15T18:05:00Z" w16du:dateUtc="2026-03-16T01:05:00Z">
        <w:r w:rsidR="009D61CE" w:rsidRPr="00B621E1">
          <w:rPr>
            <w:rFonts w:asciiTheme="majorHAnsi" w:hAnsiTheme="majorHAnsi" w:cstheme="majorHAnsi"/>
            <w:rPrChange w:id="505" w:author="Christina Sun" w:date="2026-03-15T21:36:00Z" w16du:dateUtc="2026-03-16T04:36:00Z">
              <w:rPr>
                <w:rFonts w:ascii="Calibri" w:hAnsi="Calibri" w:cs="Calibri"/>
              </w:rPr>
            </w:rPrChange>
          </w:rPr>
          <w:t xml:space="preserve"> to identify underlying dimensions of college wor</w:t>
        </w:r>
      </w:ins>
      <w:ins w:id="506" w:author="Christina Sun [2]" w:date="2026-03-15T18:11:00Z" w16du:dateUtc="2026-03-16T01:11:00Z">
        <w:r w:rsidR="00445136" w:rsidRPr="00B621E1">
          <w:rPr>
            <w:rFonts w:asciiTheme="majorHAnsi" w:hAnsiTheme="majorHAnsi" w:cstheme="majorHAnsi"/>
            <w:rPrChange w:id="507" w:author="Christina Sun" w:date="2026-03-15T21:36:00Z" w16du:dateUtc="2026-03-16T04:36:00Z">
              <w:rPr>
                <w:rFonts w:ascii="Calibri" w:hAnsi="Calibri" w:cs="Calibri"/>
              </w:rPr>
            </w:rPrChange>
          </w:rPr>
          <w:t>ry.</w:t>
        </w:r>
      </w:ins>
      <w:ins w:id="508" w:author="Christina Sun [2]" w:date="2026-03-15T18:13:00Z" w16du:dateUtc="2026-03-16T01:13:00Z">
        <w:r w:rsidR="0064192A" w:rsidRPr="00B621E1">
          <w:rPr>
            <w:rFonts w:asciiTheme="majorHAnsi" w:hAnsiTheme="majorHAnsi" w:cstheme="majorHAnsi"/>
            <w:rPrChange w:id="509" w:author="Christina Sun" w:date="2026-03-15T21:36:00Z" w16du:dateUtc="2026-03-16T04:36:00Z">
              <w:rPr>
                <w:rFonts w:ascii="Calibri" w:hAnsi="Calibri" w:cs="Calibri"/>
              </w:rPr>
            </w:rPrChange>
          </w:rPr>
          <w:t xml:space="preserve"> We retained components with eigenvalues greater than 1.0, which identified three principal components. </w:t>
        </w:r>
        <w:r w:rsidR="00C15444" w:rsidRPr="00B621E1">
          <w:rPr>
            <w:rFonts w:asciiTheme="majorHAnsi" w:hAnsiTheme="majorHAnsi" w:cstheme="majorHAnsi"/>
            <w:rPrChange w:id="510" w:author="Christina Sun" w:date="2026-03-15T21:36:00Z" w16du:dateUtc="2026-03-16T04:36:00Z">
              <w:rPr>
                <w:rFonts w:ascii="Calibri" w:hAnsi="Calibri" w:cs="Calibri"/>
              </w:rPr>
            </w:rPrChange>
          </w:rPr>
          <w:t>We then constructed a composite worry index for each retained component for every student as a weighted sum of the student</w:t>
        </w:r>
      </w:ins>
      <w:ins w:id="511" w:author="Christina Sun [2]" w:date="2026-03-15T18:14:00Z" w16du:dateUtc="2026-03-16T01:14:00Z">
        <w:r w:rsidR="00C15444" w:rsidRPr="00B621E1">
          <w:rPr>
            <w:rFonts w:asciiTheme="majorHAnsi" w:hAnsiTheme="majorHAnsi" w:cstheme="majorHAnsi"/>
            <w:rPrChange w:id="512" w:author="Christina Sun" w:date="2026-03-15T21:36:00Z" w16du:dateUtc="2026-03-16T04:36:00Z">
              <w:rPr>
                <w:rFonts w:ascii="Calibri" w:hAnsi="Calibri" w:cs="Calibri"/>
              </w:rPr>
            </w:rPrChange>
          </w:rPr>
          <w:t xml:space="preserve">’s responses to the 12 worry items, with weights given by the eigenvector of the corresponding component. </w:t>
        </w:r>
        <w:r w:rsidR="008B11B3" w:rsidRPr="00B621E1">
          <w:rPr>
            <w:rFonts w:asciiTheme="majorHAnsi" w:hAnsiTheme="majorHAnsi" w:cstheme="majorHAnsi"/>
            <w:rPrChange w:id="513" w:author="Christina Sun" w:date="2026-03-15T21:36:00Z" w16du:dateUtc="2026-03-16T04:36:00Z">
              <w:rPr>
                <w:rFonts w:ascii="Calibri" w:hAnsi="Calibri" w:cs="Calibri"/>
              </w:rPr>
            </w:rPrChange>
          </w:rPr>
          <w:t>The first component, which we label as general worries, loads broadly across most items and captures overall anxiety about the college transition. The second component, worries about discrimination, load</w:t>
        </w:r>
      </w:ins>
      <w:ins w:id="514" w:author="Christina Sun [2]" w:date="2026-03-15T18:15:00Z" w16du:dateUtc="2026-03-16T01:15:00Z">
        <w:r w:rsidR="008B11B3" w:rsidRPr="00B621E1">
          <w:rPr>
            <w:rFonts w:asciiTheme="majorHAnsi" w:hAnsiTheme="majorHAnsi" w:cstheme="majorHAnsi"/>
            <w:rPrChange w:id="515" w:author="Christina Sun" w:date="2026-03-15T21:36:00Z" w16du:dateUtc="2026-03-16T04:36:00Z">
              <w:rPr>
                <w:rFonts w:ascii="Calibri" w:hAnsi="Calibri" w:cs="Calibri"/>
              </w:rPr>
            </w:rPrChange>
          </w:rPr>
          <w:t xml:space="preserve">s most heavily on the four discrimination items. The third component, worries about financial burdens, loads primarily on the tuition and living expense items. </w:t>
        </w:r>
        <w:r w:rsidR="0088325E" w:rsidRPr="00B621E1">
          <w:rPr>
            <w:rFonts w:asciiTheme="majorHAnsi" w:hAnsiTheme="majorHAnsi" w:cstheme="majorHAnsi"/>
            <w:rPrChange w:id="516" w:author="Christina Sun" w:date="2026-03-15T21:36:00Z" w16du:dateUtc="2026-03-16T04:36:00Z">
              <w:rPr>
                <w:rFonts w:ascii="Calibri" w:hAnsi="Calibri" w:cs="Calibri"/>
              </w:rPr>
            </w:rPrChange>
          </w:rPr>
          <w:t xml:space="preserve">Each index is </w:t>
        </w:r>
      </w:ins>
      <w:ins w:id="517" w:author="Christina Sun [2]" w:date="2026-03-15T18:20:00Z" w16du:dateUtc="2026-03-16T01:20:00Z">
        <w:r w:rsidR="006B0DB1" w:rsidRPr="00B621E1">
          <w:rPr>
            <w:rFonts w:asciiTheme="majorHAnsi" w:hAnsiTheme="majorHAnsi" w:cstheme="majorHAnsi"/>
            <w:rPrChange w:id="518" w:author="Christina Sun" w:date="2026-03-15T21:36:00Z" w16du:dateUtc="2026-03-16T04:36:00Z">
              <w:rPr>
                <w:rFonts w:ascii="Calibri" w:hAnsi="Calibri" w:cs="Calibri"/>
              </w:rPr>
            </w:rPrChange>
          </w:rPr>
          <w:t xml:space="preserve">a </w:t>
        </w:r>
      </w:ins>
      <w:ins w:id="519" w:author="Christina Sun [2]" w:date="2026-03-15T18:15:00Z" w16du:dateUtc="2026-03-16T01:15:00Z">
        <w:r w:rsidR="0088325E" w:rsidRPr="00B621E1">
          <w:rPr>
            <w:rFonts w:asciiTheme="majorHAnsi" w:hAnsiTheme="majorHAnsi" w:cstheme="majorHAnsi"/>
            <w:rPrChange w:id="520" w:author="Christina Sun" w:date="2026-03-15T21:36:00Z" w16du:dateUtc="2026-03-16T04:36:00Z">
              <w:rPr>
                <w:rFonts w:ascii="Calibri" w:hAnsi="Calibri" w:cs="Calibri"/>
              </w:rPr>
            </w:rPrChange>
          </w:rPr>
          <w:t>continuous</w:t>
        </w:r>
      </w:ins>
      <w:del w:id="521" w:author="Christina Sun [2]" w:date="2026-03-15T18:05:00Z" w16du:dateUtc="2026-03-16T01:05:00Z">
        <w:r w:rsidR="00602BF5" w:rsidRPr="00B621E1" w:rsidDel="009D61CE">
          <w:rPr>
            <w:rFonts w:asciiTheme="majorHAnsi" w:hAnsiTheme="majorHAnsi" w:cstheme="majorHAnsi"/>
            <w:rPrChange w:id="522" w:author="Christina Sun" w:date="2026-03-15T21:36:00Z" w16du:dateUtc="2026-03-16T04:36:00Z">
              <w:rPr>
                <w:rFonts w:ascii="Calibri" w:hAnsi="Calibri" w:cs="Calibri"/>
              </w:rPr>
            </w:rPrChange>
          </w:rPr>
          <w:delText xml:space="preserve"> incorporating each survey item related to concerns about college</w:delText>
        </w:r>
      </w:del>
      <w:del w:id="523" w:author="Christina Sun [2]" w:date="2026-03-15T18:11:00Z" w16du:dateUtc="2026-03-16T01:11:00Z">
        <w:r w:rsidR="00602BF5" w:rsidRPr="00B621E1" w:rsidDel="00445136">
          <w:rPr>
            <w:rFonts w:asciiTheme="majorHAnsi" w:hAnsiTheme="majorHAnsi" w:cstheme="majorHAnsi"/>
            <w:rPrChange w:id="524" w:author="Christina Sun" w:date="2026-03-15T21:36:00Z" w16du:dateUtc="2026-03-16T04:36:00Z">
              <w:rPr>
                <w:rFonts w:ascii="Calibri" w:hAnsi="Calibri" w:cs="Calibri"/>
              </w:rPr>
            </w:rPrChange>
          </w:rPr>
          <w:delText>.</w:delText>
        </w:r>
      </w:del>
      <w:r w:rsidR="00602BF5" w:rsidRPr="00B621E1">
        <w:rPr>
          <w:rFonts w:asciiTheme="majorHAnsi" w:hAnsiTheme="majorHAnsi" w:cstheme="majorHAnsi"/>
          <w:rPrChange w:id="525" w:author="Christina Sun" w:date="2026-03-15T21:36:00Z" w16du:dateUtc="2026-03-16T04:36:00Z">
            <w:rPr>
              <w:rFonts w:ascii="Calibri" w:hAnsi="Calibri" w:cs="Calibri"/>
            </w:rPr>
          </w:rPrChange>
        </w:rPr>
        <w:t xml:space="preserve"> </w:t>
      </w:r>
      <w:ins w:id="526" w:author="Christina Sun [2]" w:date="2026-03-15T18:20:00Z" w16du:dateUtc="2026-03-16T01:20:00Z">
        <w:r w:rsidR="006B0DB1" w:rsidRPr="00B621E1">
          <w:rPr>
            <w:rFonts w:asciiTheme="majorHAnsi" w:hAnsiTheme="majorHAnsi" w:cstheme="majorHAnsi"/>
            <w:rPrChange w:id="527" w:author="Christina Sun" w:date="2026-03-15T21:36:00Z" w16du:dateUtc="2026-03-16T04:36:00Z">
              <w:rPr>
                <w:rFonts w:ascii="Calibri" w:hAnsi="Calibri" w:cs="Calibri"/>
              </w:rPr>
            </w:rPrChange>
          </w:rPr>
          <w:t xml:space="preserve">measure, with higher values indicating greater concern along that dimension. </w:t>
        </w:r>
      </w:ins>
    </w:p>
    <w:p w14:paraId="7439AE19" w14:textId="21E73C01" w:rsidR="00BD041A" w:rsidRPr="00B621E1" w:rsidRDefault="00602BF5" w:rsidP="004D5A62">
      <w:pPr>
        <w:spacing w:line="360" w:lineRule="auto"/>
        <w:ind w:firstLine="720"/>
        <w:rPr>
          <w:rFonts w:asciiTheme="majorHAnsi" w:hAnsiTheme="majorHAnsi" w:cstheme="majorHAnsi"/>
          <w:rPrChange w:id="528" w:author="Christina Sun" w:date="2026-03-15T21:36:00Z" w16du:dateUtc="2026-03-16T04:36:00Z">
            <w:rPr>
              <w:rFonts w:ascii="Calibri" w:hAnsi="Calibri" w:cs="Calibri"/>
            </w:rPr>
          </w:rPrChange>
        </w:rPr>
      </w:pPr>
      <w:del w:id="529" w:author="Christina Sun [2]" w:date="2026-03-15T18:21:00Z" w16du:dateUtc="2026-03-16T01:21:00Z">
        <w:r w:rsidRPr="00B621E1" w:rsidDel="00F95546">
          <w:rPr>
            <w:rFonts w:asciiTheme="majorHAnsi" w:hAnsiTheme="majorHAnsi" w:cstheme="majorHAnsi"/>
            <w:rPrChange w:id="530" w:author="Christina Sun" w:date="2026-03-15T21:36:00Z" w16du:dateUtc="2026-03-16T04:36:00Z">
              <w:rPr>
                <w:rFonts w:ascii="Calibri" w:hAnsi="Calibri" w:cs="Calibri"/>
              </w:rPr>
            </w:rPrChange>
          </w:rPr>
          <w:delText>Analysis revealed three distinct constructs to worries about college, which we detail later in our findings</w:delText>
        </w:r>
        <w:r w:rsidR="00FD530A" w:rsidRPr="00B621E1" w:rsidDel="00F95546">
          <w:rPr>
            <w:rFonts w:asciiTheme="majorHAnsi" w:hAnsiTheme="majorHAnsi" w:cstheme="majorHAnsi"/>
            <w:rPrChange w:id="531" w:author="Christina Sun" w:date="2026-03-15T21:36:00Z" w16du:dateUtc="2026-03-16T04:36:00Z">
              <w:rPr>
                <w:rFonts w:ascii="Calibri" w:hAnsi="Calibri" w:cs="Calibri"/>
              </w:rPr>
            </w:rPrChange>
          </w:rPr>
          <w:delText>.</w:delText>
        </w:r>
        <w:r w:rsidR="00FD530A" w:rsidRPr="00B621E1" w:rsidDel="00F95546">
          <w:rPr>
            <w:rStyle w:val="FootnoteReference"/>
            <w:rFonts w:asciiTheme="majorHAnsi" w:hAnsiTheme="majorHAnsi" w:cstheme="majorHAnsi"/>
            <w:rPrChange w:id="532" w:author="Christina Sun" w:date="2026-03-15T21:36:00Z" w16du:dateUtc="2026-03-16T04:36:00Z">
              <w:rPr>
                <w:rStyle w:val="FootnoteReference"/>
                <w:rFonts w:ascii="Calibri" w:hAnsi="Calibri" w:cs="Calibri"/>
              </w:rPr>
            </w:rPrChange>
          </w:rPr>
          <w:footnoteReference w:id="7"/>
        </w:r>
        <w:r w:rsidRPr="00B621E1" w:rsidDel="00F95546">
          <w:rPr>
            <w:rFonts w:asciiTheme="majorHAnsi" w:hAnsiTheme="majorHAnsi" w:cstheme="majorHAnsi"/>
            <w:rPrChange w:id="535" w:author="Christina Sun" w:date="2026-03-15T21:36:00Z" w16du:dateUtc="2026-03-16T04:36:00Z">
              <w:rPr>
                <w:rFonts w:ascii="Calibri" w:hAnsi="Calibri" w:cs="Calibri"/>
              </w:rPr>
            </w:rPrChange>
          </w:rPr>
          <w:delText xml:space="preserve"> </w:delText>
        </w:r>
      </w:del>
      <w:r w:rsidRPr="00B621E1">
        <w:rPr>
          <w:rFonts w:asciiTheme="majorHAnsi" w:hAnsiTheme="majorHAnsi" w:cstheme="majorHAnsi"/>
          <w:rPrChange w:id="536" w:author="Christina Sun" w:date="2026-03-15T21:36:00Z" w16du:dateUtc="2026-03-16T04:36:00Z">
            <w:rPr>
              <w:rFonts w:ascii="Calibri" w:hAnsi="Calibri" w:cs="Calibri"/>
            </w:rPr>
          </w:rPrChange>
        </w:rPr>
        <w:t xml:space="preserve">We then use regression analysis to </w:t>
      </w:r>
      <w:r w:rsidR="006876EC" w:rsidRPr="00B621E1">
        <w:rPr>
          <w:rFonts w:asciiTheme="majorHAnsi" w:hAnsiTheme="majorHAnsi" w:cstheme="majorHAnsi"/>
          <w:rPrChange w:id="537" w:author="Christina Sun" w:date="2026-03-15T21:36:00Z" w16du:dateUtc="2026-03-16T04:36:00Z">
            <w:rPr>
              <w:rFonts w:ascii="Calibri" w:hAnsi="Calibri" w:cs="Calibri"/>
            </w:rPr>
          </w:rPrChange>
        </w:rPr>
        <w:t xml:space="preserve">explore potential differences in the level of each type of worry </w:t>
      </w:r>
      <w:r w:rsidRPr="00B621E1">
        <w:rPr>
          <w:rFonts w:asciiTheme="majorHAnsi" w:hAnsiTheme="majorHAnsi" w:cstheme="majorHAnsi"/>
          <w:rPrChange w:id="538" w:author="Christina Sun" w:date="2026-03-15T21:36:00Z" w16du:dateUtc="2026-03-16T04:36:00Z">
            <w:rPr>
              <w:rFonts w:ascii="Calibri" w:hAnsi="Calibri" w:cs="Calibri"/>
            </w:rPr>
          </w:rPrChange>
        </w:rPr>
        <w:t xml:space="preserve">by gender </w:t>
      </w:r>
      <w:commentRangeStart w:id="539"/>
      <w:commentRangeStart w:id="540"/>
      <w:r w:rsidRPr="00B621E1">
        <w:rPr>
          <w:rFonts w:asciiTheme="majorHAnsi" w:hAnsiTheme="majorHAnsi" w:cstheme="majorHAnsi"/>
          <w:rPrChange w:id="541" w:author="Christina Sun" w:date="2026-03-15T21:36:00Z" w16du:dateUtc="2026-03-16T04:36:00Z">
            <w:rPr>
              <w:rFonts w:ascii="Calibri" w:hAnsi="Calibri" w:cs="Calibri"/>
            </w:rPr>
          </w:rPrChange>
        </w:rPr>
        <w:t>identit</w:t>
      </w:r>
      <w:ins w:id="542" w:author="Christina Sun" w:date="2026-03-15T18:44:00Z" w16du:dateUtc="2026-03-16T01:44:00Z">
        <w:r w:rsidR="007D0BCA" w:rsidRPr="00B621E1">
          <w:rPr>
            <w:rFonts w:asciiTheme="majorHAnsi" w:hAnsiTheme="majorHAnsi" w:cstheme="majorHAnsi"/>
            <w:rPrChange w:id="543" w:author="Christina Sun" w:date="2026-03-15T21:36:00Z" w16du:dateUtc="2026-03-16T04:36:00Z">
              <w:rPr>
                <w:rFonts w:ascii="Calibri" w:hAnsi="Calibri" w:cs="Calibri"/>
              </w:rPr>
            </w:rPrChange>
          </w:rPr>
          <w:t>y</w:t>
        </w:r>
      </w:ins>
      <w:del w:id="544" w:author="Christina Sun" w:date="2026-03-15T18:44:00Z" w16du:dateUtc="2026-03-16T01:44:00Z">
        <w:r w:rsidRPr="00B621E1" w:rsidDel="007D0BCA">
          <w:rPr>
            <w:rFonts w:asciiTheme="majorHAnsi" w:hAnsiTheme="majorHAnsi" w:cstheme="majorHAnsi"/>
            <w:rPrChange w:id="545" w:author="Christina Sun" w:date="2026-03-15T21:36:00Z" w16du:dateUtc="2026-03-16T04:36:00Z">
              <w:rPr>
                <w:rFonts w:ascii="Calibri" w:hAnsi="Calibri" w:cs="Calibri"/>
              </w:rPr>
            </w:rPrChange>
          </w:rPr>
          <w:delText>y</w:delText>
        </w:r>
        <w:commentRangeEnd w:id="539"/>
        <w:r w:rsidR="00A671BA" w:rsidRPr="00B621E1" w:rsidDel="007D0BCA">
          <w:rPr>
            <w:rStyle w:val="CommentReference"/>
            <w:rFonts w:asciiTheme="majorHAnsi" w:hAnsiTheme="majorHAnsi" w:cstheme="majorHAnsi"/>
            <w:sz w:val="24"/>
            <w:szCs w:val="24"/>
            <w:rPrChange w:id="546" w:author="Christina Sun" w:date="2026-03-15T21:36:00Z" w16du:dateUtc="2026-03-16T04:36:00Z">
              <w:rPr>
                <w:rStyle w:val="CommentReference"/>
                <w:rFonts w:ascii="Calibri" w:hAnsi="Calibri" w:cs="Calibri"/>
                <w:sz w:val="24"/>
                <w:szCs w:val="24"/>
              </w:rPr>
            </w:rPrChange>
          </w:rPr>
          <w:commentReference w:id="539"/>
        </w:r>
        <w:commentRangeEnd w:id="540"/>
        <w:r w:rsidR="00FE234E" w:rsidRPr="00B621E1" w:rsidDel="007D0BCA">
          <w:rPr>
            <w:rStyle w:val="CommentReference"/>
            <w:rFonts w:asciiTheme="majorHAnsi" w:hAnsiTheme="majorHAnsi" w:cstheme="majorHAnsi"/>
            <w:sz w:val="24"/>
            <w:szCs w:val="24"/>
            <w:rPrChange w:id="547" w:author="Christina Sun" w:date="2026-03-15T21:36:00Z" w16du:dateUtc="2026-03-16T04:36:00Z">
              <w:rPr>
                <w:rStyle w:val="CommentReference"/>
                <w:rFonts w:ascii="Calibri" w:hAnsi="Calibri" w:cs="Calibri"/>
                <w:sz w:val="24"/>
                <w:szCs w:val="24"/>
              </w:rPr>
            </w:rPrChange>
          </w:rPr>
          <w:commentReference w:id="540"/>
        </w:r>
      </w:del>
      <w:r w:rsidRPr="00B621E1">
        <w:rPr>
          <w:rFonts w:asciiTheme="majorHAnsi" w:hAnsiTheme="majorHAnsi" w:cstheme="majorHAnsi"/>
          <w:rPrChange w:id="548" w:author="Christina Sun" w:date="2026-03-15T21:36:00Z" w16du:dateUtc="2026-03-16T04:36:00Z">
            <w:rPr>
              <w:rFonts w:ascii="Calibri" w:hAnsi="Calibri" w:cs="Calibri"/>
            </w:rPr>
          </w:rPrChange>
        </w:rPr>
        <w:t xml:space="preserve">. </w:t>
      </w:r>
      <w:commentRangeStart w:id="549"/>
      <w:r w:rsidRPr="00B621E1">
        <w:rPr>
          <w:rFonts w:asciiTheme="majorHAnsi" w:hAnsiTheme="majorHAnsi" w:cstheme="majorHAnsi"/>
          <w:rPrChange w:id="550" w:author="Christina Sun" w:date="2026-03-15T21:36:00Z" w16du:dateUtc="2026-03-16T04:36:00Z">
            <w:rPr>
              <w:rFonts w:ascii="Calibri" w:hAnsi="Calibri" w:cs="Calibri"/>
            </w:rPr>
          </w:rPrChange>
        </w:rPr>
        <w:t xml:space="preserve">We estimate three different specifications in our analysis: (1) an unconditional model with </w:t>
      </w:r>
      <w:del w:id="551" w:author="Kerith Conron" w:date="2026-03-04T15:32:00Z" w16du:dateUtc="2026-03-04T20:32:00Z">
        <w:r w:rsidRPr="00B621E1" w:rsidDel="006876EC">
          <w:rPr>
            <w:rFonts w:asciiTheme="majorHAnsi" w:hAnsiTheme="majorHAnsi" w:cstheme="majorHAnsi"/>
            <w:rPrChange w:id="552" w:author="Christina Sun" w:date="2026-03-15T21:36:00Z" w16du:dateUtc="2026-03-16T04:36:00Z">
              <w:rPr>
                <w:rFonts w:ascii="Calibri" w:hAnsi="Calibri" w:cs="Calibri"/>
              </w:rPr>
            </w:rPrChange>
          </w:rPr>
          <w:delText xml:space="preserve">the </w:delText>
        </w:r>
      </w:del>
      <w:r w:rsidRPr="00B621E1">
        <w:rPr>
          <w:rFonts w:asciiTheme="majorHAnsi" w:hAnsiTheme="majorHAnsi" w:cstheme="majorHAnsi"/>
          <w:rPrChange w:id="553" w:author="Christina Sun" w:date="2026-03-15T21:36:00Z" w16du:dateUtc="2026-03-16T04:36:00Z">
            <w:rPr>
              <w:rFonts w:ascii="Calibri" w:hAnsi="Calibri" w:cs="Calibri"/>
            </w:rPr>
          </w:rPrChange>
        </w:rPr>
        <w:t xml:space="preserve">gender </w:t>
      </w:r>
      <w:r w:rsidR="006876EC" w:rsidRPr="00B621E1">
        <w:rPr>
          <w:rFonts w:asciiTheme="majorHAnsi" w:hAnsiTheme="majorHAnsi" w:cstheme="majorHAnsi"/>
          <w:rPrChange w:id="554" w:author="Christina Sun" w:date="2026-03-15T21:36:00Z" w16du:dateUtc="2026-03-16T04:36:00Z">
            <w:rPr>
              <w:rFonts w:ascii="Calibri" w:hAnsi="Calibri" w:cs="Calibri"/>
            </w:rPr>
          </w:rPrChange>
        </w:rPr>
        <w:t xml:space="preserve">identity </w:t>
      </w:r>
      <w:del w:id="555" w:author="Kerith Conron" w:date="2026-03-04T15:32:00Z" w16du:dateUtc="2026-03-04T20:32:00Z">
        <w:r w:rsidRPr="00B621E1" w:rsidDel="006876EC">
          <w:rPr>
            <w:rFonts w:asciiTheme="majorHAnsi" w:hAnsiTheme="majorHAnsi" w:cstheme="majorHAnsi"/>
            <w:rPrChange w:id="556" w:author="Christina Sun" w:date="2026-03-15T21:36:00Z" w16du:dateUtc="2026-03-16T04:36:00Z">
              <w:rPr>
                <w:rFonts w:ascii="Calibri" w:hAnsi="Calibri" w:cs="Calibri"/>
              </w:rPr>
            </w:rPrChange>
          </w:rPr>
          <w:delText xml:space="preserve">categories </w:delText>
        </w:r>
      </w:del>
      <w:r w:rsidRPr="00B621E1">
        <w:rPr>
          <w:rFonts w:asciiTheme="majorHAnsi" w:hAnsiTheme="majorHAnsi" w:cstheme="majorHAnsi"/>
          <w:rPrChange w:id="557" w:author="Christina Sun" w:date="2026-03-15T21:36:00Z" w16du:dateUtc="2026-03-16T04:36:00Z">
            <w:rPr>
              <w:rFonts w:ascii="Calibri" w:hAnsi="Calibri" w:cs="Calibri"/>
            </w:rPr>
          </w:rPrChange>
        </w:rPr>
        <w:t xml:space="preserve">alone; (2) a model controlling for student demographics (i.e., the full set of race/ethnicity and parental education </w:t>
      </w:r>
      <w:commentRangeStart w:id="558"/>
      <w:r w:rsidRPr="00B621E1">
        <w:rPr>
          <w:rFonts w:asciiTheme="majorHAnsi" w:hAnsiTheme="majorHAnsi" w:cstheme="majorHAnsi"/>
          <w:rPrChange w:id="559" w:author="Christina Sun" w:date="2026-03-15T21:36:00Z" w16du:dateUtc="2026-03-16T04:36:00Z">
            <w:rPr>
              <w:rFonts w:ascii="Calibri" w:hAnsi="Calibri" w:cs="Calibri"/>
            </w:rPr>
          </w:rPrChange>
        </w:rPr>
        <w:t>indicators</w:t>
      </w:r>
      <w:commentRangeEnd w:id="558"/>
      <w:r w:rsidR="003910DB" w:rsidRPr="00B621E1">
        <w:rPr>
          <w:rStyle w:val="CommentReference"/>
          <w:rFonts w:asciiTheme="majorHAnsi" w:hAnsiTheme="majorHAnsi" w:cstheme="majorHAnsi"/>
          <w:sz w:val="24"/>
          <w:szCs w:val="24"/>
          <w:rPrChange w:id="560" w:author="Christina Sun" w:date="2026-03-15T21:36:00Z" w16du:dateUtc="2026-03-16T04:36:00Z">
            <w:rPr>
              <w:rStyle w:val="CommentReference"/>
              <w:rFonts w:ascii="Calibri" w:hAnsi="Calibri" w:cs="Calibri"/>
              <w:sz w:val="24"/>
              <w:szCs w:val="24"/>
            </w:rPr>
          </w:rPrChange>
        </w:rPr>
        <w:commentReference w:id="558"/>
      </w:r>
      <w:r w:rsidRPr="00B621E1">
        <w:rPr>
          <w:rFonts w:asciiTheme="majorHAnsi" w:hAnsiTheme="majorHAnsi" w:cstheme="majorHAnsi"/>
          <w:rPrChange w:id="561" w:author="Christina Sun" w:date="2026-03-15T21:36:00Z" w16du:dateUtc="2026-03-16T04:36:00Z">
            <w:rPr>
              <w:rFonts w:ascii="Calibri" w:hAnsi="Calibri" w:cs="Calibri"/>
            </w:rPr>
          </w:rPrChange>
        </w:rPr>
        <w:t xml:space="preserve">); and (3) a model that controls for student demographics and </w:t>
      </w:r>
      <w:del w:id="562" w:author="Kerith Conron" w:date="2026-03-04T15:32:00Z" w16du:dateUtc="2026-03-04T20:32:00Z">
        <w:r w:rsidRPr="00B621E1" w:rsidDel="009253B7">
          <w:rPr>
            <w:rFonts w:asciiTheme="majorHAnsi" w:hAnsiTheme="majorHAnsi" w:cstheme="majorHAnsi"/>
            <w:rPrChange w:id="563" w:author="Christina Sun" w:date="2026-03-15T21:36:00Z" w16du:dateUtc="2026-03-16T04:36:00Z">
              <w:rPr>
                <w:rFonts w:ascii="Calibri" w:hAnsi="Calibri" w:cs="Calibri"/>
              </w:rPr>
            </w:rPrChange>
          </w:rPr>
          <w:delText xml:space="preserve">a construct of students’ reported </w:delText>
        </w:r>
      </w:del>
      <w:r w:rsidRPr="00B621E1">
        <w:rPr>
          <w:rFonts w:asciiTheme="majorHAnsi" w:hAnsiTheme="majorHAnsi" w:cstheme="majorHAnsi"/>
          <w:rPrChange w:id="564" w:author="Christina Sun" w:date="2026-03-15T21:36:00Z" w16du:dateUtc="2026-03-16T04:36:00Z">
            <w:rPr>
              <w:rFonts w:ascii="Calibri" w:hAnsi="Calibri" w:cs="Calibri"/>
            </w:rPr>
          </w:rPrChange>
        </w:rPr>
        <w:t>high school experience</w:t>
      </w:r>
      <w:ins w:id="565" w:author="Christina Sun" w:date="2026-03-15T19:01:00Z" w16du:dateUtc="2026-03-16T02:01:00Z">
        <w:r w:rsidR="00701B02" w:rsidRPr="00B621E1">
          <w:rPr>
            <w:rFonts w:asciiTheme="majorHAnsi" w:hAnsiTheme="majorHAnsi" w:cstheme="majorHAnsi"/>
            <w:rPrChange w:id="566" w:author="Christina Sun" w:date="2026-03-15T21:36:00Z" w16du:dateUtc="2026-03-16T04:36:00Z">
              <w:rPr>
                <w:rFonts w:ascii="Calibri" w:hAnsi="Calibri" w:cs="Calibri"/>
              </w:rPr>
            </w:rPrChange>
          </w:rPr>
          <w:t xml:space="preserve"> inde</w:t>
        </w:r>
      </w:ins>
      <w:ins w:id="567" w:author="Christina Sun" w:date="2026-03-15T19:02:00Z" w16du:dateUtc="2026-03-16T02:02:00Z">
        <w:r w:rsidR="00701B02" w:rsidRPr="00B621E1">
          <w:rPr>
            <w:rFonts w:asciiTheme="majorHAnsi" w:hAnsiTheme="majorHAnsi" w:cstheme="majorHAnsi"/>
            <w:rPrChange w:id="568" w:author="Christina Sun" w:date="2026-03-15T21:36:00Z" w16du:dateUtc="2026-03-16T04:36:00Z">
              <w:rPr>
                <w:rFonts w:ascii="Calibri" w:hAnsi="Calibri" w:cs="Calibri"/>
              </w:rPr>
            </w:rPrChange>
          </w:rPr>
          <w:t>x</w:t>
        </w:r>
      </w:ins>
      <w:del w:id="569" w:author="Christina Sun" w:date="2026-03-15T19:01:00Z" w16du:dateUtc="2026-03-16T02:01:00Z">
        <w:r w:rsidRPr="00B621E1" w:rsidDel="00701B02">
          <w:rPr>
            <w:rFonts w:asciiTheme="majorHAnsi" w:hAnsiTheme="majorHAnsi" w:cstheme="majorHAnsi"/>
            <w:rPrChange w:id="570" w:author="Christina Sun" w:date="2026-03-15T21:36:00Z" w16du:dateUtc="2026-03-16T04:36:00Z">
              <w:rPr>
                <w:rFonts w:ascii="Calibri" w:hAnsi="Calibri" w:cs="Calibri"/>
              </w:rPr>
            </w:rPrChange>
          </w:rPr>
          <w:delText>s</w:delText>
        </w:r>
      </w:del>
      <w:r w:rsidRPr="00B621E1">
        <w:rPr>
          <w:rFonts w:asciiTheme="majorHAnsi" w:hAnsiTheme="majorHAnsi" w:cstheme="majorHAnsi"/>
          <w:rPrChange w:id="571" w:author="Christina Sun" w:date="2026-03-15T21:36:00Z" w16du:dateUtc="2026-03-16T04:36:00Z">
            <w:rPr>
              <w:rFonts w:ascii="Calibri" w:hAnsi="Calibri" w:cs="Calibri"/>
            </w:rPr>
          </w:rPrChange>
        </w:rPr>
        <w:t>.</w:t>
      </w:r>
      <w:ins w:id="572" w:author="Christina Sun" w:date="2026-03-15T18:38:00Z" w16du:dateUtc="2026-03-16T01:38:00Z">
        <w:r w:rsidR="003910DB" w:rsidRPr="00B621E1">
          <w:rPr>
            <w:rStyle w:val="FootnoteReference"/>
            <w:rFonts w:asciiTheme="majorHAnsi" w:hAnsiTheme="majorHAnsi" w:cstheme="majorHAnsi"/>
            <w:rPrChange w:id="573" w:author="Christina Sun" w:date="2026-03-15T21:36:00Z" w16du:dateUtc="2026-03-16T04:36:00Z">
              <w:rPr>
                <w:rStyle w:val="FootnoteReference"/>
                <w:rFonts w:ascii="Calibri" w:hAnsi="Calibri" w:cs="Calibri"/>
              </w:rPr>
            </w:rPrChange>
          </w:rPr>
          <w:footnoteReference w:id="8"/>
        </w:r>
      </w:ins>
      <w:ins w:id="589" w:author="Christina Sun" w:date="2026-03-15T18:31:00Z" w16du:dateUtc="2026-03-16T01:31:00Z">
        <w:r w:rsidR="003910DB" w:rsidRPr="00B621E1">
          <w:rPr>
            <w:rFonts w:asciiTheme="majorHAnsi" w:hAnsiTheme="majorHAnsi" w:cstheme="majorHAnsi"/>
            <w:rPrChange w:id="590" w:author="Christina Sun" w:date="2026-03-15T21:36:00Z" w16du:dateUtc="2026-03-16T04:36:00Z">
              <w:rPr>
                <w:rFonts w:ascii="Calibri" w:hAnsi="Calibri" w:cs="Calibri"/>
              </w:rPr>
            </w:rPrChange>
          </w:rPr>
          <w:t xml:space="preserve"> </w:t>
        </w:r>
      </w:ins>
      <w:r w:rsidRPr="00B621E1">
        <w:rPr>
          <w:rFonts w:asciiTheme="majorHAnsi" w:hAnsiTheme="majorHAnsi" w:cstheme="majorHAnsi"/>
          <w:rPrChange w:id="591" w:author="Christina Sun" w:date="2026-03-15T21:36:00Z" w16du:dateUtc="2026-03-16T04:36:00Z">
            <w:rPr>
              <w:rFonts w:ascii="Calibri" w:hAnsi="Calibri" w:cs="Calibri"/>
            </w:rPr>
          </w:rPrChange>
        </w:rPr>
        <w:t xml:space="preserve"> </w:t>
      </w:r>
      <w:commentRangeEnd w:id="549"/>
      <w:r w:rsidR="00A671BA" w:rsidRPr="00B621E1">
        <w:rPr>
          <w:rStyle w:val="CommentReference"/>
          <w:rFonts w:asciiTheme="majorHAnsi" w:hAnsiTheme="majorHAnsi" w:cstheme="majorHAnsi"/>
          <w:sz w:val="24"/>
          <w:szCs w:val="24"/>
          <w:rPrChange w:id="592" w:author="Christina Sun" w:date="2026-03-15T21:36:00Z" w16du:dateUtc="2026-03-16T04:36:00Z">
            <w:rPr>
              <w:rStyle w:val="CommentReference"/>
              <w:rFonts w:ascii="Calibri" w:hAnsi="Calibri" w:cs="Calibri"/>
              <w:sz w:val="24"/>
              <w:szCs w:val="24"/>
            </w:rPr>
          </w:rPrChange>
        </w:rPr>
        <w:commentReference w:id="549"/>
      </w:r>
      <w:commentRangeStart w:id="593"/>
      <w:commentRangeStart w:id="594"/>
      <w:del w:id="595" w:author="Christina Sun" w:date="2026-03-15T18:55:00Z" w16du:dateUtc="2026-03-16T01:55:00Z">
        <w:r w:rsidRPr="00B621E1" w:rsidDel="00311ECC">
          <w:rPr>
            <w:rFonts w:asciiTheme="majorHAnsi" w:hAnsiTheme="majorHAnsi" w:cstheme="majorHAnsi"/>
            <w:rPrChange w:id="596" w:author="Christina Sun" w:date="2026-03-15T21:36:00Z" w16du:dateUtc="2026-03-16T04:36:00Z">
              <w:rPr>
                <w:rFonts w:ascii="Calibri" w:hAnsi="Calibri" w:cs="Calibri"/>
              </w:rPr>
            </w:rPrChange>
          </w:rPr>
          <w:delText>We also use PCA to explore dimensionality in students’ high school experience. Results from the PCA identify strong reliabilit</w:delText>
        </w:r>
        <w:r w:rsidR="00051F5E" w:rsidRPr="00B621E1" w:rsidDel="00311ECC">
          <w:rPr>
            <w:rFonts w:asciiTheme="majorHAnsi" w:hAnsiTheme="majorHAnsi" w:cstheme="majorHAnsi"/>
            <w:rPrChange w:id="597" w:author="Christina Sun" w:date="2026-03-15T21:36:00Z" w16du:dateUtc="2026-03-16T04:36:00Z">
              <w:rPr>
                <w:rFonts w:ascii="Calibri" w:hAnsi="Calibri" w:cs="Calibri"/>
              </w:rPr>
            </w:rPrChange>
          </w:rPr>
          <w:delText>y</w:delText>
        </w:r>
        <w:r w:rsidR="00051F5E" w:rsidRPr="00B621E1" w:rsidDel="00311ECC">
          <w:rPr>
            <w:rStyle w:val="FootnoteReference"/>
            <w:rFonts w:asciiTheme="majorHAnsi" w:hAnsiTheme="majorHAnsi" w:cstheme="majorHAnsi"/>
            <w:rPrChange w:id="598" w:author="Christina Sun" w:date="2026-03-15T21:36:00Z" w16du:dateUtc="2026-03-16T04:36:00Z">
              <w:rPr>
                <w:rStyle w:val="FootnoteReference"/>
                <w:rFonts w:ascii="Calibri" w:hAnsi="Calibri" w:cs="Calibri"/>
              </w:rPr>
            </w:rPrChange>
          </w:rPr>
          <w:footnoteReference w:id="9"/>
        </w:r>
        <w:r w:rsidRPr="00B621E1" w:rsidDel="00311ECC">
          <w:rPr>
            <w:rFonts w:asciiTheme="majorHAnsi" w:hAnsiTheme="majorHAnsi" w:cstheme="majorHAnsi"/>
            <w:rPrChange w:id="601" w:author="Christina Sun" w:date="2026-03-15T21:36:00Z" w16du:dateUtc="2026-03-16T04:36:00Z">
              <w:rPr>
                <w:rFonts w:ascii="Calibri" w:hAnsi="Calibri" w:cs="Calibri"/>
              </w:rPr>
            </w:rPrChange>
          </w:rPr>
          <w:delText xml:space="preserve"> for one construct of high school experience, which we created as a</w:delText>
        </w:r>
      </w:del>
      <w:ins w:id="602" w:author="Kerith Conron" w:date="2026-03-04T15:33:00Z" w16du:dateUtc="2026-03-04T20:33:00Z">
        <w:del w:id="603" w:author="Christina Sun" w:date="2026-03-15T18:55:00Z" w16du:dateUtc="2026-03-16T01:55:00Z">
          <w:r w:rsidR="000237D5" w:rsidRPr="00B621E1" w:rsidDel="00311ECC">
            <w:rPr>
              <w:rFonts w:asciiTheme="majorHAnsi" w:hAnsiTheme="majorHAnsi" w:cstheme="majorHAnsi"/>
              <w:rPrChange w:id="604" w:author="Christina Sun" w:date="2026-03-15T21:36:00Z" w16du:dateUtc="2026-03-16T04:36:00Z">
                <w:rPr>
                  <w:rFonts w:ascii="Calibri" w:hAnsi="Calibri" w:cs="Calibri"/>
                </w:rPr>
              </w:rPrChange>
            </w:rPr>
            <w:delText xml:space="preserve"> composi</w:delText>
          </w:r>
        </w:del>
      </w:ins>
      <w:ins w:id="605" w:author="Kerith Conron" w:date="2026-03-04T15:34:00Z" w16du:dateUtc="2026-03-04T20:34:00Z">
        <w:del w:id="606" w:author="Christina Sun" w:date="2026-03-15T18:55:00Z" w16du:dateUtc="2026-03-16T01:55:00Z">
          <w:r w:rsidR="000237D5" w:rsidRPr="00B621E1" w:rsidDel="00311ECC">
            <w:rPr>
              <w:rFonts w:asciiTheme="majorHAnsi" w:hAnsiTheme="majorHAnsi" w:cstheme="majorHAnsi"/>
              <w:rPrChange w:id="607" w:author="Christina Sun" w:date="2026-03-15T21:36:00Z" w16du:dateUtc="2026-03-16T04:36:00Z">
                <w:rPr>
                  <w:rFonts w:ascii="Calibri" w:hAnsi="Calibri" w:cs="Calibri"/>
                </w:rPr>
              </w:rPrChange>
            </w:rPr>
            <w:delText xml:space="preserve">te </w:delText>
          </w:r>
        </w:del>
      </w:ins>
      <w:del w:id="608" w:author="Christina Sun" w:date="2026-03-15T18:55:00Z" w16du:dateUtc="2026-03-16T01:55:00Z">
        <w:r w:rsidRPr="00B621E1" w:rsidDel="00311ECC">
          <w:rPr>
            <w:rFonts w:asciiTheme="majorHAnsi" w:hAnsiTheme="majorHAnsi" w:cstheme="majorHAnsi"/>
            <w:rPrChange w:id="609" w:author="Christina Sun" w:date="2026-03-15T21:36:00Z" w16du:dateUtc="2026-03-16T04:36:00Z">
              <w:rPr>
                <w:rFonts w:ascii="Calibri" w:hAnsi="Calibri" w:cs="Calibri"/>
              </w:rPr>
            </w:rPrChange>
          </w:rPr>
          <w:delText>n index variable based on a series of questions students were asked about their high school academic, social, advising, and college preparation experiences; we include it as a linear continuous variable in the regression model</w:delText>
        </w:r>
        <w:r w:rsidR="00BF1ABC" w:rsidRPr="00B621E1" w:rsidDel="00311ECC">
          <w:rPr>
            <w:rFonts w:asciiTheme="majorHAnsi" w:hAnsiTheme="majorHAnsi" w:cstheme="majorHAnsi"/>
            <w:rPrChange w:id="610" w:author="Christina Sun" w:date="2026-03-15T21:36:00Z" w16du:dateUtc="2026-03-16T04:36:00Z">
              <w:rPr>
                <w:rFonts w:ascii="Calibri" w:hAnsi="Calibri" w:cs="Calibri"/>
              </w:rPr>
            </w:rPrChange>
          </w:rPr>
          <w:delText>.</w:delText>
        </w:r>
        <w:commentRangeEnd w:id="593"/>
        <w:r w:rsidR="00A671BA" w:rsidRPr="00B621E1" w:rsidDel="00311ECC">
          <w:rPr>
            <w:rStyle w:val="CommentReference"/>
            <w:rFonts w:asciiTheme="majorHAnsi" w:hAnsiTheme="majorHAnsi" w:cstheme="majorHAnsi"/>
            <w:sz w:val="24"/>
            <w:szCs w:val="24"/>
            <w:vertAlign w:val="superscript"/>
            <w:rPrChange w:id="611" w:author="Christina Sun" w:date="2026-03-15T21:36:00Z" w16du:dateUtc="2026-03-16T04:36:00Z">
              <w:rPr>
                <w:rStyle w:val="CommentReference"/>
                <w:rFonts w:ascii="Calibri" w:hAnsi="Calibri" w:cs="Calibri"/>
                <w:sz w:val="24"/>
                <w:szCs w:val="24"/>
                <w:vertAlign w:val="superscript"/>
              </w:rPr>
            </w:rPrChange>
          </w:rPr>
          <w:commentReference w:id="593"/>
        </w:r>
        <w:commentRangeEnd w:id="594"/>
        <w:r w:rsidR="007201EA" w:rsidRPr="00B621E1" w:rsidDel="00311ECC">
          <w:rPr>
            <w:rStyle w:val="CommentReference"/>
            <w:rFonts w:asciiTheme="majorHAnsi" w:hAnsiTheme="majorHAnsi" w:cstheme="majorHAnsi"/>
            <w:sz w:val="24"/>
            <w:szCs w:val="24"/>
            <w:vertAlign w:val="superscript"/>
            <w:rPrChange w:id="612" w:author="Christina Sun" w:date="2026-03-15T21:36:00Z" w16du:dateUtc="2026-03-16T04:36:00Z">
              <w:rPr>
                <w:rStyle w:val="CommentReference"/>
                <w:rFonts w:ascii="Calibri" w:hAnsi="Calibri" w:cs="Calibri"/>
                <w:sz w:val="24"/>
                <w:szCs w:val="24"/>
                <w:vertAlign w:val="superscript"/>
              </w:rPr>
            </w:rPrChange>
          </w:rPr>
          <w:commentReference w:id="594"/>
        </w:r>
        <w:r w:rsidR="00390EAB" w:rsidRPr="00B621E1" w:rsidDel="00311ECC">
          <w:rPr>
            <w:rStyle w:val="FootnoteReference"/>
            <w:rFonts w:asciiTheme="majorHAnsi" w:hAnsiTheme="majorHAnsi" w:cstheme="majorHAnsi"/>
            <w:rPrChange w:id="613" w:author="Christina Sun" w:date="2026-03-15T21:36:00Z" w16du:dateUtc="2026-03-16T04:36:00Z">
              <w:rPr>
                <w:rStyle w:val="FootnoteReference"/>
                <w:rFonts w:ascii="Calibri" w:hAnsi="Calibri" w:cs="Calibri"/>
              </w:rPr>
            </w:rPrChange>
          </w:rPr>
          <w:footnoteReference w:id="10"/>
        </w:r>
        <w:r w:rsidRPr="00B621E1" w:rsidDel="00311ECC">
          <w:rPr>
            <w:rFonts w:asciiTheme="majorHAnsi" w:hAnsiTheme="majorHAnsi" w:cstheme="majorHAnsi"/>
            <w:rPrChange w:id="616" w:author="Christina Sun" w:date="2026-03-15T21:36:00Z" w16du:dateUtc="2026-03-16T04:36:00Z">
              <w:rPr>
                <w:rFonts w:ascii="Calibri" w:hAnsi="Calibri" w:cs="Calibri"/>
              </w:rPr>
            </w:rPrChange>
          </w:rPr>
          <w:delText xml:space="preserve">  </w:delText>
        </w:r>
      </w:del>
    </w:p>
    <w:p w14:paraId="08E403B3" w14:textId="3ADDE8E6" w:rsidR="004E19F8" w:rsidRPr="00B621E1" w:rsidRDefault="004E19F8" w:rsidP="003803B1">
      <w:pPr>
        <w:spacing w:line="360" w:lineRule="auto"/>
        <w:ind w:firstLine="720"/>
        <w:rPr>
          <w:moveFrom w:id="617" w:author="Christina Sun" w:date="2026-03-15T19:17:00Z" w16du:dateUtc="2026-03-16T02:17:00Z"/>
          <w:rFonts w:asciiTheme="majorHAnsi" w:hAnsiTheme="majorHAnsi" w:cstheme="majorHAnsi"/>
          <w:rPrChange w:id="618" w:author="Christina Sun" w:date="2026-03-15T21:36:00Z" w16du:dateUtc="2026-03-16T04:36:00Z">
            <w:rPr>
              <w:moveFrom w:id="619" w:author="Christina Sun" w:date="2026-03-15T19:17:00Z" w16du:dateUtc="2026-03-16T02:17:00Z"/>
              <w:rFonts w:ascii="Calibri" w:hAnsi="Calibri" w:cs="Calibri"/>
            </w:rPr>
          </w:rPrChange>
        </w:rPr>
      </w:pPr>
      <w:moveFromRangeStart w:id="620" w:author="Christina Sun" w:date="2026-03-15T19:17:00Z" w:name="move224494656"/>
      <w:moveFrom w:id="621" w:author="Christina Sun" w:date="2026-03-15T19:17:00Z" w16du:dateUtc="2026-03-16T02:17:00Z">
        <w:ins w:id="622" w:author="Christina Sun [2]" w:date="2026-03-15T17:44:00Z" w16du:dateUtc="2026-03-16T00:44:00Z">
          <w:r w:rsidRPr="00B621E1" w:rsidDel="003B34CD">
            <w:rPr>
              <w:rFonts w:asciiTheme="majorHAnsi" w:hAnsiTheme="majorHAnsi" w:cstheme="majorHAnsi"/>
              <w:rPrChange w:id="623" w:author="Christina Sun" w:date="2026-03-15T21:36:00Z" w16du:dateUtc="2026-03-16T04:36:00Z">
                <w:rPr>
                  <w:rFonts w:ascii="Calibri" w:hAnsi="Calibri" w:cs="Calibri"/>
                </w:rPr>
              </w:rPrChange>
            </w:rPr>
            <w:t>We also descriptively examine rates of experiencing bullying and harassment</w:t>
          </w:r>
          <w:r w:rsidR="00597E4E" w:rsidRPr="00B621E1" w:rsidDel="003B34CD">
            <w:rPr>
              <w:rFonts w:asciiTheme="majorHAnsi" w:hAnsiTheme="majorHAnsi" w:cstheme="majorHAnsi"/>
              <w:rPrChange w:id="624" w:author="Christina Sun" w:date="2026-03-15T21:36:00Z" w16du:dateUtc="2026-03-16T04:36:00Z">
                <w:rPr>
                  <w:rFonts w:ascii="Calibri" w:hAnsi="Calibri" w:cs="Calibri"/>
                </w:rPr>
              </w:rPrChange>
            </w:rPr>
            <w:t>, disaggrega</w:t>
          </w:r>
        </w:ins>
        <w:ins w:id="625" w:author="Christina Sun [2]" w:date="2026-03-15T17:45:00Z" w16du:dateUtc="2026-03-16T00:45:00Z">
          <w:r w:rsidR="00597E4E" w:rsidRPr="00B621E1" w:rsidDel="003B34CD">
            <w:rPr>
              <w:rFonts w:asciiTheme="majorHAnsi" w:hAnsiTheme="majorHAnsi" w:cstheme="majorHAnsi"/>
              <w:rPrChange w:id="626" w:author="Christina Sun" w:date="2026-03-15T21:36:00Z" w16du:dateUtc="2026-03-16T04:36:00Z">
                <w:rPr>
                  <w:rFonts w:ascii="Calibri" w:hAnsi="Calibri" w:cs="Calibri"/>
                </w:rPr>
              </w:rPrChange>
            </w:rPr>
            <w:t>ted by gender identity and sexual orientation. For students who reported being bullied at least once, we further examine whether they attributed the bullying to their gender identity or sexual orientation.</w:t>
          </w:r>
        </w:ins>
      </w:moveFrom>
    </w:p>
    <w:moveFromRangeEnd w:id="620"/>
    <w:p w14:paraId="3C80A956" w14:textId="4C579D29" w:rsidR="00BE6A6B" w:rsidRPr="00B621E1" w:rsidRDefault="00BE6A6B" w:rsidP="00BE6A6B">
      <w:pPr>
        <w:spacing w:line="360" w:lineRule="auto"/>
        <w:ind w:firstLine="720"/>
        <w:rPr>
          <w:ins w:id="627" w:author="Christina Sun" w:date="2026-03-15T19:29:00Z" w16du:dateUtc="2026-03-16T02:29:00Z"/>
          <w:rFonts w:asciiTheme="majorHAnsi" w:hAnsiTheme="majorHAnsi" w:cstheme="majorHAnsi"/>
          <w:rPrChange w:id="628" w:author="Christina Sun" w:date="2026-03-15T21:36:00Z" w16du:dateUtc="2026-03-16T04:36:00Z">
            <w:rPr>
              <w:ins w:id="629" w:author="Christina Sun" w:date="2026-03-15T19:29:00Z" w16du:dateUtc="2026-03-16T02:29:00Z"/>
              <w:rFonts w:ascii="Calibri" w:hAnsi="Calibri" w:cs="Calibri"/>
            </w:rPr>
          </w:rPrChange>
        </w:rPr>
      </w:pPr>
      <w:ins w:id="630" w:author="Christina Sun" w:date="2026-03-15T19:25:00Z" w16du:dateUtc="2026-03-16T02:25:00Z">
        <w:r w:rsidRPr="00B621E1">
          <w:rPr>
            <w:rFonts w:asciiTheme="majorHAnsi" w:hAnsiTheme="majorHAnsi" w:cstheme="majorHAnsi"/>
            <w:rPrChange w:id="631" w:author="Christina Sun" w:date="2026-03-15T21:36:00Z" w16du:dateUtc="2026-03-16T04:36:00Z">
              <w:rPr>
                <w:rFonts w:ascii="Calibri" w:hAnsi="Calibri" w:cs="Calibri"/>
              </w:rPr>
            </w:rPrChange>
          </w:rPr>
          <w:t xml:space="preserve">We examine post-secondary educational plans along three dimensions. First, we tabulate intended field of study by gender identity (Table </w:t>
        </w:r>
      </w:ins>
      <w:ins w:id="632" w:author="Christina Sun" w:date="2026-03-15T19:26:00Z" w16du:dateUtc="2026-03-16T02:26:00Z">
        <w:r w:rsidRPr="00B621E1">
          <w:rPr>
            <w:rFonts w:asciiTheme="majorHAnsi" w:hAnsiTheme="majorHAnsi" w:cstheme="majorHAnsi"/>
            <w:rPrChange w:id="633" w:author="Christina Sun" w:date="2026-03-15T21:36:00Z" w16du:dateUtc="2026-03-16T04:36:00Z">
              <w:rPr>
                <w:rFonts w:ascii="Calibri" w:hAnsi="Calibri" w:cs="Calibri"/>
              </w:rPr>
            </w:rPrChange>
          </w:rPr>
          <w:t>4</w:t>
        </w:r>
      </w:ins>
      <w:ins w:id="634" w:author="Christina Sun" w:date="2026-03-15T19:25:00Z" w16du:dateUtc="2026-03-16T02:25:00Z">
        <w:r w:rsidRPr="00B621E1">
          <w:rPr>
            <w:rFonts w:asciiTheme="majorHAnsi" w:hAnsiTheme="majorHAnsi" w:cstheme="majorHAnsi"/>
            <w:rPrChange w:id="635" w:author="Christina Sun" w:date="2026-03-15T21:36:00Z" w16du:dateUtc="2026-03-16T04:36:00Z">
              <w:rPr>
                <w:rFonts w:ascii="Calibri" w:hAnsi="Calibri" w:cs="Calibri"/>
              </w:rPr>
            </w:rPrChange>
          </w:rPr>
          <w:t>)</w:t>
        </w:r>
      </w:ins>
      <w:ins w:id="636" w:author="Christina Sun" w:date="2026-03-15T19:26:00Z" w16du:dateUtc="2026-03-16T02:26:00Z">
        <w:r w:rsidRPr="00B621E1">
          <w:rPr>
            <w:rFonts w:asciiTheme="majorHAnsi" w:hAnsiTheme="majorHAnsi" w:cstheme="majorHAnsi"/>
            <w:rPrChange w:id="637" w:author="Christina Sun" w:date="2026-03-15T21:36:00Z" w16du:dateUtc="2026-03-16T04:36:00Z">
              <w:rPr>
                <w:rFonts w:ascii="Calibri" w:hAnsi="Calibri" w:cs="Calibri"/>
              </w:rPr>
            </w:rPrChange>
          </w:rPr>
          <w:t xml:space="preserve">. Second, we estimate </w:t>
        </w:r>
      </w:ins>
      <w:del w:id="638" w:author="Christina Sun" w:date="2026-03-15T19:26:00Z" w16du:dateUtc="2026-03-16T02:26:00Z">
        <w:r w:rsidR="00602BF5" w:rsidRPr="00B621E1" w:rsidDel="00BE6A6B">
          <w:rPr>
            <w:rFonts w:asciiTheme="majorHAnsi" w:hAnsiTheme="majorHAnsi" w:cstheme="majorHAnsi"/>
            <w:rPrChange w:id="639" w:author="Christina Sun" w:date="2026-03-15T21:36:00Z" w16du:dateUtc="2026-03-16T04:36:00Z">
              <w:rPr>
                <w:rFonts w:ascii="Calibri" w:hAnsi="Calibri" w:cs="Calibri"/>
              </w:rPr>
            </w:rPrChange>
          </w:rPr>
          <w:delText xml:space="preserve">Additionally, we estimate </w:delText>
        </w:r>
      </w:del>
      <w:r w:rsidR="00602BF5" w:rsidRPr="00B621E1">
        <w:rPr>
          <w:rFonts w:asciiTheme="majorHAnsi" w:hAnsiTheme="majorHAnsi" w:cstheme="majorHAnsi"/>
          <w:rPrChange w:id="640" w:author="Christina Sun" w:date="2026-03-15T21:36:00Z" w16du:dateUtc="2026-03-16T04:36:00Z">
            <w:rPr>
              <w:rFonts w:ascii="Calibri" w:hAnsi="Calibri" w:cs="Calibri"/>
            </w:rPr>
          </w:rPrChange>
        </w:rPr>
        <w:t>logit models for intent to attend a four-year</w:t>
      </w:r>
      <w:ins w:id="641" w:author="Christina Sun" w:date="2026-03-15T19:28:00Z" w16du:dateUtc="2026-03-16T02:28:00Z">
        <w:r w:rsidRPr="00B621E1">
          <w:rPr>
            <w:rFonts w:asciiTheme="majorHAnsi" w:hAnsiTheme="majorHAnsi" w:cstheme="majorHAnsi"/>
            <w:rPrChange w:id="642" w:author="Christina Sun" w:date="2026-03-15T21:36:00Z" w16du:dateUtc="2026-03-16T04:36:00Z">
              <w:rPr>
                <w:rFonts w:ascii="Calibri" w:hAnsi="Calibri" w:cs="Calibri"/>
              </w:rPr>
            </w:rPrChange>
          </w:rPr>
          <w:t xml:space="preserve"> (versus two-year)</w:t>
        </w:r>
      </w:ins>
      <w:r w:rsidR="00602BF5" w:rsidRPr="00B621E1">
        <w:rPr>
          <w:rFonts w:asciiTheme="majorHAnsi" w:hAnsiTheme="majorHAnsi" w:cstheme="majorHAnsi"/>
          <w:rPrChange w:id="643" w:author="Christina Sun" w:date="2026-03-15T21:36:00Z" w16du:dateUtc="2026-03-16T04:36:00Z">
            <w:rPr>
              <w:rFonts w:ascii="Calibri" w:hAnsi="Calibri" w:cs="Calibri"/>
            </w:rPr>
          </w:rPrChange>
        </w:rPr>
        <w:t xml:space="preserve"> college</w:t>
      </w:r>
      <w:ins w:id="644" w:author="Christina Sun" w:date="2026-03-15T19:28:00Z" w16du:dateUtc="2026-03-16T02:28:00Z">
        <w:r w:rsidRPr="00B621E1">
          <w:rPr>
            <w:rFonts w:asciiTheme="majorHAnsi" w:hAnsiTheme="majorHAnsi" w:cstheme="majorHAnsi"/>
            <w:rPrChange w:id="645" w:author="Christina Sun" w:date="2026-03-15T21:36:00Z" w16du:dateUtc="2026-03-16T04:36:00Z">
              <w:rPr>
                <w:rFonts w:ascii="Calibri" w:hAnsi="Calibri" w:cs="Calibri"/>
              </w:rPr>
            </w:rPrChange>
          </w:rPr>
          <w:t xml:space="preserve">. Third, we estimate </w:t>
        </w:r>
      </w:ins>
      <w:del w:id="646" w:author="Christina Sun" w:date="2026-03-15T19:28:00Z" w16du:dateUtc="2026-03-16T02:28:00Z">
        <w:r w:rsidR="00602BF5" w:rsidRPr="00B621E1" w:rsidDel="00BE6A6B">
          <w:rPr>
            <w:rFonts w:asciiTheme="majorHAnsi" w:hAnsiTheme="majorHAnsi" w:cstheme="majorHAnsi"/>
            <w:rPrChange w:id="647" w:author="Christina Sun" w:date="2026-03-15T21:36:00Z" w16du:dateUtc="2026-03-16T04:36:00Z">
              <w:rPr>
                <w:rFonts w:ascii="Calibri" w:hAnsi="Calibri" w:cs="Calibri"/>
              </w:rPr>
            </w:rPrChange>
          </w:rPr>
          <w:delText xml:space="preserve"> and </w:delText>
        </w:r>
      </w:del>
      <w:r w:rsidR="00602BF5" w:rsidRPr="00B621E1">
        <w:rPr>
          <w:rFonts w:asciiTheme="majorHAnsi" w:hAnsiTheme="majorHAnsi" w:cstheme="majorHAnsi"/>
          <w:rPrChange w:id="648" w:author="Christina Sun" w:date="2026-03-15T21:36:00Z" w16du:dateUtc="2026-03-16T04:36:00Z">
            <w:rPr>
              <w:rFonts w:ascii="Calibri" w:hAnsi="Calibri" w:cs="Calibri"/>
            </w:rPr>
          </w:rPrChange>
        </w:rPr>
        <w:t>ordered logit models for highest degree aspirations</w:t>
      </w:r>
      <w:ins w:id="649" w:author="Christina Sun" w:date="2026-03-15T19:26:00Z" w16du:dateUtc="2026-03-16T02:26:00Z">
        <w:r w:rsidRPr="00B621E1">
          <w:rPr>
            <w:rFonts w:asciiTheme="majorHAnsi" w:hAnsiTheme="majorHAnsi" w:cstheme="majorHAnsi"/>
            <w:rPrChange w:id="650" w:author="Christina Sun" w:date="2026-03-15T21:36:00Z" w16du:dateUtc="2026-03-16T04:36:00Z">
              <w:rPr>
                <w:rFonts w:ascii="Calibri" w:hAnsi="Calibri" w:cs="Calibri"/>
              </w:rPr>
            </w:rPrChange>
          </w:rPr>
          <w:t>,</w:t>
        </w:r>
      </w:ins>
      <w:ins w:id="651" w:author="Christina Sun" w:date="2026-03-15T19:28:00Z" w16du:dateUtc="2026-03-16T02:28:00Z">
        <w:r w:rsidRPr="00B621E1">
          <w:rPr>
            <w:rFonts w:asciiTheme="majorHAnsi" w:hAnsiTheme="majorHAnsi" w:cstheme="majorHAnsi"/>
            <w:rPrChange w:id="652" w:author="Christina Sun" w:date="2026-03-15T21:36:00Z" w16du:dateUtc="2026-03-16T04:36:00Z">
              <w:rPr>
                <w:rFonts w:ascii="Calibri" w:hAnsi="Calibri" w:cs="Calibri"/>
              </w:rPr>
            </w:rPrChange>
          </w:rPr>
          <w:t xml:space="preserve"> where the outcome is an ordinal measure with five categories: vocational/</w:t>
        </w:r>
      </w:ins>
      <w:ins w:id="653" w:author="Christina Sun" w:date="2026-03-15T19:29:00Z" w16du:dateUtc="2026-03-16T02:29:00Z">
        <w:r w:rsidRPr="00B621E1">
          <w:rPr>
            <w:rFonts w:asciiTheme="majorHAnsi" w:hAnsiTheme="majorHAnsi" w:cstheme="majorHAnsi"/>
            <w:rPrChange w:id="654" w:author="Christina Sun" w:date="2026-03-15T21:36:00Z" w16du:dateUtc="2026-03-16T04:36:00Z">
              <w:rPr>
                <w:rFonts w:ascii="Calibri" w:hAnsi="Calibri" w:cs="Calibri"/>
              </w:rPr>
            </w:rPrChange>
          </w:rPr>
          <w:t xml:space="preserve">technical certificate, associate </w:t>
        </w:r>
      </w:ins>
      <w:ins w:id="655" w:author="Christina Sun" w:date="2026-03-15T19:30:00Z" w16du:dateUtc="2026-03-16T02:30:00Z">
        <w:r w:rsidRPr="00B621E1">
          <w:rPr>
            <w:rFonts w:asciiTheme="majorHAnsi" w:hAnsiTheme="majorHAnsi" w:cstheme="majorHAnsi"/>
            <w:rPrChange w:id="656" w:author="Christina Sun" w:date="2026-03-15T21:36:00Z" w16du:dateUtc="2026-03-16T04:36:00Z">
              <w:rPr>
                <w:rFonts w:ascii="Calibri" w:hAnsi="Calibri" w:cs="Calibri"/>
              </w:rPr>
            </w:rPrChange>
          </w:rPr>
          <w:t xml:space="preserve">degree, bachelor’s degree, master’s </w:t>
        </w:r>
        <w:r w:rsidRPr="00B621E1">
          <w:rPr>
            <w:rFonts w:asciiTheme="majorHAnsi" w:hAnsiTheme="majorHAnsi" w:cstheme="majorHAnsi"/>
            <w:rPrChange w:id="657" w:author="Christina Sun" w:date="2026-03-15T21:36:00Z" w16du:dateUtc="2026-03-16T04:36:00Z">
              <w:rPr>
                <w:rFonts w:ascii="Calibri" w:hAnsi="Calibri" w:cs="Calibri"/>
              </w:rPr>
            </w:rPrChange>
          </w:rPr>
          <w:lastRenderedPageBreak/>
          <w:t>degree, and doctoral degree. The logit and ordered logit models are estimated separately by gender identity and sexual orientation. In each case, we estimate an unconditional model and a model with controls for race/ethnicity and parent education. For sexua</w:t>
        </w:r>
      </w:ins>
      <w:ins w:id="658" w:author="Christina Sun" w:date="2026-03-15T19:31:00Z" w16du:dateUtc="2026-03-16T02:31:00Z">
        <w:r w:rsidRPr="00B621E1">
          <w:rPr>
            <w:rFonts w:asciiTheme="majorHAnsi" w:hAnsiTheme="majorHAnsi" w:cstheme="majorHAnsi"/>
            <w:rPrChange w:id="659" w:author="Christina Sun" w:date="2026-03-15T21:36:00Z" w16du:dateUtc="2026-03-16T04:36:00Z">
              <w:rPr>
                <w:rFonts w:ascii="Calibri" w:hAnsi="Calibri" w:cs="Calibri"/>
              </w:rPr>
            </w:rPrChange>
          </w:rPr>
          <w:t>l orientation models, we additionally estimate a specification that controls for assigned sex at birth. Cisgender men and straight/heterosexual students serve as the reference categories. We report odds ratios with 95% confidence intervals and present predicted pr</w:t>
        </w:r>
      </w:ins>
      <w:ins w:id="660" w:author="Christina Sun" w:date="2026-03-15T19:32:00Z" w16du:dateUtc="2026-03-16T02:32:00Z">
        <w:r w:rsidRPr="00B621E1">
          <w:rPr>
            <w:rFonts w:asciiTheme="majorHAnsi" w:hAnsiTheme="majorHAnsi" w:cstheme="majorHAnsi"/>
            <w:rPrChange w:id="661" w:author="Christina Sun" w:date="2026-03-15T21:36:00Z" w16du:dateUtc="2026-03-16T04:36:00Z">
              <w:rPr>
                <w:rFonts w:ascii="Calibri" w:hAnsi="Calibri" w:cs="Calibri"/>
              </w:rPr>
            </w:rPrChange>
          </w:rPr>
          <w:t xml:space="preserve">obabilities from the ordered logit models as a stacked bar chart, evaluated at sample means. </w:t>
        </w:r>
      </w:ins>
    </w:p>
    <w:p w14:paraId="7439AE1C" w14:textId="7B4F4036" w:rsidR="00BD041A" w:rsidRPr="00B621E1" w:rsidRDefault="00BE6A6B" w:rsidP="00BE6A6B">
      <w:pPr>
        <w:spacing w:line="360" w:lineRule="auto"/>
        <w:ind w:firstLine="720"/>
        <w:rPr>
          <w:rFonts w:asciiTheme="majorHAnsi" w:hAnsiTheme="majorHAnsi" w:cstheme="majorHAnsi"/>
          <w:rPrChange w:id="662" w:author="Christina Sun" w:date="2026-03-15T21:36:00Z" w16du:dateUtc="2026-03-16T04:36:00Z">
            <w:rPr>
              <w:rFonts w:ascii="Calibri" w:hAnsi="Calibri" w:cs="Calibri"/>
            </w:rPr>
          </w:rPrChange>
        </w:rPr>
      </w:pPr>
      <w:ins w:id="663" w:author="Christina Sun" w:date="2026-03-15T19:26:00Z" w16du:dateUtc="2026-03-16T02:26:00Z">
        <w:r w:rsidRPr="00B621E1">
          <w:rPr>
            <w:rFonts w:asciiTheme="majorHAnsi" w:hAnsiTheme="majorHAnsi" w:cstheme="majorHAnsi"/>
            <w:rPrChange w:id="664" w:author="Christina Sun" w:date="2026-03-15T21:36:00Z" w16du:dateUtc="2026-03-16T04:36:00Z">
              <w:rPr>
                <w:rFonts w:ascii="Calibri" w:hAnsi="Calibri" w:cs="Calibri"/>
              </w:rPr>
            </w:rPrChange>
          </w:rPr>
          <w:t xml:space="preserve"> </w:t>
        </w:r>
      </w:ins>
      <w:del w:id="665" w:author="Christina Sun" w:date="2026-03-15T19:36:00Z" w16du:dateUtc="2026-03-16T02:36:00Z">
        <w:r w:rsidR="00602BF5" w:rsidRPr="00B621E1" w:rsidDel="00E40F58">
          <w:rPr>
            <w:rFonts w:asciiTheme="majorHAnsi" w:hAnsiTheme="majorHAnsi" w:cstheme="majorHAnsi"/>
            <w:rPrChange w:id="666" w:author="Christina Sun" w:date="2026-03-15T21:36:00Z" w16du:dateUtc="2026-03-16T04:36:00Z">
              <w:rPr>
                <w:rFonts w:ascii="Calibri" w:hAnsi="Calibri" w:cs="Calibri"/>
              </w:rPr>
            </w:rPrChange>
          </w:rPr>
          <w:delText xml:space="preserve"> </w:delText>
        </w:r>
      </w:del>
      <w:del w:id="667" w:author="Christina Sun" w:date="2026-03-15T19:27:00Z" w16du:dateUtc="2026-03-16T02:27:00Z">
        <w:r w:rsidR="00602BF5" w:rsidRPr="00B621E1" w:rsidDel="00BE6A6B">
          <w:rPr>
            <w:rFonts w:asciiTheme="majorHAnsi" w:hAnsiTheme="majorHAnsi" w:cstheme="majorHAnsi"/>
            <w:rPrChange w:id="668" w:author="Christina Sun" w:date="2026-03-15T21:36:00Z" w16du:dateUtc="2026-03-16T04:36:00Z">
              <w:rPr>
                <w:rFonts w:ascii="Calibri" w:hAnsi="Calibri" w:cs="Calibri"/>
              </w:rPr>
            </w:rPrChange>
          </w:rPr>
          <w:delText>to examine whether descriptive differences in academic plans across</w:delText>
        </w:r>
      </w:del>
      <w:del w:id="669" w:author="Christina Sun" w:date="2026-03-15T19:36:00Z" w16du:dateUtc="2026-03-16T02:36:00Z">
        <w:r w:rsidR="00602BF5" w:rsidRPr="00B621E1" w:rsidDel="00E40F58">
          <w:rPr>
            <w:rFonts w:asciiTheme="majorHAnsi" w:hAnsiTheme="majorHAnsi" w:cstheme="majorHAnsi"/>
            <w:rPrChange w:id="670" w:author="Christina Sun" w:date="2026-03-15T21:36:00Z" w16du:dateUtc="2026-03-16T04:36:00Z">
              <w:rPr>
                <w:rFonts w:ascii="Calibri" w:hAnsi="Calibri" w:cs="Calibri"/>
              </w:rPr>
            </w:rPrChange>
          </w:rPr>
          <w:delText xml:space="preserve"> gender identity and sexual orientation categories are robust to the inclusion of demographic controls (race/ethnicity and parental education indicators). As with the worry regressions, cisgender men and straight/heterosexual students serve as the reference categories, and we estimate both unconditional and controlled </w:delText>
        </w:r>
        <w:r w:rsidR="00495487" w:rsidRPr="00B621E1" w:rsidDel="00E40F58">
          <w:rPr>
            <w:rFonts w:asciiTheme="majorHAnsi" w:hAnsiTheme="majorHAnsi" w:cstheme="majorHAnsi"/>
            <w:rPrChange w:id="671" w:author="Christina Sun" w:date="2026-03-15T21:36:00Z" w16du:dateUtc="2026-03-16T04:36:00Z">
              <w:rPr>
                <w:rFonts w:ascii="Calibri" w:hAnsi="Calibri" w:cs="Calibri"/>
              </w:rPr>
            </w:rPrChange>
          </w:rPr>
          <w:delText>models</w:delText>
        </w:r>
        <w:r w:rsidR="00602BF5" w:rsidRPr="00B621E1" w:rsidDel="00E40F58">
          <w:rPr>
            <w:rFonts w:asciiTheme="majorHAnsi" w:hAnsiTheme="majorHAnsi" w:cstheme="majorHAnsi"/>
            <w:rPrChange w:id="672" w:author="Christina Sun" w:date="2026-03-15T21:36:00Z" w16du:dateUtc="2026-03-16T04:36:00Z">
              <w:rPr>
                <w:rFonts w:ascii="Calibri" w:hAnsi="Calibri" w:cs="Calibri"/>
              </w:rPr>
            </w:rPrChange>
          </w:rPr>
          <w:delText>.</w:delText>
        </w:r>
      </w:del>
      <w:bookmarkStart w:id="673" w:name="_q9mjyjyr4vts" w:colFirst="0" w:colLast="0"/>
      <w:bookmarkEnd w:id="673"/>
    </w:p>
    <w:p w14:paraId="6453B361" w14:textId="77777777" w:rsidR="00784751" w:rsidRPr="00B621E1" w:rsidRDefault="00602BF5" w:rsidP="00784751">
      <w:pPr>
        <w:pStyle w:val="Heading1"/>
        <w:spacing w:before="0" w:after="0" w:line="360" w:lineRule="auto"/>
        <w:rPr>
          <w:rFonts w:asciiTheme="majorHAnsi" w:hAnsiTheme="majorHAnsi" w:cstheme="majorHAnsi"/>
          <w:b/>
          <w:bCs/>
          <w:sz w:val="24"/>
          <w:szCs w:val="24"/>
          <w:rPrChange w:id="674" w:author="Christina Sun" w:date="2026-03-15T21:36:00Z" w16du:dateUtc="2026-03-16T04:36:00Z">
            <w:rPr>
              <w:rFonts w:ascii="Calibri" w:hAnsi="Calibri" w:cs="Calibri"/>
              <w:b/>
              <w:bCs/>
              <w:sz w:val="24"/>
              <w:szCs w:val="24"/>
            </w:rPr>
          </w:rPrChange>
        </w:rPr>
      </w:pPr>
      <w:bookmarkStart w:id="675" w:name="_pnxq2vtsfjef" w:colFirst="0" w:colLast="0"/>
      <w:bookmarkEnd w:id="675"/>
      <w:commentRangeStart w:id="676"/>
      <w:r w:rsidRPr="00B621E1">
        <w:rPr>
          <w:rFonts w:asciiTheme="majorHAnsi" w:hAnsiTheme="majorHAnsi" w:cstheme="majorHAnsi"/>
          <w:b/>
          <w:bCs/>
          <w:sz w:val="24"/>
          <w:szCs w:val="24"/>
          <w:rPrChange w:id="677" w:author="Christina Sun" w:date="2026-03-15T21:36:00Z" w16du:dateUtc="2026-03-16T04:36:00Z">
            <w:rPr>
              <w:rFonts w:ascii="Calibri" w:hAnsi="Calibri" w:cs="Calibri"/>
              <w:b/>
              <w:bCs/>
              <w:sz w:val="24"/>
              <w:szCs w:val="24"/>
            </w:rPr>
          </w:rPrChange>
        </w:rPr>
        <w:t>Findings</w:t>
      </w:r>
      <w:bookmarkStart w:id="678" w:name="_ot3pv1sdux7u" w:colFirst="0" w:colLast="0"/>
      <w:bookmarkEnd w:id="678"/>
      <w:commentRangeEnd w:id="676"/>
      <w:r w:rsidR="00194C5E" w:rsidRPr="00B621E1">
        <w:rPr>
          <w:rStyle w:val="CommentReference"/>
          <w:rFonts w:asciiTheme="majorHAnsi" w:hAnsiTheme="majorHAnsi" w:cstheme="majorHAnsi"/>
          <w:b/>
          <w:bCs/>
          <w:sz w:val="24"/>
          <w:szCs w:val="24"/>
          <w:rPrChange w:id="679" w:author="Christina Sun" w:date="2026-03-15T21:36:00Z" w16du:dateUtc="2026-03-16T04:36:00Z">
            <w:rPr>
              <w:rStyle w:val="CommentReference"/>
              <w:rFonts w:ascii="Calibri" w:hAnsi="Calibri" w:cs="Calibri"/>
              <w:b/>
              <w:bCs/>
              <w:sz w:val="24"/>
              <w:szCs w:val="24"/>
            </w:rPr>
          </w:rPrChange>
        </w:rPr>
        <w:commentReference w:id="676"/>
      </w:r>
    </w:p>
    <w:p w14:paraId="5DC6305C" w14:textId="425397D0" w:rsidR="003202AF" w:rsidRPr="00B621E1" w:rsidRDefault="00602BF5" w:rsidP="001B2966">
      <w:pPr>
        <w:spacing w:line="360" w:lineRule="auto"/>
        <w:rPr>
          <w:rFonts w:asciiTheme="majorHAnsi" w:hAnsiTheme="majorHAnsi" w:cstheme="majorHAnsi"/>
        </w:rPr>
      </w:pPr>
      <w:bookmarkStart w:id="680" w:name="_q8blxzy9nm45" w:colFirst="0" w:colLast="0"/>
      <w:bookmarkEnd w:id="680"/>
      <w:r w:rsidRPr="00B621E1">
        <w:rPr>
          <w:rFonts w:asciiTheme="majorHAnsi" w:hAnsiTheme="majorHAnsi" w:cstheme="majorHAnsi"/>
          <w:b/>
          <w:bCs/>
        </w:rPr>
        <w:t xml:space="preserve">High School Experiences </w:t>
      </w:r>
    </w:p>
    <w:p w14:paraId="7439B006" w14:textId="1E966568" w:rsidR="00BD041A" w:rsidRPr="00B621E1" w:rsidRDefault="00602BF5" w:rsidP="003803B1">
      <w:pPr>
        <w:spacing w:line="360" w:lineRule="auto"/>
        <w:ind w:firstLine="720"/>
        <w:rPr>
          <w:rFonts w:asciiTheme="majorHAnsi" w:hAnsiTheme="majorHAnsi" w:cstheme="majorHAnsi"/>
        </w:rPr>
      </w:pPr>
      <w:r w:rsidRPr="00B621E1">
        <w:rPr>
          <w:rFonts w:asciiTheme="majorHAnsi" w:hAnsiTheme="majorHAnsi" w:cstheme="majorHAnsi"/>
        </w:rPr>
        <w:t xml:space="preserve">Students were </w:t>
      </w:r>
      <w:r w:rsidR="00A62F47" w:rsidRPr="00B621E1">
        <w:rPr>
          <w:rFonts w:asciiTheme="majorHAnsi" w:hAnsiTheme="majorHAnsi" w:cstheme="majorHAnsi"/>
        </w:rPr>
        <w:t xml:space="preserve">first </w:t>
      </w:r>
      <w:r w:rsidRPr="00B621E1">
        <w:rPr>
          <w:rFonts w:asciiTheme="majorHAnsi" w:hAnsiTheme="majorHAnsi" w:cstheme="majorHAnsi"/>
        </w:rPr>
        <w:t xml:space="preserve">asked about their academic and social experiences in high school. We included a total of six </w:t>
      </w:r>
      <w:r w:rsidR="00EE4EDD" w:rsidRPr="00B621E1">
        <w:rPr>
          <w:rFonts w:asciiTheme="majorHAnsi" w:hAnsiTheme="majorHAnsi" w:cstheme="majorHAnsi"/>
        </w:rPr>
        <w:t xml:space="preserve">Likert-scale </w:t>
      </w:r>
      <w:r w:rsidRPr="00B621E1">
        <w:rPr>
          <w:rFonts w:asciiTheme="majorHAnsi" w:hAnsiTheme="majorHAnsi" w:cstheme="majorHAnsi"/>
        </w:rPr>
        <w:t>survey questions on high school experiences, with each item ranging from -2 (very negative) to 2 (very positive), with 0 indicating a neutral experience (see Appendix B for high school experience survey items and summary statistics).</w:t>
      </w:r>
      <w:ins w:id="681" w:author="Christina Sun" w:date="2026-03-15T19:46:00Z" w16du:dateUtc="2026-03-16T02:46:00Z">
        <w:r w:rsidR="003D5B76" w:rsidRPr="00B621E1">
          <w:rPr>
            <w:rFonts w:asciiTheme="majorHAnsi" w:hAnsiTheme="majorHAnsi" w:cstheme="majorHAnsi"/>
          </w:rPr>
          <w:t xml:space="preserve"> We constructed an additive index by summing these six items, yielding a scale ranging from -12 to 12, where positive values denote an overall positive experience, negative values indicate an overall negative experience, and zero suggests a neutral experience.</w:t>
        </w:r>
        <w:r w:rsidR="003D5B76" w:rsidRPr="00B621E1">
          <w:rPr>
            <w:rFonts w:asciiTheme="majorHAnsi" w:hAnsiTheme="majorHAnsi" w:cstheme="majorHAnsi"/>
          </w:rPr>
          <w:t xml:space="preserve"> </w:t>
        </w:r>
        <w:r w:rsidR="003D5B76" w:rsidRPr="00B621E1">
          <w:rPr>
            <w:rFonts w:asciiTheme="majorHAnsi" w:hAnsiTheme="majorHAnsi" w:cstheme="majorHAnsi"/>
          </w:rPr>
          <w:t xml:space="preserve">For </w:t>
        </w:r>
        <w:r w:rsidR="003D5B76" w:rsidRPr="00B621E1">
          <w:rPr>
            <w:rFonts w:asciiTheme="majorHAnsi" w:hAnsiTheme="majorHAnsi" w:cstheme="majorHAnsi"/>
          </w:rPr>
          <w:t xml:space="preserve">summary statistics of </w:t>
        </w:r>
        <w:r w:rsidR="003D5B76" w:rsidRPr="00B621E1">
          <w:rPr>
            <w:rFonts w:asciiTheme="majorHAnsi" w:hAnsiTheme="majorHAnsi" w:cstheme="majorHAnsi"/>
          </w:rPr>
          <w:t>survey items</w:t>
        </w:r>
      </w:ins>
      <w:ins w:id="682" w:author="Christina Sun" w:date="2026-03-15T20:51:00Z" w16du:dateUtc="2026-03-16T03:51:00Z">
        <w:r w:rsidR="005F5DF3" w:rsidRPr="00B621E1">
          <w:rPr>
            <w:rFonts w:asciiTheme="majorHAnsi" w:hAnsiTheme="majorHAnsi" w:cstheme="majorHAnsi"/>
          </w:rPr>
          <w:t xml:space="preserve"> over the entire sample, see Appendix B. For summary statistics of survey items disaggregated</w:t>
        </w:r>
      </w:ins>
      <w:ins w:id="683" w:author="Christina Sun" w:date="2026-03-15T19:46:00Z" w16du:dateUtc="2026-03-16T02:46:00Z">
        <w:r w:rsidR="003D5B76" w:rsidRPr="00B621E1">
          <w:rPr>
            <w:rFonts w:asciiTheme="majorHAnsi" w:hAnsiTheme="majorHAnsi" w:cstheme="majorHAnsi"/>
          </w:rPr>
          <w:t xml:space="preserve"> by gender identity</w:t>
        </w:r>
      </w:ins>
      <w:ins w:id="684" w:author="Christina Sun" w:date="2026-03-15T20:51:00Z" w16du:dateUtc="2026-03-16T03:51:00Z">
        <w:r w:rsidR="005F5DF3" w:rsidRPr="00B621E1">
          <w:rPr>
            <w:rFonts w:asciiTheme="majorHAnsi" w:hAnsiTheme="majorHAnsi" w:cstheme="majorHAnsi"/>
          </w:rPr>
          <w:t xml:space="preserve"> and sexual orientation</w:t>
        </w:r>
      </w:ins>
      <w:ins w:id="685" w:author="Christina Sun" w:date="2026-03-15T19:46:00Z" w16du:dateUtc="2026-03-16T02:46:00Z">
        <w:r w:rsidR="003D5B76" w:rsidRPr="00B621E1">
          <w:rPr>
            <w:rFonts w:asciiTheme="majorHAnsi" w:hAnsiTheme="majorHAnsi" w:cstheme="majorHAnsi"/>
          </w:rPr>
          <w:t>, see Appendi</w:t>
        </w:r>
      </w:ins>
      <w:ins w:id="686" w:author="Christina Sun" w:date="2026-03-15T20:51:00Z" w16du:dateUtc="2026-03-16T03:51:00Z">
        <w:r w:rsidR="005F5DF3" w:rsidRPr="00B621E1">
          <w:rPr>
            <w:rFonts w:asciiTheme="majorHAnsi" w:hAnsiTheme="majorHAnsi" w:cstheme="majorHAnsi"/>
          </w:rPr>
          <w:t xml:space="preserve">x </w:t>
        </w:r>
      </w:ins>
      <w:ins w:id="687" w:author="Christina Sun" w:date="2026-03-15T19:46:00Z" w16du:dateUtc="2026-03-16T02:46:00Z">
        <w:r w:rsidR="003D5B76" w:rsidRPr="00B621E1">
          <w:rPr>
            <w:rFonts w:asciiTheme="majorHAnsi" w:hAnsiTheme="majorHAnsi" w:cstheme="majorHAnsi"/>
          </w:rPr>
          <w:t>C.</w:t>
        </w:r>
      </w:ins>
      <w:del w:id="688" w:author="Christina Sun" w:date="2026-03-15T19:46:00Z" w16du:dateUtc="2026-03-16T02:46:00Z">
        <w:r w:rsidRPr="00B621E1" w:rsidDel="003D5B76">
          <w:rPr>
            <w:rFonts w:asciiTheme="majorHAnsi" w:hAnsiTheme="majorHAnsi" w:cstheme="majorHAnsi"/>
          </w:rPr>
          <w:delText xml:space="preserve"> </w:delText>
        </w:r>
      </w:del>
    </w:p>
    <w:p w14:paraId="4D89AEAA" w14:textId="77777777" w:rsidR="003D5B76" w:rsidRPr="00B621E1" w:rsidRDefault="003D5B76" w:rsidP="003D5B76">
      <w:pPr>
        <w:spacing w:line="360" w:lineRule="auto"/>
        <w:ind w:firstLine="720"/>
        <w:rPr>
          <w:ins w:id="689" w:author="Christina Sun" w:date="2026-03-15T20:55:00Z" w16du:dateUtc="2026-03-16T03:55:00Z"/>
          <w:rFonts w:asciiTheme="majorHAnsi" w:hAnsiTheme="majorHAnsi" w:cstheme="majorHAnsi"/>
        </w:rPr>
      </w:pPr>
      <w:ins w:id="690" w:author="Christina Sun" w:date="2026-03-15T19:48:00Z" w16du:dateUtc="2026-03-16T02:48:00Z">
        <w:r w:rsidRPr="00B621E1">
          <w:rPr>
            <w:rFonts w:asciiTheme="majorHAnsi" w:hAnsiTheme="majorHAnsi" w:cstheme="majorHAnsi"/>
          </w:rPr>
          <w:t xml:space="preserve">We first compare average high school experiences by gender identity (Table </w:t>
        </w:r>
        <w:r w:rsidRPr="00B621E1">
          <w:rPr>
            <w:rFonts w:asciiTheme="majorHAnsi" w:hAnsiTheme="majorHAnsi" w:cstheme="majorHAnsi"/>
          </w:rPr>
          <w:t>2</w:t>
        </w:r>
        <w:r w:rsidRPr="00B621E1">
          <w:rPr>
            <w:rFonts w:asciiTheme="majorHAnsi" w:hAnsiTheme="majorHAnsi" w:cstheme="majorHAnsi"/>
          </w:rPr>
          <w:t>). Cisgender men report the most positive high school experiences (mean = 4.27), followed by cisgender women (mean = 3.79). Trans and gender expansive students report substantially less positive experiences, with gender diverse/questioning students reporting the lowest scores (mean = 1.11). We plot these differences as regression coefficients in Figure 3 and find them statistically significant and robust to the inclusion of demographic controls.</w:t>
        </w:r>
        <w:r w:rsidRPr="00B621E1">
          <w:rPr>
            <w:rFonts w:asciiTheme="majorHAnsi" w:hAnsiTheme="majorHAnsi" w:cstheme="majorHAnsi"/>
          </w:rPr>
          <w:t xml:space="preserve"> </w:t>
        </w:r>
      </w:ins>
      <w:moveToRangeStart w:id="691" w:author="Christina Sun" w:date="2026-03-15T19:48:00Z" w:name="move224496551"/>
      <w:moveTo w:id="692" w:author="Christina Sun" w:date="2026-03-15T19:48:00Z" w16du:dateUtc="2026-03-16T02:48:00Z">
        <w:r w:rsidRPr="00B621E1">
          <w:rPr>
            <w:rFonts w:asciiTheme="majorHAnsi" w:hAnsiTheme="majorHAnsi" w:cstheme="majorHAnsi"/>
          </w:rPr>
          <w:t>While not causal, these results indicate that there is an association between gender identity and students’ experiences in high school, which we consider in later analyses.</w:t>
        </w:r>
      </w:moveTo>
    </w:p>
    <w:p w14:paraId="40C903FA" w14:textId="77777777" w:rsidR="003F106B" w:rsidRPr="00B621E1" w:rsidRDefault="003F106B" w:rsidP="003F106B">
      <w:pPr>
        <w:spacing w:line="360" w:lineRule="auto"/>
        <w:rPr>
          <w:ins w:id="693" w:author="Christina Sun" w:date="2026-03-15T20:55:00Z" w16du:dateUtc="2026-03-16T03:55:00Z"/>
          <w:rFonts w:asciiTheme="majorHAnsi" w:hAnsiTheme="majorHAnsi" w:cstheme="majorHAnsi"/>
          <w:b/>
          <w:bCs/>
        </w:rPr>
      </w:pPr>
    </w:p>
    <w:p w14:paraId="3474721A" w14:textId="77777777" w:rsidR="003F106B" w:rsidRPr="00B621E1" w:rsidRDefault="003F106B" w:rsidP="003F106B">
      <w:pPr>
        <w:spacing w:line="360" w:lineRule="auto"/>
        <w:rPr>
          <w:ins w:id="694" w:author="Christina Sun" w:date="2026-03-15T20:55:00Z" w16du:dateUtc="2026-03-16T03:55:00Z"/>
          <w:rFonts w:asciiTheme="majorHAnsi" w:hAnsiTheme="majorHAnsi" w:cstheme="majorHAnsi"/>
          <w:b/>
          <w:bCs/>
        </w:rPr>
      </w:pPr>
    </w:p>
    <w:p w14:paraId="7DCBA1C7" w14:textId="152480F8" w:rsidR="003F106B" w:rsidRPr="00B621E1" w:rsidRDefault="003F106B" w:rsidP="003F106B">
      <w:pPr>
        <w:spacing w:line="360" w:lineRule="auto"/>
        <w:rPr>
          <w:ins w:id="695" w:author="Christina Sun" w:date="2026-03-15T20:55:00Z" w16du:dateUtc="2026-03-16T03:55:00Z"/>
          <w:rFonts w:asciiTheme="majorHAnsi" w:hAnsiTheme="majorHAnsi" w:cstheme="majorHAnsi"/>
          <w:b/>
          <w:bCs/>
        </w:rPr>
      </w:pPr>
      <w:ins w:id="696" w:author="Christina Sun" w:date="2026-03-15T20:55:00Z" w16du:dateUtc="2026-03-16T03:55:00Z">
        <w:r w:rsidRPr="00B621E1">
          <w:rPr>
            <w:rFonts w:asciiTheme="majorHAnsi" w:hAnsiTheme="majorHAnsi" w:cstheme="majorHAnsi"/>
            <w:b/>
            <w:bCs/>
          </w:rPr>
          <w:lastRenderedPageBreak/>
          <w:t>Table 2</w:t>
        </w:r>
      </w:ins>
    </w:p>
    <w:p w14:paraId="080A4502" w14:textId="77777777" w:rsidR="003F106B" w:rsidRPr="00B621E1" w:rsidRDefault="003F106B" w:rsidP="003F106B">
      <w:pPr>
        <w:spacing w:line="360" w:lineRule="auto"/>
        <w:rPr>
          <w:ins w:id="697" w:author="Christina Sun" w:date="2026-03-15T20:55:00Z" w16du:dateUtc="2026-03-16T03:55:00Z"/>
          <w:rFonts w:asciiTheme="majorHAnsi" w:hAnsiTheme="majorHAnsi" w:cstheme="majorHAnsi"/>
          <w:i/>
          <w:iCs/>
        </w:rPr>
      </w:pPr>
      <w:ins w:id="698" w:author="Christina Sun" w:date="2026-03-15T20:55:00Z" w16du:dateUtc="2026-03-16T03:55:00Z">
        <w:r w:rsidRPr="00B621E1">
          <w:rPr>
            <w:rFonts w:asciiTheme="majorHAnsi" w:hAnsiTheme="majorHAnsi" w:cstheme="majorHAnsi"/>
            <w:i/>
            <w:iCs/>
            <w:highlight w:val="yellow"/>
          </w:rPr>
          <w:t>General High School Experience by Gender Identity</w:t>
        </w:r>
      </w:ins>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5171D6ED" w14:textId="77777777" w:rsidTr="00806A88">
        <w:trPr>
          <w:trHeight w:val="285"/>
          <w:ins w:id="699" w:author="Christina Sun" w:date="2026-03-15T20:55:00Z" w16du:dateUtc="2026-03-16T03:55:00Z"/>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0D061EFE" w14:textId="77777777" w:rsidR="003F106B" w:rsidRPr="00B621E1" w:rsidRDefault="003F106B" w:rsidP="00806A88">
            <w:pPr>
              <w:rPr>
                <w:ins w:id="700" w:author="Christina Sun" w:date="2026-03-15T20:55:00Z" w16du:dateUtc="2026-03-16T03:55:00Z"/>
                <w:rFonts w:asciiTheme="majorHAnsi" w:hAnsiTheme="majorHAnsi" w:cstheme="majorHAnsi"/>
                <w:sz w:val="20"/>
                <w:szCs w:val="20"/>
              </w:rPr>
            </w:pPr>
            <w:ins w:id="701" w:author="Christina Sun" w:date="2026-03-15T20:55:00Z" w16du:dateUtc="2026-03-16T03:55:00Z">
              <w:r w:rsidRPr="00B621E1">
                <w:rPr>
                  <w:rFonts w:asciiTheme="majorHAnsi" w:hAnsiTheme="majorHAnsi" w:cstheme="majorHAnsi"/>
                  <w:sz w:val="20"/>
                  <w:szCs w:val="20"/>
                </w:rPr>
                <w:t> </w:t>
              </w:r>
            </w:ins>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3EDFB1C4" w14:textId="77777777" w:rsidR="003F106B" w:rsidRPr="00B621E1" w:rsidRDefault="003F106B" w:rsidP="00806A88">
            <w:pPr>
              <w:jc w:val="center"/>
              <w:rPr>
                <w:ins w:id="702" w:author="Christina Sun" w:date="2026-03-15T20:55:00Z" w16du:dateUtc="2026-03-16T03:55:00Z"/>
                <w:rFonts w:asciiTheme="majorHAnsi" w:hAnsiTheme="majorHAnsi" w:cstheme="majorHAnsi"/>
                <w:sz w:val="20"/>
                <w:szCs w:val="20"/>
              </w:rPr>
            </w:pPr>
            <w:ins w:id="703" w:author="Christina Sun" w:date="2026-03-15T20:55:00Z" w16du:dateUtc="2026-03-16T03:55:00Z">
              <w:r w:rsidRPr="00B621E1">
                <w:rPr>
                  <w:rFonts w:asciiTheme="majorHAnsi" w:hAnsiTheme="majorHAnsi" w:cstheme="majorHAnsi"/>
                  <w:sz w:val="20"/>
                  <w:szCs w:val="20"/>
                </w:rPr>
                <w:t>N</w:t>
              </w:r>
            </w:ins>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26B38E96" w14:textId="77777777" w:rsidR="003F106B" w:rsidRPr="00B621E1" w:rsidRDefault="003F106B" w:rsidP="00806A88">
            <w:pPr>
              <w:jc w:val="center"/>
              <w:rPr>
                <w:ins w:id="704" w:author="Christina Sun" w:date="2026-03-15T20:55:00Z" w16du:dateUtc="2026-03-16T03:55:00Z"/>
                <w:rFonts w:asciiTheme="majorHAnsi" w:hAnsiTheme="majorHAnsi" w:cstheme="majorHAnsi"/>
                <w:sz w:val="20"/>
                <w:szCs w:val="20"/>
              </w:rPr>
            </w:pPr>
            <w:ins w:id="705" w:author="Christina Sun" w:date="2026-03-15T20:55:00Z" w16du:dateUtc="2026-03-16T03:55:00Z">
              <w:r w:rsidRPr="00B621E1">
                <w:rPr>
                  <w:rFonts w:asciiTheme="majorHAnsi" w:hAnsiTheme="majorHAnsi" w:cstheme="majorHAnsi"/>
                  <w:sz w:val="20"/>
                  <w:szCs w:val="20"/>
                </w:rPr>
                <w:t>Mean</w:t>
              </w:r>
            </w:ins>
          </w:p>
        </w:tc>
      </w:tr>
      <w:tr w:rsidR="003F106B" w:rsidRPr="00B621E1" w14:paraId="2C02EC86" w14:textId="77777777" w:rsidTr="00806A88">
        <w:trPr>
          <w:trHeight w:val="285"/>
          <w:ins w:id="706" w:author="Christina Sun" w:date="2026-03-15T20:55:00Z" w16du:dateUtc="2026-03-16T03:55:00Z"/>
        </w:trPr>
        <w:tc>
          <w:tcPr>
            <w:tcW w:w="1726" w:type="pct"/>
            <w:tcBorders>
              <w:top w:val="single" w:sz="4" w:space="0" w:color="000000"/>
            </w:tcBorders>
            <w:tcMar>
              <w:top w:w="0" w:type="dxa"/>
              <w:left w:w="100" w:type="dxa"/>
              <w:bottom w:w="0" w:type="dxa"/>
              <w:right w:w="100" w:type="dxa"/>
            </w:tcMar>
            <w:vAlign w:val="center"/>
          </w:tcPr>
          <w:p w14:paraId="174F120D" w14:textId="77777777" w:rsidR="003F106B" w:rsidRPr="00B621E1" w:rsidRDefault="003F106B" w:rsidP="00806A88">
            <w:pPr>
              <w:rPr>
                <w:ins w:id="707" w:author="Christina Sun" w:date="2026-03-15T20:55:00Z" w16du:dateUtc="2026-03-16T03:55:00Z"/>
                <w:rFonts w:asciiTheme="majorHAnsi" w:hAnsiTheme="majorHAnsi" w:cstheme="majorHAnsi"/>
                <w:sz w:val="20"/>
                <w:szCs w:val="20"/>
              </w:rPr>
            </w:pPr>
            <w:ins w:id="708" w:author="Christina Sun" w:date="2026-03-15T20:55:00Z" w16du:dateUtc="2026-03-16T03:55:00Z">
              <w:r w:rsidRPr="00B621E1">
                <w:rPr>
                  <w:rFonts w:asciiTheme="majorHAnsi" w:hAnsiTheme="majorHAnsi" w:cstheme="majorHAnsi"/>
                  <w:sz w:val="20"/>
                  <w:szCs w:val="20"/>
                </w:rPr>
                <w:t xml:space="preserve"> Cisgender man</w:t>
              </w:r>
            </w:ins>
          </w:p>
        </w:tc>
        <w:tc>
          <w:tcPr>
            <w:tcW w:w="963" w:type="pct"/>
            <w:tcBorders>
              <w:top w:val="single" w:sz="4" w:space="0" w:color="000000"/>
            </w:tcBorders>
            <w:tcMar>
              <w:top w:w="20" w:type="dxa"/>
              <w:left w:w="20" w:type="dxa"/>
              <w:bottom w:w="20" w:type="dxa"/>
              <w:right w:w="20" w:type="dxa"/>
            </w:tcMar>
            <w:vAlign w:val="center"/>
          </w:tcPr>
          <w:p w14:paraId="4F7428EE" w14:textId="77777777" w:rsidR="003F106B" w:rsidRPr="00B621E1" w:rsidRDefault="003F106B" w:rsidP="00806A88">
            <w:pPr>
              <w:jc w:val="center"/>
              <w:rPr>
                <w:ins w:id="709" w:author="Christina Sun" w:date="2026-03-15T20:55:00Z" w16du:dateUtc="2026-03-16T03:55:00Z"/>
                <w:rFonts w:asciiTheme="majorHAnsi" w:hAnsiTheme="majorHAnsi" w:cstheme="majorHAnsi"/>
                <w:sz w:val="20"/>
                <w:szCs w:val="20"/>
              </w:rPr>
            </w:pPr>
            <w:ins w:id="710" w:author="Christina Sun" w:date="2026-03-15T20:55:00Z" w16du:dateUtc="2026-03-16T03:55:00Z">
              <w:r w:rsidRPr="00B621E1">
                <w:rPr>
                  <w:rFonts w:asciiTheme="majorHAnsi" w:hAnsiTheme="majorHAnsi" w:cstheme="majorHAnsi"/>
                  <w:sz w:val="20"/>
                  <w:szCs w:val="20"/>
                </w:rPr>
                <w:t>2,659</w:t>
              </w:r>
            </w:ins>
          </w:p>
        </w:tc>
        <w:tc>
          <w:tcPr>
            <w:tcW w:w="2311" w:type="pct"/>
            <w:tcBorders>
              <w:top w:val="single" w:sz="4" w:space="0" w:color="000000"/>
            </w:tcBorders>
            <w:tcMar>
              <w:top w:w="0" w:type="dxa"/>
              <w:left w:w="100" w:type="dxa"/>
              <w:bottom w:w="0" w:type="dxa"/>
              <w:right w:w="100" w:type="dxa"/>
            </w:tcMar>
            <w:vAlign w:val="center"/>
          </w:tcPr>
          <w:p w14:paraId="365312BF" w14:textId="77777777" w:rsidR="003F106B" w:rsidRPr="00B621E1" w:rsidRDefault="003F106B" w:rsidP="00806A88">
            <w:pPr>
              <w:jc w:val="center"/>
              <w:rPr>
                <w:ins w:id="711" w:author="Christina Sun" w:date="2026-03-15T20:55:00Z" w16du:dateUtc="2026-03-16T03:55:00Z"/>
                <w:rFonts w:asciiTheme="majorHAnsi" w:hAnsiTheme="majorHAnsi" w:cstheme="majorHAnsi"/>
                <w:sz w:val="20"/>
                <w:szCs w:val="20"/>
              </w:rPr>
            </w:pPr>
            <w:ins w:id="712" w:author="Christina Sun" w:date="2026-03-15T20:55:00Z" w16du:dateUtc="2026-03-16T03:55:00Z">
              <w:r w:rsidRPr="00B621E1">
                <w:rPr>
                  <w:rFonts w:asciiTheme="majorHAnsi" w:hAnsiTheme="majorHAnsi" w:cstheme="majorHAnsi"/>
                  <w:sz w:val="20"/>
                  <w:szCs w:val="20"/>
                </w:rPr>
                <w:t>4.3</w:t>
              </w:r>
            </w:ins>
          </w:p>
        </w:tc>
      </w:tr>
      <w:tr w:rsidR="003F106B" w:rsidRPr="00B621E1" w14:paraId="60F75E3E" w14:textId="77777777" w:rsidTr="00806A88">
        <w:trPr>
          <w:trHeight w:val="270"/>
          <w:ins w:id="713" w:author="Christina Sun" w:date="2026-03-15T20:55:00Z" w16du:dateUtc="2026-03-16T03:55:00Z"/>
        </w:trPr>
        <w:tc>
          <w:tcPr>
            <w:tcW w:w="1726" w:type="pct"/>
            <w:tcMar>
              <w:top w:w="0" w:type="dxa"/>
              <w:left w:w="100" w:type="dxa"/>
              <w:bottom w:w="0" w:type="dxa"/>
              <w:right w:w="100" w:type="dxa"/>
            </w:tcMar>
            <w:vAlign w:val="center"/>
          </w:tcPr>
          <w:p w14:paraId="0738A0EF" w14:textId="77777777" w:rsidR="003F106B" w:rsidRPr="00B621E1" w:rsidRDefault="003F106B" w:rsidP="00806A88">
            <w:pPr>
              <w:rPr>
                <w:ins w:id="714" w:author="Christina Sun" w:date="2026-03-15T20:55:00Z" w16du:dateUtc="2026-03-16T03:55:00Z"/>
                <w:rFonts w:asciiTheme="majorHAnsi" w:hAnsiTheme="majorHAnsi" w:cstheme="majorHAnsi"/>
                <w:sz w:val="20"/>
                <w:szCs w:val="20"/>
              </w:rPr>
            </w:pPr>
            <w:ins w:id="715" w:author="Christina Sun" w:date="2026-03-15T20:55:00Z" w16du:dateUtc="2026-03-16T03:55:00Z">
              <w:r w:rsidRPr="00B621E1">
                <w:rPr>
                  <w:rFonts w:asciiTheme="majorHAnsi" w:hAnsiTheme="majorHAnsi" w:cstheme="majorHAnsi"/>
                  <w:sz w:val="20"/>
                  <w:szCs w:val="20"/>
                </w:rPr>
                <w:t xml:space="preserve"> Cisgender woman</w:t>
              </w:r>
            </w:ins>
          </w:p>
        </w:tc>
        <w:tc>
          <w:tcPr>
            <w:tcW w:w="963" w:type="pct"/>
            <w:tcMar>
              <w:top w:w="20" w:type="dxa"/>
              <w:left w:w="20" w:type="dxa"/>
              <w:bottom w:w="20" w:type="dxa"/>
              <w:right w:w="20" w:type="dxa"/>
            </w:tcMar>
            <w:vAlign w:val="center"/>
          </w:tcPr>
          <w:p w14:paraId="2282928B" w14:textId="77777777" w:rsidR="003F106B" w:rsidRPr="00B621E1" w:rsidRDefault="003F106B" w:rsidP="00806A88">
            <w:pPr>
              <w:jc w:val="center"/>
              <w:rPr>
                <w:ins w:id="716" w:author="Christina Sun" w:date="2026-03-15T20:55:00Z" w16du:dateUtc="2026-03-16T03:55:00Z"/>
                <w:rFonts w:asciiTheme="majorHAnsi" w:hAnsiTheme="majorHAnsi" w:cstheme="majorHAnsi"/>
                <w:sz w:val="20"/>
                <w:szCs w:val="20"/>
              </w:rPr>
            </w:pPr>
            <w:ins w:id="717" w:author="Christina Sun" w:date="2026-03-15T20:55:00Z" w16du:dateUtc="2026-03-16T03:55:00Z">
              <w:r w:rsidRPr="00B621E1">
                <w:rPr>
                  <w:rFonts w:asciiTheme="majorHAnsi" w:hAnsiTheme="majorHAnsi" w:cstheme="majorHAnsi"/>
                  <w:sz w:val="20"/>
                  <w:szCs w:val="20"/>
                </w:rPr>
                <w:t>4,269</w:t>
              </w:r>
            </w:ins>
          </w:p>
        </w:tc>
        <w:tc>
          <w:tcPr>
            <w:tcW w:w="2311" w:type="pct"/>
            <w:tcMar>
              <w:top w:w="0" w:type="dxa"/>
              <w:left w:w="100" w:type="dxa"/>
              <w:bottom w:w="0" w:type="dxa"/>
              <w:right w:w="100" w:type="dxa"/>
            </w:tcMar>
            <w:vAlign w:val="center"/>
          </w:tcPr>
          <w:p w14:paraId="063CAE4C" w14:textId="77777777" w:rsidR="003F106B" w:rsidRPr="00B621E1" w:rsidRDefault="003F106B" w:rsidP="00806A88">
            <w:pPr>
              <w:jc w:val="center"/>
              <w:rPr>
                <w:ins w:id="718" w:author="Christina Sun" w:date="2026-03-15T20:55:00Z" w16du:dateUtc="2026-03-16T03:55:00Z"/>
                <w:rFonts w:asciiTheme="majorHAnsi" w:hAnsiTheme="majorHAnsi" w:cstheme="majorHAnsi"/>
                <w:sz w:val="20"/>
                <w:szCs w:val="20"/>
              </w:rPr>
            </w:pPr>
            <w:ins w:id="719" w:author="Christina Sun" w:date="2026-03-15T20:55:00Z" w16du:dateUtc="2026-03-16T03:55:00Z">
              <w:r w:rsidRPr="00B621E1">
                <w:rPr>
                  <w:rFonts w:asciiTheme="majorHAnsi" w:hAnsiTheme="majorHAnsi" w:cstheme="majorHAnsi"/>
                  <w:sz w:val="20"/>
                  <w:szCs w:val="20"/>
                </w:rPr>
                <w:t>3.8</w:t>
              </w:r>
            </w:ins>
          </w:p>
        </w:tc>
      </w:tr>
      <w:tr w:rsidR="003F106B" w:rsidRPr="00B621E1" w14:paraId="75DEBF28" w14:textId="77777777" w:rsidTr="00806A88">
        <w:trPr>
          <w:trHeight w:val="270"/>
          <w:ins w:id="720" w:author="Christina Sun" w:date="2026-03-15T20:55:00Z" w16du:dateUtc="2026-03-16T03:55:00Z"/>
        </w:trPr>
        <w:tc>
          <w:tcPr>
            <w:tcW w:w="1726" w:type="pct"/>
            <w:tcMar>
              <w:top w:w="0" w:type="dxa"/>
              <w:left w:w="100" w:type="dxa"/>
              <w:bottom w:w="0" w:type="dxa"/>
              <w:right w:w="100" w:type="dxa"/>
            </w:tcMar>
            <w:vAlign w:val="center"/>
          </w:tcPr>
          <w:p w14:paraId="0CE7590D" w14:textId="77777777" w:rsidR="003F106B" w:rsidRPr="00B621E1" w:rsidRDefault="003F106B" w:rsidP="00806A88">
            <w:pPr>
              <w:rPr>
                <w:ins w:id="721" w:author="Christina Sun" w:date="2026-03-15T20:55:00Z" w16du:dateUtc="2026-03-16T03:55:00Z"/>
                <w:rFonts w:asciiTheme="majorHAnsi" w:hAnsiTheme="majorHAnsi" w:cstheme="majorHAnsi"/>
                <w:sz w:val="20"/>
                <w:szCs w:val="20"/>
              </w:rPr>
            </w:pPr>
            <w:ins w:id="722" w:author="Christina Sun" w:date="2026-03-15T20:55:00Z" w16du:dateUtc="2026-03-16T03:55:00Z">
              <w:r w:rsidRPr="00B621E1">
                <w:rPr>
                  <w:rFonts w:asciiTheme="majorHAnsi" w:hAnsiTheme="majorHAnsi" w:cstheme="majorHAnsi"/>
                  <w:sz w:val="20"/>
                  <w:szCs w:val="20"/>
                </w:rPr>
                <w:t xml:space="preserve"> Transgender man</w:t>
              </w:r>
            </w:ins>
          </w:p>
        </w:tc>
        <w:tc>
          <w:tcPr>
            <w:tcW w:w="963" w:type="pct"/>
            <w:tcMar>
              <w:top w:w="20" w:type="dxa"/>
              <w:left w:w="20" w:type="dxa"/>
              <w:bottom w:w="20" w:type="dxa"/>
              <w:right w:w="20" w:type="dxa"/>
            </w:tcMar>
            <w:vAlign w:val="center"/>
          </w:tcPr>
          <w:p w14:paraId="22500A1C" w14:textId="77777777" w:rsidR="003F106B" w:rsidRPr="00B621E1" w:rsidRDefault="003F106B" w:rsidP="00806A88">
            <w:pPr>
              <w:jc w:val="center"/>
              <w:rPr>
                <w:ins w:id="723" w:author="Christina Sun" w:date="2026-03-15T20:55:00Z" w16du:dateUtc="2026-03-16T03:55:00Z"/>
                <w:rFonts w:asciiTheme="majorHAnsi" w:hAnsiTheme="majorHAnsi" w:cstheme="majorHAnsi"/>
                <w:sz w:val="20"/>
                <w:szCs w:val="20"/>
              </w:rPr>
            </w:pPr>
            <w:ins w:id="724" w:author="Christina Sun" w:date="2026-03-15T20:55:00Z" w16du:dateUtc="2026-03-16T03:55:00Z">
              <w:r w:rsidRPr="00B621E1">
                <w:rPr>
                  <w:rFonts w:asciiTheme="majorHAnsi" w:hAnsiTheme="majorHAnsi" w:cstheme="majorHAnsi"/>
                  <w:sz w:val="20"/>
                  <w:szCs w:val="20"/>
                </w:rPr>
                <w:t>59</w:t>
              </w:r>
            </w:ins>
          </w:p>
        </w:tc>
        <w:tc>
          <w:tcPr>
            <w:tcW w:w="2311" w:type="pct"/>
            <w:tcMar>
              <w:top w:w="0" w:type="dxa"/>
              <w:left w:w="100" w:type="dxa"/>
              <w:bottom w:w="0" w:type="dxa"/>
              <w:right w:w="100" w:type="dxa"/>
            </w:tcMar>
            <w:vAlign w:val="center"/>
          </w:tcPr>
          <w:p w14:paraId="73A0AB76" w14:textId="77777777" w:rsidR="003F106B" w:rsidRPr="00B621E1" w:rsidRDefault="003F106B" w:rsidP="00806A88">
            <w:pPr>
              <w:jc w:val="center"/>
              <w:rPr>
                <w:ins w:id="725" w:author="Christina Sun" w:date="2026-03-15T20:55:00Z" w16du:dateUtc="2026-03-16T03:55:00Z"/>
                <w:rFonts w:asciiTheme="majorHAnsi" w:hAnsiTheme="majorHAnsi" w:cstheme="majorHAnsi"/>
                <w:sz w:val="20"/>
                <w:szCs w:val="20"/>
              </w:rPr>
            </w:pPr>
            <w:ins w:id="726" w:author="Christina Sun" w:date="2026-03-15T20:55:00Z" w16du:dateUtc="2026-03-16T03:55:00Z">
              <w:r w:rsidRPr="00B621E1">
                <w:rPr>
                  <w:rFonts w:asciiTheme="majorHAnsi" w:hAnsiTheme="majorHAnsi" w:cstheme="majorHAnsi"/>
                  <w:sz w:val="20"/>
                  <w:szCs w:val="20"/>
                </w:rPr>
                <w:t>2.4</w:t>
              </w:r>
            </w:ins>
          </w:p>
        </w:tc>
      </w:tr>
      <w:tr w:rsidR="003F106B" w:rsidRPr="00B621E1" w14:paraId="42A5A8B9" w14:textId="77777777" w:rsidTr="00806A88">
        <w:trPr>
          <w:trHeight w:val="270"/>
          <w:ins w:id="727" w:author="Christina Sun" w:date="2026-03-15T20:55:00Z" w16du:dateUtc="2026-03-16T03:55:00Z"/>
        </w:trPr>
        <w:tc>
          <w:tcPr>
            <w:tcW w:w="1726" w:type="pct"/>
            <w:tcMar>
              <w:top w:w="0" w:type="dxa"/>
              <w:left w:w="100" w:type="dxa"/>
              <w:bottom w:w="0" w:type="dxa"/>
              <w:right w:w="100" w:type="dxa"/>
            </w:tcMar>
            <w:vAlign w:val="center"/>
          </w:tcPr>
          <w:p w14:paraId="7D5853F1" w14:textId="77777777" w:rsidR="003F106B" w:rsidRPr="00B621E1" w:rsidRDefault="003F106B" w:rsidP="00806A88">
            <w:pPr>
              <w:rPr>
                <w:ins w:id="728" w:author="Christina Sun" w:date="2026-03-15T20:55:00Z" w16du:dateUtc="2026-03-16T03:55:00Z"/>
                <w:rFonts w:asciiTheme="majorHAnsi" w:hAnsiTheme="majorHAnsi" w:cstheme="majorHAnsi"/>
                <w:sz w:val="20"/>
                <w:szCs w:val="20"/>
              </w:rPr>
            </w:pPr>
            <w:ins w:id="729" w:author="Christina Sun" w:date="2026-03-15T20:55:00Z" w16du:dateUtc="2026-03-16T03:55:00Z">
              <w:r w:rsidRPr="00B621E1">
                <w:rPr>
                  <w:rFonts w:asciiTheme="majorHAnsi" w:hAnsiTheme="majorHAnsi" w:cstheme="majorHAnsi"/>
                  <w:sz w:val="20"/>
                  <w:szCs w:val="20"/>
                </w:rPr>
                <w:t xml:space="preserve"> Transgender woman</w:t>
              </w:r>
            </w:ins>
          </w:p>
        </w:tc>
        <w:tc>
          <w:tcPr>
            <w:tcW w:w="963" w:type="pct"/>
            <w:tcMar>
              <w:top w:w="20" w:type="dxa"/>
              <w:left w:w="20" w:type="dxa"/>
              <w:bottom w:w="20" w:type="dxa"/>
              <w:right w:w="20" w:type="dxa"/>
            </w:tcMar>
            <w:vAlign w:val="center"/>
          </w:tcPr>
          <w:p w14:paraId="409952D7" w14:textId="77777777" w:rsidR="003F106B" w:rsidRPr="00B621E1" w:rsidRDefault="003F106B" w:rsidP="00806A88">
            <w:pPr>
              <w:jc w:val="center"/>
              <w:rPr>
                <w:ins w:id="730" w:author="Christina Sun" w:date="2026-03-15T20:55:00Z" w16du:dateUtc="2026-03-16T03:55:00Z"/>
                <w:rFonts w:asciiTheme="majorHAnsi" w:hAnsiTheme="majorHAnsi" w:cstheme="majorHAnsi"/>
                <w:sz w:val="20"/>
                <w:szCs w:val="20"/>
              </w:rPr>
            </w:pPr>
            <w:ins w:id="731" w:author="Christina Sun" w:date="2026-03-15T20:55:00Z" w16du:dateUtc="2026-03-16T03:55:00Z">
              <w:r w:rsidRPr="00B621E1">
                <w:rPr>
                  <w:rFonts w:asciiTheme="majorHAnsi" w:hAnsiTheme="majorHAnsi" w:cstheme="majorHAnsi"/>
                  <w:sz w:val="20"/>
                  <w:szCs w:val="20"/>
                </w:rPr>
                <w:t>20</w:t>
              </w:r>
            </w:ins>
          </w:p>
        </w:tc>
        <w:tc>
          <w:tcPr>
            <w:tcW w:w="2311" w:type="pct"/>
            <w:tcMar>
              <w:top w:w="0" w:type="dxa"/>
              <w:left w:w="100" w:type="dxa"/>
              <w:bottom w:w="0" w:type="dxa"/>
              <w:right w:w="100" w:type="dxa"/>
            </w:tcMar>
            <w:vAlign w:val="center"/>
          </w:tcPr>
          <w:p w14:paraId="550BD98C" w14:textId="77777777" w:rsidR="003F106B" w:rsidRPr="00B621E1" w:rsidRDefault="003F106B" w:rsidP="00806A88">
            <w:pPr>
              <w:jc w:val="center"/>
              <w:rPr>
                <w:ins w:id="732" w:author="Christina Sun" w:date="2026-03-15T20:55:00Z" w16du:dateUtc="2026-03-16T03:55:00Z"/>
                <w:rFonts w:asciiTheme="majorHAnsi" w:hAnsiTheme="majorHAnsi" w:cstheme="majorHAnsi"/>
                <w:sz w:val="20"/>
                <w:szCs w:val="20"/>
              </w:rPr>
            </w:pPr>
            <w:ins w:id="733" w:author="Christina Sun" w:date="2026-03-15T20:55:00Z" w16du:dateUtc="2026-03-16T03:55:00Z">
              <w:r w:rsidRPr="00B621E1">
                <w:rPr>
                  <w:rFonts w:asciiTheme="majorHAnsi" w:hAnsiTheme="majorHAnsi" w:cstheme="majorHAnsi"/>
                  <w:sz w:val="20"/>
                  <w:szCs w:val="20"/>
                </w:rPr>
                <w:t>2.6</w:t>
              </w:r>
            </w:ins>
          </w:p>
        </w:tc>
      </w:tr>
      <w:tr w:rsidR="003F106B" w:rsidRPr="00B621E1" w14:paraId="328FEF1D" w14:textId="77777777" w:rsidTr="00806A88">
        <w:trPr>
          <w:trHeight w:val="270"/>
          <w:ins w:id="734" w:author="Christina Sun" w:date="2026-03-15T20:55:00Z" w16du:dateUtc="2026-03-16T03:55:00Z"/>
        </w:trPr>
        <w:tc>
          <w:tcPr>
            <w:tcW w:w="1726" w:type="pct"/>
            <w:tcMar>
              <w:top w:w="0" w:type="dxa"/>
              <w:left w:w="100" w:type="dxa"/>
              <w:bottom w:w="0" w:type="dxa"/>
              <w:right w:w="100" w:type="dxa"/>
            </w:tcMar>
            <w:vAlign w:val="center"/>
          </w:tcPr>
          <w:p w14:paraId="6846AB61" w14:textId="77777777" w:rsidR="003F106B" w:rsidRPr="00B621E1" w:rsidRDefault="003F106B" w:rsidP="00806A88">
            <w:pPr>
              <w:rPr>
                <w:ins w:id="735" w:author="Christina Sun" w:date="2026-03-15T20:55:00Z" w16du:dateUtc="2026-03-16T03:55:00Z"/>
                <w:rFonts w:asciiTheme="majorHAnsi" w:hAnsiTheme="majorHAnsi" w:cstheme="majorHAnsi"/>
                <w:sz w:val="20"/>
                <w:szCs w:val="20"/>
              </w:rPr>
            </w:pPr>
            <w:ins w:id="736" w:author="Christina Sun" w:date="2026-03-15T20:55:00Z" w16du:dateUtc="2026-03-16T03:55:00Z">
              <w:r w:rsidRPr="00B621E1">
                <w:rPr>
                  <w:rFonts w:asciiTheme="majorHAnsi" w:hAnsiTheme="majorHAnsi" w:cstheme="majorHAnsi"/>
                  <w:sz w:val="20"/>
                  <w:szCs w:val="20"/>
                </w:rPr>
                <w:t xml:space="preserve"> Nonbinary</w:t>
              </w:r>
            </w:ins>
          </w:p>
        </w:tc>
        <w:tc>
          <w:tcPr>
            <w:tcW w:w="963" w:type="pct"/>
            <w:tcMar>
              <w:top w:w="20" w:type="dxa"/>
              <w:left w:w="20" w:type="dxa"/>
              <w:bottom w:w="20" w:type="dxa"/>
              <w:right w:w="20" w:type="dxa"/>
            </w:tcMar>
            <w:vAlign w:val="center"/>
          </w:tcPr>
          <w:p w14:paraId="7A2990D6" w14:textId="77777777" w:rsidR="003F106B" w:rsidRPr="00B621E1" w:rsidRDefault="003F106B" w:rsidP="00806A88">
            <w:pPr>
              <w:jc w:val="center"/>
              <w:rPr>
                <w:ins w:id="737" w:author="Christina Sun" w:date="2026-03-15T20:55:00Z" w16du:dateUtc="2026-03-16T03:55:00Z"/>
                <w:rFonts w:asciiTheme="majorHAnsi" w:hAnsiTheme="majorHAnsi" w:cstheme="majorHAnsi"/>
                <w:sz w:val="20"/>
                <w:szCs w:val="20"/>
              </w:rPr>
            </w:pPr>
            <w:ins w:id="738" w:author="Christina Sun" w:date="2026-03-15T20:55:00Z" w16du:dateUtc="2026-03-16T03:55:00Z">
              <w:r w:rsidRPr="00B621E1">
                <w:rPr>
                  <w:rFonts w:asciiTheme="majorHAnsi" w:hAnsiTheme="majorHAnsi" w:cstheme="majorHAnsi"/>
                  <w:sz w:val="20"/>
                  <w:szCs w:val="20"/>
                </w:rPr>
                <w:t>267</w:t>
              </w:r>
            </w:ins>
          </w:p>
        </w:tc>
        <w:tc>
          <w:tcPr>
            <w:tcW w:w="2311" w:type="pct"/>
            <w:tcMar>
              <w:top w:w="0" w:type="dxa"/>
              <w:left w:w="100" w:type="dxa"/>
              <w:bottom w:w="0" w:type="dxa"/>
              <w:right w:w="100" w:type="dxa"/>
            </w:tcMar>
            <w:vAlign w:val="center"/>
          </w:tcPr>
          <w:p w14:paraId="27A65176" w14:textId="77777777" w:rsidR="003F106B" w:rsidRPr="00B621E1" w:rsidRDefault="003F106B" w:rsidP="00806A88">
            <w:pPr>
              <w:jc w:val="center"/>
              <w:rPr>
                <w:ins w:id="739" w:author="Christina Sun" w:date="2026-03-15T20:55:00Z" w16du:dateUtc="2026-03-16T03:55:00Z"/>
                <w:rFonts w:asciiTheme="majorHAnsi" w:hAnsiTheme="majorHAnsi" w:cstheme="majorHAnsi"/>
                <w:sz w:val="20"/>
                <w:szCs w:val="20"/>
              </w:rPr>
            </w:pPr>
            <w:ins w:id="740" w:author="Christina Sun" w:date="2026-03-15T20:55:00Z" w16du:dateUtc="2026-03-16T03:55:00Z">
              <w:r w:rsidRPr="00B621E1">
                <w:rPr>
                  <w:rFonts w:asciiTheme="majorHAnsi" w:hAnsiTheme="majorHAnsi" w:cstheme="majorHAnsi"/>
                  <w:sz w:val="20"/>
                  <w:szCs w:val="20"/>
                </w:rPr>
                <w:t>2.3</w:t>
              </w:r>
            </w:ins>
          </w:p>
        </w:tc>
      </w:tr>
      <w:tr w:rsidR="003F106B" w:rsidRPr="00B621E1" w14:paraId="158DB200" w14:textId="77777777" w:rsidTr="00806A88">
        <w:trPr>
          <w:trHeight w:val="270"/>
          <w:ins w:id="741" w:author="Christina Sun" w:date="2026-03-15T20:55:00Z" w16du:dateUtc="2026-03-16T03:55:00Z"/>
        </w:trPr>
        <w:tc>
          <w:tcPr>
            <w:tcW w:w="1726" w:type="pct"/>
            <w:tcMar>
              <w:top w:w="0" w:type="dxa"/>
              <w:left w:w="100" w:type="dxa"/>
              <w:bottom w:w="0" w:type="dxa"/>
              <w:right w:w="100" w:type="dxa"/>
            </w:tcMar>
            <w:vAlign w:val="center"/>
          </w:tcPr>
          <w:p w14:paraId="56D4FDCE" w14:textId="77777777" w:rsidR="003F106B" w:rsidRPr="00B621E1" w:rsidRDefault="003F106B" w:rsidP="00806A88">
            <w:pPr>
              <w:rPr>
                <w:ins w:id="742" w:author="Christina Sun" w:date="2026-03-15T20:55:00Z" w16du:dateUtc="2026-03-16T03:55:00Z"/>
                <w:rFonts w:asciiTheme="majorHAnsi" w:hAnsiTheme="majorHAnsi" w:cstheme="majorHAnsi"/>
                <w:sz w:val="20"/>
                <w:szCs w:val="20"/>
              </w:rPr>
            </w:pPr>
            <w:ins w:id="743" w:author="Christina Sun" w:date="2026-03-15T20:55:00Z" w16du:dateUtc="2026-03-16T03:55:00Z">
              <w:r w:rsidRPr="00B621E1">
                <w:rPr>
                  <w:rFonts w:asciiTheme="majorHAnsi" w:hAnsiTheme="majorHAnsi" w:cstheme="majorHAnsi"/>
                  <w:sz w:val="20"/>
                  <w:szCs w:val="20"/>
                </w:rPr>
                <w:t xml:space="preserve"> Gender diverse/questioning</w:t>
              </w:r>
            </w:ins>
          </w:p>
        </w:tc>
        <w:tc>
          <w:tcPr>
            <w:tcW w:w="963" w:type="pct"/>
            <w:tcMar>
              <w:top w:w="20" w:type="dxa"/>
              <w:left w:w="20" w:type="dxa"/>
              <w:bottom w:w="20" w:type="dxa"/>
              <w:right w:w="20" w:type="dxa"/>
            </w:tcMar>
            <w:vAlign w:val="center"/>
          </w:tcPr>
          <w:p w14:paraId="4419B29C" w14:textId="77777777" w:rsidR="003F106B" w:rsidRPr="00B621E1" w:rsidRDefault="003F106B" w:rsidP="00806A88">
            <w:pPr>
              <w:jc w:val="center"/>
              <w:rPr>
                <w:ins w:id="744" w:author="Christina Sun" w:date="2026-03-15T20:55:00Z" w16du:dateUtc="2026-03-16T03:55:00Z"/>
                <w:rFonts w:asciiTheme="majorHAnsi" w:hAnsiTheme="majorHAnsi" w:cstheme="majorHAnsi"/>
                <w:sz w:val="20"/>
                <w:szCs w:val="20"/>
              </w:rPr>
            </w:pPr>
            <w:ins w:id="745" w:author="Christina Sun" w:date="2026-03-15T20:55:00Z" w16du:dateUtc="2026-03-16T03:55:00Z">
              <w:r w:rsidRPr="00B621E1">
                <w:rPr>
                  <w:rFonts w:asciiTheme="majorHAnsi" w:hAnsiTheme="majorHAnsi" w:cstheme="majorHAnsi"/>
                  <w:sz w:val="20"/>
                  <w:szCs w:val="20"/>
                </w:rPr>
                <w:t>71</w:t>
              </w:r>
            </w:ins>
          </w:p>
        </w:tc>
        <w:tc>
          <w:tcPr>
            <w:tcW w:w="2311" w:type="pct"/>
            <w:tcMar>
              <w:top w:w="0" w:type="dxa"/>
              <w:left w:w="100" w:type="dxa"/>
              <w:bottom w:w="0" w:type="dxa"/>
              <w:right w:w="100" w:type="dxa"/>
            </w:tcMar>
            <w:vAlign w:val="center"/>
          </w:tcPr>
          <w:p w14:paraId="28E5DE4B" w14:textId="77777777" w:rsidR="003F106B" w:rsidRPr="00B621E1" w:rsidRDefault="003F106B" w:rsidP="00806A88">
            <w:pPr>
              <w:jc w:val="center"/>
              <w:rPr>
                <w:ins w:id="746" w:author="Christina Sun" w:date="2026-03-15T20:55:00Z" w16du:dateUtc="2026-03-16T03:55:00Z"/>
                <w:rFonts w:asciiTheme="majorHAnsi" w:hAnsiTheme="majorHAnsi" w:cstheme="majorHAnsi"/>
                <w:sz w:val="20"/>
                <w:szCs w:val="20"/>
              </w:rPr>
            </w:pPr>
            <w:ins w:id="747" w:author="Christina Sun" w:date="2026-03-15T20:55:00Z" w16du:dateUtc="2026-03-16T03:55:00Z">
              <w:r w:rsidRPr="00B621E1">
                <w:rPr>
                  <w:rFonts w:asciiTheme="majorHAnsi" w:hAnsiTheme="majorHAnsi" w:cstheme="majorHAnsi"/>
                  <w:sz w:val="20"/>
                  <w:szCs w:val="20"/>
                </w:rPr>
                <w:t>1.1</w:t>
              </w:r>
            </w:ins>
          </w:p>
        </w:tc>
      </w:tr>
      <w:tr w:rsidR="003F106B" w:rsidRPr="00B621E1" w14:paraId="28E5E4EB" w14:textId="77777777" w:rsidTr="00806A88">
        <w:trPr>
          <w:trHeight w:val="270"/>
          <w:ins w:id="748" w:author="Christina Sun" w:date="2026-03-15T20:55:00Z" w16du:dateUtc="2026-03-16T03:55:00Z"/>
        </w:trPr>
        <w:tc>
          <w:tcPr>
            <w:tcW w:w="1726" w:type="pct"/>
            <w:tcBorders>
              <w:bottom w:val="single" w:sz="6" w:space="0" w:color="000000"/>
            </w:tcBorders>
            <w:tcMar>
              <w:top w:w="0" w:type="dxa"/>
              <w:left w:w="100" w:type="dxa"/>
              <w:bottom w:w="0" w:type="dxa"/>
              <w:right w:w="100" w:type="dxa"/>
            </w:tcMar>
            <w:vAlign w:val="center"/>
          </w:tcPr>
          <w:p w14:paraId="77F259CD" w14:textId="77777777" w:rsidR="003F106B" w:rsidRPr="00B621E1" w:rsidRDefault="003F106B" w:rsidP="00806A88">
            <w:pPr>
              <w:rPr>
                <w:ins w:id="749" w:author="Christina Sun" w:date="2026-03-15T20:55:00Z" w16du:dateUtc="2026-03-16T03:55:00Z"/>
                <w:rFonts w:asciiTheme="majorHAnsi" w:hAnsiTheme="majorHAnsi" w:cstheme="majorHAnsi"/>
                <w:sz w:val="20"/>
                <w:szCs w:val="20"/>
              </w:rPr>
            </w:pPr>
            <w:ins w:id="750" w:author="Christina Sun" w:date="2026-03-15T20:55:00Z" w16du:dateUtc="2026-03-16T03:55:00Z">
              <w:r w:rsidRPr="00B621E1">
                <w:rPr>
                  <w:rFonts w:asciiTheme="majorHAnsi" w:hAnsiTheme="majorHAnsi" w:cstheme="majorHAnsi"/>
                  <w:sz w:val="20"/>
                  <w:szCs w:val="20"/>
                </w:rPr>
                <w:t xml:space="preserve"> Prefer not to say</w:t>
              </w:r>
            </w:ins>
          </w:p>
        </w:tc>
        <w:tc>
          <w:tcPr>
            <w:tcW w:w="963" w:type="pct"/>
            <w:tcBorders>
              <w:bottom w:val="single" w:sz="6" w:space="0" w:color="000000"/>
            </w:tcBorders>
            <w:tcMar>
              <w:top w:w="20" w:type="dxa"/>
              <w:left w:w="20" w:type="dxa"/>
              <w:bottom w:w="20" w:type="dxa"/>
              <w:right w:w="20" w:type="dxa"/>
            </w:tcMar>
            <w:vAlign w:val="center"/>
          </w:tcPr>
          <w:p w14:paraId="276C0955" w14:textId="77777777" w:rsidR="003F106B" w:rsidRPr="00B621E1" w:rsidRDefault="003F106B" w:rsidP="00806A88">
            <w:pPr>
              <w:jc w:val="center"/>
              <w:rPr>
                <w:ins w:id="751" w:author="Christina Sun" w:date="2026-03-15T20:55:00Z" w16du:dateUtc="2026-03-16T03:55:00Z"/>
                <w:rFonts w:asciiTheme="majorHAnsi" w:hAnsiTheme="majorHAnsi" w:cstheme="majorHAnsi"/>
                <w:sz w:val="20"/>
                <w:szCs w:val="20"/>
              </w:rPr>
            </w:pPr>
            <w:ins w:id="752" w:author="Christina Sun" w:date="2026-03-15T20:55:00Z" w16du:dateUtc="2026-03-16T03:55:00Z">
              <w:r w:rsidRPr="00B621E1">
                <w:rPr>
                  <w:rFonts w:asciiTheme="majorHAnsi" w:hAnsiTheme="majorHAnsi" w:cstheme="majorHAnsi"/>
                  <w:sz w:val="20"/>
                  <w:szCs w:val="20"/>
                </w:rPr>
                <w:t>138</w:t>
              </w:r>
            </w:ins>
          </w:p>
        </w:tc>
        <w:tc>
          <w:tcPr>
            <w:tcW w:w="2311" w:type="pct"/>
            <w:tcBorders>
              <w:bottom w:val="single" w:sz="6" w:space="0" w:color="000000"/>
            </w:tcBorders>
            <w:tcMar>
              <w:top w:w="0" w:type="dxa"/>
              <w:left w:w="100" w:type="dxa"/>
              <w:bottom w:w="0" w:type="dxa"/>
              <w:right w:w="100" w:type="dxa"/>
            </w:tcMar>
            <w:vAlign w:val="center"/>
          </w:tcPr>
          <w:p w14:paraId="76AEBF18" w14:textId="77777777" w:rsidR="003F106B" w:rsidRPr="00B621E1" w:rsidRDefault="003F106B" w:rsidP="00806A88">
            <w:pPr>
              <w:jc w:val="center"/>
              <w:rPr>
                <w:ins w:id="753" w:author="Christina Sun" w:date="2026-03-15T20:55:00Z" w16du:dateUtc="2026-03-16T03:55:00Z"/>
                <w:rFonts w:asciiTheme="majorHAnsi" w:hAnsiTheme="majorHAnsi" w:cstheme="majorHAnsi"/>
                <w:sz w:val="20"/>
                <w:szCs w:val="20"/>
              </w:rPr>
            </w:pPr>
            <w:ins w:id="754" w:author="Christina Sun" w:date="2026-03-15T20:55:00Z" w16du:dateUtc="2026-03-16T03:55:00Z">
              <w:r w:rsidRPr="00B621E1">
                <w:rPr>
                  <w:rFonts w:asciiTheme="majorHAnsi" w:hAnsiTheme="majorHAnsi" w:cstheme="majorHAnsi"/>
                  <w:sz w:val="20"/>
                  <w:szCs w:val="20"/>
                </w:rPr>
                <w:t>2.2</w:t>
              </w:r>
            </w:ins>
          </w:p>
        </w:tc>
      </w:tr>
      <w:tr w:rsidR="003F106B" w:rsidRPr="00B621E1" w14:paraId="2D10A817" w14:textId="77777777" w:rsidTr="00806A88">
        <w:trPr>
          <w:trHeight w:val="285"/>
          <w:ins w:id="755" w:author="Christina Sun" w:date="2026-03-15T20:55:00Z" w16du:dateUtc="2026-03-16T03:55:00Z"/>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168BE61D" w14:textId="77777777" w:rsidR="003F106B" w:rsidRPr="00B621E1" w:rsidRDefault="003F106B" w:rsidP="00806A88">
            <w:pPr>
              <w:rPr>
                <w:ins w:id="756" w:author="Christina Sun" w:date="2026-03-15T20:55:00Z" w16du:dateUtc="2026-03-16T03:55:00Z"/>
                <w:rFonts w:asciiTheme="majorHAnsi" w:hAnsiTheme="majorHAnsi" w:cstheme="majorHAnsi"/>
                <w:sz w:val="20"/>
                <w:szCs w:val="20"/>
              </w:rPr>
            </w:pPr>
            <w:ins w:id="757" w:author="Christina Sun" w:date="2026-03-15T20:55:00Z" w16du:dateUtc="2026-03-16T03:55:00Z">
              <w:r w:rsidRPr="00B621E1">
                <w:rPr>
                  <w:rFonts w:asciiTheme="majorHAnsi" w:hAnsiTheme="majorHAnsi" w:cstheme="majorHAnsi"/>
                  <w:sz w:val="20"/>
                  <w:szCs w:val="20"/>
                </w:rPr>
                <w:t xml:space="preserve"> Total</w:t>
              </w:r>
            </w:ins>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100798BE" w14:textId="77777777" w:rsidR="003F106B" w:rsidRPr="00B621E1" w:rsidRDefault="003F106B" w:rsidP="00806A88">
            <w:pPr>
              <w:jc w:val="center"/>
              <w:rPr>
                <w:ins w:id="758" w:author="Christina Sun" w:date="2026-03-15T20:55:00Z" w16du:dateUtc="2026-03-16T03:55:00Z"/>
                <w:rFonts w:asciiTheme="majorHAnsi" w:hAnsiTheme="majorHAnsi" w:cstheme="majorHAnsi"/>
                <w:sz w:val="20"/>
                <w:szCs w:val="20"/>
              </w:rPr>
            </w:pPr>
            <w:ins w:id="759" w:author="Christina Sun" w:date="2026-03-15T20:55:00Z" w16du:dateUtc="2026-03-16T03:55:00Z">
              <w:r w:rsidRPr="00B621E1">
                <w:rPr>
                  <w:rFonts w:asciiTheme="majorHAnsi" w:hAnsiTheme="majorHAnsi" w:cstheme="majorHAnsi"/>
                  <w:sz w:val="20"/>
                  <w:szCs w:val="20"/>
                </w:rPr>
                <w:t>7,483</w:t>
              </w:r>
            </w:ins>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0E7B58F7" w14:textId="77777777" w:rsidR="003F106B" w:rsidRPr="00B621E1" w:rsidRDefault="003F106B" w:rsidP="00806A88">
            <w:pPr>
              <w:jc w:val="center"/>
              <w:rPr>
                <w:ins w:id="760" w:author="Christina Sun" w:date="2026-03-15T20:55:00Z" w16du:dateUtc="2026-03-16T03:55:00Z"/>
                <w:rFonts w:asciiTheme="majorHAnsi" w:hAnsiTheme="majorHAnsi" w:cstheme="majorHAnsi"/>
                <w:sz w:val="20"/>
                <w:szCs w:val="20"/>
              </w:rPr>
            </w:pPr>
            <w:ins w:id="761" w:author="Christina Sun" w:date="2026-03-15T20:55:00Z" w16du:dateUtc="2026-03-16T03:55:00Z">
              <w:r w:rsidRPr="00B621E1">
                <w:rPr>
                  <w:rFonts w:asciiTheme="majorHAnsi" w:hAnsiTheme="majorHAnsi" w:cstheme="majorHAnsi"/>
                  <w:sz w:val="20"/>
                  <w:szCs w:val="20"/>
                </w:rPr>
                <w:t>3.8</w:t>
              </w:r>
            </w:ins>
          </w:p>
        </w:tc>
      </w:tr>
    </w:tbl>
    <w:p w14:paraId="5EB1F2DF" w14:textId="41B455F4" w:rsidR="003F106B" w:rsidRPr="00B621E1" w:rsidRDefault="003F106B" w:rsidP="003F106B">
      <w:pPr>
        <w:spacing w:after="160"/>
        <w:rPr>
          <w:ins w:id="762" w:author="Christina Sun" w:date="2026-03-15T20:55:00Z" w16du:dateUtc="2026-03-16T03:55:00Z"/>
          <w:rFonts w:asciiTheme="majorHAnsi" w:hAnsiTheme="majorHAnsi" w:cstheme="majorHAnsi"/>
          <w:b/>
          <w:bCs/>
          <w:rPrChange w:id="763" w:author="Christina Sun" w:date="2026-03-15T21:36:00Z" w16du:dateUtc="2026-03-16T04:36:00Z">
            <w:rPr>
              <w:ins w:id="764" w:author="Christina Sun" w:date="2026-03-15T20:55:00Z" w16du:dateUtc="2026-03-16T03:55:00Z"/>
              <w:rFonts w:asciiTheme="majorHAnsi" w:hAnsiTheme="majorHAnsi" w:cstheme="majorHAnsi"/>
              <w:b/>
              <w:bCs/>
              <w:highlight w:val="yellow"/>
            </w:rPr>
          </w:rPrChange>
        </w:rPr>
        <w:pPrChange w:id="765" w:author="Christina Sun" w:date="2026-03-15T20:55:00Z" w16du:dateUtc="2026-03-16T03:55:00Z">
          <w:pPr>
            <w:spacing w:line="360" w:lineRule="auto"/>
          </w:pPr>
        </w:pPrChange>
      </w:pPr>
      <w:ins w:id="766" w:author="Christina Sun" w:date="2026-03-15T20:55:00Z" w16du:dateUtc="2026-03-16T03:55:00Z">
        <w:r w:rsidRPr="00B621E1">
          <w:rPr>
            <w:rFonts w:asciiTheme="majorHAnsi" w:hAnsiTheme="majorHAnsi" w:cstheme="majorHAnsi"/>
            <w:i/>
            <w:iCs/>
            <w:sz w:val="20"/>
            <w:szCs w:val="20"/>
          </w:rPr>
          <w:t>Note.</w:t>
        </w:r>
        <w:commentRangeStart w:id="767"/>
        <w:r w:rsidRPr="00B621E1">
          <w:rPr>
            <w:rFonts w:asciiTheme="majorHAnsi" w:hAnsiTheme="majorHAnsi" w:cstheme="majorHAnsi"/>
            <w:i/>
            <w:iCs/>
            <w:sz w:val="20"/>
            <w:szCs w:val="20"/>
          </w:rPr>
          <w:t xml:space="preserve"> </w:t>
        </w:r>
        <w:r w:rsidRPr="00B621E1">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767"/>
        <w:r w:rsidRPr="00B621E1">
          <w:rPr>
            <w:rStyle w:val="CommentReference"/>
            <w:rFonts w:asciiTheme="majorHAnsi" w:hAnsiTheme="majorHAnsi" w:cstheme="majorHAnsi"/>
            <w:b/>
            <w:bCs/>
            <w:sz w:val="24"/>
            <w:szCs w:val="24"/>
            <w:rPrChange w:id="768" w:author="Christina Sun" w:date="2026-03-15T21:36:00Z" w16du:dateUtc="2026-03-16T04:36:00Z">
              <w:rPr>
                <w:rStyle w:val="CommentReference"/>
                <w:rFonts w:asciiTheme="majorHAnsi" w:hAnsiTheme="majorHAnsi" w:cstheme="majorHAnsi"/>
                <w:b/>
                <w:bCs/>
                <w:sz w:val="24"/>
                <w:szCs w:val="24"/>
                <w:highlight w:val="yellow"/>
              </w:rPr>
            </w:rPrChange>
          </w:rPr>
          <w:commentReference w:id="767"/>
        </w:r>
      </w:ins>
    </w:p>
    <w:p w14:paraId="6BBF4C5F" w14:textId="77777777" w:rsidR="003F106B" w:rsidRPr="00B621E1" w:rsidRDefault="003F106B" w:rsidP="003F106B">
      <w:pPr>
        <w:spacing w:line="360" w:lineRule="auto"/>
        <w:rPr>
          <w:ins w:id="769" w:author="Christina Sun" w:date="2026-03-15T20:55:00Z" w16du:dateUtc="2026-03-16T03:55:00Z"/>
          <w:rFonts w:asciiTheme="majorHAnsi" w:hAnsiTheme="majorHAnsi" w:cstheme="majorHAnsi"/>
          <w:b/>
          <w:bCs/>
        </w:rPr>
      </w:pPr>
    </w:p>
    <w:p w14:paraId="24E1BFEA" w14:textId="77777777" w:rsidR="003F106B" w:rsidRPr="00B621E1" w:rsidRDefault="003F106B" w:rsidP="003F106B">
      <w:pPr>
        <w:spacing w:line="360" w:lineRule="auto"/>
        <w:rPr>
          <w:ins w:id="770" w:author="Christina Sun" w:date="2026-03-15T20:55:00Z" w16du:dateUtc="2026-03-16T03:55:00Z"/>
          <w:rFonts w:asciiTheme="majorHAnsi" w:hAnsiTheme="majorHAnsi" w:cstheme="majorHAnsi"/>
          <w:b/>
          <w:bCs/>
        </w:rPr>
      </w:pPr>
      <w:ins w:id="771" w:author="Christina Sun" w:date="2026-03-15T20:55:00Z" w16du:dateUtc="2026-03-16T03:55:00Z">
        <w:r w:rsidRPr="00B621E1">
          <w:rPr>
            <w:rFonts w:asciiTheme="majorHAnsi" w:hAnsiTheme="majorHAnsi" w:cstheme="majorHAnsi"/>
            <w:b/>
            <w:bCs/>
          </w:rPr>
          <w:t>Figure 1</w:t>
        </w:r>
      </w:ins>
    </w:p>
    <w:p w14:paraId="038C40F7" w14:textId="77777777" w:rsidR="003F106B" w:rsidRPr="00B621E1" w:rsidRDefault="003F106B" w:rsidP="003F106B">
      <w:pPr>
        <w:spacing w:line="360" w:lineRule="auto"/>
        <w:rPr>
          <w:ins w:id="772" w:author="Christina Sun" w:date="2026-03-15T20:55:00Z" w16du:dateUtc="2026-03-16T03:55:00Z"/>
          <w:rFonts w:asciiTheme="majorHAnsi" w:hAnsiTheme="majorHAnsi" w:cstheme="majorHAnsi"/>
          <w:b/>
          <w:bCs/>
        </w:rPr>
      </w:pPr>
      <w:ins w:id="773" w:author="Christina Sun" w:date="2026-03-15T20:55:00Z" w16du:dateUtc="2026-03-16T03:55:00Z">
        <w:r w:rsidRPr="00B621E1">
          <w:rPr>
            <w:rFonts w:asciiTheme="majorHAnsi" w:hAnsiTheme="majorHAnsi" w:cstheme="majorHAnsi"/>
            <w:noProof/>
            <w:highlight w:val="yellow"/>
          </w:rPr>
          <w:drawing>
            <wp:anchor distT="114300" distB="114300" distL="114300" distR="114300" simplePos="0" relativeHeight="251660289" behindDoc="0" locked="0" layoutInCell="1" hidden="0" allowOverlap="0" wp14:anchorId="6F0EBC0E" wp14:editId="3D398567">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1836870939" name="image4.png" descr="A graph with numbers an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836870939" name="image4.png" descr="A graph with numbers and lines&#10;&#10;AI-generated content may be incorrect."/>
                      <pic:cNvPicPr preferRelativeResize="0"/>
                    </pic:nvPicPr>
                    <pic:blipFill>
                      <a:blip r:embed="rId12"/>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sidRPr="00B621E1">
          <w:rPr>
            <w:rFonts w:asciiTheme="majorHAnsi" w:hAnsiTheme="majorHAnsi" w:cstheme="majorHAnsi"/>
            <w:i/>
            <w:iCs/>
            <w:highlight w:val="yellow"/>
          </w:rPr>
          <w:t>Regression of High School Experience Index on Gender Identity</w:t>
        </w:r>
      </w:ins>
    </w:p>
    <w:p w14:paraId="36A4E5C0" w14:textId="77777777" w:rsidR="003F106B" w:rsidRPr="00B621E1" w:rsidRDefault="003F106B" w:rsidP="003F106B">
      <w:pPr>
        <w:rPr>
          <w:ins w:id="774" w:author="Christina Sun" w:date="2026-03-15T20:55:00Z" w16du:dateUtc="2026-03-16T03:55:00Z"/>
          <w:rFonts w:asciiTheme="majorHAnsi" w:hAnsiTheme="majorHAnsi" w:cstheme="majorHAnsi"/>
          <w:sz w:val="20"/>
          <w:szCs w:val="20"/>
        </w:rPr>
      </w:pPr>
      <w:ins w:id="775" w:author="Christina Sun" w:date="2026-03-15T20:55:00Z" w16du:dateUtc="2026-03-16T03:55:00Z">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7,464. The lines indicate 95 percent confidence intervals while the sample </w:t>
        </w:r>
        <w:r w:rsidRPr="00B621E1">
          <w:rPr>
            <w:rFonts w:asciiTheme="majorHAnsi" w:hAnsiTheme="majorHAnsi" w:cstheme="majorHAnsi"/>
            <w:sz w:val="20"/>
            <w:szCs w:val="20"/>
          </w:rPr>
          <w:lastRenderedPageBreak/>
          <w:t>frequency and mean index of each gender identity are reported in parentheses. The vertical line at 0 represents the coefficient for the reference group (cisgender man).</w:t>
        </w:r>
      </w:ins>
    </w:p>
    <w:p w14:paraId="15C11BE5" w14:textId="77777777" w:rsidR="003F106B" w:rsidRPr="00B621E1" w:rsidRDefault="003F106B" w:rsidP="003D5B76">
      <w:pPr>
        <w:spacing w:line="360" w:lineRule="auto"/>
        <w:ind w:firstLine="720"/>
        <w:rPr>
          <w:ins w:id="776" w:author="Christina Sun" w:date="2026-03-15T19:49:00Z" w16du:dateUtc="2026-03-16T02:49:00Z"/>
          <w:rFonts w:asciiTheme="majorHAnsi" w:hAnsiTheme="majorHAnsi" w:cstheme="majorHAnsi"/>
        </w:rPr>
      </w:pPr>
    </w:p>
    <w:p w14:paraId="5B3A4B8A" w14:textId="489B2626" w:rsidR="003D5B76" w:rsidRPr="00B621E1" w:rsidDel="003F106B" w:rsidRDefault="003D5B76" w:rsidP="003D5B76">
      <w:pPr>
        <w:spacing w:line="360" w:lineRule="auto"/>
        <w:ind w:firstLine="720"/>
        <w:rPr>
          <w:del w:id="777" w:author="Christina Sun" w:date="2026-03-15T20:56:00Z" w16du:dateUtc="2026-03-16T03:56:00Z"/>
          <w:moveTo w:id="778" w:author="Christina Sun" w:date="2026-03-15T19:48:00Z" w16du:dateUtc="2026-03-16T02:48:00Z"/>
          <w:rFonts w:asciiTheme="majorHAnsi" w:hAnsiTheme="majorHAnsi" w:cstheme="majorHAnsi"/>
        </w:rPr>
      </w:pPr>
      <w:ins w:id="779" w:author="Christina Sun" w:date="2026-03-15T19:49:00Z" w16du:dateUtc="2026-03-16T02:49:00Z">
        <w:r w:rsidRPr="00B621E1">
          <w:rPr>
            <w:rFonts w:asciiTheme="majorHAnsi" w:hAnsiTheme="majorHAnsi" w:cstheme="majorHAnsi"/>
          </w:rPr>
          <w:t>We observe a similar pattern by sexual orientation. Relative to straight/heterosexual students (mean = 4.13), all other sexual orientation groups report significantly lower high school experience scores. Students who prefer not to disclose their sexual orientation (mean = 2.91) and bisexual/pansexual/omnisexual students (mean = 3.12) report the largest gaps, while asexual/aromantic/demisexual students (mean = 3.68) and gay or lesbian students (mean = 3.55) report somewhat smaller but still significant differences. These differences are attenuated but remain statistically significant after controlling for race/ethnicity and parental education, as well as assigned sex at birth. While not causal, these results indicate that there is an association between both gender identity and sexual orientation and students' experiences in high school, which we consider in later analyses.</w:t>
        </w:r>
      </w:ins>
    </w:p>
    <w:moveToRangeEnd w:id="691"/>
    <w:p w14:paraId="437B8B1E" w14:textId="35FE9969" w:rsidR="003D5B76" w:rsidRPr="00B621E1" w:rsidRDefault="003D5B76" w:rsidP="003F106B">
      <w:pPr>
        <w:spacing w:line="360" w:lineRule="auto"/>
        <w:ind w:firstLine="720"/>
        <w:rPr>
          <w:ins w:id="780" w:author="Christina Sun" w:date="2026-03-15T19:48:00Z" w16du:dateUtc="2026-03-16T02:48:00Z"/>
          <w:rFonts w:asciiTheme="majorHAnsi" w:hAnsiTheme="majorHAnsi" w:cstheme="majorHAnsi"/>
        </w:rPr>
      </w:pPr>
    </w:p>
    <w:p w14:paraId="7439B007" w14:textId="67468551" w:rsidR="00BD041A" w:rsidRPr="00B621E1" w:rsidDel="003D5B76" w:rsidRDefault="00602BF5" w:rsidP="003803B1">
      <w:pPr>
        <w:spacing w:line="360" w:lineRule="auto"/>
        <w:ind w:firstLine="720"/>
        <w:rPr>
          <w:del w:id="781" w:author="Christina Sun" w:date="2026-03-15T19:49:00Z" w16du:dateUtc="2026-03-16T02:49:00Z"/>
          <w:rFonts w:asciiTheme="majorHAnsi" w:hAnsiTheme="majorHAnsi" w:cstheme="majorHAnsi"/>
        </w:rPr>
      </w:pPr>
      <w:del w:id="782" w:author="Christina Sun" w:date="2026-03-15T19:46:00Z" w16du:dateUtc="2026-03-16T02:46:00Z">
        <w:r w:rsidRPr="00B621E1" w:rsidDel="003D5B76">
          <w:rPr>
            <w:rFonts w:asciiTheme="majorHAnsi" w:hAnsiTheme="majorHAnsi" w:cstheme="majorHAnsi"/>
          </w:rPr>
          <w:delText xml:space="preserve">We constructed an index for these experiences and compared average high school experiences by gender </w:delText>
        </w:r>
        <w:commentRangeStart w:id="783"/>
        <w:r w:rsidRPr="00B621E1" w:rsidDel="003D5B76">
          <w:rPr>
            <w:rFonts w:asciiTheme="majorHAnsi" w:hAnsiTheme="majorHAnsi" w:cstheme="majorHAnsi"/>
          </w:rPr>
          <w:delText>identity</w:delText>
        </w:r>
        <w:commentRangeEnd w:id="783"/>
        <w:r w:rsidR="00735625" w:rsidRPr="00B621E1" w:rsidDel="003D5B76">
          <w:rPr>
            <w:rStyle w:val="CommentReference"/>
            <w:rFonts w:asciiTheme="majorHAnsi" w:hAnsiTheme="majorHAnsi" w:cstheme="majorHAnsi"/>
            <w:sz w:val="24"/>
            <w:szCs w:val="24"/>
            <w:rPrChange w:id="784" w:author="Christina Sun" w:date="2026-03-15T21:36:00Z" w16du:dateUtc="2026-03-16T04:36:00Z">
              <w:rPr>
                <w:rStyle w:val="CommentReference"/>
                <w:rFonts w:asciiTheme="majorHAnsi" w:hAnsiTheme="majorHAnsi" w:cstheme="majorHAnsi"/>
                <w:sz w:val="24"/>
                <w:szCs w:val="24"/>
              </w:rPr>
            </w:rPrChange>
          </w:rPr>
          <w:commentReference w:id="783"/>
        </w:r>
        <w:r w:rsidR="00143DCC" w:rsidRPr="00B621E1" w:rsidDel="003D5B76">
          <w:rPr>
            <w:rFonts w:asciiTheme="majorHAnsi" w:hAnsiTheme="majorHAnsi" w:cstheme="majorHAnsi"/>
            <w:rPrChange w:id="785" w:author="Christina Sun" w:date="2026-03-15T21:36:00Z" w16du:dateUtc="2026-03-16T04:36:00Z">
              <w:rPr>
                <w:rFonts w:asciiTheme="majorHAnsi" w:hAnsiTheme="majorHAnsi" w:cstheme="majorHAnsi"/>
              </w:rPr>
            </w:rPrChange>
          </w:rPr>
          <w:delText>.</w:delText>
        </w:r>
        <w:r w:rsidR="00143DCC" w:rsidRPr="00B621E1" w:rsidDel="003D5B76">
          <w:rPr>
            <w:rStyle w:val="FootnoteReference"/>
            <w:rFonts w:asciiTheme="majorHAnsi" w:hAnsiTheme="majorHAnsi" w:cstheme="majorHAnsi"/>
          </w:rPr>
          <w:footnoteReference w:id="11"/>
        </w:r>
        <w:r w:rsidRPr="00B621E1" w:rsidDel="003D5B76">
          <w:rPr>
            <w:rFonts w:asciiTheme="majorHAnsi" w:hAnsiTheme="majorHAnsi" w:cstheme="majorHAnsi"/>
          </w:rPr>
          <w:delText xml:space="preserve"> In this case, a positive value denoted an overall positive experience, a negative value indicated an overall negative experience, while zero suggested a neutral experience in high school. Additionally, a larger index value indicated a higher rating of high school experience. </w:delText>
        </w:r>
      </w:del>
      <w:del w:id="788" w:author="Christina Sun" w:date="2026-03-15T19:49:00Z" w16du:dateUtc="2026-03-16T02:49:00Z">
        <w:r w:rsidRPr="00B621E1" w:rsidDel="003D5B76">
          <w:rPr>
            <w:rFonts w:asciiTheme="majorHAnsi" w:hAnsiTheme="majorHAnsi" w:cstheme="majorHAnsi"/>
          </w:rPr>
          <w:delText xml:space="preserve">In Table </w:delText>
        </w:r>
        <w:r w:rsidR="00A62F47" w:rsidRPr="00B621E1" w:rsidDel="003D5B76">
          <w:rPr>
            <w:rFonts w:asciiTheme="majorHAnsi" w:hAnsiTheme="majorHAnsi" w:cstheme="majorHAnsi"/>
          </w:rPr>
          <w:delText>2</w:delText>
        </w:r>
        <w:r w:rsidRPr="00B621E1" w:rsidDel="003D5B76">
          <w:rPr>
            <w:rFonts w:asciiTheme="majorHAnsi" w:hAnsiTheme="majorHAnsi" w:cstheme="majorHAnsi"/>
          </w:rPr>
          <w:delText xml:space="preserve">, we present the average general high school experience construct for each gender identity category. We tested whether these differences are statistically significant </w:delText>
        </w:r>
        <w:commentRangeStart w:id="789"/>
        <w:r w:rsidRPr="00B621E1" w:rsidDel="003D5B76">
          <w:rPr>
            <w:rFonts w:asciiTheme="majorHAnsi" w:hAnsiTheme="majorHAnsi" w:cstheme="majorHAnsi"/>
          </w:rPr>
          <w:delText>and</w:delText>
        </w:r>
        <w:commentRangeEnd w:id="789"/>
        <w:r w:rsidR="008A2B79" w:rsidRPr="00B621E1" w:rsidDel="003D5B76">
          <w:rPr>
            <w:rStyle w:val="CommentReference"/>
            <w:rFonts w:asciiTheme="majorHAnsi" w:hAnsiTheme="majorHAnsi" w:cstheme="majorHAnsi"/>
            <w:sz w:val="24"/>
            <w:szCs w:val="24"/>
            <w:rPrChange w:id="790" w:author="Christina Sun" w:date="2026-03-15T21:36:00Z" w16du:dateUtc="2026-03-16T04:36:00Z">
              <w:rPr>
                <w:rStyle w:val="CommentReference"/>
                <w:rFonts w:asciiTheme="majorHAnsi" w:hAnsiTheme="majorHAnsi" w:cstheme="majorHAnsi"/>
                <w:sz w:val="24"/>
                <w:szCs w:val="24"/>
              </w:rPr>
            </w:rPrChange>
          </w:rPr>
          <w:commentReference w:id="789"/>
        </w:r>
        <w:r w:rsidRPr="00B621E1" w:rsidDel="003D5B76">
          <w:rPr>
            <w:rFonts w:asciiTheme="majorHAnsi" w:hAnsiTheme="majorHAnsi" w:cstheme="majorHAnsi"/>
            <w:rPrChange w:id="791" w:author="Christina Sun" w:date="2026-03-15T21:36:00Z" w16du:dateUtc="2026-03-16T04:36:00Z">
              <w:rPr>
                <w:rFonts w:asciiTheme="majorHAnsi" w:hAnsiTheme="majorHAnsi" w:cstheme="majorHAnsi"/>
              </w:rPr>
            </w:rPrChange>
          </w:rPr>
          <w:delText xml:space="preserve"> found that cisgender men report the most positive high school experiences compared to students of other gender identities. Conversely, trans and gender expansive students reported less positive high school experiences compared to their cisgender peers, particularly students that identify as gender diverse/questioning. We plotted these differences in Figure </w:delText>
        </w:r>
        <w:r w:rsidR="00A62F47" w:rsidRPr="00B621E1" w:rsidDel="003D5B76">
          <w:rPr>
            <w:rFonts w:asciiTheme="majorHAnsi" w:hAnsiTheme="majorHAnsi" w:cstheme="majorHAnsi"/>
          </w:rPr>
          <w:delText>1</w:delText>
        </w:r>
        <w:r w:rsidR="001B2966" w:rsidRPr="00B621E1" w:rsidDel="003D5B76">
          <w:rPr>
            <w:rFonts w:asciiTheme="majorHAnsi" w:hAnsiTheme="majorHAnsi" w:cstheme="majorHAnsi"/>
          </w:rPr>
          <w:delText xml:space="preserve"> </w:delText>
        </w:r>
        <w:r w:rsidRPr="00B621E1" w:rsidDel="003D5B76">
          <w:rPr>
            <w:rFonts w:asciiTheme="majorHAnsi" w:hAnsiTheme="majorHAnsi" w:cstheme="majorHAnsi"/>
          </w:rPr>
          <w:delText xml:space="preserve">and found them statistically significant and robust to the inclusion of demographic controls. </w:delText>
        </w:r>
      </w:del>
      <w:moveFromRangeStart w:id="792" w:author="Christina Sun" w:date="2026-03-15T19:48:00Z" w:name="move224496551"/>
      <w:moveFrom w:id="793" w:author="Christina Sun" w:date="2026-03-15T19:48:00Z" w16du:dateUtc="2026-03-16T02:48:00Z">
        <w:del w:id="794" w:author="Christina Sun" w:date="2026-03-15T19:49:00Z" w16du:dateUtc="2026-03-16T02:49:00Z">
          <w:r w:rsidRPr="00B621E1" w:rsidDel="003D5B76">
            <w:rPr>
              <w:rFonts w:asciiTheme="majorHAnsi" w:hAnsiTheme="majorHAnsi" w:cstheme="majorHAnsi"/>
            </w:rPr>
            <w:delText>While not causal, these results indicate that there is an association between gender identity and students’ experiences in high school, which we consider in later analyses.</w:delText>
          </w:r>
        </w:del>
      </w:moveFrom>
      <w:moveFromRangeEnd w:id="792"/>
    </w:p>
    <w:p w14:paraId="2BF30CA4" w14:textId="77777777" w:rsidR="003202AF" w:rsidRPr="00B621E1" w:rsidDel="00C06DAA" w:rsidRDefault="003202AF" w:rsidP="003803B1">
      <w:pPr>
        <w:spacing w:line="360" w:lineRule="auto"/>
        <w:rPr>
          <w:del w:id="795" w:author="Christina Sun" w:date="2026-03-15T20:12:00Z" w16du:dateUtc="2026-03-16T03:12:00Z"/>
          <w:rFonts w:asciiTheme="majorHAnsi" w:hAnsiTheme="majorHAnsi" w:cstheme="majorHAnsi"/>
          <w:b/>
          <w:bCs/>
        </w:rPr>
      </w:pPr>
    </w:p>
    <w:p w14:paraId="682726FC" w14:textId="77777777" w:rsidR="003202AF" w:rsidRPr="00B621E1" w:rsidDel="00C06DAA" w:rsidRDefault="003202AF" w:rsidP="003803B1">
      <w:pPr>
        <w:spacing w:line="360" w:lineRule="auto"/>
        <w:rPr>
          <w:del w:id="796" w:author="Christina Sun" w:date="2026-03-15T20:12:00Z" w16du:dateUtc="2026-03-16T03:12:00Z"/>
          <w:rFonts w:asciiTheme="majorHAnsi" w:hAnsiTheme="majorHAnsi" w:cstheme="majorHAnsi"/>
          <w:b/>
          <w:bCs/>
        </w:rPr>
      </w:pPr>
    </w:p>
    <w:p w14:paraId="43BD4A99" w14:textId="77777777" w:rsidR="003202AF" w:rsidRPr="00B621E1" w:rsidDel="00C06DAA" w:rsidRDefault="003202AF" w:rsidP="003803B1">
      <w:pPr>
        <w:spacing w:line="360" w:lineRule="auto"/>
        <w:rPr>
          <w:del w:id="797" w:author="Christina Sun" w:date="2026-03-15T20:12:00Z" w16du:dateUtc="2026-03-16T03:12:00Z"/>
          <w:rFonts w:asciiTheme="majorHAnsi" w:hAnsiTheme="majorHAnsi" w:cstheme="majorHAnsi"/>
          <w:b/>
          <w:bCs/>
          <w:rPrChange w:id="798" w:author="Christina Sun" w:date="2026-03-15T21:36:00Z" w16du:dateUtc="2026-03-16T04:36:00Z">
            <w:rPr>
              <w:del w:id="799" w:author="Christina Sun" w:date="2026-03-15T20:12:00Z" w16du:dateUtc="2026-03-16T03:12:00Z"/>
              <w:b/>
              <w:bCs/>
            </w:rPr>
          </w:rPrChange>
        </w:rPr>
      </w:pPr>
    </w:p>
    <w:p w14:paraId="6D93B2A2" w14:textId="77777777" w:rsidR="003202AF" w:rsidRPr="00B621E1" w:rsidDel="00C06DAA" w:rsidRDefault="003202AF" w:rsidP="003803B1">
      <w:pPr>
        <w:spacing w:line="360" w:lineRule="auto"/>
        <w:rPr>
          <w:del w:id="800" w:author="Christina Sun" w:date="2026-03-15T20:12:00Z" w16du:dateUtc="2026-03-16T03:12:00Z"/>
          <w:rFonts w:asciiTheme="majorHAnsi" w:hAnsiTheme="majorHAnsi" w:cstheme="majorHAnsi"/>
          <w:b/>
          <w:bCs/>
          <w:rPrChange w:id="801" w:author="Christina Sun" w:date="2026-03-15T21:36:00Z" w16du:dateUtc="2026-03-16T04:36:00Z">
            <w:rPr>
              <w:del w:id="802" w:author="Christina Sun" w:date="2026-03-15T20:12:00Z" w16du:dateUtc="2026-03-16T03:12:00Z"/>
              <w:b/>
              <w:bCs/>
            </w:rPr>
          </w:rPrChange>
        </w:rPr>
      </w:pPr>
    </w:p>
    <w:p w14:paraId="438C307D" w14:textId="77777777" w:rsidR="00550359" w:rsidRPr="00B621E1" w:rsidDel="00C06DAA" w:rsidRDefault="00550359" w:rsidP="003803B1">
      <w:pPr>
        <w:spacing w:line="360" w:lineRule="auto"/>
        <w:rPr>
          <w:del w:id="803" w:author="Christina Sun" w:date="2026-03-15T20:12:00Z" w16du:dateUtc="2026-03-16T03:12:00Z"/>
          <w:rFonts w:asciiTheme="majorHAnsi" w:hAnsiTheme="majorHAnsi" w:cstheme="majorHAnsi"/>
          <w:b/>
          <w:bCs/>
          <w:rPrChange w:id="804" w:author="Christina Sun" w:date="2026-03-15T21:36:00Z" w16du:dateUtc="2026-03-16T04:36:00Z">
            <w:rPr>
              <w:del w:id="805" w:author="Christina Sun" w:date="2026-03-15T20:12:00Z" w16du:dateUtc="2026-03-16T03:12:00Z"/>
              <w:b/>
              <w:bCs/>
            </w:rPr>
          </w:rPrChange>
        </w:rPr>
      </w:pPr>
      <w:del w:id="806" w:author="Christina Sun" w:date="2026-03-15T20:12:00Z" w16du:dateUtc="2026-03-16T03:12:00Z">
        <w:r w:rsidRPr="00B621E1" w:rsidDel="00C06DAA">
          <w:rPr>
            <w:rFonts w:asciiTheme="majorHAnsi" w:hAnsiTheme="majorHAnsi" w:cstheme="majorHAnsi"/>
            <w:b/>
            <w:bCs/>
            <w:rPrChange w:id="807" w:author="Christina Sun" w:date="2026-03-15T21:36:00Z" w16du:dateUtc="2026-03-16T04:36:00Z">
              <w:rPr>
                <w:b/>
                <w:bCs/>
              </w:rPr>
            </w:rPrChange>
          </w:rPr>
          <w:br w:type="page"/>
        </w:r>
      </w:del>
    </w:p>
    <w:p w14:paraId="7439B008" w14:textId="30B739CD" w:rsidR="00BD041A" w:rsidRPr="00B621E1" w:rsidDel="003F106B" w:rsidRDefault="00602BF5" w:rsidP="003803B1">
      <w:pPr>
        <w:spacing w:line="360" w:lineRule="auto"/>
        <w:rPr>
          <w:del w:id="808" w:author="Christina Sun" w:date="2026-03-15T20:55:00Z" w16du:dateUtc="2026-03-16T03:55:00Z"/>
          <w:rFonts w:asciiTheme="majorHAnsi" w:hAnsiTheme="majorHAnsi" w:cstheme="majorHAnsi"/>
          <w:b/>
          <w:bCs/>
        </w:rPr>
      </w:pPr>
      <w:del w:id="809" w:author="Christina Sun" w:date="2026-03-15T20:55:00Z" w16du:dateUtc="2026-03-16T03:55:00Z">
        <w:r w:rsidRPr="00B621E1" w:rsidDel="003F106B">
          <w:rPr>
            <w:rFonts w:asciiTheme="majorHAnsi" w:hAnsiTheme="majorHAnsi" w:cstheme="majorHAnsi"/>
            <w:b/>
            <w:bCs/>
          </w:rPr>
          <w:delText xml:space="preserve">Table </w:delText>
        </w:r>
        <w:r w:rsidR="00A62F47" w:rsidRPr="00B621E1" w:rsidDel="003F106B">
          <w:rPr>
            <w:rFonts w:asciiTheme="majorHAnsi" w:hAnsiTheme="majorHAnsi" w:cstheme="majorHAnsi"/>
            <w:b/>
            <w:bCs/>
          </w:rPr>
          <w:delText>2</w:delText>
        </w:r>
      </w:del>
    </w:p>
    <w:p w14:paraId="7439B009" w14:textId="7DCE96A1" w:rsidR="00BD041A" w:rsidRPr="00B621E1" w:rsidDel="003F106B" w:rsidRDefault="00602BF5" w:rsidP="003803B1">
      <w:pPr>
        <w:spacing w:line="360" w:lineRule="auto"/>
        <w:rPr>
          <w:del w:id="810" w:author="Christina Sun" w:date="2026-03-15T20:55:00Z" w16du:dateUtc="2026-03-16T03:55:00Z"/>
          <w:rFonts w:asciiTheme="majorHAnsi" w:hAnsiTheme="majorHAnsi" w:cstheme="majorHAnsi"/>
          <w:i/>
          <w:iCs/>
        </w:rPr>
      </w:pPr>
      <w:del w:id="811" w:author="Christina Sun" w:date="2026-03-15T20:55:00Z" w16du:dateUtc="2026-03-16T03:55:00Z">
        <w:r w:rsidRPr="00B621E1" w:rsidDel="003F106B">
          <w:rPr>
            <w:rFonts w:asciiTheme="majorHAnsi" w:hAnsiTheme="majorHAnsi" w:cstheme="majorHAnsi"/>
            <w:i/>
            <w:iCs/>
            <w:highlight w:val="yellow"/>
            <w:rPrChange w:id="812" w:author="Christina Sun" w:date="2026-03-15T21:36:00Z" w16du:dateUtc="2026-03-16T04:36:00Z">
              <w:rPr>
                <w:rFonts w:asciiTheme="majorHAnsi" w:hAnsiTheme="majorHAnsi" w:cstheme="majorHAnsi"/>
                <w:i/>
                <w:iCs/>
              </w:rPr>
            </w:rPrChange>
          </w:rPr>
          <w:delText>General High School Experience by Gender Identity</w:delText>
        </w:r>
      </w:del>
    </w:p>
    <w:tbl>
      <w:tblPr>
        <w:tblStyle w:val="a5"/>
        <w:tblW w:w="5000" w:type="pct"/>
        <w:tblInd w:w="0" w:type="dxa"/>
        <w:tblLook w:val="0400" w:firstRow="0" w:lastRow="0" w:firstColumn="0" w:lastColumn="0" w:noHBand="0" w:noVBand="1"/>
      </w:tblPr>
      <w:tblGrid>
        <w:gridCol w:w="3231"/>
        <w:gridCol w:w="1803"/>
        <w:gridCol w:w="4326"/>
      </w:tblGrid>
      <w:tr w:rsidR="00BD041A" w:rsidRPr="00B621E1" w:rsidDel="003F106B" w14:paraId="7439B00D" w14:textId="6FA66B62" w:rsidTr="001B2966">
        <w:trPr>
          <w:trHeight w:val="285"/>
          <w:del w:id="813" w:author="Christina Sun" w:date="2026-03-15T20:55:00Z" w16du:dateUtc="2026-03-16T03:55:00Z"/>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7439B00A" w14:textId="2CF1B358" w:rsidR="00BD041A" w:rsidRPr="00B621E1" w:rsidDel="003F106B" w:rsidRDefault="00602BF5" w:rsidP="001B2966">
            <w:pPr>
              <w:rPr>
                <w:del w:id="814" w:author="Christina Sun" w:date="2026-03-15T20:55:00Z" w16du:dateUtc="2026-03-16T03:55:00Z"/>
                <w:rFonts w:asciiTheme="majorHAnsi" w:hAnsiTheme="majorHAnsi" w:cstheme="majorHAnsi"/>
                <w:sz w:val="20"/>
                <w:szCs w:val="20"/>
              </w:rPr>
            </w:pPr>
            <w:del w:id="815" w:author="Christina Sun" w:date="2026-03-15T20:55:00Z" w16du:dateUtc="2026-03-16T03:55:00Z">
              <w:r w:rsidRPr="00B621E1" w:rsidDel="003F106B">
                <w:rPr>
                  <w:rFonts w:asciiTheme="majorHAnsi" w:hAnsiTheme="majorHAnsi" w:cstheme="majorHAnsi"/>
                  <w:sz w:val="20"/>
                  <w:szCs w:val="20"/>
                </w:rPr>
                <w:delText> </w:delText>
              </w:r>
            </w:del>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439B00B" w14:textId="13DBE0D0" w:rsidR="00BD041A" w:rsidRPr="00B621E1" w:rsidDel="003F106B" w:rsidRDefault="001D4A5D" w:rsidP="001B2966">
            <w:pPr>
              <w:jc w:val="center"/>
              <w:rPr>
                <w:del w:id="816" w:author="Christina Sun" w:date="2026-03-15T20:55:00Z" w16du:dateUtc="2026-03-16T03:55:00Z"/>
                <w:rFonts w:asciiTheme="majorHAnsi" w:hAnsiTheme="majorHAnsi" w:cstheme="majorHAnsi"/>
                <w:sz w:val="20"/>
                <w:szCs w:val="20"/>
              </w:rPr>
            </w:pPr>
            <w:del w:id="817" w:author="Christina Sun" w:date="2026-03-15T20:03:00Z" w16du:dateUtc="2026-03-16T03:03:00Z">
              <w:r w:rsidRPr="00B621E1" w:rsidDel="0097514D">
                <w:rPr>
                  <w:rFonts w:asciiTheme="majorHAnsi" w:hAnsiTheme="majorHAnsi" w:cstheme="majorHAnsi"/>
                  <w:sz w:val="20"/>
                  <w:szCs w:val="20"/>
                </w:rPr>
                <w:delText>n</w:delText>
              </w:r>
            </w:del>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7439B00C" w14:textId="09C1ECCF" w:rsidR="00BD041A" w:rsidRPr="00B621E1" w:rsidDel="003F106B" w:rsidRDefault="00602BF5" w:rsidP="001B2966">
            <w:pPr>
              <w:jc w:val="center"/>
              <w:rPr>
                <w:del w:id="818" w:author="Christina Sun" w:date="2026-03-15T20:55:00Z" w16du:dateUtc="2026-03-16T03:55:00Z"/>
                <w:rFonts w:asciiTheme="majorHAnsi" w:hAnsiTheme="majorHAnsi" w:cstheme="majorHAnsi"/>
                <w:sz w:val="20"/>
                <w:szCs w:val="20"/>
              </w:rPr>
            </w:pPr>
            <w:del w:id="819" w:author="Christina Sun" w:date="2026-03-15T20:04:00Z" w16du:dateUtc="2026-03-16T03:04:00Z">
              <w:r w:rsidRPr="00B621E1" w:rsidDel="00C06DAA">
                <w:rPr>
                  <w:rFonts w:asciiTheme="majorHAnsi" w:hAnsiTheme="majorHAnsi" w:cstheme="majorHAnsi"/>
                  <w:sz w:val="20"/>
                  <w:szCs w:val="20"/>
                </w:rPr>
                <w:delText>General high school experience index</w:delText>
              </w:r>
            </w:del>
          </w:p>
        </w:tc>
      </w:tr>
      <w:tr w:rsidR="00BD041A" w:rsidRPr="00B621E1" w:rsidDel="003F106B" w14:paraId="7439B011" w14:textId="4E51CE4B" w:rsidTr="001B2966">
        <w:trPr>
          <w:trHeight w:val="285"/>
          <w:del w:id="820" w:author="Christina Sun" w:date="2026-03-15T20:55:00Z" w16du:dateUtc="2026-03-16T03:55:00Z"/>
        </w:trPr>
        <w:tc>
          <w:tcPr>
            <w:tcW w:w="1726" w:type="pct"/>
            <w:tcBorders>
              <w:top w:val="single" w:sz="4" w:space="0" w:color="000000"/>
            </w:tcBorders>
            <w:tcMar>
              <w:top w:w="0" w:type="dxa"/>
              <w:left w:w="100" w:type="dxa"/>
              <w:bottom w:w="0" w:type="dxa"/>
              <w:right w:w="100" w:type="dxa"/>
            </w:tcMar>
            <w:vAlign w:val="center"/>
          </w:tcPr>
          <w:p w14:paraId="7439B00E" w14:textId="67A19743" w:rsidR="00BD041A" w:rsidRPr="00B621E1" w:rsidDel="003F106B" w:rsidRDefault="00602BF5" w:rsidP="001B2966">
            <w:pPr>
              <w:rPr>
                <w:del w:id="821" w:author="Christina Sun" w:date="2026-03-15T20:55:00Z" w16du:dateUtc="2026-03-16T03:55:00Z"/>
                <w:rFonts w:asciiTheme="majorHAnsi" w:hAnsiTheme="majorHAnsi" w:cstheme="majorHAnsi"/>
                <w:sz w:val="20"/>
                <w:szCs w:val="20"/>
              </w:rPr>
            </w:pPr>
            <w:del w:id="822" w:author="Christina Sun" w:date="2026-03-15T20:55:00Z" w16du:dateUtc="2026-03-16T03:55:00Z">
              <w:r w:rsidRPr="00B621E1" w:rsidDel="003F106B">
                <w:rPr>
                  <w:rFonts w:asciiTheme="majorHAnsi" w:hAnsiTheme="majorHAnsi" w:cstheme="majorHAnsi"/>
                  <w:sz w:val="20"/>
                  <w:szCs w:val="20"/>
                </w:rPr>
                <w:delText xml:space="preserve"> Cisgender man</w:delText>
              </w:r>
            </w:del>
          </w:p>
        </w:tc>
        <w:tc>
          <w:tcPr>
            <w:tcW w:w="963" w:type="pct"/>
            <w:tcBorders>
              <w:top w:val="single" w:sz="4" w:space="0" w:color="000000"/>
            </w:tcBorders>
            <w:tcMar>
              <w:top w:w="20" w:type="dxa"/>
              <w:left w:w="20" w:type="dxa"/>
              <w:bottom w:w="20" w:type="dxa"/>
              <w:right w:w="20" w:type="dxa"/>
            </w:tcMar>
            <w:vAlign w:val="center"/>
          </w:tcPr>
          <w:p w14:paraId="7439B00F" w14:textId="2E62D92F" w:rsidR="00BD041A" w:rsidRPr="00B621E1" w:rsidDel="003F106B" w:rsidRDefault="00602BF5" w:rsidP="001B2966">
            <w:pPr>
              <w:jc w:val="center"/>
              <w:rPr>
                <w:del w:id="823" w:author="Christina Sun" w:date="2026-03-15T20:55:00Z" w16du:dateUtc="2026-03-16T03:55:00Z"/>
                <w:rFonts w:asciiTheme="majorHAnsi" w:hAnsiTheme="majorHAnsi" w:cstheme="majorHAnsi"/>
                <w:sz w:val="20"/>
                <w:szCs w:val="20"/>
              </w:rPr>
            </w:pPr>
            <w:del w:id="824" w:author="Christina Sun" w:date="2026-03-15T20:55:00Z" w16du:dateUtc="2026-03-16T03:55:00Z">
              <w:r w:rsidRPr="00B621E1" w:rsidDel="003F106B">
                <w:rPr>
                  <w:rFonts w:asciiTheme="majorHAnsi" w:hAnsiTheme="majorHAnsi" w:cstheme="majorHAnsi"/>
                  <w:sz w:val="20"/>
                  <w:szCs w:val="20"/>
                </w:rPr>
                <w:delText>2,659</w:delText>
              </w:r>
            </w:del>
          </w:p>
        </w:tc>
        <w:tc>
          <w:tcPr>
            <w:tcW w:w="2311" w:type="pct"/>
            <w:tcBorders>
              <w:top w:val="single" w:sz="4" w:space="0" w:color="000000"/>
            </w:tcBorders>
            <w:tcMar>
              <w:top w:w="0" w:type="dxa"/>
              <w:left w:w="100" w:type="dxa"/>
              <w:bottom w:w="0" w:type="dxa"/>
              <w:right w:w="100" w:type="dxa"/>
            </w:tcMar>
            <w:vAlign w:val="center"/>
          </w:tcPr>
          <w:p w14:paraId="7439B010" w14:textId="10816023" w:rsidR="00BD041A" w:rsidRPr="00B621E1" w:rsidDel="003F106B" w:rsidRDefault="00602BF5" w:rsidP="001B2966">
            <w:pPr>
              <w:jc w:val="center"/>
              <w:rPr>
                <w:del w:id="825" w:author="Christina Sun" w:date="2026-03-15T20:55:00Z" w16du:dateUtc="2026-03-16T03:55:00Z"/>
                <w:rFonts w:asciiTheme="majorHAnsi" w:hAnsiTheme="majorHAnsi" w:cstheme="majorHAnsi"/>
                <w:sz w:val="20"/>
                <w:szCs w:val="20"/>
              </w:rPr>
            </w:pPr>
            <w:del w:id="826" w:author="Christina Sun" w:date="2026-03-15T20:55:00Z" w16du:dateUtc="2026-03-16T03:55:00Z">
              <w:r w:rsidRPr="00B621E1" w:rsidDel="003F106B">
                <w:rPr>
                  <w:rFonts w:asciiTheme="majorHAnsi" w:hAnsiTheme="majorHAnsi" w:cstheme="majorHAnsi"/>
                  <w:sz w:val="20"/>
                  <w:szCs w:val="20"/>
                </w:rPr>
                <w:delText>4.</w:delText>
              </w:r>
              <w:r w:rsidR="00A62F47" w:rsidRPr="00B621E1" w:rsidDel="003F106B">
                <w:rPr>
                  <w:rFonts w:asciiTheme="majorHAnsi" w:hAnsiTheme="majorHAnsi" w:cstheme="majorHAnsi"/>
                  <w:sz w:val="20"/>
                  <w:szCs w:val="20"/>
                </w:rPr>
                <w:delText>3</w:delText>
              </w:r>
            </w:del>
          </w:p>
        </w:tc>
      </w:tr>
      <w:tr w:rsidR="00BD041A" w:rsidRPr="00B621E1" w:rsidDel="003F106B" w14:paraId="7439B015" w14:textId="48039FC1" w:rsidTr="001B2966">
        <w:trPr>
          <w:trHeight w:val="270"/>
          <w:del w:id="827" w:author="Christina Sun" w:date="2026-03-15T20:55:00Z" w16du:dateUtc="2026-03-16T03:55:00Z"/>
        </w:trPr>
        <w:tc>
          <w:tcPr>
            <w:tcW w:w="1726" w:type="pct"/>
            <w:tcMar>
              <w:top w:w="0" w:type="dxa"/>
              <w:left w:w="100" w:type="dxa"/>
              <w:bottom w:w="0" w:type="dxa"/>
              <w:right w:w="100" w:type="dxa"/>
            </w:tcMar>
            <w:vAlign w:val="center"/>
          </w:tcPr>
          <w:p w14:paraId="7439B012" w14:textId="1D824009" w:rsidR="00BD041A" w:rsidRPr="00B621E1" w:rsidDel="003F106B" w:rsidRDefault="00602BF5" w:rsidP="001B2966">
            <w:pPr>
              <w:rPr>
                <w:del w:id="828" w:author="Christina Sun" w:date="2026-03-15T20:55:00Z" w16du:dateUtc="2026-03-16T03:55:00Z"/>
                <w:rFonts w:asciiTheme="majorHAnsi" w:hAnsiTheme="majorHAnsi" w:cstheme="majorHAnsi"/>
                <w:sz w:val="20"/>
                <w:szCs w:val="20"/>
              </w:rPr>
            </w:pPr>
            <w:del w:id="829" w:author="Christina Sun" w:date="2026-03-15T20:55:00Z" w16du:dateUtc="2026-03-16T03:55:00Z">
              <w:r w:rsidRPr="00B621E1" w:rsidDel="003F106B">
                <w:rPr>
                  <w:rFonts w:asciiTheme="majorHAnsi" w:hAnsiTheme="majorHAnsi" w:cstheme="majorHAnsi"/>
                  <w:sz w:val="20"/>
                  <w:szCs w:val="20"/>
                </w:rPr>
                <w:delText xml:space="preserve"> Cisgender woman</w:delText>
              </w:r>
            </w:del>
          </w:p>
        </w:tc>
        <w:tc>
          <w:tcPr>
            <w:tcW w:w="963" w:type="pct"/>
            <w:tcMar>
              <w:top w:w="20" w:type="dxa"/>
              <w:left w:w="20" w:type="dxa"/>
              <w:bottom w:w="20" w:type="dxa"/>
              <w:right w:w="20" w:type="dxa"/>
            </w:tcMar>
            <w:vAlign w:val="center"/>
          </w:tcPr>
          <w:p w14:paraId="7439B013" w14:textId="1AA6E084" w:rsidR="00BD041A" w:rsidRPr="00B621E1" w:rsidDel="003F106B" w:rsidRDefault="00602BF5" w:rsidP="001B2966">
            <w:pPr>
              <w:jc w:val="center"/>
              <w:rPr>
                <w:del w:id="830" w:author="Christina Sun" w:date="2026-03-15T20:55:00Z" w16du:dateUtc="2026-03-16T03:55:00Z"/>
                <w:rFonts w:asciiTheme="majorHAnsi" w:hAnsiTheme="majorHAnsi" w:cstheme="majorHAnsi"/>
                <w:sz w:val="20"/>
                <w:szCs w:val="20"/>
              </w:rPr>
            </w:pPr>
            <w:del w:id="831" w:author="Christina Sun" w:date="2026-03-15T20:55:00Z" w16du:dateUtc="2026-03-16T03:55:00Z">
              <w:r w:rsidRPr="00B621E1" w:rsidDel="003F106B">
                <w:rPr>
                  <w:rFonts w:asciiTheme="majorHAnsi" w:hAnsiTheme="majorHAnsi" w:cstheme="majorHAnsi"/>
                  <w:sz w:val="20"/>
                  <w:szCs w:val="20"/>
                </w:rPr>
                <w:delText>4,269</w:delText>
              </w:r>
            </w:del>
          </w:p>
        </w:tc>
        <w:tc>
          <w:tcPr>
            <w:tcW w:w="2311" w:type="pct"/>
            <w:tcMar>
              <w:top w:w="0" w:type="dxa"/>
              <w:left w:w="100" w:type="dxa"/>
              <w:bottom w:w="0" w:type="dxa"/>
              <w:right w:w="100" w:type="dxa"/>
            </w:tcMar>
            <w:vAlign w:val="center"/>
          </w:tcPr>
          <w:p w14:paraId="7439B014" w14:textId="38D46A6D" w:rsidR="00BD041A" w:rsidRPr="00B621E1" w:rsidDel="003F106B" w:rsidRDefault="00602BF5" w:rsidP="001B2966">
            <w:pPr>
              <w:jc w:val="center"/>
              <w:rPr>
                <w:del w:id="832" w:author="Christina Sun" w:date="2026-03-15T20:55:00Z" w16du:dateUtc="2026-03-16T03:55:00Z"/>
                <w:rFonts w:asciiTheme="majorHAnsi" w:hAnsiTheme="majorHAnsi" w:cstheme="majorHAnsi"/>
                <w:sz w:val="20"/>
                <w:szCs w:val="20"/>
              </w:rPr>
            </w:pPr>
            <w:del w:id="833" w:author="Christina Sun" w:date="2026-03-15T20:55:00Z" w16du:dateUtc="2026-03-16T03:55:00Z">
              <w:r w:rsidRPr="00B621E1" w:rsidDel="003F106B">
                <w:rPr>
                  <w:rFonts w:asciiTheme="majorHAnsi" w:hAnsiTheme="majorHAnsi" w:cstheme="majorHAnsi"/>
                  <w:sz w:val="20"/>
                  <w:szCs w:val="20"/>
                </w:rPr>
                <w:delText>3.</w:delText>
              </w:r>
              <w:r w:rsidR="00A62F47" w:rsidRPr="00B621E1" w:rsidDel="003F106B">
                <w:rPr>
                  <w:rFonts w:asciiTheme="majorHAnsi" w:hAnsiTheme="majorHAnsi" w:cstheme="majorHAnsi"/>
                  <w:sz w:val="20"/>
                  <w:szCs w:val="20"/>
                </w:rPr>
                <w:delText>8</w:delText>
              </w:r>
            </w:del>
          </w:p>
        </w:tc>
      </w:tr>
      <w:tr w:rsidR="00BD041A" w:rsidRPr="00B621E1" w:rsidDel="003F106B" w14:paraId="7439B019" w14:textId="5B8BE1BD" w:rsidTr="001B2966">
        <w:trPr>
          <w:trHeight w:val="270"/>
          <w:del w:id="834" w:author="Christina Sun" w:date="2026-03-15T20:55:00Z" w16du:dateUtc="2026-03-16T03:55:00Z"/>
        </w:trPr>
        <w:tc>
          <w:tcPr>
            <w:tcW w:w="1726" w:type="pct"/>
            <w:tcMar>
              <w:top w:w="0" w:type="dxa"/>
              <w:left w:w="100" w:type="dxa"/>
              <w:bottom w:w="0" w:type="dxa"/>
              <w:right w:w="100" w:type="dxa"/>
            </w:tcMar>
            <w:vAlign w:val="center"/>
          </w:tcPr>
          <w:p w14:paraId="7439B016" w14:textId="0460EF9E" w:rsidR="00BD041A" w:rsidRPr="00B621E1" w:rsidDel="003F106B" w:rsidRDefault="00602BF5" w:rsidP="001B2966">
            <w:pPr>
              <w:rPr>
                <w:del w:id="835" w:author="Christina Sun" w:date="2026-03-15T20:55:00Z" w16du:dateUtc="2026-03-16T03:55:00Z"/>
                <w:rFonts w:asciiTheme="majorHAnsi" w:hAnsiTheme="majorHAnsi" w:cstheme="majorHAnsi"/>
                <w:sz w:val="20"/>
                <w:szCs w:val="20"/>
              </w:rPr>
            </w:pPr>
            <w:del w:id="836" w:author="Christina Sun" w:date="2026-03-15T20:55:00Z" w16du:dateUtc="2026-03-16T03:55:00Z">
              <w:r w:rsidRPr="00B621E1" w:rsidDel="003F106B">
                <w:rPr>
                  <w:rFonts w:asciiTheme="majorHAnsi" w:hAnsiTheme="majorHAnsi" w:cstheme="majorHAnsi"/>
                  <w:sz w:val="20"/>
                  <w:szCs w:val="20"/>
                </w:rPr>
                <w:delText xml:space="preserve"> Transgender man</w:delText>
              </w:r>
            </w:del>
          </w:p>
        </w:tc>
        <w:tc>
          <w:tcPr>
            <w:tcW w:w="963" w:type="pct"/>
            <w:tcMar>
              <w:top w:w="20" w:type="dxa"/>
              <w:left w:w="20" w:type="dxa"/>
              <w:bottom w:w="20" w:type="dxa"/>
              <w:right w:w="20" w:type="dxa"/>
            </w:tcMar>
            <w:vAlign w:val="center"/>
          </w:tcPr>
          <w:p w14:paraId="7439B017" w14:textId="3175B00E" w:rsidR="00BD041A" w:rsidRPr="00B621E1" w:rsidDel="003F106B" w:rsidRDefault="00602BF5" w:rsidP="001B2966">
            <w:pPr>
              <w:jc w:val="center"/>
              <w:rPr>
                <w:del w:id="837" w:author="Christina Sun" w:date="2026-03-15T20:55:00Z" w16du:dateUtc="2026-03-16T03:55:00Z"/>
                <w:rFonts w:asciiTheme="majorHAnsi" w:hAnsiTheme="majorHAnsi" w:cstheme="majorHAnsi"/>
                <w:sz w:val="20"/>
                <w:szCs w:val="20"/>
              </w:rPr>
            </w:pPr>
            <w:del w:id="838" w:author="Christina Sun" w:date="2026-03-15T20:55:00Z" w16du:dateUtc="2026-03-16T03:55:00Z">
              <w:r w:rsidRPr="00B621E1" w:rsidDel="003F106B">
                <w:rPr>
                  <w:rFonts w:asciiTheme="majorHAnsi" w:hAnsiTheme="majorHAnsi" w:cstheme="majorHAnsi"/>
                  <w:sz w:val="20"/>
                  <w:szCs w:val="20"/>
                </w:rPr>
                <w:delText>59</w:delText>
              </w:r>
            </w:del>
          </w:p>
        </w:tc>
        <w:tc>
          <w:tcPr>
            <w:tcW w:w="2311" w:type="pct"/>
            <w:tcMar>
              <w:top w:w="0" w:type="dxa"/>
              <w:left w:w="100" w:type="dxa"/>
              <w:bottom w:w="0" w:type="dxa"/>
              <w:right w:w="100" w:type="dxa"/>
            </w:tcMar>
            <w:vAlign w:val="center"/>
          </w:tcPr>
          <w:p w14:paraId="7439B018" w14:textId="2C6937BC" w:rsidR="00BD041A" w:rsidRPr="00B621E1" w:rsidDel="003F106B" w:rsidRDefault="00602BF5" w:rsidP="001B2966">
            <w:pPr>
              <w:jc w:val="center"/>
              <w:rPr>
                <w:del w:id="839" w:author="Christina Sun" w:date="2026-03-15T20:55:00Z" w16du:dateUtc="2026-03-16T03:55:00Z"/>
                <w:rFonts w:asciiTheme="majorHAnsi" w:hAnsiTheme="majorHAnsi" w:cstheme="majorHAnsi"/>
                <w:sz w:val="20"/>
                <w:szCs w:val="20"/>
              </w:rPr>
            </w:pPr>
            <w:del w:id="840" w:author="Christina Sun" w:date="2026-03-15T20:55:00Z" w16du:dateUtc="2026-03-16T03:55:00Z">
              <w:r w:rsidRPr="00B621E1" w:rsidDel="003F106B">
                <w:rPr>
                  <w:rFonts w:asciiTheme="majorHAnsi" w:hAnsiTheme="majorHAnsi" w:cstheme="majorHAnsi"/>
                  <w:sz w:val="20"/>
                  <w:szCs w:val="20"/>
                </w:rPr>
                <w:delText>2.4</w:delText>
              </w:r>
            </w:del>
          </w:p>
        </w:tc>
      </w:tr>
      <w:tr w:rsidR="00BD041A" w:rsidRPr="00B621E1" w:rsidDel="003F106B" w14:paraId="7439B01D" w14:textId="642BE625" w:rsidTr="001B2966">
        <w:trPr>
          <w:trHeight w:val="270"/>
          <w:del w:id="841" w:author="Christina Sun" w:date="2026-03-15T20:55:00Z" w16du:dateUtc="2026-03-16T03:55:00Z"/>
        </w:trPr>
        <w:tc>
          <w:tcPr>
            <w:tcW w:w="1726" w:type="pct"/>
            <w:tcMar>
              <w:top w:w="0" w:type="dxa"/>
              <w:left w:w="100" w:type="dxa"/>
              <w:bottom w:w="0" w:type="dxa"/>
              <w:right w:w="100" w:type="dxa"/>
            </w:tcMar>
            <w:vAlign w:val="center"/>
          </w:tcPr>
          <w:p w14:paraId="7439B01A" w14:textId="1E75F82B" w:rsidR="00BD041A" w:rsidRPr="00B621E1" w:rsidDel="003F106B" w:rsidRDefault="00602BF5" w:rsidP="001B2966">
            <w:pPr>
              <w:rPr>
                <w:del w:id="842" w:author="Christina Sun" w:date="2026-03-15T20:55:00Z" w16du:dateUtc="2026-03-16T03:55:00Z"/>
                <w:rFonts w:asciiTheme="majorHAnsi" w:hAnsiTheme="majorHAnsi" w:cstheme="majorHAnsi"/>
                <w:sz w:val="20"/>
                <w:szCs w:val="20"/>
              </w:rPr>
            </w:pPr>
            <w:del w:id="843" w:author="Christina Sun" w:date="2026-03-15T20:55:00Z" w16du:dateUtc="2026-03-16T03:55:00Z">
              <w:r w:rsidRPr="00B621E1" w:rsidDel="003F106B">
                <w:rPr>
                  <w:rFonts w:asciiTheme="majorHAnsi" w:hAnsiTheme="majorHAnsi" w:cstheme="majorHAnsi"/>
                  <w:sz w:val="20"/>
                  <w:szCs w:val="20"/>
                </w:rPr>
                <w:delText xml:space="preserve"> Transgender woman</w:delText>
              </w:r>
            </w:del>
          </w:p>
        </w:tc>
        <w:tc>
          <w:tcPr>
            <w:tcW w:w="963" w:type="pct"/>
            <w:tcMar>
              <w:top w:w="20" w:type="dxa"/>
              <w:left w:w="20" w:type="dxa"/>
              <w:bottom w:w="20" w:type="dxa"/>
              <w:right w:w="20" w:type="dxa"/>
            </w:tcMar>
            <w:vAlign w:val="center"/>
          </w:tcPr>
          <w:p w14:paraId="7439B01B" w14:textId="56B5D1A9" w:rsidR="00BD041A" w:rsidRPr="00B621E1" w:rsidDel="003F106B" w:rsidRDefault="00602BF5" w:rsidP="001B2966">
            <w:pPr>
              <w:jc w:val="center"/>
              <w:rPr>
                <w:del w:id="844" w:author="Christina Sun" w:date="2026-03-15T20:55:00Z" w16du:dateUtc="2026-03-16T03:55:00Z"/>
                <w:rFonts w:asciiTheme="majorHAnsi" w:hAnsiTheme="majorHAnsi" w:cstheme="majorHAnsi"/>
                <w:sz w:val="20"/>
                <w:szCs w:val="20"/>
              </w:rPr>
            </w:pPr>
            <w:del w:id="845" w:author="Christina Sun" w:date="2026-03-15T20:55:00Z" w16du:dateUtc="2026-03-16T03:55:00Z">
              <w:r w:rsidRPr="00B621E1" w:rsidDel="003F106B">
                <w:rPr>
                  <w:rFonts w:asciiTheme="majorHAnsi" w:hAnsiTheme="majorHAnsi" w:cstheme="majorHAnsi"/>
                  <w:sz w:val="20"/>
                  <w:szCs w:val="20"/>
                </w:rPr>
                <w:delText>20</w:delText>
              </w:r>
            </w:del>
          </w:p>
        </w:tc>
        <w:tc>
          <w:tcPr>
            <w:tcW w:w="2311" w:type="pct"/>
            <w:tcMar>
              <w:top w:w="0" w:type="dxa"/>
              <w:left w:w="100" w:type="dxa"/>
              <w:bottom w:w="0" w:type="dxa"/>
              <w:right w:w="100" w:type="dxa"/>
            </w:tcMar>
            <w:vAlign w:val="center"/>
          </w:tcPr>
          <w:p w14:paraId="7439B01C" w14:textId="629E0B7F" w:rsidR="00BD041A" w:rsidRPr="00B621E1" w:rsidDel="003F106B" w:rsidRDefault="00602BF5" w:rsidP="001B2966">
            <w:pPr>
              <w:jc w:val="center"/>
              <w:rPr>
                <w:del w:id="846" w:author="Christina Sun" w:date="2026-03-15T20:55:00Z" w16du:dateUtc="2026-03-16T03:55:00Z"/>
                <w:rFonts w:asciiTheme="majorHAnsi" w:hAnsiTheme="majorHAnsi" w:cstheme="majorHAnsi"/>
                <w:sz w:val="20"/>
                <w:szCs w:val="20"/>
              </w:rPr>
            </w:pPr>
            <w:del w:id="847" w:author="Christina Sun" w:date="2026-03-15T20:55:00Z" w16du:dateUtc="2026-03-16T03:55:00Z">
              <w:r w:rsidRPr="00B621E1" w:rsidDel="003F106B">
                <w:rPr>
                  <w:rFonts w:asciiTheme="majorHAnsi" w:hAnsiTheme="majorHAnsi" w:cstheme="majorHAnsi"/>
                  <w:sz w:val="20"/>
                  <w:szCs w:val="20"/>
                </w:rPr>
                <w:delText>2.</w:delText>
              </w:r>
              <w:r w:rsidR="00A62F47" w:rsidRPr="00B621E1" w:rsidDel="003F106B">
                <w:rPr>
                  <w:rFonts w:asciiTheme="majorHAnsi" w:hAnsiTheme="majorHAnsi" w:cstheme="majorHAnsi"/>
                  <w:sz w:val="20"/>
                  <w:szCs w:val="20"/>
                </w:rPr>
                <w:delText>6</w:delText>
              </w:r>
            </w:del>
          </w:p>
        </w:tc>
      </w:tr>
      <w:tr w:rsidR="00BD041A" w:rsidRPr="00B621E1" w:rsidDel="003F106B" w14:paraId="7439B021" w14:textId="52B491DB" w:rsidTr="001B2966">
        <w:trPr>
          <w:trHeight w:val="270"/>
          <w:del w:id="848" w:author="Christina Sun" w:date="2026-03-15T20:55:00Z" w16du:dateUtc="2026-03-16T03:55:00Z"/>
        </w:trPr>
        <w:tc>
          <w:tcPr>
            <w:tcW w:w="1726" w:type="pct"/>
            <w:tcMar>
              <w:top w:w="0" w:type="dxa"/>
              <w:left w:w="100" w:type="dxa"/>
              <w:bottom w:w="0" w:type="dxa"/>
              <w:right w:w="100" w:type="dxa"/>
            </w:tcMar>
            <w:vAlign w:val="center"/>
          </w:tcPr>
          <w:p w14:paraId="7439B01E" w14:textId="56E14D9E" w:rsidR="00BD041A" w:rsidRPr="00B621E1" w:rsidDel="003F106B" w:rsidRDefault="00602BF5" w:rsidP="001B2966">
            <w:pPr>
              <w:rPr>
                <w:del w:id="849" w:author="Christina Sun" w:date="2026-03-15T20:55:00Z" w16du:dateUtc="2026-03-16T03:55:00Z"/>
                <w:rFonts w:asciiTheme="majorHAnsi" w:hAnsiTheme="majorHAnsi" w:cstheme="majorHAnsi"/>
                <w:sz w:val="20"/>
                <w:szCs w:val="20"/>
              </w:rPr>
            </w:pPr>
            <w:del w:id="850" w:author="Christina Sun" w:date="2026-03-15T20:55:00Z" w16du:dateUtc="2026-03-16T03:55:00Z">
              <w:r w:rsidRPr="00B621E1" w:rsidDel="003F106B">
                <w:rPr>
                  <w:rFonts w:asciiTheme="majorHAnsi" w:hAnsiTheme="majorHAnsi" w:cstheme="majorHAnsi"/>
                  <w:sz w:val="20"/>
                  <w:szCs w:val="20"/>
                </w:rPr>
                <w:delText xml:space="preserve"> Nonbinary</w:delText>
              </w:r>
            </w:del>
          </w:p>
        </w:tc>
        <w:tc>
          <w:tcPr>
            <w:tcW w:w="963" w:type="pct"/>
            <w:tcMar>
              <w:top w:w="20" w:type="dxa"/>
              <w:left w:w="20" w:type="dxa"/>
              <w:bottom w:w="20" w:type="dxa"/>
              <w:right w:w="20" w:type="dxa"/>
            </w:tcMar>
            <w:vAlign w:val="center"/>
          </w:tcPr>
          <w:p w14:paraId="7439B01F" w14:textId="6545B443" w:rsidR="00BD041A" w:rsidRPr="00B621E1" w:rsidDel="003F106B" w:rsidRDefault="00602BF5" w:rsidP="001B2966">
            <w:pPr>
              <w:jc w:val="center"/>
              <w:rPr>
                <w:del w:id="851" w:author="Christina Sun" w:date="2026-03-15T20:55:00Z" w16du:dateUtc="2026-03-16T03:55:00Z"/>
                <w:rFonts w:asciiTheme="majorHAnsi" w:hAnsiTheme="majorHAnsi" w:cstheme="majorHAnsi"/>
                <w:sz w:val="20"/>
                <w:szCs w:val="20"/>
              </w:rPr>
            </w:pPr>
            <w:del w:id="852" w:author="Christina Sun" w:date="2026-03-15T20:55:00Z" w16du:dateUtc="2026-03-16T03:55:00Z">
              <w:r w:rsidRPr="00B621E1" w:rsidDel="003F106B">
                <w:rPr>
                  <w:rFonts w:asciiTheme="majorHAnsi" w:hAnsiTheme="majorHAnsi" w:cstheme="majorHAnsi"/>
                  <w:sz w:val="20"/>
                  <w:szCs w:val="20"/>
                </w:rPr>
                <w:delText>267</w:delText>
              </w:r>
            </w:del>
          </w:p>
        </w:tc>
        <w:tc>
          <w:tcPr>
            <w:tcW w:w="2311" w:type="pct"/>
            <w:tcMar>
              <w:top w:w="0" w:type="dxa"/>
              <w:left w:w="100" w:type="dxa"/>
              <w:bottom w:w="0" w:type="dxa"/>
              <w:right w:w="100" w:type="dxa"/>
            </w:tcMar>
            <w:vAlign w:val="center"/>
          </w:tcPr>
          <w:p w14:paraId="7439B020" w14:textId="1FD1E7C1" w:rsidR="00BD041A" w:rsidRPr="00B621E1" w:rsidDel="003F106B" w:rsidRDefault="00602BF5" w:rsidP="001B2966">
            <w:pPr>
              <w:jc w:val="center"/>
              <w:rPr>
                <w:del w:id="853" w:author="Christina Sun" w:date="2026-03-15T20:55:00Z" w16du:dateUtc="2026-03-16T03:55:00Z"/>
                <w:rFonts w:asciiTheme="majorHAnsi" w:hAnsiTheme="majorHAnsi" w:cstheme="majorHAnsi"/>
                <w:sz w:val="20"/>
                <w:szCs w:val="20"/>
              </w:rPr>
            </w:pPr>
            <w:del w:id="854" w:author="Christina Sun" w:date="2026-03-15T20:55:00Z" w16du:dateUtc="2026-03-16T03:55:00Z">
              <w:r w:rsidRPr="00B621E1" w:rsidDel="003F106B">
                <w:rPr>
                  <w:rFonts w:asciiTheme="majorHAnsi" w:hAnsiTheme="majorHAnsi" w:cstheme="majorHAnsi"/>
                  <w:sz w:val="20"/>
                  <w:szCs w:val="20"/>
                </w:rPr>
                <w:delText>2.3</w:delText>
              </w:r>
            </w:del>
          </w:p>
        </w:tc>
      </w:tr>
      <w:tr w:rsidR="00BD041A" w:rsidRPr="00B621E1" w:rsidDel="003F106B" w14:paraId="7439B025" w14:textId="44F4AA55" w:rsidTr="001B2966">
        <w:trPr>
          <w:trHeight w:val="270"/>
          <w:del w:id="855" w:author="Christina Sun" w:date="2026-03-15T20:55:00Z" w16du:dateUtc="2026-03-16T03:55:00Z"/>
        </w:trPr>
        <w:tc>
          <w:tcPr>
            <w:tcW w:w="1726" w:type="pct"/>
            <w:tcMar>
              <w:top w:w="0" w:type="dxa"/>
              <w:left w:w="100" w:type="dxa"/>
              <w:bottom w:w="0" w:type="dxa"/>
              <w:right w:w="100" w:type="dxa"/>
            </w:tcMar>
            <w:vAlign w:val="center"/>
          </w:tcPr>
          <w:p w14:paraId="7439B022" w14:textId="323DF7D4" w:rsidR="00BD041A" w:rsidRPr="00B621E1" w:rsidDel="003F106B" w:rsidRDefault="00602BF5" w:rsidP="001B2966">
            <w:pPr>
              <w:rPr>
                <w:del w:id="856" w:author="Christina Sun" w:date="2026-03-15T20:55:00Z" w16du:dateUtc="2026-03-16T03:55:00Z"/>
                <w:rFonts w:asciiTheme="majorHAnsi" w:hAnsiTheme="majorHAnsi" w:cstheme="majorHAnsi"/>
                <w:sz w:val="20"/>
                <w:szCs w:val="20"/>
              </w:rPr>
            </w:pPr>
            <w:del w:id="857" w:author="Christina Sun" w:date="2026-03-15T20:55:00Z" w16du:dateUtc="2026-03-16T03:55:00Z">
              <w:r w:rsidRPr="00B621E1" w:rsidDel="003F106B">
                <w:rPr>
                  <w:rFonts w:asciiTheme="majorHAnsi" w:hAnsiTheme="majorHAnsi" w:cstheme="majorHAnsi"/>
                  <w:sz w:val="20"/>
                  <w:szCs w:val="20"/>
                </w:rPr>
                <w:delText xml:space="preserve"> Gender diverse/questioning</w:delText>
              </w:r>
            </w:del>
          </w:p>
        </w:tc>
        <w:tc>
          <w:tcPr>
            <w:tcW w:w="963" w:type="pct"/>
            <w:tcMar>
              <w:top w:w="20" w:type="dxa"/>
              <w:left w:w="20" w:type="dxa"/>
              <w:bottom w:w="20" w:type="dxa"/>
              <w:right w:w="20" w:type="dxa"/>
            </w:tcMar>
            <w:vAlign w:val="center"/>
          </w:tcPr>
          <w:p w14:paraId="7439B023" w14:textId="12CDCFC5" w:rsidR="00BD041A" w:rsidRPr="00B621E1" w:rsidDel="003F106B" w:rsidRDefault="00602BF5" w:rsidP="001B2966">
            <w:pPr>
              <w:jc w:val="center"/>
              <w:rPr>
                <w:del w:id="858" w:author="Christina Sun" w:date="2026-03-15T20:55:00Z" w16du:dateUtc="2026-03-16T03:55:00Z"/>
                <w:rFonts w:asciiTheme="majorHAnsi" w:hAnsiTheme="majorHAnsi" w:cstheme="majorHAnsi"/>
                <w:sz w:val="20"/>
                <w:szCs w:val="20"/>
              </w:rPr>
            </w:pPr>
            <w:del w:id="859" w:author="Christina Sun" w:date="2026-03-15T20:55:00Z" w16du:dateUtc="2026-03-16T03:55:00Z">
              <w:r w:rsidRPr="00B621E1" w:rsidDel="003F106B">
                <w:rPr>
                  <w:rFonts w:asciiTheme="majorHAnsi" w:hAnsiTheme="majorHAnsi" w:cstheme="majorHAnsi"/>
                  <w:sz w:val="20"/>
                  <w:szCs w:val="20"/>
                </w:rPr>
                <w:delText>71</w:delText>
              </w:r>
            </w:del>
          </w:p>
        </w:tc>
        <w:tc>
          <w:tcPr>
            <w:tcW w:w="2311" w:type="pct"/>
            <w:tcMar>
              <w:top w:w="0" w:type="dxa"/>
              <w:left w:w="100" w:type="dxa"/>
              <w:bottom w:w="0" w:type="dxa"/>
              <w:right w:w="100" w:type="dxa"/>
            </w:tcMar>
            <w:vAlign w:val="center"/>
          </w:tcPr>
          <w:p w14:paraId="7439B024" w14:textId="675F0FF9" w:rsidR="00BD041A" w:rsidRPr="00B621E1" w:rsidDel="003F106B" w:rsidRDefault="00602BF5" w:rsidP="001B2966">
            <w:pPr>
              <w:jc w:val="center"/>
              <w:rPr>
                <w:del w:id="860" w:author="Christina Sun" w:date="2026-03-15T20:55:00Z" w16du:dateUtc="2026-03-16T03:55:00Z"/>
                <w:rFonts w:asciiTheme="majorHAnsi" w:hAnsiTheme="majorHAnsi" w:cstheme="majorHAnsi"/>
                <w:sz w:val="20"/>
                <w:szCs w:val="20"/>
              </w:rPr>
            </w:pPr>
            <w:del w:id="861" w:author="Christina Sun" w:date="2026-03-15T20:55:00Z" w16du:dateUtc="2026-03-16T03:55:00Z">
              <w:r w:rsidRPr="00B621E1" w:rsidDel="003F106B">
                <w:rPr>
                  <w:rFonts w:asciiTheme="majorHAnsi" w:hAnsiTheme="majorHAnsi" w:cstheme="majorHAnsi"/>
                  <w:sz w:val="20"/>
                  <w:szCs w:val="20"/>
                </w:rPr>
                <w:delText>1.1</w:delText>
              </w:r>
            </w:del>
          </w:p>
        </w:tc>
      </w:tr>
      <w:tr w:rsidR="00BD041A" w:rsidRPr="00B621E1" w:rsidDel="003F106B" w14:paraId="7439B029" w14:textId="5BD3E8A1" w:rsidTr="001B2966">
        <w:trPr>
          <w:trHeight w:val="270"/>
          <w:del w:id="862" w:author="Christina Sun" w:date="2026-03-15T20:55:00Z" w16du:dateUtc="2026-03-16T03:55:00Z"/>
        </w:trPr>
        <w:tc>
          <w:tcPr>
            <w:tcW w:w="1726" w:type="pct"/>
            <w:tcBorders>
              <w:bottom w:val="single" w:sz="6" w:space="0" w:color="000000"/>
            </w:tcBorders>
            <w:tcMar>
              <w:top w:w="0" w:type="dxa"/>
              <w:left w:w="100" w:type="dxa"/>
              <w:bottom w:w="0" w:type="dxa"/>
              <w:right w:w="100" w:type="dxa"/>
            </w:tcMar>
            <w:vAlign w:val="center"/>
          </w:tcPr>
          <w:p w14:paraId="7439B026" w14:textId="5D952285" w:rsidR="00BD041A" w:rsidRPr="00B621E1" w:rsidDel="003F106B" w:rsidRDefault="00602BF5" w:rsidP="001B2966">
            <w:pPr>
              <w:rPr>
                <w:del w:id="863" w:author="Christina Sun" w:date="2026-03-15T20:55:00Z" w16du:dateUtc="2026-03-16T03:55:00Z"/>
                <w:rFonts w:asciiTheme="majorHAnsi" w:hAnsiTheme="majorHAnsi" w:cstheme="majorHAnsi"/>
                <w:sz w:val="20"/>
                <w:szCs w:val="20"/>
              </w:rPr>
            </w:pPr>
            <w:del w:id="864" w:author="Christina Sun" w:date="2026-03-15T20:55:00Z" w16du:dateUtc="2026-03-16T03:55:00Z">
              <w:r w:rsidRPr="00B621E1" w:rsidDel="003F106B">
                <w:rPr>
                  <w:rFonts w:asciiTheme="majorHAnsi" w:hAnsiTheme="majorHAnsi" w:cstheme="majorHAnsi"/>
                  <w:sz w:val="20"/>
                  <w:szCs w:val="20"/>
                </w:rPr>
                <w:delText xml:space="preserve"> Prefer not to say</w:delText>
              </w:r>
            </w:del>
          </w:p>
        </w:tc>
        <w:tc>
          <w:tcPr>
            <w:tcW w:w="963" w:type="pct"/>
            <w:tcBorders>
              <w:bottom w:val="single" w:sz="6" w:space="0" w:color="000000"/>
            </w:tcBorders>
            <w:tcMar>
              <w:top w:w="20" w:type="dxa"/>
              <w:left w:w="20" w:type="dxa"/>
              <w:bottom w:w="20" w:type="dxa"/>
              <w:right w:w="20" w:type="dxa"/>
            </w:tcMar>
            <w:vAlign w:val="center"/>
          </w:tcPr>
          <w:p w14:paraId="7439B027" w14:textId="48278FD2" w:rsidR="00BD041A" w:rsidRPr="00B621E1" w:rsidDel="003F106B" w:rsidRDefault="00602BF5" w:rsidP="001B2966">
            <w:pPr>
              <w:jc w:val="center"/>
              <w:rPr>
                <w:del w:id="865" w:author="Christina Sun" w:date="2026-03-15T20:55:00Z" w16du:dateUtc="2026-03-16T03:55:00Z"/>
                <w:rFonts w:asciiTheme="majorHAnsi" w:hAnsiTheme="majorHAnsi" w:cstheme="majorHAnsi"/>
                <w:sz w:val="20"/>
                <w:szCs w:val="20"/>
              </w:rPr>
            </w:pPr>
            <w:del w:id="866" w:author="Christina Sun" w:date="2026-03-15T20:55:00Z" w16du:dateUtc="2026-03-16T03:55:00Z">
              <w:r w:rsidRPr="00B621E1" w:rsidDel="003F106B">
                <w:rPr>
                  <w:rFonts w:asciiTheme="majorHAnsi" w:hAnsiTheme="majorHAnsi" w:cstheme="majorHAnsi"/>
                  <w:sz w:val="20"/>
                  <w:szCs w:val="20"/>
                </w:rPr>
                <w:delText>138</w:delText>
              </w:r>
            </w:del>
          </w:p>
        </w:tc>
        <w:tc>
          <w:tcPr>
            <w:tcW w:w="2311" w:type="pct"/>
            <w:tcBorders>
              <w:bottom w:val="single" w:sz="6" w:space="0" w:color="000000"/>
            </w:tcBorders>
            <w:tcMar>
              <w:top w:w="0" w:type="dxa"/>
              <w:left w:w="100" w:type="dxa"/>
              <w:bottom w:w="0" w:type="dxa"/>
              <w:right w:w="100" w:type="dxa"/>
            </w:tcMar>
            <w:vAlign w:val="center"/>
          </w:tcPr>
          <w:p w14:paraId="7439B028" w14:textId="1B670FC0" w:rsidR="00BD041A" w:rsidRPr="00B621E1" w:rsidDel="003F106B" w:rsidRDefault="00602BF5" w:rsidP="001B2966">
            <w:pPr>
              <w:jc w:val="center"/>
              <w:rPr>
                <w:del w:id="867" w:author="Christina Sun" w:date="2026-03-15T20:55:00Z" w16du:dateUtc="2026-03-16T03:55:00Z"/>
                <w:rFonts w:asciiTheme="majorHAnsi" w:hAnsiTheme="majorHAnsi" w:cstheme="majorHAnsi"/>
                <w:sz w:val="20"/>
                <w:szCs w:val="20"/>
              </w:rPr>
            </w:pPr>
            <w:del w:id="868" w:author="Christina Sun" w:date="2026-03-15T20:55:00Z" w16du:dateUtc="2026-03-16T03:55:00Z">
              <w:r w:rsidRPr="00B621E1" w:rsidDel="003F106B">
                <w:rPr>
                  <w:rFonts w:asciiTheme="majorHAnsi" w:hAnsiTheme="majorHAnsi" w:cstheme="majorHAnsi"/>
                  <w:sz w:val="20"/>
                  <w:szCs w:val="20"/>
                </w:rPr>
                <w:delText>2.2</w:delText>
              </w:r>
            </w:del>
          </w:p>
        </w:tc>
      </w:tr>
      <w:tr w:rsidR="00BD041A" w:rsidRPr="00B621E1" w:rsidDel="003F106B" w14:paraId="7439B02D" w14:textId="22E8DF3A" w:rsidTr="001B2966">
        <w:trPr>
          <w:trHeight w:val="285"/>
          <w:del w:id="869" w:author="Christina Sun" w:date="2026-03-15T20:55:00Z" w16du:dateUtc="2026-03-16T03:55:00Z"/>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7439B02A" w14:textId="18B1FDAA" w:rsidR="00BD041A" w:rsidRPr="00B621E1" w:rsidDel="003F106B" w:rsidRDefault="00602BF5" w:rsidP="001B2966">
            <w:pPr>
              <w:rPr>
                <w:del w:id="870" w:author="Christina Sun" w:date="2026-03-15T20:55:00Z" w16du:dateUtc="2026-03-16T03:55:00Z"/>
                <w:rFonts w:asciiTheme="majorHAnsi" w:hAnsiTheme="majorHAnsi" w:cstheme="majorHAnsi"/>
                <w:sz w:val="20"/>
                <w:szCs w:val="20"/>
              </w:rPr>
            </w:pPr>
            <w:del w:id="871" w:author="Christina Sun" w:date="2026-03-15T20:55:00Z" w16du:dateUtc="2026-03-16T03:55:00Z">
              <w:r w:rsidRPr="00B621E1" w:rsidDel="003F106B">
                <w:rPr>
                  <w:rFonts w:asciiTheme="majorHAnsi" w:hAnsiTheme="majorHAnsi" w:cstheme="majorHAnsi"/>
                  <w:sz w:val="20"/>
                  <w:szCs w:val="20"/>
                </w:rPr>
                <w:delText xml:space="preserve"> Total</w:delText>
              </w:r>
            </w:del>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7439B02B" w14:textId="327DFE36" w:rsidR="00BD041A" w:rsidRPr="00B621E1" w:rsidDel="003F106B" w:rsidRDefault="00602BF5" w:rsidP="001B2966">
            <w:pPr>
              <w:jc w:val="center"/>
              <w:rPr>
                <w:del w:id="872" w:author="Christina Sun" w:date="2026-03-15T20:55:00Z" w16du:dateUtc="2026-03-16T03:55:00Z"/>
                <w:rFonts w:asciiTheme="majorHAnsi" w:hAnsiTheme="majorHAnsi" w:cstheme="majorHAnsi"/>
                <w:sz w:val="20"/>
                <w:szCs w:val="20"/>
              </w:rPr>
            </w:pPr>
            <w:del w:id="873" w:author="Christina Sun" w:date="2026-03-15T20:55:00Z" w16du:dateUtc="2026-03-16T03:55:00Z">
              <w:r w:rsidRPr="00B621E1" w:rsidDel="003F106B">
                <w:rPr>
                  <w:rFonts w:asciiTheme="majorHAnsi" w:hAnsiTheme="majorHAnsi" w:cstheme="majorHAnsi"/>
                  <w:sz w:val="20"/>
                  <w:szCs w:val="20"/>
                </w:rPr>
                <w:delText>7,483</w:delText>
              </w:r>
            </w:del>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7439B02C" w14:textId="34FE82B3" w:rsidR="00BD041A" w:rsidRPr="00B621E1" w:rsidDel="003F106B" w:rsidRDefault="00602BF5" w:rsidP="001B2966">
            <w:pPr>
              <w:jc w:val="center"/>
              <w:rPr>
                <w:del w:id="874" w:author="Christina Sun" w:date="2026-03-15T20:55:00Z" w16du:dateUtc="2026-03-16T03:55:00Z"/>
                <w:rFonts w:asciiTheme="majorHAnsi" w:hAnsiTheme="majorHAnsi" w:cstheme="majorHAnsi"/>
                <w:sz w:val="20"/>
                <w:szCs w:val="20"/>
              </w:rPr>
            </w:pPr>
            <w:del w:id="875" w:author="Christina Sun" w:date="2026-03-15T20:55:00Z" w16du:dateUtc="2026-03-16T03:55:00Z">
              <w:r w:rsidRPr="00B621E1" w:rsidDel="003F106B">
                <w:rPr>
                  <w:rFonts w:asciiTheme="majorHAnsi" w:hAnsiTheme="majorHAnsi" w:cstheme="majorHAnsi"/>
                  <w:sz w:val="20"/>
                  <w:szCs w:val="20"/>
                </w:rPr>
                <w:delText>3.8</w:delText>
              </w:r>
            </w:del>
          </w:p>
        </w:tc>
      </w:tr>
    </w:tbl>
    <w:p w14:paraId="7439B02F" w14:textId="2B0AB976" w:rsidR="00BD041A" w:rsidRPr="00B621E1" w:rsidDel="00B217B3" w:rsidRDefault="00602BF5" w:rsidP="001B2966">
      <w:pPr>
        <w:spacing w:after="160"/>
        <w:rPr>
          <w:del w:id="876" w:author="Christina Sun" w:date="2026-03-15T20:53:00Z" w16du:dateUtc="2026-03-16T03:53:00Z"/>
          <w:rFonts w:asciiTheme="majorHAnsi" w:hAnsiTheme="majorHAnsi" w:cstheme="majorHAnsi"/>
          <w:sz w:val="20"/>
          <w:szCs w:val="20"/>
          <w:rPrChange w:id="877" w:author="Christina Sun" w:date="2026-03-15T21:36:00Z" w16du:dateUtc="2026-03-16T04:36:00Z">
            <w:rPr>
              <w:del w:id="878" w:author="Christina Sun" w:date="2026-03-15T20:53:00Z" w16du:dateUtc="2026-03-16T03:53:00Z"/>
              <w:rFonts w:asciiTheme="majorHAnsi" w:hAnsiTheme="majorHAnsi" w:cstheme="majorHAnsi"/>
              <w:sz w:val="20"/>
              <w:szCs w:val="20"/>
            </w:rPr>
          </w:rPrChange>
        </w:rPr>
      </w:pPr>
      <w:del w:id="879" w:author="Christina Sun" w:date="2026-03-15T20:55:00Z" w16du:dateUtc="2026-03-16T03:55:00Z">
        <w:r w:rsidRPr="00B621E1" w:rsidDel="003F106B">
          <w:rPr>
            <w:rFonts w:asciiTheme="majorHAnsi" w:hAnsiTheme="majorHAnsi" w:cstheme="majorHAnsi"/>
            <w:i/>
            <w:iCs/>
            <w:sz w:val="20"/>
            <w:szCs w:val="20"/>
          </w:rPr>
          <w:delText>Note.</w:delText>
        </w:r>
        <w:commentRangeStart w:id="880"/>
        <w:r w:rsidRPr="00B621E1" w:rsidDel="003F106B">
          <w:rPr>
            <w:rFonts w:asciiTheme="majorHAnsi" w:hAnsiTheme="majorHAnsi" w:cstheme="majorHAnsi"/>
            <w:i/>
            <w:iCs/>
            <w:sz w:val="20"/>
            <w:szCs w:val="20"/>
          </w:rPr>
          <w:delText xml:space="preserve"> </w:delText>
        </w:r>
        <w:r w:rsidRPr="00B621E1" w:rsidDel="003F106B">
          <w:rPr>
            <w:rFonts w:asciiTheme="majorHAnsi" w:hAnsiTheme="majorHAnsi" w:cstheme="majorHAnsi"/>
            <w:sz w:val="20"/>
            <w:szCs w:val="20"/>
          </w:rPr>
          <w:delTex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w:delText>
        </w:r>
        <w:r w:rsidR="0071788A" w:rsidRPr="00B621E1" w:rsidDel="003F106B">
          <w:rPr>
            <w:rFonts w:asciiTheme="majorHAnsi" w:hAnsiTheme="majorHAnsi" w:cstheme="majorHAnsi"/>
            <w:sz w:val="20"/>
            <w:szCs w:val="20"/>
          </w:rPr>
          <w:delText>ces</w:delText>
        </w:r>
        <w:r w:rsidR="007163AD" w:rsidRPr="00B621E1" w:rsidDel="003F106B">
          <w:rPr>
            <w:rFonts w:asciiTheme="majorHAnsi" w:hAnsiTheme="majorHAnsi" w:cstheme="majorHAnsi"/>
            <w:sz w:val="20"/>
            <w:szCs w:val="20"/>
          </w:rPr>
          <w:delText xml:space="preserve"> </w:delText>
        </w:r>
        <w:r w:rsidR="0071788A" w:rsidRPr="00B621E1" w:rsidDel="003F106B">
          <w:rPr>
            <w:rFonts w:asciiTheme="majorHAnsi" w:hAnsiTheme="majorHAnsi" w:cstheme="majorHAnsi"/>
            <w:sz w:val="20"/>
            <w:szCs w:val="20"/>
          </w:rPr>
          <w:delText>B and C</w:delText>
        </w:r>
        <w:r w:rsidRPr="00B621E1" w:rsidDel="003F106B">
          <w:rPr>
            <w:rFonts w:asciiTheme="majorHAnsi" w:hAnsiTheme="majorHAnsi" w:cstheme="majorHAnsi"/>
            <w:sz w:val="20"/>
            <w:szCs w:val="20"/>
          </w:rPr>
          <w:delText>.</w:delText>
        </w:r>
        <w:commentRangeEnd w:id="880"/>
        <w:r w:rsidR="001D4A5D" w:rsidRPr="00B621E1" w:rsidDel="003F106B">
          <w:rPr>
            <w:rStyle w:val="CommentReference"/>
            <w:rFonts w:asciiTheme="majorHAnsi" w:hAnsiTheme="majorHAnsi" w:cstheme="majorHAnsi"/>
            <w:sz w:val="20"/>
            <w:szCs w:val="20"/>
            <w:rPrChange w:id="881" w:author="Christina Sun" w:date="2026-03-15T21:36:00Z" w16du:dateUtc="2026-03-16T04:36:00Z">
              <w:rPr>
                <w:rStyle w:val="CommentReference"/>
                <w:rFonts w:asciiTheme="majorHAnsi" w:hAnsiTheme="majorHAnsi" w:cstheme="majorHAnsi"/>
                <w:sz w:val="20"/>
                <w:szCs w:val="20"/>
              </w:rPr>
            </w:rPrChange>
          </w:rPr>
          <w:commentReference w:id="880"/>
        </w:r>
      </w:del>
    </w:p>
    <w:p w14:paraId="2FC93B32" w14:textId="68A93F43" w:rsidR="00D9157E" w:rsidRPr="00B621E1" w:rsidDel="003F106B" w:rsidRDefault="00602BF5" w:rsidP="003803B1">
      <w:pPr>
        <w:spacing w:line="360" w:lineRule="auto"/>
        <w:rPr>
          <w:del w:id="882" w:author="Christina Sun" w:date="2026-03-15T20:55:00Z" w16du:dateUtc="2026-03-16T03:55:00Z"/>
          <w:rFonts w:asciiTheme="majorHAnsi" w:hAnsiTheme="majorHAnsi" w:cstheme="majorHAnsi"/>
          <w:b/>
          <w:bCs/>
        </w:rPr>
      </w:pPr>
      <w:del w:id="883" w:author="Christina Sun" w:date="2026-03-15T20:55:00Z" w16du:dateUtc="2026-03-16T03:55:00Z">
        <w:r w:rsidRPr="00B621E1" w:rsidDel="003F106B">
          <w:rPr>
            <w:rFonts w:asciiTheme="majorHAnsi" w:hAnsiTheme="majorHAnsi" w:cstheme="majorHAnsi"/>
            <w:b/>
            <w:bCs/>
          </w:rPr>
          <w:delText xml:space="preserve">Figure </w:delText>
        </w:r>
        <w:r w:rsidR="00A62F47" w:rsidRPr="00B621E1" w:rsidDel="003F106B">
          <w:rPr>
            <w:rFonts w:asciiTheme="majorHAnsi" w:hAnsiTheme="majorHAnsi" w:cstheme="majorHAnsi"/>
            <w:b/>
            <w:bCs/>
          </w:rPr>
          <w:delText>1</w:delText>
        </w:r>
      </w:del>
    </w:p>
    <w:p w14:paraId="17AA1302" w14:textId="4405595E" w:rsidR="00D9157E" w:rsidRPr="00B621E1" w:rsidDel="003F106B" w:rsidRDefault="001B2966" w:rsidP="003803B1">
      <w:pPr>
        <w:spacing w:line="360" w:lineRule="auto"/>
        <w:rPr>
          <w:del w:id="884" w:author="Christina Sun" w:date="2026-03-15T20:55:00Z" w16du:dateUtc="2026-03-16T03:55:00Z"/>
          <w:rFonts w:asciiTheme="majorHAnsi" w:hAnsiTheme="majorHAnsi" w:cstheme="majorHAnsi"/>
          <w:b/>
          <w:bCs/>
          <w:rPrChange w:id="885" w:author="Christina Sun" w:date="2026-03-15T21:36:00Z" w16du:dateUtc="2026-03-16T04:36:00Z">
            <w:rPr>
              <w:del w:id="886" w:author="Christina Sun" w:date="2026-03-15T20:55:00Z" w16du:dateUtc="2026-03-16T03:55:00Z"/>
              <w:rFonts w:asciiTheme="majorHAnsi" w:hAnsiTheme="majorHAnsi" w:cstheme="majorHAnsi"/>
              <w:b/>
              <w:bCs/>
            </w:rPr>
          </w:rPrChange>
        </w:rPr>
      </w:pPr>
      <w:del w:id="887" w:author="Christina Sun" w:date="2026-03-15T20:55:00Z" w16du:dateUtc="2026-03-16T03:55:00Z">
        <w:r w:rsidRPr="00B621E1" w:rsidDel="003F106B">
          <w:rPr>
            <w:rFonts w:asciiTheme="majorHAnsi" w:hAnsiTheme="majorHAnsi" w:cstheme="majorHAnsi"/>
            <w:noProof/>
            <w:highlight w:val="yellow"/>
            <w:rPrChange w:id="888" w:author="Christina Sun" w:date="2026-03-15T21:36:00Z" w16du:dateUtc="2026-03-16T04:36:00Z">
              <w:rPr>
                <w:rFonts w:asciiTheme="majorHAnsi" w:hAnsiTheme="majorHAnsi" w:cstheme="majorHAnsi"/>
                <w:noProof/>
              </w:rPr>
            </w:rPrChange>
          </w:rPr>
          <w:drawing>
            <wp:anchor distT="114300" distB="114300" distL="114300" distR="114300" simplePos="0" relativeHeight="251658240" behindDoc="0" locked="0" layoutInCell="1" hidden="0" allowOverlap="0" wp14:anchorId="7439B282" wp14:editId="586CFCA0">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sidR="00D9157E" w:rsidRPr="00B621E1" w:rsidDel="003F106B">
          <w:rPr>
            <w:rFonts w:asciiTheme="majorHAnsi" w:hAnsiTheme="majorHAnsi" w:cstheme="majorHAnsi"/>
            <w:i/>
            <w:iCs/>
            <w:highlight w:val="yellow"/>
            <w:rPrChange w:id="889" w:author="Christina Sun" w:date="2026-03-15T21:36:00Z" w16du:dateUtc="2026-03-16T04:36:00Z">
              <w:rPr>
                <w:rFonts w:asciiTheme="majorHAnsi" w:hAnsiTheme="majorHAnsi" w:cstheme="majorHAnsi"/>
                <w:i/>
                <w:iCs/>
              </w:rPr>
            </w:rPrChange>
          </w:rPr>
          <w:delText xml:space="preserve">Regression of </w:delText>
        </w:r>
      </w:del>
      <w:del w:id="890" w:author="Christina Sun" w:date="2026-03-15T19:52:00Z" w16du:dateUtc="2026-03-16T02:52:00Z">
        <w:r w:rsidR="00D9157E" w:rsidRPr="00B621E1" w:rsidDel="003D5B76">
          <w:rPr>
            <w:rFonts w:asciiTheme="majorHAnsi" w:hAnsiTheme="majorHAnsi" w:cstheme="majorHAnsi"/>
            <w:i/>
            <w:iCs/>
            <w:highlight w:val="yellow"/>
            <w:rPrChange w:id="891" w:author="Christina Sun" w:date="2026-03-15T21:36:00Z" w16du:dateUtc="2026-03-16T04:36:00Z">
              <w:rPr>
                <w:rFonts w:asciiTheme="majorHAnsi" w:hAnsiTheme="majorHAnsi" w:cstheme="majorHAnsi"/>
                <w:i/>
                <w:iCs/>
              </w:rPr>
            </w:rPrChange>
          </w:rPr>
          <w:delText xml:space="preserve">Overall </w:delText>
        </w:r>
      </w:del>
      <w:del w:id="892" w:author="Christina Sun" w:date="2026-03-15T20:55:00Z" w16du:dateUtc="2026-03-16T03:55:00Z">
        <w:r w:rsidR="00D9157E" w:rsidRPr="00B621E1" w:rsidDel="003F106B">
          <w:rPr>
            <w:rFonts w:asciiTheme="majorHAnsi" w:hAnsiTheme="majorHAnsi" w:cstheme="majorHAnsi"/>
            <w:i/>
            <w:iCs/>
            <w:highlight w:val="yellow"/>
            <w:rPrChange w:id="893" w:author="Christina Sun" w:date="2026-03-15T21:36:00Z" w16du:dateUtc="2026-03-16T04:36:00Z">
              <w:rPr>
                <w:rFonts w:asciiTheme="majorHAnsi" w:hAnsiTheme="majorHAnsi" w:cstheme="majorHAnsi"/>
                <w:i/>
                <w:iCs/>
              </w:rPr>
            </w:rPrChange>
          </w:rPr>
          <w:delText>High School Experience on Gender Identity</w:delText>
        </w:r>
      </w:del>
      <w:del w:id="894" w:author="Christina Sun" w:date="2026-03-15T19:52:00Z" w16du:dateUtc="2026-03-16T02:52:00Z">
        <w:r w:rsidR="00D9157E" w:rsidRPr="00B621E1" w:rsidDel="008D67BD">
          <w:rPr>
            <w:rFonts w:asciiTheme="majorHAnsi" w:hAnsiTheme="majorHAnsi" w:cstheme="majorHAnsi"/>
            <w:i/>
            <w:iCs/>
            <w:highlight w:val="yellow"/>
            <w:rPrChange w:id="895" w:author="Christina Sun" w:date="2026-03-15T21:36:00Z" w16du:dateUtc="2026-03-16T04:36:00Z">
              <w:rPr>
                <w:rFonts w:asciiTheme="majorHAnsi" w:hAnsiTheme="majorHAnsi" w:cstheme="majorHAnsi"/>
                <w:i/>
                <w:iCs/>
              </w:rPr>
            </w:rPrChange>
          </w:rPr>
          <w:delText xml:space="preserve"> </w:delText>
        </w:r>
        <w:commentRangeStart w:id="896"/>
        <w:r w:rsidR="00D9157E" w:rsidRPr="00B621E1" w:rsidDel="003D5B76">
          <w:rPr>
            <w:rFonts w:asciiTheme="majorHAnsi" w:hAnsiTheme="majorHAnsi" w:cstheme="majorHAnsi"/>
            <w:i/>
            <w:iCs/>
            <w:highlight w:val="yellow"/>
            <w:rPrChange w:id="897" w:author="Christina Sun" w:date="2026-03-15T21:36:00Z" w16du:dateUtc="2026-03-16T04:36:00Z">
              <w:rPr>
                <w:rFonts w:asciiTheme="majorHAnsi" w:hAnsiTheme="majorHAnsi" w:cstheme="majorHAnsi"/>
                <w:i/>
                <w:iCs/>
              </w:rPr>
            </w:rPrChange>
          </w:rPr>
          <w:delText>Categories</w:delText>
        </w:r>
        <w:commentRangeEnd w:id="896"/>
        <w:r w:rsidR="007E466E" w:rsidRPr="00B621E1" w:rsidDel="003D5B76">
          <w:rPr>
            <w:rStyle w:val="CommentReference"/>
            <w:rFonts w:asciiTheme="majorHAnsi" w:hAnsiTheme="majorHAnsi" w:cstheme="majorHAnsi"/>
            <w:b/>
            <w:bCs/>
            <w:sz w:val="24"/>
            <w:szCs w:val="24"/>
            <w:rPrChange w:id="898" w:author="Christina Sun" w:date="2026-03-15T21:36:00Z" w16du:dateUtc="2026-03-16T04:36:00Z">
              <w:rPr>
                <w:rStyle w:val="CommentReference"/>
                <w:rFonts w:asciiTheme="majorHAnsi" w:hAnsiTheme="majorHAnsi" w:cstheme="majorHAnsi"/>
                <w:b/>
                <w:bCs/>
                <w:sz w:val="24"/>
                <w:szCs w:val="24"/>
              </w:rPr>
            </w:rPrChange>
          </w:rPr>
          <w:commentReference w:id="896"/>
        </w:r>
      </w:del>
    </w:p>
    <w:p w14:paraId="7439B033" w14:textId="6A713F54" w:rsidR="00BD041A" w:rsidRPr="00B621E1" w:rsidDel="003F106B" w:rsidRDefault="00602BF5" w:rsidP="001B2966">
      <w:pPr>
        <w:rPr>
          <w:del w:id="899" w:author="Christina Sun" w:date="2026-03-15T20:55:00Z" w16du:dateUtc="2026-03-16T03:55:00Z"/>
          <w:rFonts w:asciiTheme="majorHAnsi" w:hAnsiTheme="majorHAnsi" w:cstheme="majorHAnsi"/>
          <w:sz w:val="20"/>
          <w:szCs w:val="20"/>
        </w:rPr>
      </w:pPr>
      <w:del w:id="900" w:author="Christina Sun" w:date="2026-03-15T20:55:00Z" w16du:dateUtc="2026-03-16T03:55:00Z">
        <w:r w:rsidRPr="00B621E1" w:rsidDel="003F106B">
          <w:rPr>
            <w:rFonts w:asciiTheme="majorHAnsi" w:hAnsiTheme="majorHAnsi" w:cstheme="majorHAnsi"/>
            <w:i/>
            <w:iCs/>
            <w:sz w:val="20"/>
            <w:szCs w:val="20"/>
          </w:rPr>
          <w:delText xml:space="preserve">Note. </w:delText>
        </w:r>
        <w:r w:rsidRPr="00B621E1" w:rsidDel="003F106B">
          <w:rPr>
            <w:rFonts w:asciiTheme="majorHAnsi" w:hAnsiTheme="majorHAnsi" w:cstheme="majorHAnsi"/>
            <w:sz w:val="20"/>
            <w:szCs w:val="20"/>
          </w:rPr>
          <w:delText xml:space="preserve">For the unconditional model, </w:delText>
        </w:r>
        <w:r w:rsidRPr="00B621E1" w:rsidDel="003F106B">
          <w:rPr>
            <w:rFonts w:asciiTheme="majorHAnsi" w:hAnsiTheme="majorHAnsi" w:cstheme="majorHAnsi"/>
            <w:i/>
            <w:iCs/>
            <w:sz w:val="20"/>
            <w:szCs w:val="20"/>
          </w:rPr>
          <w:delText>n</w:delText>
        </w:r>
        <w:r w:rsidRPr="00B621E1" w:rsidDel="003F106B">
          <w:rPr>
            <w:rFonts w:asciiTheme="majorHAnsi" w:hAnsiTheme="majorHAnsi" w:cstheme="majorHAnsi"/>
            <w:sz w:val="20"/>
            <w:szCs w:val="20"/>
          </w:rPr>
          <w:delText xml:space="preserve"> = 7,483. For the model controlling for demographics (race/ethnicity and parental level of education), </w:delText>
        </w:r>
        <w:r w:rsidRPr="00B621E1" w:rsidDel="003F106B">
          <w:rPr>
            <w:rFonts w:asciiTheme="majorHAnsi" w:hAnsiTheme="majorHAnsi" w:cstheme="majorHAnsi"/>
            <w:i/>
            <w:iCs/>
            <w:sz w:val="20"/>
            <w:szCs w:val="20"/>
          </w:rPr>
          <w:delText>n</w:delText>
        </w:r>
        <w:r w:rsidRPr="00B621E1" w:rsidDel="003F106B">
          <w:rPr>
            <w:rFonts w:asciiTheme="majorHAnsi" w:hAnsiTheme="majorHAnsi" w:cstheme="majorHAnsi"/>
            <w:sz w:val="20"/>
            <w:szCs w:val="20"/>
          </w:rPr>
          <w:delText xml:space="preserve"> = 7,464. The lines indicate 95 percent confidence intervals while the sample frequency and mean index of each gender identity are reported in parentheses. The vertical line at 0 represents the coefficient for the reference group (cisgender man).</w:delText>
        </w:r>
      </w:del>
    </w:p>
    <w:p w14:paraId="6D26B173" w14:textId="77777777" w:rsidR="00C06DAA" w:rsidRPr="00B621E1" w:rsidRDefault="00C06DAA" w:rsidP="003D5B76">
      <w:pPr>
        <w:spacing w:line="360" w:lineRule="auto"/>
        <w:rPr>
          <w:ins w:id="901" w:author="Christina Sun" w:date="2026-03-15T20:13:00Z" w16du:dateUtc="2026-03-16T03:13:00Z"/>
          <w:rFonts w:asciiTheme="majorHAnsi" w:hAnsiTheme="majorHAnsi" w:cstheme="majorHAnsi"/>
          <w:b/>
          <w:bCs/>
        </w:rPr>
      </w:pPr>
    </w:p>
    <w:p w14:paraId="60941504" w14:textId="77777777" w:rsidR="003F106B" w:rsidRPr="00B621E1" w:rsidRDefault="003F106B" w:rsidP="003F106B">
      <w:pPr>
        <w:spacing w:line="360" w:lineRule="auto"/>
        <w:rPr>
          <w:ins w:id="902" w:author="Christina Sun" w:date="2026-03-15T20:55:00Z" w16du:dateUtc="2026-03-16T03:55:00Z"/>
          <w:rFonts w:asciiTheme="majorHAnsi" w:hAnsiTheme="majorHAnsi" w:cstheme="majorHAnsi"/>
          <w:b/>
          <w:bCs/>
          <w:highlight w:val="yellow"/>
        </w:rPr>
      </w:pPr>
      <w:ins w:id="903" w:author="Christina Sun" w:date="2026-03-15T20:55:00Z" w16du:dateUtc="2026-03-16T03:55:00Z">
        <w:r w:rsidRPr="00B621E1">
          <w:rPr>
            <w:rFonts w:asciiTheme="majorHAnsi" w:hAnsiTheme="majorHAnsi" w:cstheme="majorHAnsi"/>
            <w:b/>
            <w:bCs/>
            <w:highlight w:val="yellow"/>
          </w:rPr>
          <w:t>Table X</w:t>
        </w:r>
      </w:ins>
    </w:p>
    <w:p w14:paraId="2BF716EB" w14:textId="77777777" w:rsidR="003F106B" w:rsidRPr="00B621E1" w:rsidRDefault="003F106B" w:rsidP="003F106B">
      <w:pPr>
        <w:spacing w:line="360" w:lineRule="auto"/>
        <w:rPr>
          <w:ins w:id="904" w:author="Christina Sun" w:date="2026-03-15T20:55:00Z" w16du:dateUtc="2026-03-16T03:55:00Z"/>
          <w:rFonts w:asciiTheme="majorHAnsi" w:hAnsiTheme="majorHAnsi" w:cstheme="majorHAnsi"/>
          <w:i/>
          <w:iCs/>
        </w:rPr>
      </w:pPr>
      <w:ins w:id="905" w:author="Christina Sun" w:date="2026-03-15T20:55:00Z" w16du:dateUtc="2026-03-16T03:55:00Z">
        <w:r w:rsidRPr="00B621E1">
          <w:rPr>
            <w:rFonts w:asciiTheme="majorHAnsi" w:hAnsiTheme="majorHAnsi" w:cstheme="majorHAnsi"/>
            <w:i/>
            <w:iCs/>
            <w:highlight w:val="yellow"/>
          </w:rPr>
          <w:t xml:space="preserve">General High School Experience by </w:t>
        </w:r>
        <w:r w:rsidRPr="00B621E1">
          <w:rPr>
            <w:rFonts w:asciiTheme="majorHAnsi" w:hAnsiTheme="majorHAnsi" w:cstheme="majorHAnsi"/>
            <w:i/>
            <w:iCs/>
          </w:rPr>
          <w:t>Sexual Orientation</w:t>
        </w:r>
      </w:ins>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0D137EEC" w14:textId="77777777" w:rsidTr="00806A88">
        <w:trPr>
          <w:trHeight w:val="285"/>
          <w:ins w:id="906" w:author="Christina Sun" w:date="2026-03-15T20:55:00Z" w16du:dateUtc="2026-03-16T03:55:00Z"/>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4136EE64" w14:textId="77777777" w:rsidR="003F106B" w:rsidRPr="00B621E1" w:rsidRDefault="003F106B" w:rsidP="00806A88">
            <w:pPr>
              <w:rPr>
                <w:ins w:id="907" w:author="Christina Sun" w:date="2026-03-15T20:55:00Z" w16du:dateUtc="2026-03-16T03:55:00Z"/>
                <w:rFonts w:asciiTheme="majorHAnsi" w:hAnsiTheme="majorHAnsi" w:cstheme="majorHAnsi"/>
                <w:sz w:val="20"/>
                <w:szCs w:val="20"/>
              </w:rPr>
            </w:pPr>
            <w:ins w:id="908" w:author="Christina Sun" w:date="2026-03-15T20:55:00Z" w16du:dateUtc="2026-03-16T03:55:00Z">
              <w:r w:rsidRPr="00B621E1">
                <w:rPr>
                  <w:rFonts w:asciiTheme="majorHAnsi" w:hAnsiTheme="majorHAnsi" w:cstheme="majorHAnsi"/>
                  <w:sz w:val="20"/>
                  <w:szCs w:val="20"/>
                </w:rPr>
                <w:t> </w:t>
              </w:r>
            </w:ins>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36454EE" w14:textId="77777777" w:rsidR="003F106B" w:rsidRPr="00B621E1" w:rsidRDefault="003F106B" w:rsidP="00806A88">
            <w:pPr>
              <w:jc w:val="center"/>
              <w:rPr>
                <w:ins w:id="909" w:author="Christina Sun" w:date="2026-03-15T20:55:00Z" w16du:dateUtc="2026-03-16T03:55:00Z"/>
                <w:rFonts w:asciiTheme="majorHAnsi" w:hAnsiTheme="majorHAnsi" w:cstheme="majorHAnsi"/>
                <w:sz w:val="20"/>
                <w:szCs w:val="20"/>
              </w:rPr>
            </w:pPr>
            <w:ins w:id="910" w:author="Christina Sun" w:date="2026-03-15T20:55:00Z" w16du:dateUtc="2026-03-16T03:55:00Z">
              <w:r w:rsidRPr="00B621E1">
                <w:rPr>
                  <w:rFonts w:asciiTheme="majorHAnsi" w:hAnsiTheme="majorHAnsi" w:cstheme="majorHAnsi"/>
                  <w:sz w:val="20"/>
                  <w:szCs w:val="20"/>
                </w:rPr>
                <w:t>N</w:t>
              </w:r>
            </w:ins>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6B1B3029" w14:textId="77777777" w:rsidR="003F106B" w:rsidRPr="00B621E1" w:rsidRDefault="003F106B" w:rsidP="00806A88">
            <w:pPr>
              <w:jc w:val="center"/>
              <w:rPr>
                <w:ins w:id="911" w:author="Christina Sun" w:date="2026-03-15T20:55:00Z" w16du:dateUtc="2026-03-16T03:55:00Z"/>
                <w:rFonts w:asciiTheme="majorHAnsi" w:hAnsiTheme="majorHAnsi" w:cstheme="majorHAnsi"/>
                <w:sz w:val="20"/>
                <w:szCs w:val="20"/>
              </w:rPr>
            </w:pPr>
            <w:ins w:id="912" w:author="Christina Sun" w:date="2026-03-15T20:55:00Z" w16du:dateUtc="2026-03-16T03:55:00Z">
              <w:r w:rsidRPr="00B621E1">
                <w:rPr>
                  <w:rFonts w:asciiTheme="majorHAnsi" w:hAnsiTheme="majorHAnsi" w:cstheme="majorHAnsi"/>
                  <w:sz w:val="20"/>
                  <w:szCs w:val="20"/>
                </w:rPr>
                <w:t>Mean</w:t>
              </w:r>
            </w:ins>
          </w:p>
        </w:tc>
      </w:tr>
      <w:tr w:rsidR="003F106B" w:rsidRPr="00B621E1" w14:paraId="0F416217" w14:textId="77777777" w:rsidTr="00806A88">
        <w:trPr>
          <w:trHeight w:val="285"/>
          <w:ins w:id="913" w:author="Christina Sun" w:date="2026-03-15T20:55:00Z" w16du:dateUtc="2026-03-16T03:55:00Z"/>
        </w:trPr>
        <w:tc>
          <w:tcPr>
            <w:tcW w:w="1726" w:type="pct"/>
            <w:tcBorders>
              <w:top w:val="single" w:sz="4" w:space="0" w:color="000000"/>
            </w:tcBorders>
            <w:tcMar>
              <w:top w:w="0" w:type="dxa"/>
              <w:left w:w="100" w:type="dxa"/>
              <w:bottom w:w="0" w:type="dxa"/>
              <w:right w:w="100" w:type="dxa"/>
            </w:tcMar>
            <w:vAlign w:val="center"/>
          </w:tcPr>
          <w:p w14:paraId="3FF8D81C" w14:textId="77777777" w:rsidR="003F106B" w:rsidRPr="00B621E1" w:rsidRDefault="003F106B" w:rsidP="00806A88">
            <w:pPr>
              <w:rPr>
                <w:ins w:id="914" w:author="Christina Sun" w:date="2026-03-15T20:55:00Z" w16du:dateUtc="2026-03-16T03:55:00Z"/>
                <w:rFonts w:asciiTheme="majorHAnsi" w:hAnsiTheme="majorHAnsi" w:cstheme="majorHAnsi"/>
                <w:sz w:val="20"/>
                <w:szCs w:val="20"/>
              </w:rPr>
            </w:pPr>
            <w:ins w:id="915" w:author="Christina Sun" w:date="2026-03-15T20:55:00Z" w16du:dateUtc="2026-03-16T03:55:00Z">
              <w:r w:rsidRPr="00B621E1">
                <w:rPr>
                  <w:rFonts w:asciiTheme="majorHAnsi" w:hAnsiTheme="majorHAnsi" w:cstheme="majorHAnsi"/>
                  <w:sz w:val="20"/>
                  <w:szCs w:val="20"/>
                  <w:lang w:val="en-US"/>
                </w:rPr>
                <w:t>Straight/Heterosexual</w:t>
              </w:r>
            </w:ins>
          </w:p>
        </w:tc>
        <w:tc>
          <w:tcPr>
            <w:tcW w:w="963" w:type="pct"/>
            <w:tcBorders>
              <w:top w:val="single" w:sz="4" w:space="0" w:color="000000"/>
            </w:tcBorders>
            <w:tcMar>
              <w:top w:w="20" w:type="dxa"/>
              <w:left w:w="20" w:type="dxa"/>
              <w:bottom w:w="20" w:type="dxa"/>
              <w:right w:w="20" w:type="dxa"/>
            </w:tcMar>
            <w:vAlign w:val="center"/>
          </w:tcPr>
          <w:p w14:paraId="488782BD" w14:textId="77777777" w:rsidR="003F106B" w:rsidRPr="00B621E1" w:rsidRDefault="003F106B" w:rsidP="00806A88">
            <w:pPr>
              <w:jc w:val="center"/>
              <w:rPr>
                <w:ins w:id="916" w:author="Christina Sun" w:date="2026-03-15T20:55:00Z" w16du:dateUtc="2026-03-16T03:55:00Z"/>
                <w:rFonts w:asciiTheme="majorHAnsi" w:hAnsiTheme="majorHAnsi" w:cstheme="majorHAnsi"/>
                <w:sz w:val="20"/>
                <w:szCs w:val="20"/>
              </w:rPr>
            </w:pPr>
            <w:ins w:id="917" w:author="Christina Sun" w:date="2026-03-15T20:55:00Z" w16du:dateUtc="2026-03-16T03:55:00Z">
              <w:r w:rsidRPr="00B621E1">
                <w:rPr>
                  <w:rFonts w:asciiTheme="majorHAnsi" w:hAnsiTheme="majorHAnsi" w:cstheme="majorHAnsi"/>
                  <w:sz w:val="20"/>
                  <w:szCs w:val="20"/>
                  <w:lang w:val="en-US"/>
                </w:rPr>
                <w:t>5159</w:t>
              </w:r>
            </w:ins>
          </w:p>
        </w:tc>
        <w:tc>
          <w:tcPr>
            <w:tcW w:w="2311" w:type="pct"/>
            <w:tcBorders>
              <w:top w:val="single" w:sz="4" w:space="0" w:color="000000"/>
            </w:tcBorders>
            <w:tcMar>
              <w:top w:w="0" w:type="dxa"/>
              <w:left w:w="100" w:type="dxa"/>
              <w:bottom w:w="0" w:type="dxa"/>
              <w:right w:w="100" w:type="dxa"/>
            </w:tcMar>
            <w:vAlign w:val="center"/>
          </w:tcPr>
          <w:p w14:paraId="11AF5AF7" w14:textId="77777777" w:rsidR="003F106B" w:rsidRPr="00B621E1" w:rsidRDefault="003F106B" w:rsidP="00806A88">
            <w:pPr>
              <w:jc w:val="center"/>
              <w:rPr>
                <w:ins w:id="918" w:author="Christina Sun" w:date="2026-03-15T20:55:00Z" w16du:dateUtc="2026-03-16T03:55:00Z"/>
                <w:rFonts w:asciiTheme="majorHAnsi" w:hAnsiTheme="majorHAnsi" w:cstheme="majorHAnsi"/>
                <w:sz w:val="20"/>
                <w:szCs w:val="20"/>
              </w:rPr>
            </w:pPr>
            <w:ins w:id="919" w:author="Christina Sun" w:date="2026-03-15T20:55:00Z" w16du:dateUtc="2026-03-16T03:55:00Z">
              <w:r w:rsidRPr="00B621E1">
                <w:rPr>
                  <w:rFonts w:asciiTheme="majorHAnsi" w:hAnsiTheme="majorHAnsi" w:cstheme="majorHAnsi"/>
                  <w:sz w:val="20"/>
                  <w:szCs w:val="20"/>
                  <w:lang w:val="en-US"/>
                </w:rPr>
                <w:t>4.1</w:t>
              </w:r>
            </w:ins>
          </w:p>
        </w:tc>
      </w:tr>
      <w:tr w:rsidR="003F106B" w:rsidRPr="00B621E1" w14:paraId="297F99EA" w14:textId="77777777" w:rsidTr="00806A88">
        <w:trPr>
          <w:trHeight w:val="270"/>
          <w:ins w:id="920" w:author="Christina Sun" w:date="2026-03-15T20:55:00Z" w16du:dateUtc="2026-03-16T03:55:00Z"/>
        </w:trPr>
        <w:tc>
          <w:tcPr>
            <w:tcW w:w="1726" w:type="pct"/>
            <w:tcMar>
              <w:top w:w="0" w:type="dxa"/>
              <w:left w:w="100" w:type="dxa"/>
              <w:bottom w:w="0" w:type="dxa"/>
              <w:right w:w="100" w:type="dxa"/>
            </w:tcMar>
            <w:vAlign w:val="center"/>
          </w:tcPr>
          <w:p w14:paraId="5A5CD436" w14:textId="77777777" w:rsidR="003F106B" w:rsidRPr="00B621E1" w:rsidRDefault="003F106B" w:rsidP="00806A88">
            <w:pPr>
              <w:rPr>
                <w:ins w:id="921" w:author="Christina Sun" w:date="2026-03-15T20:55:00Z" w16du:dateUtc="2026-03-16T03:55:00Z"/>
                <w:rFonts w:asciiTheme="majorHAnsi" w:hAnsiTheme="majorHAnsi" w:cstheme="majorHAnsi"/>
                <w:sz w:val="20"/>
                <w:szCs w:val="20"/>
              </w:rPr>
            </w:pPr>
            <w:ins w:id="922" w:author="Christina Sun" w:date="2026-03-15T20:55:00Z" w16du:dateUtc="2026-03-16T03:55:00Z">
              <w:r w:rsidRPr="00B621E1">
                <w:rPr>
                  <w:rFonts w:asciiTheme="majorHAnsi" w:hAnsiTheme="majorHAnsi" w:cstheme="majorHAnsi"/>
                  <w:sz w:val="20"/>
                  <w:szCs w:val="20"/>
                  <w:lang w:val="en-US"/>
                </w:rPr>
                <w:t>Gay or Lesbian</w:t>
              </w:r>
            </w:ins>
          </w:p>
        </w:tc>
        <w:tc>
          <w:tcPr>
            <w:tcW w:w="963" w:type="pct"/>
            <w:tcMar>
              <w:top w:w="20" w:type="dxa"/>
              <w:left w:w="20" w:type="dxa"/>
              <w:bottom w:w="20" w:type="dxa"/>
              <w:right w:w="20" w:type="dxa"/>
            </w:tcMar>
            <w:vAlign w:val="center"/>
          </w:tcPr>
          <w:p w14:paraId="3645FCE0" w14:textId="77777777" w:rsidR="003F106B" w:rsidRPr="00B621E1" w:rsidRDefault="003F106B" w:rsidP="00806A88">
            <w:pPr>
              <w:jc w:val="center"/>
              <w:rPr>
                <w:ins w:id="923" w:author="Christina Sun" w:date="2026-03-15T20:55:00Z" w16du:dateUtc="2026-03-16T03:55:00Z"/>
                <w:rFonts w:asciiTheme="majorHAnsi" w:hAnsiTheme="majorHAnsi" w:cstheme="majorHAnsi"/>
                <w:sz w:val="20"/>
                <w:szCs w:val="20"/>
              </w:rPr>
            </w:pPr>
            <w:ins w:id="924" w:author="Christina Sun" w:date="2026-03-15T20:55:00Z" w16du:dateUtc="2026-03-16T03:55:00Z">
              <w:r w:rsidRPr="00B621E1">
                <w:rPr>
                  <w:rFonts w:asciiTheme="majorHAnsi" w:hAnsiTheme="majorHAnsi" w:cstheme="majorHAnsi"/>
                  <w:sz w:val="20"/>
                  <w:szCs w:val="20"/>
                  <w:lang w:val="en-US"/>
                </w:rPr>
                <w:t>329</w:t>
              </w:r>
            </w:ins>
          </w:p>
        </w:tc>
        <w:tc>
          <w:tcPr>
            <w:tcW w:w="2311" w:type="pct"/>
            <w:tcMar>
              <w:top w:w="0" w:type="dxa"/>
              <w:left w:w="100" w:type="dxa"/>
              <w:bottom w:w="0" w:type="dxa"/>
              <w:right w:w="100" w:type="dxa"/>
            </w:tcMar>
            <w:vAlign w:val="center"/>
          </w:tcPr>
          <w:p w14:paraId="3602EE60" w14:textId="77777777" w:rsidR="003F106B" w:rsidRPr="00B621E1" w:rsidRDefault="003F106B" w:rsidP="00806A88">
            <w:pPr>
              <w:jc w:val="center"/>
              <w:rPr>
                <w:ins w:id="925" w:author="Christina Sun" w:date="2026-03-15T20:55:00Z" w16du:dateUtc="2026-03-16T03:55:00Z"/>
                <w:rFonts w:asciiTheme="majorHAnsi" w:hAnsiTheme="majorHAnsi" w:cstheme="majorHAnsi"/>
                <w:sz w:val="20"/>
                <w:szCs w:val="20"/>
              </w:rPr>
            </w:pPr>
            <w:ins w:id="926" w:author="Christina Sun" w:date="2026-03-15T20:55:00Z" w16du:dateUtc="2026-03-16T03:55:00Z">
              <w:r w:rsidRPr="00B621E1">
                <w:rPr>
                  <w:rFonts w:asciiTheme="majorHAnsi" w:hAnsiTheme="majorHAnsi" w:cstheme="majorHAnsi"/>
                  <w:sz w:val="20"/>
                  <w:szCs w:val="20"/>
                  <w:lang w:val="en-US"/>
                </w:rPr>
                <w:t>3.</w:t>
              </w:r>
              <w:r w:rsidRPr="00B621E1">
                <w:rPr>
                  <w:rFonts w:asciiTheme="majorHAnsi" w:hAnsiTheme="majorHAnsi" w:cstheme="majorHAnsi"/>
                  <w:sz w:val="20"/>
                  <w:szCs w:val="20"/>
                  <w:lang w:val="en-US"/>
                </w:rPr>
                <w:t>6</w:t>
              </w:r>
            </w:ins>
          </w:p>
        </w:tc>
      </w:tr>
      <w:tr w:rsidR="003F106B" w:rsidRPr="00B621E1" w14:paraId="2AE65FF7" w14:textId="77777777" w:rsidTr="00806A88">
        <w:trPr>
          <w:trHeight w:val="270"/>
          <w:ins w:id="927" w:author="Christina Sun" w:date="2026-03-15T20:55:00Z" w16du:dateUtc="2026-03-16T03:55:00Z"/>
        </w:trPr>
        <w:tc>
          <w:tcPr>
            <w:tcW w:w="1726" w:type="pct"/>
            <w:tcMar>
              <w:top w:w="0" w:type="dxa"/>
              <w:left w:w="100" w:type="dxa"/>
              <w:bottom w:w="0" w:type="dxa"/>
              <w:right w:w="100" w:type="dxa"/>
            </w:tcMar>
            <w:vAlign w:val="center"/>
          </w:tcPr>
          <w:p w14:paraId="1F4072F6" w14:textId="77777777" w:rsidR="003F106B" w:rsidRPr="00B621E1" w:rsidRDefault="003F106B" w:rsidP="00806A88">
            <w:pPr>
              <w:rPr>
                <w:ins w:id="928" w:author="Christina Sun" w:date="2026-03-15T20:55:00Z" w16du:dateUtc="2026-03-16T03:55:00Z"/>
                <w:rFonts w:asciiTheme="majorHAnsi" w:hAnsiTheme="majorHAnsi" w:cstheme="majorHAnsi"/>
                <w:sz w:val="20"/>
                <w:szCs w:val="20"/>
              </w:rPr>
            </w:pPr>
            <w:ins w:id="929" w:author="Christina Sun" w:date="2026-03-15T20:55:00Z" w16du:dateUtc="2026-03-16T03:55:00Z">
              <w:r w:rsidRPr="00B621E1">
                <w:rPr>
                  <w:rFonts w:asciiTheme="majorHAnsi" w:hAnsiTheme="majorHAnsi" w:cstheme="majorHAnsi"/>
                  <w:sz w:val="20"/>
                  <w:szCs w:val="20"/>
                  <w:lang w:val="en-US"/>
                </w:rPr>
                <w:t>Bisexual/Pansexual/Omnisexual</w:t>
              </w:r>
            </w:ins>
          </w:p>
        </w:tc>
        <w:tc>
          <w:tcPr>
            <w:tcW w:w="963" w:type="pct"/>
            <w:tcMar>
              <w:top w:w="20" w:type="dxa"/>
              <w:left w:w="20" w:type="dxa"/>
              <w:bottom w:w="20" w:type="dxa"/>
              <w:right w:w="20" w:type="dxa"/>
            </w:tcMar>
            <w:vAlign w:val="center"/>
          </w:tcPr>
          <w:p w14:paraId="06870FC0" w14:textId="77777777" w:rsidR="003F106B" w:rsidRPr="00B621E1" w:rsidRDefault="003F106B" w:rsidP="00806A88">
            <w:pPr>
              <w:jc w:val="center"/>
              <w:rPr>
                <w:ins w:id="930" w:author="Christina Sun" w:date="2026-03-15T20:55:00Z" w16du:dateUtc="2026-03-16T03:55:00Z"/>
                <w:rFonts w:asciiTheme="majorHAnsi" w:hAnsiTheme="majorHAnsi" w:cstheme="majorHAnsi"/>
                <w:sz w:val="20"/>
                <w:szCs w:val="20"/>
              </w:rPr>
            </w:pPr>
            <w:ins w:id="931" w:author="Christina Sun" w:date="2026-03-15T20:55:00Z" w16du:dateUtc="2026-03-16T03:55:00Z">
              <w:r w:rsidRPr="00B621E1">
                <w:rPr>
                  <w:rFonts w:asciiTheme="majorHAnsi" w:hAnsiTheme="majorHAnsi" w:cstheme="majorHAnsi"/>
                  <w:sz w:val="20"/>
                  <w:szCs w:val="20"/>
                  <w:lang w:val="en-US"/>
                </w:rPr>
                <w:t>1136</w:t>
              </w:r>
            </w:ins>
          </w:p>
        </w:tc>
        <w:tc>
          <w:tcPr>
            <w:tcW w:w="2311" w:type="pct"/>
            <w:tcMar>
              <w:top w:w="0" w:type="dxa"/>
              <w:left w:w="100" w:type="dxa"/>
              <w:bottom w:w="0" w:type="dxa"/>
              <w:right w:w="100" w:type="dxa"/>
            </w:tcMar>
            <w:vAlign w:val="center"/>
          </w:tcPr>
          <w:p w14:paraId="0673FE10" w14:textId="77777777" w:rsidR="003F106B" w:rsidRPr="00B621E1" w:rsidRDefault="003F106B" w:rsidP="00806A88">
            <w:pPr>
              <w:jc w:val="center"/>
              <w:rPr>
                <w:ins w:id="932" w:author="Christina Sun" w:date="2026-03-15T20:55:00Z" w16du:dateUtc="2026-03-16T03:55:00Z"/>
                <w:rFonts w:asciiTheme="majorHAnsi" w:hAnsiTheme="majorHAnsi" w:cstheme="majorHAnsi"/>
                <w:sz w:val="20"/>
                <w:szCs w:val="20"/>
              </w:rPr>
            </w:pPr>
            <w:ins w:id="933" w:author="Christina Sun" w:date="2026-03-15T20:55:00Z" w16du:dateUtc="2026-03-16T03:55:00Z">
              <w:r w:rsidRPr="00B621E1">
                <w:rPr>
                  <w:rFonts w:asciiTheme="majorHAnsi" w:hAnsiTheme="majorHAnsi" w:cstheme="majorHAnsi"/>
                  <w:sz w:val="20"/>
                  <w:szCs w:val="20"/>
                  <w:lang w:val="en-US"/>
                </w:rPr>
                <w:t>3.1</w:t>
              </w:r>
            </w:ins>
          </w:p>
        </w:tc>
      </w:tr>
      <w:tr w:rsidR="003F106B" w:rsidRPr="00B621E1" w14:paraId="10A67270" w14:textId="77777777" w:rsidTr="00806A88">
        <w:trPr>
          <w:trHeight w:val="270"/>
          <w:ins w:id="934" w:author="Christina Sun" w:date="2026-03-15T20:55:00Z" w16du:dateUtc="2026-03-16T03:55:00Z"/>
        </w:trPr>
        <w:tc>
          <w:tcPr>
            <w:tcW w:w="1726" w:type="pct"/>
            <w:tcMar>
              <w:top w:w="0" w:type="dxa"/>
              <w:left w:w="100" w:type="dxa"/>
              <w:bottom w:w="0" w:type="dxa"/>
              <w:right w:w="100" w:type="dxa"/>
            </w:tcMar>
            <w:vAlign w:val="center"/>
          </w:tcPr>
          <w:p w14:paraId="62FC4A64" w14:textId="77777777" w:rsidR="003F106B" w:rsidRPr="00B621E1" w:rsidRDefault="003F106B" w:rsidP="00806A88">
            <w:pPr>
              <w:rPr>
                <w:ins w:id="935" w:author="Christina Sun" w:date="2026-03-15T20:55:00Z" w16du:dateUtc="2026-03-16T03:55:00Z"/>
                <w:rFonts w:asciiTheme="majorHAnsi" w:hAnsiTheme="majorHAnsi" w:cstheme="majorHAnsi"/>
                <w:sz w:val="20"/>
                <w:szCs w:val="20"/>
              </w:rPr>
            </w:pPr>
            <w:ins w:id="936" w:author="Christina Sun" w:date="2026-03-15T20:55:00Z" w16du:dateUtc="2026-03-16T03:55:00Z">
              <w:r w:rsidRPr="00B621E1">
                <w:rPr>
                  <w:rFonts w:asciiTheme="majorHAnsi" w:hAnsiTheme="majorHAnsi" w:cstheme="majorHAnsi"/>
                  <w:sz w:val="20"/>
                  <w:szCs w:val="20"/>
                  <w:lang w:val="en-US"/>
                </w:rPr>
                <w:t>Asexual/Aromantic/Demisexual</w:t>
              </w:r>
            </w:ins>
          </w:p>
        </w:tc>
        <w:tc>
          <w:tcPr>
            <w:tcW w:w="963" w:type="pct"/>
            <w:tcMar>
              <w:top w:w="20" w:type="dxa"/>
              <w:left w:w="20" w:type="dxa"/>
              <w:bottom w:w="20" w:type="dxa"/>
              <w:right w:w="20" w:type="dxa"/>
            </w:tcMar>
            <w:vAlign w:val="center"/>
          </w:tcPr>
          <w:p w14:paraId="03BEB8FF" w14:textId="77777777" w:rsidR="003F106B" w:rsidRPr="00B621E1" w:rsidRDefault="003F106B" w:rsidP="00806A88">
            <w:pPr>
              <w:jc w:val="center"/>
              <w:rPr>
                <w:ins w:id="937" w:author="Christina Sun" w:date="2026-03-15T20:55:00Z" w16du:dateUtc="2026-03-16T03:55:00Z"/>
                <w:rFonts w:asciiTheme="majorHAnsi" w:hAnsiTheme="majorHAnsi" w:cstheme="majorHAnsi"/>
                <w:sz w:val="20"/>
                <w:szCs w:val="20"/>
              </w:rPr>
            </w:pPr>
            <w:ins w:id="938" w:author="Christina Sun" w:date="2026-03-15T20:55:00Z" w16du:dateUtc="2026-03-16T03:55:00Z">
              <w:r w:rsidRPr="00B621E1">
                <w:rPr>
                  <w:rFonts w:asciiTheme="majorHAnsi" w:hAnsiTheme="majorHAnsi" w:cstheme="majorHAnsi"/>
                  <w:sz w:val="20"/>
                  <w:szCs w:val="20"/>
                  <w:lang w:val="en-US"/>
                </w:rPr>
                <w:t>182</w:t>
              </w:r>
            </w:ins>
          </w:p>
        </w:tc>
        <w:tc>
          <w:tcPr>
            <w:tcW w:w="2311" w:type="pct"/>
            <w:tcMar>
              <w:top w:w="0" w:type="dxa"/>
              <w:left w:w="100" w:type="dxa"/>
              <w:bottom w:w="0" w:type="dxa"/>
              <w:right w:w="100" w:type="dxa"/>
            </w:tcMar>
            <w:vAlign w:val="center"/>
          </w:tcPr>
          <w:p w14:paraId="46CBB9DF" w14:textId="77777777" w:rsidR="003F106B" w:rsidRPr="00B621E1" w:rsidRDefault="003F106B" w:rsidP="00806A88">
            <w:pPr>
              <w:jc w:val="center"/>
              <w:rPr>
                <w:ins w:id="939" w:author="Christina Sun" w:date="2026-03-15T20:55:00Z" w16du:dateUtc="2026-03-16T03:55:00Z"/>
                <w:rFonts w:asciiTheme="majorHAnsi" w:hAnsiTheme="majorHAnsi" w:cstheme="majorHAnsi"/>
                <w:sz w:val="20"/>
                <w:szCs w:val="20"/>
              </w:rPr>
            </w:pPr>
            <w:ins w:id="940" w:author="Christina Sun" w:date="2026-03-15T20:55:00Z" w16du:dateUtc="2026-03-16T03:55:00Z">
              <w:r w:rsidRPr="00B621E1">
                <w:rPr>
                  <w:rFonts w:asciiTheme="majorHAnsi" w:hAnsiTheme="majorHAnsi" w:cstheme="majorHAnsi"/>
                  <w:sz w:val="20"/>
                  <w:szCs w:val="20"/>
                  <w:lang w:val="en-US"/>
                </w:rPr>
                <w:t>3.</w:t>
              </w:r>
              <w:r w:rsidRPr="00B621E1">
                <w:rPr>
                  <w:rFonts w:asciiTheme="majorHAnsi" w:hAnsiTheme="majorHAnsi" w:cstheme="majorHAnsi"/>
                  <w:sz w:val="20"/>
                  <w:szCs w:val="20"/>
                  <w:lang w:val="en-US"/>
                </w:rPr>
                <w:t>7</w:t>
              </w:r>
            </w:ins>
          </w:p>
        </w:tc>
      </w:tr>
      <w:tr w:rsidR="003F106B" w:rsidRPr="00B621E1" w14:paraId="3B513625" w14:textId="77777777" w:rsidTr="00806A88">
        <w:trPr>
          <w:trHeight w:val="270"/>
          <w:ins w:id="941" w:author="Christina Sun" w:date="2026-03-15T20:55:00Z" w16du:dateUtc="2026-03-16T03:55:00Z"/>
        </w:trPr>
        <w:tc>
          <w:tcPr>
            <w:tcW w:w="1726" w:type="pct"/>
            <w:tcMar>
              <w:top w:w="0" w:type="dxa"/>
              <w:left w:w="100" w:type="dxa"/>
              <w:bottom w:w="0" w:type="dxa"/>
              <w:right w:w="100" w:type="dxa"/>
            </w:tcMar>
            <w:vAlign w:val="center"/>
          </w:tcPr>
          <w:p w14:paraId="5C80DEAB" w14:textId="77777777" w:rsidR="003F106B" w:rsidRPr="00B621E1" w:rsidRDefault="003F106B" w:rsidP="00806A88">
            <w:pPr>
              <w:rPr>
                <w:ins w:id="942" w:author="Christina Sun" w:date="2026-03-15T20:55:00Z" w16du:dateUtc="2026-03-16T03:55:00Z"/>
                <w:rFonts w:asciiTheme="majorHAnsi" w:hAnsiTheme="majorHAnsi" w:cstheme="majorHAnsi"/>
                <w:sz w:val="20"/>
                <w:szCs w:val="20"/>
              </w:rPr>
            </w:pPr>
            <w:ins w:id="943" w:author="Christina Sun" w:date="2026-03-15T20:55:00Z" w16du:dateUtc="2026-03-16T03:55:00Z">
              <w:r w:rsidRPr="00B621E1">
                <w:rPr>
                  <w:rFonts w:asciiTheme="majorHAnsi" w:hAnsiTheme="majorHAnsi" w:cstheme="majorHAnsi"/>
                  <w:sz w:val="20"/>
                  <w:szCs w:val="20"/>
                  <w:lang w:val="en-US"/>
                </w:rPr>
                <w:t>Other/Queer/Questioning</w:t>
              </w:r>
            </w:ins>
          </w:p>
        </w:tc>
        <w:tc>
          <w:tcPr>
            <w:tcW w:w="963" w:type="pct"/>
            <w:tcMar>
              <w:top w:w="20" w:type="dxa"/>
              <w:left w:w="20" w:type="dxa"/>
              <w:bottom w:w="20" w:type="dxa"/>
              <w:right w:w="20" w:type="dxa"/>
            </w:tcMar>
            <w:vAlign w:val="center"/>
          </w:tcPr>
          <w:p w14:paraId="56EB37DC" w14:textId="77777777" w:rsidR="003F106B" w:rsidRPr="00B621E1" w:rsidRDefault="003F106B" w:rsidP="00806A88">
            <w:pPr>
              <w:jc w:val="center"/>
              <w:rPr>
                <w:ins w:id="944" w:author="Christina Sun" w:date="2026-03-15T20:55:00Z" w16du:dateUtc="2026-03-16T03:55:00Z"/>
                <w:rFonts w:asciiTheme="majorHAnsi" w:hAnsiTheme="majorHAnsi" w:cstheme="majorHAnsi"/>
                <w:sz w:val="20"/>
                <w:szCs w:val="20"/>
              </w:rPr>
            </w:pPr>
            <w:ins w:id="945" w:author="Christina Sun" w:date="2026-03-15T20:55:00Z" w16du:dateUtc="2026-03-16T03:55:00Z">
              <w:r w:rsidRPr="00B621E1">
                <w:rPr>
                  <w:rFonts w:asciiTheme="majorHAnsi" w:hAnsiTheme="majorHAnsi" w:cstheme="majorHAnsi"/>
                  <w:sz w:val="20"/>
                  <w:szCs w:val="20"/>
                  <w:lang w:val="en-US"/>
                </w:rPr>
                <w:t>131</w:t>
              </w:r>
            </w:ins>
          </w:p>
        </w:tc>
        <w:tc>
          <w:tcPr>
            <w:tcW w:w="2311" w:type="pct"/>
            <w:tcMar>
              <w:top w:w="0" w:type="dxa"/>
              <w:left w:w="100" w:type="dxa"/>
              <w:bottom w:w="0" w:type="dxa"/>
              <w:right w:w="100" w:type="dxa"/>
            </w:tcMar>
            <w:vAlign w:val="center"/>
          </w:tcPr>
          <w:p w14:paraId="18CAE8C9" w14:textId="77777777" w:rsidR="003F106B" w:rsidRPr="00B621E1" w:rsidRDefault="003F106B" w:rsidP="00806A88">
            <w:pPr>
              <w:jc w:val="center"/>
              <w:rPr>
                <w:ins w:id="946" w:author="Christina Sun" w:date="2026-03-15T20:55:00Z" w16du:dateUtc="2026-03-16T03:55:00Z"/>
                <w:rFonts w:asciiTheme="majorHAnsi" w:hAnsiTheme="majorHAnsi" w:cstheme="majorHAnsi"/>
                <w:sz w:val="20"/>
                <w:szCs w:val="20"/>
              </w:rPr>
            </w:pPr>
            <w:ins w:id="947" w:author="Christina Sun" w:date="2026-03-15T20:55:00Z" w16du:dateUtc="2026-03-16T03:55:00Z">
              <w:r w:rsidRPr="00B621E1">
                <w:rPr>
                  <w:rFonts w:asciiTheme="majorHAnsi" w:hAnsiTheme="majorHAnsi" w:cstheme="majorHAnsi"/>
                  <w:sz w:val="20"/>
                  <w:szCs w:val="20"/>
                  <w:lang w:val="en-US"/>
                </w:rPr>
                <w:t>3.</w:t>
              </w:r>
              <w:r w:rsidRPr="00B621E1">
                <w:rPr>
                  <w:rFonts w:asciiTheme="majorHAnsi" w:hAnsiTheme="majorHAnsi" w:cstheme="majorHAnsi"/>
                  <w:sz w:val="20"/>
                  <w:szCs w:val="20"/>
                  <w:lang w:val="en-US"/>
                </w:rPr>
                <w:t>2</w:t>
              </w:r>
            </w:ins>
          </w:p>
        </w:tc>
      </w:tr>
      <w:tr w:rsidR="003F106B" w:rsidRPr="00B621E1" w14:paraId="346A789E" w14:textId="77777777" w:rsidTr="00806A88">
        <w:trPr>
          <w:trHeight w:val="270"/>
          <w:ins w:id="948" w:author="Christina Sun" w:date="2026-03-15T20:55:00Z" w16du:dateUtc="2026-03-16T03:55:00Z"/>
        </w:trPr>
        <w:tc>
          <w:tcPr>
            <w:tcW w:w="1726" w:type="pct"/>
            <w:tcMar>
              <w:top w:w="0" w:type="dxa"/>
              <w:left w:w="100" w:type="dxa"/>
              <w:bottom w:w="0" w:type="dxa"/>
              <w:right w:w="100" w:type="dxa"/>
            </w:tcMar>
            <w:vAlign w:val="center"/>
          </w:tcPr>
          <w:p w14:paraId="3596FC17" w14:textId="77777777" w:rsidR="003F106B" w:rsidRPr="00B621E1" w:rsidRDefault="003F106B" w:rsidP="00806A88">
            <w:pPr>
              <w:rPr>
                <w:ins w:id="949" w:author="Christina Sun" w:date="2026-03-15T20:55:00Z" w16du:dateUtc="2026-03-16T03:55:00Z"/>
                <w:rFonts w:asciiTheme="majorHAnsi" w:hAnsiTheme="majorHAnsi" w:cstheme="majorHAnsi"/>
                <w:sz w:val="20"/>
                <w:szCs w:val="20"/>
              </w:rPr>
            </w:pPr>
            <w:ins w:id="950" w:author="Christina Sun" w:date="2026-03-15T20:55:00Z" w16du:dateUtc="2026-03-16T03:55:00Z">
              <w:r w:rsidRPr="00B621E1">
                <w:rPr>
                  <w:rFonts w:asciiTheme="majorHAnsi" w:hAnsiTheme="majorHAnsi" w:cstheme="majorHAnsi"/>
                  <w:sz w:val="20"/>
                  <w:szCs w:val="20"/>
                  <w:lang w:val="en-US"/>
                </w:rPr>
                <w:t>Prefer Not to Say</w:t>
              </w:r>
            </w:ins>
          </w:p>
        </w:tc>
        <w:tc>
          <w:tcPr>
            <w:tcW w:w="963" w:type="pct"/>
            <w:tcMar>
              <w:top w:w="20" w:type="dxa"/>
              <w:left w:w="20" w:type="dxa"/>
              <w:bottom w:w="20" w:type="dxa"/>
              <w:right w:w="20" w:type="dxa"/>
            </w:tcMar>
            <w:vAlign w:val="center"/>
          </w:tcPr>
          <w:p w14:paraId="7C51BF3D" w14:textId="77777777" w:rsidR="003F106B" w:rsidRPr="00B621E1" w:rsidRDefault="003F106B" w:rsidP="00806A88">
            <w:pPr>
              <w:jc w:val="center"/>
              <w:rPr>
                <w:ins w:id="951" w:author="Christina Sun" w:date="2026-03-15T20:55:00Z" w16du:dateUtc="2026-03-16T03:55:00Z"/>
                <w:rFonts w:asciiTheme="majorHAnsi" w:hAnsiTheme="majorHAnsi" w:cstheme="majorHAnsi"/>
                <w:sz w:val="20"/>
                <w:szCs w:val="20"/>
              </w:rPr>
            </w:pPr>
            <w:ins w:id="952" w:author="Christina Sun" w:date="2026-03-15T20:55:00Z" w16du:dateUtc="2026-03-16T03:55:00Z">
              <w:r w:rsidRPr="00B621E1">
                <w:rPr>
                  <w:rFonts w:asciiTheme="majorHAnsi" w:hAnsiTheme="majorHAnsi" w:cstheme="majorHAnsi"/>
                  <w:sz w:val="20"/>
                  <w:szCs w:val="20"/>
                  <w:lang w:val="en-US"/>
                </w:rPr>
                <w:t>505</w:t>
              </w:r>
            </w:ins>
          </w:p>
        </w:tc>
        <w:tc>
          <w:tcPr>
            <w:tcW w:w="2311" w:type="pct"/>
            <w:tcMar>
              <w:top w:w="0" w:type="dxa"/>
              <w:left w:w="100" w:type="dxa"/>
              <w:bottom w:w="0" w:type="dxa"/>
              <w:right w:w="100" w:type="dxa"/>
            </w:tcMar>
            <w:vAlign w:val="center"/>
          </w:tcPr>
          <w:p w14:paraId="672292E6" w14:textId="77777777" w:rsidR="003F106B" w:rsidRPr="00B621E1" w:rsidRDefault="003F106B" w:rsidP="00806A88">
            <w:pPr>
              <w:jc w:val="center"/>
              <w:rPr>
                <w:ins w:id="953" w:author="Christina Sun" w:date="2026-03-15T20:55:00Z" w16du:dateUtc="2026-03-16T03:55:00Z"/>
                <w:rFonts w:asciiTheme="majorHAnsi" w:hAnsiTheme="majorHAnsi" w:cstheme="majorHAnsi"/>
                <w:sz w:val="20"/>
                <w:szCs w:val="20"/>
              </w:rPr>
            </w:pPr>
            <w:ins w:id="954" w:author="Christina Sun" w:date="2026-03-15T20:55:00Z" w16du:dateUtc="2026-03-16T03:55:00Z">
              <w:r w:rsidRPr="00B621E1">
                <w:rPr>
                  <w:rFonts w:asciiTheme="majorHAnsi" w:hAnsiTheme="majorHAnsi" w:cstheme="majorHAnsi"/>
                  <w:sz w:val="20"/>
                  <w:szCs w:val="20"/>
                  <w:lang w:val="en-US"/>
                </w:rPr>
                <w:t>2.9</w:t>
              </w:r>
            </w:ins>
          </w:p>
        </w:tc>
      </w:tr>
      <w:tr w:rsidR="003F106B" w:rsidRPr="00B621E1" w14:paraId="661988EF" w14:textId="77777777" w:rsidTr="00806A88">
        <w:trPr>
          <w:trHeight w:val="270"/>
          <w:ins w:id="955" w:author="Christina Sun" w:date="2026-03-15T20:55:00Z" w16du:dateUtc="2026-03-16T03:55:00Z"/>
        </w:trPr>
        <w:tc>
          <w:tcPr>
            <w:tcW w:w="1726" w:type="pct"/>
            <w:tcBorders>
              <w:bottom w:val="single" w:sz="6" w:space="0" w:color="000000"/>
            </w:tcBorders>
            <w:tcMar>
              <w:top w:w="0" w:type="dxa"/>
              <w:left w:w="100" w:type="dxa"/>
              <w:bottom w:w="0" w:type="dxa"/>
              <w:right w:w="100" w:type="dxa"/>
            </w:tcMar>
            <w:vAlign w:val="center"/>
          </w:tcPr>
          <w:p w14:paraId="73A210EC" w14:textId="77777777" w:rsidR="003F106B" w:rsidRPr="00B621E1" w:rsidRDefault="003F106B" w:rsidP="00806A88">
            <w:pPr>
              <w:rPr>
                <w:ins w:id="956" w:author="Christina Sun" w:date="2026-03-15T20:55:00Z" w16du:dateUtc="2026-03-16T03:55:00Z"/>
                <w:rFonts w:asciiTheme="majorHAnsi" w:hAnsiTheme="majorHAnsi" w:cstheme="majorHAnsi"/>
                <w:sz w:val="20"/>
                <w:szCs w:val="20"/>
              </w:rPr>
            </w:pPr>
            <w:ins w:id="957" w:author="Christina Sun" w:date="2026-03-15T20:55:00Z" w16du:dateUtc="2026-03-16T03:55:00Z">
              <w:r w:rsidRPr="00B621E1">
                <w:rPr>
                  <w:rFonts w:asciiTheme="majorHAnsi" w:hAnsiTheme="majorHAnsi" w:cstheme="majorHAnsi"/>
                  <w:sz w:val="20"/>
                  <w:szCs w:val="20"/>
                  <w:lang w:val="en-US"/>
                </w:rPr>
                <w:t>Total</w:t>
              </w:r>
            </w:ins>
          </w:p>
        </w:tc>
        <w:tc>
          <w:tcPr>
            <w:tcW w:w="963" w:type="pct"/>
            <w:tcBorders>
              <w:bottom w:val="single" w:sz="6" w:space="0" w:color="000000"/>
            </w:tcBorders>
            <w:tcMar>
              <w:top w:w="20" w:type="dxa"/>
              <w:left w:w="20" w:type="dxa"/>
              <w:bottom w:w="20" w:type="dxa"/>
              <w:right w:w="20" w:type="dxa"/>
            </w:tcMar>
            <w:vAlign w:val="center"/>
          </w:tcPr>
          <w:p w14:paraId="2B703189" w14:textId="77777777" w:rsidR="003F106B" w:rsidRPr="00B621E1" w:rsidRDefault="003F106B" w:rsidP="00806A88">
            <w:pPr>
              <w:jc w:val="center"/>
              <w:rPr>
                <w:ins w:id="958" w:author="Christina Sun" w:date="2026-03-15T20:55:00Z" w16du:dateUtc="2026-03-16T03:55:00Z"/>
                <w:rFonts w:asciiTheme="majorHAnsi" w:hAnsiTheme="majorHAnsi" w:cstheme="majorHAnsi"/>
                <w:sz w:val="20"/>
                <w:szCs w:val="20"/>
              </w:rPr>
            </w:pPr>
            <w:ins w:id="959" w:author="Christina Sun" w:date="2026-03-15T20:55:00Z" w16du:dateUtc="2026-03-16T03:55:00Z">
              <w:r w:rsidRPr="00B621E1">
                <w:rPr>
                  <w:rFonts w:asciiTheme="majorHAnsi" w:hAnsiTheme="majorHAnsi" w:cstheme="majorHAnsi"/>
                  <w:sz w:val="20"/>
                  <w:szCs w:val="20"/>
                  <w:lang w:val="en-US"/>
                </w:rPr>
                <w:t>7442</w:t>
              </w:r>
            </w:ins>
          </w:p>
        </w:tc>
        <w:tc>
          <w:tcPr>
            <w:tcW w:w="2311" w:type="pct"/>
            <w:tcBorders>
              <w:bottom w:val="single" w:sz="6" w:space="0" w:color="000000"/>
            </w:tcBorders>
            <w:tcMar>
              <w:top w:w="0" w:type="dxa"/>
              <w:left w:w="100" w:type="dxa"/>
              <w:bottom w:w="0" w:type="dxa"/>
              <w:right w:w="100" w:type="dxa"/>
            </w:tcMar>
            <w:vAlign w:val="center"/>
          </w:tcPr>
          <w:p w14:paraId="0A291BBB" w14:textId="77777777" w:rsidR="003F106B" w:rsidRPr="00B621E1" w:rsidRDefault="003F106B" w:rsidP="00806A88">
            <w:pPr>
              <w:jc w:val="center"/>
              <w:rPr>
                <w:ins w:id="960" w:author="Christina Sun" w:date="2026-03-15T20:55:00Z" w16du:dateUtc="2026-03-16T03:55:00Z"/>
                <w:rFonts w:asciiTheme="majorHAnsi" w:hAnsiTheme="majorHAnsi" w:cstheme="majorHAnsi"/>
                <w:sz w:val="20"/>
                <w:szCs w:val="20"/>
              </w:rPr>
            </w:pPr>
            <w:ins w:id="961" w:author="Christina Sun" w:date="2026-03-15T20:55:00Z" w16du:dateUtc="2026-03-16T03:55:00Z">
              <w:r w:rsidRPr="00B621E1">
                <w:rPr>
                  <w:rFonts w:asciiTheme="majorHAnsi" w:hAnsiTheme="majorHAnsi" w:cstheme="majorHAnsi"/>
                  <w:sz w:val="20"/>
                  <w:szCs w:val="20"/>
                  <w:lang w:val="en-US"/>
                </w:rPr>
                <w:t>3.8</w:t>
              </w:r>
            </w:ins>
          </w:p>
        </w:tc>
      </w:tr>
    </w:tbl>
    <w:p w14:paraId="7CA714E8" w14:textId="77777777" w:rsidR="003F106B" w:rsidRPr="00AB6684" w:rsidRDefault="003F106B" w:rsidP="003F106B">
      <w:pPr>
        <w:spacing w:after="160"/>
        <w:rPr>
          <w:ins w:id="962" w:author="Christina Sun" w:date="2026-03-15T20:55:00Z" w16du:dateUtc="2026-03-16T03:55:00Z"/>
          <w:rFonts w:asciiTheme="majorHAnsi" w:hAnsiTheme="majorHAnsi" w:cstheme="majorHAnsi"/>
          <w:sz w:val="20"/>
          <w:szCs w:val="20"/>
        </w:rPr>
      </w:pPr>
      <w:ins w:id="963" w:author="Christina Sun" w:date="2026-03-15T20:55:00Z" w16du:dateUtc="2026-03-16T03:55:00Z">
        <w:r w:rsidRPr="00B621E1">
          <w:rPr>
            <w:rFonts w:asciiTheme="majorHAnsi" w:hAnsiTheme="majorHAnsi" w:cstheme="majorHAnsi"/>
            <w:i/>
            <w:iCs/>
            <w:sz w:val="20"/>
            <w:szCs w:val="20"/>
          </w:rPr>
          <w:t>Note.</w:t>
        </w:r>
        <w:commentRangeStart w:id="964"/>
        <w:r w:rsidRPr="00B621E1">
          <w:rPr>
            <w:rFonts w:asciiTheme="majorHAnsi" w:hAnsiTheme="majorHAnsi" w:cstheme="majorHAnsi"/>
            <w:i/>
            <w:iCs/>
            <w:sz w:val="20"/>
            <w:szCs w:val="20"/>
          </w:rPr>
          <w:t xml:space="preserve"> </w:t>
        </w:r>
        <w:r w:rsidRPr="00B621E1">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964"/>
        <w:r w:rsidRPr="00806A88">
          <w:rPr>
            <w:rStyle w:val="CommentReference"/>
            <w:rFonts w:asciiTheme="majorHAnsi" w:hAnsiTheme="majorHAnsi" w:cstheme="majorHAnsi"/>
            <w:sz w:val="20"/>
            <w:szCs w:val="20"/>
          </w:rPr>
          <w:commentReference w:id="964"/>
        </w:r>
      </w:ins>
    </w:p>
    <w:p w14:paraId="438547CC" w14:textId="77777777" w:rsidR="00C06DAA" w:rsidRPr="00B621E1" w:rsidRDefault="00C06DAA" w:rsidP="003D5B76">
      <w:pPr>
        <w:spacing w:line="360" w:lineRule="auto"/>
        <w:rPr>
          <w:ins w:id="965" w:author="Christina Sun" w:date="2026-03-15T20:13:00Z" w16du:dateUtc="2026-03-16T03:13:00Z"/>
          <w:rFonts w:asciiTheme="majorHAnsi" w:hAnsiTheme="majorHAnsi" w:cstheme="majorHAnsi"/>
          <w:b/>
          <w:bCs/>
        </w:rPr>
      </w:pPr>
    </w:p>
    <w:p w14:paraId="5552E13D" w14:textId="77777777" w:rsidR="00C06DAA" w:rsidRPr="00B621E1" w:rsidRDefault="00C06DAA" w:rsidP="003D5B76">
      <w:pPr>
        <w:spacing w:line="360" w:lineRule="auto"/>
        <w:rPr>
          <w:ins w:id="966" w:author="Christina Sun" w:date="2026-03-15T20:13:00Z" w16du:dateUtc="2026-03-16T03:13:00Z"/>
          <w:rFonts w:asciiTheme="majorHAnsi" w:hAnsiTheme="majorHAnsi" w:cstheme="majorHAnsi"/>
          <w:b/>
          <w:bCs/>
        </w:rPr>
      </w:pPr>
    </w:p>
    <w:p w14:paraId="4332BD91" w14:textId="77777777" w:rsidR="00C06DAA" w:rsidRPr="00B621E1" w:rsidRDefault="00C06DAA" w:rsidP="003D5B76">
      <w:pPr>
        <w:spacing w:line="360" w:lineRule="auto"/>
        <w:rPr>
          <w:ins w:id="967" w:author="Christina Sun" w:date="2026-03-15T20:13:00Z" w16du:dateUtc="2026-03-16T03:13:00Z"/>
          <w:rFonts w:asciiTheme="majorHAnsi" w:hAnsiTheme="majorHAnsi" w:cstheme="majorHAnsi"/>
          <w:b/>
          <w:bCs/>
        </w:rPr>
      </w:pPr>
    </w:p>
    <w:p w14:paraId="56636777" w14:textId="77777777" w:rsidR="00C06DAA" w:rsidRPr="00B621E1" w:rsidRDefault="00C06DAA" w:rsidP="003D5B76">
      <w:pPr>
        <w:spacing w:line="360" w:lineRule="auto"/>
        <w:rPr>
          <w:ins w:id="968" w:author="Christina Sun" w:date="2026-03-15T20:13:00Z" w16du:dateUtc="2026-03-16T03:13:00Z"/>
          <w:rFonts w:asciiTheme="majorHAnsi" w:hAnsiTheme="majorHAnsi" w:cstheme="majorHAnsi"/>
          <w:b/>
          <w:bCs/>
        </w:rPr>
      </w:pPr>
    </w:p>
    <w:p w14:paraId="4850ECC0" w14:textId="77777777" w:rsidR="00C06DAA" w:rsidRPr="00B621E1" w:rsidRDefault="00C06DAA" w:rsidP="003D5B76">
      <w:pPr>
        <w:spacing w:line="360" w:lineRule="auto"/>
        <w:rPr>
          <w:ins w:id="969" w:author="Christina Sun" w:date="2026-03-15T20:13:00Z" w16du:dateUtc="2026-03-16T03:13:00Z"/>
          <w:rFonts w:asciiTheme="majorHAnsi" w:hAnsiTheme="majorHAnsi" w:cstheme="majorHAnsi"/>
          <w:b/>
          <w:bCs/>
        </w:rPr>
      </w:pPr>
    </w:p>
    <w:p w14:paraId="4053E505" w14:textId="77777777" w:rsidR="00C06DAA" w:rsidRPr="00B621E1" w:rsidRDefault="00C06DAA" w:rsidP="003D5B76">
      <w:pPr>
        <w:spacing w:line="360" w:lineRule="auto"/>
        <w:rPr>
          <w:ins w:id="970" w:author="Christina Sun" w:date="2026-03-15T20:13:00Z" w16du:dateUtc="2026-03-16T03:13:00Z"/>
          <w:rFonts w:asciiTheme="majorHAnsi" w:hAnsiTheme="majorHAnsi" w:cstheme="majorHAnsi"/>
          <w:b/>
          <w:bCs/>
        </w:rPr>
      </w:pPr>
    </w:p>
    <w:p w14:paraId="78CBBFCF" w14:textId="77777777" w:rsidR="00C06DAA" w:rsidRPr="00B621E1" w:rsidRDefault="00C06DAA" w:rsidP="003D5B76">
      <w:pPr>
        <w:spacing w:line="360" w:lineRule="auto"/>
        <w:rPr>
          <w:ins w:id="971" w:author="Christina Sun" w:date="2026-03-15T20:13:00Z" w16du:dateUtc="2026-03-16T03:13:00Z"/>
          <w:rFonts w:asciiTheme="majorHAnsi" w:hAnsiTheme="majorHAnsi" w:cstheme="majorHAnsi"/>
          <w:b/>
          <w:bCs/>
        </w:rPr>
      </w:pPr>
    </w:p>
    <w:p w14:paraId="584E2B7E" w14:textId="1B8C84B4" w:rsidR="003D5B76" w:rsidRPr="00B621E1" w:rsidRDefault="003D5B76" w:rsidP="003D5B76">
      <w:pPr>
        <w:spacing w:line="360" w:lineRule="auto"/>
        <w:rPr>
          <w:ins w:id="972" w:author="Christina Sun" w:date="2026-03-15T19:51:00Z" w16du:dateUtc="2026-03-16T02:51:00Z"/>
          <w:rFonts w:asciiTheme="majorHAnsi" w:hAnsiTheme="majorHAnsi" w:cstheme="majorHAnsi"/>
          <w:b/>
          <w:bCs/>
        </w:rPr>
      </w:pPr>
      <w:ins w:id="973" w:author="Christina Sun" w:date="2026-03-15T19:51:00Z" w16du:dateUtc="2026-03-16T02:51:00Z">
        <w:r w:rsidRPr="00B621E1">
          <w:rPr>
            <w:rFonts w:asciiTheme="majorHAnsi" w:hAnsiTheme="majorHAnsi" w:cstheme="majorHAnsi"/>
            <w:b/>
            <w:bCs/>
          </w:rPr>
          <w:t xml:space="preserve">Figure </w:t>
        </w:r>
      </w:ins>
      <w:ins w:id="974" w:author="Christina Sun" w:date="2026-03-15T19:52:00Z" w16du:dateUtc="2026-03-16T02:52:00Z">
        <w:r w:rsidRPr="00B621E1">
          <w:rPr>
            <w:rFonts w:asciiTheme="majorHAnsi" w:hAnsiTheme="majorHAnsi" w:cstheme="majorHAnsi"/>
            <w:b/>
            <w:bCs/>
          </w:rPr>
          <w:t>X</w:t>
        </w:r>
      </w:ins>
    </w:p>
    <w:p w14:paraId="49E759A3" w14:textId="1ECDB166" w:rsidR="003D5B76" w:rsidRPr="00B621E1" w:rsidRDefault="003D5B76" w:rsidP="003D5B76">
      <w:pPr>
        <w:spacing w:line="360" w:lineRule="auto"/>
        <w:rPr>
          <w:ins w:id="975" w:author="Christina Sun" w:date="2026-03-15T20:14:00Z" w16du:dateUtc="2026-03-16T03:14:00Z"/>
          <w:rFonts w:asciiTheme="majorHAnsi" w:hAnsiTheme="majorHAnsi" w:cstheme="majorHAnsi"/>
          <w:i/>
          <w:iCs/>
        </w:rPr>
      </w:pPr>
      <w:ins w:id="976" w:author="Christina Sun" w:date="2026-03-15T19:51:00Z" w16du:dateUtc="2026-03-16T02:51:00Z">
        <w:r w:rsidRPr="00B621E1">
          <w:rPr>
            <w:rFonts w:asciiTheme="majorHAnsi" w:hAnsiTheme="majorHAnsi" w:cstheme="majorHAnsi"/>
            <w:i/>
            <w:iCs/>
            <w:highlight w:val="yellow"/>
          </w:rPr>
          <w:t xml:space="preserve">Regression of </w:t>
        </w:r>
      </w:ins>
      <w:ins w:id="977" w:author="Christina Sun" w:date="2026-03-15T19:52:00Z" w16du:dateUtc="2026-03-16T02:52:00Z">
        <w:r w:rsidRPr="00B621E1">
          <w:rPr>
            <w:rFonts w:asciiTheme="majorHAnsi" w:hAnsiTheme="majorHAnsi" w:cstheme="majorHAnsi"/>
            <w:i/>
            <w:iCs/>
            <w:highlight w:val="yellow"/>
          </w:rPr>
          <w:t>High School Experience Index</w:t>
        </w:r>
      </w:ins>
      <w:ins w:id="978" w:author="Christina Sun" w:date="2026-03-15T19:51:00Z" w16du:dateUtc="2026-03-16T02:51:00Z">
        <w:r w:rsidRPr="00B621E1">
          <w:rPr>
            <w:rFonts w:asciiTheme="majorHAnsi" w:hAnsiTheme="majorHAnsi" w:cstheme="majorHAnsi"/>
            <w:i/>
            <w:iCs/>
            <w:highlight w:val="yellow"/>
          </w:rPr>
          <w:t xml:space="preserve"> on </w:t>
        </w:r>
      </w:ins>
      <w:ins w:id="979" w:author="Christina Sun" w:date="2026-03-15T19:52:00Z" w16du:dateUtc="2026-03-16T02:52:00Z">
        <w:r w:rsidRPr="00B621E1">
          <w:rPr>
            <w:rFonts w:asciiTheme="majorHAnsi" w:hAnsiTheme="majorHAnsi" w:cstheme="majorHAnsi"/>
            <w:i/>
            <w:iCs/>
          </w:rPr>
          <w:t>Sexual Orientation</w:t>
        </w:r>
      </w:ins>
    </w:p>
    <w:p w14:paraId="55E6955C" w14:textId="5C1F13D0" w:rsidR="006E705A" w:rsidRPr="00B621E1" w:rsidRDefault="006E705A" w:rsidP="006E705A">
      <w:pPr>
        <w:spacing w:line="360" w:lineRule="auto"/>
        <w:jc w:val="center"/>
        <w:rPr>
          <w:ins w:id="980" w:author="Christina Sun" w:date="2026-03-15T19:51:00Z" w16du:dateUtc="2026-03-16T02:51:00Z"/>
          <w:rFonts w:asciiTheme="majorHAnsi" w:hAnsiTheme="majorHAnsi" w:cstheme="majorHAnsi"/>
          <w:b/>
          <w:bCs/>
        </w:rPr>
        <w:pPrChange w:id="981" w:author="Christina Sun" w:date="2026-03-15T20:14:00Z" w16du:dateUtc="2026-03-16T03:14:00Z">
          <w:pPr>
            <w:spacing w:line="360" w:lineRule="auto"/>
          </w:pPr>
        </w:pPrChange>
      </w:pPr>
      <w:ins w:id="982" w:author="Christina Sun" w:date="2026-03-15T20:14:00Z" w16du:dateUtc="2026-03-16T03:14:00Z">
        <w:r w:rsidRPr="00B621E1">
          <w:rPr>
            <w:rFonts w:asciiTheme="majorHAnsi" w:hAnsiTheme="majorHAnsi" w:cstheme="majorHAnsi"/>
            <w:noProof/>
            <w:rPrChange w:id="983" w:author="Christina Sun" w:date="2026-03-15T21:36:00Z" w16du:dateUtc="2026-03-16T04:36:00Z">
              <w:rPr>
                <w:noProof/>
              </w:rPr>
            </w:rPrChange>
          </w:rPr>
          <w:drawing>
            <wp:inline distT="0" distB="0" distL="0" distR="0" wp14:anchorId="2F47E788" wp14:editId="748A257E">
              <wp:extent cx="5033099" cy="3657600"/>
              <wp:effectExtent l="0" t="0" r="0" b="0"/>
              <wp:docPr id="522347261" name="Picture 5"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7261" name="Picture 5" descr="A graph with colored lines an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572F8668" w14:textId="6FA4AE1B" w:rsidR="0019183A" w:rsidRPr="00B621E1" w:rsidRDefault="0019183A" w:rsidP="0019183A">
      <w:pPr>
        <w:rPr>
          <w:ins w:id="984" w:author="Christina Sun" w:date="2026-03-15T19:53:00Z" w16du:dateUtc="2026-03-16T02:53:00Z"/>
          <w:rFonts w:asciiTheme="majorHAnsi" w:hAnsiTheme="majorHAnsi" w:cstheme="majorHAnsi"/>
          <w:sz w:val="20"/>
          <w:szCs w:val="20"/>
        </w:rPr>
      </w:pPr>
      <w:ins w:id="985" w:author="Christina Sun" w:date="2026-03-15T19:53:00Z" w16du:dateUtc="2026-03-16T02:53:00Z">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7,464. The lines indicate 95 percent confidence intervals while the sample frequency and mean index of each sexual orientation are reported in parentheses. The vertical line at 0 represents the coefficient for the reference group (straight/heterosexual).</w:t>
        </w:r>
      </w:ins>
    </w:p>
    <w:p w14:paraId="6462D2AD" w14:textId="37478B51" w:rsidR="003D5B76" w:rsidRPr="00B621E1" w:rsidRDefault="003D5B76" w:rsidP="003803B1">
      <w:pPr>
        <w:spacing w:line="360" w:lineRule="auto"/>
        <w:rPr>
          <w:ins w:id="986" w:author="Christina Sun" w:date="2026-03-15T19:51:00Z" w16du:dateUtc="2026-03-16T02:51:00Z"/>
          <w:rFonts w:asciiTheme="majorHAnsi" w:hAnsiTheme="majorHAnsi" w:cstheme="majorHAnsi"/>
          <w:rPrChange w:id="987" w:author="Christina Sun" w:date="2026-03-15T21:36:00Z" w16du:dateUtc="2026-03-16T04:36:00Z">
            <w:rPr>
              <w:ins w:id="988" w:author="Christina Sun" w:date="2026-03-15T19:51:00Z" w16du:dateUtc="2026-03-16T02:51:00Z"/>
            </w:rPr>
          </w:rPrChange>
        </w:rPr>
      </w:pPr>
    </w:p>
    <w:p w14:paraId="63EF5281" w14:textId="3B16569D" w:rsidR="003D5B76" w:rsidRPr="00B621E1" w:rsidRDefault="003D5B76" w:rsidP="003D5B76">
      <w:pPr>
        <w:spacing w:line="360" w:lineRule="auto"/>
        <w:jc w:val="center"/>
        <w:rPr>
          <w:rFonts w:asciiTheme="majorHAnsi" w:hAnsiTheme="majorHAnsi" w:cstheme="majorHAnsi"/>
          <w:rPrChange w:id="989" w:author="Christina Sun" w:date="2026-03-15T21:36:00Z" w16du:dateUtc="2026-03-16T04:36:00Z">
            <w:rPr/>
          </w:rPrChange>
        </w:rPr>
        <w:pPrChange w:id="990" w:author="Christina Sun" w:date="2026-03-15T19:51:00Z" w16du:dateUtc="2026-03-16T02:51:00Z">
          <w:pPr>
            <w:spacing w:line="360" w:lineRule="auto"/>
          </w:pPr>
        </w:pPrChange>
      </w:pPr>
    </w:p>
    <w:p w14:paraId="7439B036" w14:textId="3368F125" w:rsidR="00BD041A" w:rsidRPr="00B621E1" w:rsidRDefault="00602BF5" w:rsidP="001B2966">
      <w:pPr>
        <w:pStyle w:val="Heading2"/>
        <w:spacing w:before="0" w:after="0" w:line="360" w:lineRule="auto"/>
        <w:rPr>
          <w:rFonts w:asciiTheme="majorHAnsi" w:hAnsiTheme="majorHAnsi" w:cstheme="majorHAnsi"/>
          <w:b/>
          <w:bCs/>
          <w:sz w:val="24"/>
          <w:szCs w:val="28"/>
        </w:rPr>
      </w:pPr>
      <w:bookmarkStart w:id="991" w:name="_1ou31tc7vaj8" w:colFirst="0" w:colLast="0"/>
      <w:bookmarkEnd w:id="991"/>
      <w:r w:rsidRPr="00B621E1">
        <w:rPr>
          <w:rFonts w:asciiTheme="majorHAnsi" w:hAnsiTheme="majorHAnsi" w:cstheme="majorHAnsi"/>
          <w:b/>
          <w:bCs/>
          <w:sz w:val="24"/>
          <w:szCs w:val="28"/>
        </w:rPr>
        <w:t>Bullying in High School</w:t>
      </w:r>
    </w:p>
    <w:p w14:paraId="7439B037" w14:textId="0816F0A1"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We also included two survey questions </w:t>
      </w:r>
      <w:r w:rsidR="00EE4EDD" w:rsidRPr="00B621E1">
        <w:rPr>
          <w:rFonts w:asciiTheme="majorHAnsi" w:hAnsiTheme="majorHAnsi" w:cstheme="majorHAnsi"/>
        </w:rPr>
        <w:t>to understand the extent to which</w:t>
      </w:r>
      <w:r w:rsidRPr="00B621E1">
        <w:rPr>
          <w:rFonts w:asciiTheme="majorHAnsi" w:hAnsiTheme="majorHAnsi" w:cstheme="majorHAnsi"/>
        </w:rPr>
        <w:t xml:space="preserve"> students </w:t>
      </w:r>
      <w:r w:rsidR="00EE4EDD" w:rsidRPr="00B621E1">
        <w:rPr>
          <w:rFonts w:asciiTheme="majorHAnsi" w:hAnsiTheme="majorHAnsi" w:cstheme="majorHAnsi"/>
        </w:rPr>
        <w:t xml:space="preserve">may have </w:t>
      </w:r>
      <w:r w:rsidRPr="00B621E1">
        <w:rPr>
          <w:rFonts w:asciiTheme="majorHAnsi" w:hAnsiTheme="majorHAnsi" w:cstheme="majorHAnsi"/>
        </w:rPr>
        <w:t xml:space="preserve">experienced bullying </w:t>
      </w:r>
      <w:r w:rsidR="00EE4EDD" w:rsidRPr="00B621E1">
        <w:rPr>
          <w:rFonts w:asciiTheme="majorHAnsi" w:hAnsiTheme="majorHAnsi" w:cstheme="majorHAnsi"/>
        </w:rPr>
        <w:t xml:space="preserve">or harassment while </w:t>
      </w:r>
      <w:r w:rsidRPr="00B621E1">
        <w:rPr>
          <w:rFonts w:asciiTheme="majorHAnsi" w:hAnsiTheme="majorHAnsi" w:cstheme="majorHAnsi"/>
        </w:rPr>
        <w:t>in high school. First, we asked students the number of times they were bullied or harassed at school in the last 12 months (response options include</w:t>
      </w:r>
      <w:r w:rsidR="001B2966" w:rsidRPr="00B621E1">
        <w:rPr>
          <w:rFonts w:asciiTheme="majorHAnsi" w:hAnsiTheme="majorHAnsi" w:cstheme="majorHAnsi"/>
        </w:rPr>
        <w:t>d</w:t>
      </w:r>
      <w:r w:rsidRPr="00B621E1">
        <w:rPr>
          <w:rFonts w:asciiTheme="majorHAnsi" w:hAnsiTheme="majorHAnsi" w:cstheme="majorHAnsi"/>
        </w:rPr>
        <w:t xml:space="preserve"> </w:t>
      </w:r>
      <w:r w:rsidRPr="00B621E1">
        <w:rPr>
          <w:rFonts w:asciiTheme="majorHAnsi" w:hAnsiTheme="majorHAnsi" w:cstheme="majorHAnsi"/>
          <w:i/>
          <w:iCs/>
        </w:rPr>
        <w:t>0 times</w:t>
      </w:r>
      <w:r w:rsidRPr="00B621E1">
        <w:rPr>
          <w:rFonts w:asciiTheme="majorHAnsi" w:hAnsiTheme="majorHAnsi" w:cstheme="majorHAnsi"/>
        </w:rPr>
        <w:t xml:space="preserve">, </w:t>
      </w:r>
      <w:r w:rsidRPr="00B621E1">
        <w:rPr>
          <w:rFonts w:asciiTheme="majorHAnsi" w:hAnsiTheme="majorHAnsi" w:cstheme="majorHAnsi"/>
          <w:i/>
          <w:iCs/>
        </w:rPr>
        <w:t>1 time</w:t>
      </w:r>
      <w:r w:rsidRPr="00B621E1">
        <w:rPr>
          <w:rFonts w:asciiTheme="majorHAnsi" w:hAnsiTheme="majorHAnsi" w:cstheme="majorHAnsi"/>
        </w:rPr>
        <w:t xml:space="preserve">, </w:t>
      </w:r>
      <w:r w:rsidRPr="00B621E1">
        <w:rPr>
          <w:rFonts w:asciiTheme="majorHAnsi" w:hAnsiTheme="majorHAnsi" w:cstheme="majorHAnsi"/>
          <w:i/>
          <w:iCs/>
        </w:rPr>
        <w:t>2-3 times</w:t>
      </w:r>
      <w:r w:rsidRPr="00B621E1">
        <w:rPr>
          <w:rFonts w:asciiTheme="majorHAnsi" w:hAnsiTheme="majorHAnsi" w:cstheme="majorHAnsi"/>
        </w:rPr>
        <w:t xml:space="preserve">, and </w:t>
      </w:r>
      <w:r w:rsidRPr="00B621E1">
        <w:rPr>
          <w:rFonts w:asciiTheme="majorHAnsi" w:hAnsiTheme="majorHAnsi" w:cstheme="majorHAnsi"/>
          <w:i/>
          <w:iCs/>
        </w:rPr>
        <w:t>4 or more times</w:t>
      </w:r>
      <w:r w:rsidRPr="00B621E1">
        <w:rPr>
          <w:rFonts w:asciiTheme="majorHAnsi" w:hAnsiTheme="majorHAnsi" w:cstheme="majorHAnsi"/>
        </w:rPr>
        <w:t xml:space="preserve">). For </w:t>
      </w:r>
      <w:r w:rsidR="00EE4EDD" w:rsidRPr="00B621E1">
        <w:rPr>
          <w:rFonts w:asciiTheme="majorHAnsi" w:hAnsiTheme="majorHAnsi" w:cstheme="majorHAnsi"/>
        </w:rPr>
        <w:t>students</w:t>
      </w:r>
      <w:r w:rsidRPr="00B621E1">
        <w:rPr>
          <w:rFonts w:asciiTheme="majorHAnsi" w:hAnsiTheme="majorHAnsi" w:cstheme="majorHAnsi"/>
        </w:rPr>
        <w:t xml:space="preserve"> who reported being bullied at least </w:t>
      </w:r>
      <w:r w:rsidR="00EE4EDD" w:rsidRPr="00B621E1">
        <w:rPr>
          <w:rFonts w:asciiTheme="majorHAnsi" w:hAnsiTheme="majorHAnsi" w:cstheme="majorHAnsi"/>
        </w:rPr>
        <w:t>once</w:t>
      </w:r>
      <w:r w:rsidRPr="00B621E1">
        <w:rPr>
          <w:rFonts w:asciiTheme="majorHAnsi" w:hAnsiTheme="majorHAnsi" w:cstheme="majorHAnsi"/>
        </w:rPr>
        <w:t xml:space="preserve">, </w:t>
      </w:r>
      <w:r w:rsidR="00EE4EDD" w:rsidRPr="00B621E1">
        <w:rPr>
          <w:rFonts w:asciiTheme="majorHAnsi" w:hAnsiTheme="majorHAnsi" w:cstheme="majorHAnsi"/>
        </w:rPr>
        <w:t>students were also</w:t>
      </w:r>
      <w:r w:rsidRPr="00B621E1">
        <w:rPr>
          <w:rFonts w:asciiTheme="majorHAnsi" w:hAnsiTheme="majorHAnsi" w:cstheme="majorHAnsi"/>
        </w:rPr>
        <w:t xml:space="preserve"> asked about the reasons they were harassed or bullied (i.e., race or ethnicity, religion, gender identity, or sexual orientation). </w:t>
      </w:r>
    </w:p>
    <w:p w14:paraId="0922CEFD" w14:textId="49DF523D" w:rsidR="003F4E39" w:rsidRPr="00B621E1" w:rsidRDefault="00602BF5" w:rsidP="003F4E39">
      <w:pPr>
        <w:spacing w:line="360" w:lineRule="auto"/>
        <w:ind w:firstLine="720"/>
        <w:rPr>
          <w:rFonts w:asciiTheme="majorHAnsi" w:hAnsiTheme="majorHAnsi" w:cstheme="majorHAnsi"/>
        </w:rPr>
      </w:pPr>
      <w:r w:rsidRPr="00B621E1">
        <w:rPr>
          <w:rFonts w:asciiTheme="majorHAnsi" w:hAnsiTheme="majorHAnsi" w:cstheme="majorHAnsi"/>
        </w:rPr>
        <w:t xml:space="preserve">Figure </w:t>
      </w:r>
      <w:r w:rsidR="00A62F47" w:rsidRPr="00B621E1">
        <w:rPr>
          <w:rFonts w:asciiTheme="majorHAnsi" w:hAnsiTheme="majorHAnsi" w:cstheme="majorHAnsi"/>
        </w:rPr>
        <w:t>2</w:t>
      </w:r>
      <w:r w:rsidRPr="00B621E1">
        <w:rPr>
          <w:rFonts w:asciiTheme="majorHAnsi" w:hAnsiTheme="majorHAnsi" w:cstheme="majorHAnsi"/>
        </w:rPr>
        <w:t xml:space="preserve"> presents the frequency of bullying by gender identity and sexual orientation. Across all respondents, approximately 77% of students reported not being bullied or harassed </w:t>
      </w:r>
      <w:r w:rsidRPr="00B621E1">
        <w:rPr>
          <w:rFonts w:asciiTheme="majorHAnsi" w:hAnsiTheme="majorHAnsi" w:cstheme="majorHAnsi"/>
        </w:rPr>
        <w:lastRenderedPageBreak/>
        <w:t xml:space="preserve">on school property in the past </w:t>
      </w:r>
      <w:r w:rsidR="00262B50" w:rsidRPr="00B621E1">
        <w:rPr>
          <w:rFonts w:asciiTheme="majorHAnsi" w:hAnsiTheme="majorHAnsi" w:cstheme="majorHAnsi"/>
        </w:rPr>
        <w:t>year</w:t>
      </w:r>
      <w:r w:rsidRPr="00B621E1">
        <w:rPr>
          <w:rFonts w:asciiTheme="majorHAnsi" w:hAnsiTheme="majorHAnsi" w:cstheme="majorHAnsi"/>
        </w:rPr>
        <w:t xml:space="preserve">, while roughly 10% reported being bullied once, 9% reported being bullied two to three times, and about 4% reported being bullied four or more times. However, these rates varied considerably by gender identity. Among cisgender men, nearly 84% reported no bullying compared to only about 35% of transgender students and 54% of nonbinary and gender diverse/questioning students. </w:t>
      </w:r>
      <w:r w:rsidR="00262B50" w:rsidRPr="00B621E1">
        <w:rPr>
          <w:rFonts w:asciiTheme="majorHAnsi" w:hAnsiTheme="majorHAnsi" w:cstheme="majorHAnsi"/>
        </w:rPr>
        <w:t>Moreover, t</w:t>
      </w:r>
      <w:r w:rsidRPr="00B621E1">
        <w:rPr>
          <w:rFonts w:asciiTheme="majorHAnsi" w:hAnsiTheme="majorHAnsi" w:cstheme="majorHAnsi"/>
        </w:rPr>
        <w:t xml:space="preserve">ransgender students reported the highest rates of repeated victimization, with approximately 27% experiencing bullying two to three times and nearly 16% experiencing bullying four or more times — rates far </w:t>
      </w:r>
      <w:r w:rsidR="00262B50" w:rsidRPr="00B621E1">
        <w:rPr>
          <w:rFonts w:asciiTheme="majorHAnsi" w:hAnsiTheme="majorHAnsi" w:cstheme="majorHAnsi"/>
        </w:rPr>
        <w:t>exceeding</w:t>
      </w:r>
      <w:r w:rsidRPr="00B621E1">
        <w:rPr>
          <w:rFonts w:asciiTheme="majorHAnsi" w:hAnsiTheme="majorHAnsi" w:cstheme="majorHAnsi"/>
        </w:rPr>
        <w:t xml:space="preserve"> those of any other gender identity group. Nonbinary and gender diverse/questioning students also reported elevated rates of bullying relative to their cisgender peers, with roughly 23% reporting two to three incidents and about 10% reporting four or more.</w:t>
      </w:r>
    </w:p>
    <w:p w14:paraId="581AACFA" w14:textId="176B660D" w:rsidR="00BD041A" w:rsidRPr="00B621E1" w:rsidRDefault="003F4E39" w:rsidP="003F4E39">
      <w:pPr>
        <w:spacing w:line="360" w:lineRule="auto"/>
        <w:ind w:firstLine="720"/>
        <w:rPr>
          <w:rFonts w:asciiTheme="majorHAnsi" w:hAnsiTheme="majorHAnsi" w:cstheme="majorHAnsi"/>
        </w:rPr>
      </w:pPr>
      <w:r w:rsidRPr="00B621E1">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r w:rsidRPr="00B621E1">
        <w:rPr>
          <w:rFonts w:asciiTheme="majorHAnsi" w:hAnsiTheme="majorHAnsi" w:cstheme="majorHAnsi"/>
        </w:rPr>
        <w:br w:type="page"/>
      </w:r>
    </w:p>
    <w:p w14:paraId="7439B03C" w14:textId="07B9DF29"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62F47" w:rsidRPr="00B621E1">
        <w:rPr>
          <w:rFonts w:asciiTheme="majorHAnsi" w:hAnsiTheme="majorHAnsi" w:cstheme="majorHAnsi"/>
          <w:b/>
          <w:bCs/>
        </w:rPr>
        <w:t>2</w:t>
      </w:r>
    </w:p>
    <w:p w14:paraId="7439B03D" w14:textId="00A4C9AC" w:rsidR="00BD041A" w:rsidRPr="00B621E1" w:rsidRDefault="0071788A" w:rsidP="001B2966">
      <w:pPr>
        <w:spacing w:line="360" w:lineRule="auto"/>
        <w:rPr>
          <w:rFonts w:asciiTheme="majorHAnsi" w:hAnsiTheme="majorHAnsi" w:cstheme="majorHAnsi"/>
          <w:i/>
          <w:iCs/>
        </w:rPr>
      </w:pPr>
      <w:commentRangeStart w:id="992"/>
      <w:r w:rsidRPr="00B621E1">
        <w:rPr>
          <w:rFonts w:asciiTheme="majorHAnsi" w:hAnsiTheme="majorHAnsi" w:cstheme="majorHAnsi"/>
          <w:i/>
          <w:iCs/>
        </w:rPr>
        <w:t>Frequency of Bullying/Harassment in the Past Year</w:t>
      </w:r>
      <w:commentRangeEnd w:id="992"/>
      <w:r w:rsidR="00D84443" w:rsidRPr="001B2966">
        <w:rPr>
          <w:rStyle w:val="CommentReference"/>
          <w:rFonts w:asciiTheme="majorHAnsi" w:hAnsiTheme="majorHAnsi" w:cstheme="majorHAnsi"/>
          <w:i/>
          <w:iCs/>
          <w:sz w:val="24"/>
          <w:szCs w:val="24"/>
        </w:rPr>
        <w:commentReference w:id="992"/>
      </w:r>
    </w:p>
    <w:p w14:paraId="7439B03E" w14:textId="181E25C2" w:rsidR="00BD041A" w:rsidRPr="00B621E1" w:rsidRDefault="00D70A5E" w:rsidP="001B2966">
      <w:pPr>
        <w:pStyle w:val="Heading2"/>
        <w:spacing w:before="0" w:after="0" w:line="360" w:lineRule="auto"/>
        <w:rPr>
          <w:rFonts w:asciiTheme="majorHAnsi" w:hAnsiTheme="majorHAnsi" w:cstheme="majorHAnsi"/>
          <w:sz w:val="24"/>
          <w:szCs w:val="24"/>
        </w:rPr>
      </w:pPr>
      <w:bookmarkStart w:id="993" w:name="_jq9y13bm3euw" w:colFirst="0" w:colLast="0"/>
      <w:bookmarkEnd w:id="993"/>
      <w:ins w:id="994" w:author="Christina Sun [2]" w:date="2026-03-15T17:25:00Z" w16du:dateUtc="2026-03-16T00:25:00Z">
        <w:r w:rsidRPr="00B621E1">
          <w:rPr>
            <w:rFonts w:asciiTheme="majorHAnsi" w:hAnsiTheme="majorHAnsi" w:cstheme="majorHAnsi"/>
            <w:i/>
            <w:iCs/>
            <w:noProof/>
            <w:sz w:val="24"/>
            <w:szCs w:val="24"/>
          </w:rPr>
          <w:drawing>
            <wp:inline distT="0" distB="0" distL="0" distR="0" wp14:anchorId="579B30BB" wp14:editId="0BBA989B">
              <wp:extent cx="5943600" cy="3189605"/>
              <wp:effectExtent l="0" t="0" r="0" b="0"/>
              <wp:docPr id="637054483" name="Picture 1" descr="A graph of a number of bullied in the last 12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4483" name="Picture 1" descr="A graph of a number of bullied in the last 12 month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ins>
      <w:del w:id="995" w:author="Christina Sun [2]" w:date="2026-03-15T17:25:00Z" w16du:dateUtc="2026-03-16T00:25:00Z">
        <w:r w:rsidR="00602BF5" w:rsidRPr="00B621E1" w:rsidDel="00D70A5E">
          <w:rPr>
            <w:rFonts w:asciiTheme="majorHAnsi" w:hAnsiTheme="majorHAnsi" w:cstheme="majorHAnsi"/>
            <w:i/>
            <w:iCs/>
            <w:noProof/>
            <w:sz w:val="24"/>
            <w:szCs w:val="24"/>
          </w:rPr>
          <w:drawing>
            <wp:inline distT="114300" distB="114300" distL="114300" distR="114300" wp14:anchorId="7439B284" wp14:editId="426674BC">
              <wp:extent cx="5943600" cy="31750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175000"/>
                      </a:xfrm>
                      <a:prstGeom prst="rect">
                        <a:avLst/>
                      </a:prstGeom>
                      <a:ln/>
                    </pic:spPr>
                  </pic:pic>
                </a:graphicData>
              </a:graphic>
            </wp:inline>
          </w:drawing>
        </w:r>
      </w:del>
    </w:p>
    <w:p w14:paraId="6A0F5D10" w14:textId="2ED5599D" w:rsidR="001B2966"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Note.</w:t>
      </w:r>
      <w:r w:rsidRPr="00B621E1">
        <w:rPr>
          <w:rFonts w:asciiTheme="majorHAnsi" w:hAnsiTheme="majorHAnsi" w:cstheme="majorHAnsi"/>
          <w:sz w:val="20"/>
        </w:rPr>
        <w:t xml:space="preserve"> </w:t>
      </w:r>
      <w:r w:rsidR="001B2966" w:rsidRPr="00B621E1">
        <w:rPr>
          <w:rFonts w:asciiTheme="majorHAnsi" w:hAnsiTheme="majorHAnsi" w:cstheme="majorHAnsi"/>
          <w:sz w:val="20"/>
        </w:rPr>
        <w:t xml:space="preserve">Rates depicted in the figure represent the sample of students that responded to questions about bullying and harassment (n = </w:t>
      </w:r>
      <w:r w:rsidRPr="00B621E1">
        <w:rPr>
          <w:rFonts w:asciiTheme="majorHAnsi" w:hAnsiTheme="majorHAnsi" w:cstheme="majorHAnsi"/>
          <w:sz w:val="20"/>
        </w:rPr>
        <w:t xml:space="preserve">7,512 for disaggregation by gender, and </w:t>
      </w:r>
      <w:r w:rsidR="001B2966" w:rsidRPr="00B621E1">
        <w:rPr>
          <w:rFonts w:asciiTheme="majorHAnsi" w:hAnsiTheme="majorHAnsi" w:cstheme="majorHAnsi"/>
          <w:i/>
          <w:iCs/>
          <w:sz w:val="20"/>
        </w:rPr>
        <w:t>n</w:t>
      </w:r>
      <w:r w:rsidRPr="00B621E1">
        <w:rPr>
          <w:rFonts w:asciiTheme="majorHAnsi" w:hAnsiTheme="majorHAnsi" w:cstheme="majorHAnsi"/>
          <w:sz w:val="20"/>
        </w:rPr>
        <w:t xml:space="preserve"> = 7,471 for disaggregation by sexual orientation</w:t>
      </w:r>
      <w:r w:rsidR="001B2966" w:rsidRPr="00B621E1">
        <w:rPr>
          <w:rFonts w:asciiTheme="majorHAnsi" w:hAnsiTheme="majorHAnsi" w:cstheme="majorHAnsi"/>
          <w:sz w:val="20"/>
        </w:rPr>
        <w:t>)</w:t>
      </w:r>
      <w:r w:rsidRPr="00B621E1">
        <w:rPr>
          <w:rFonts w:asciiTheme="majorHAnsi" w:hAnsiTheme="majorHAnsi" w:cstheme="majorHAnsi"/>
          <w:sz w:val="20"/>
        </w:rPr>
        <w:t xml:space="preserve">. The omitted group is </w:t>
      </w:r>
      <w:r w:rsidR="001B2966" w:rsidRPr="00B621E1">
        <w:rPr>
          <w:rFonts w:asciiTheme="majorHAnsi" w:hAnsiTheme="majorHAnsi" w:cstheme="majorHAnsi"/>
          <w:sz w:val="20"/>
        </w:rPr>
        <w:t xml:space="preserve">students that selected they were not bullied (i.e., </w:t>
      </w:r>
      <w:r w:rsidRPr="00B621E1">
        <w:rPr>
          <w:rFonts w:asciiTheme="majorHAnsi" w:hAnsiTheme="majorHAnsi" w:cstheme="majorHAnsi"/>
          <w:sz w:val="20"/>
        </w:rPr>
        <w:t>“0 times”</w:t>
      </w:r>
      <w:r w:rsidR="001B2966" w:rsidRPr="00B621E1">
        <w:rPr>
          <w:rFonts w:asciiTheme="majorHAnsi" w:hAnsiTheme="majorHAnsi" w:cstheme="majorHAnsi"/>
          <w:sz w:val="20"/>
        </w:rPr>
        <w:t>)</w:t>
      </w:r>
      <w:r w:rsidRPr="00B621E1">
        <w:rPr>
          <w:rFonts w:asciiTheme="majorHAnsi" w:hAnsiTheme="majorHAnsi" w:cstheme="majorHAnsi"/>
          <w:sz w:val="20"/>
        </w:rPr>
        <w:t>.</w:t>
      </w:r>
    </w:p>
    <w:p w14:paraId="5F15EE9E" w14:textId="3338445A" w:rsidR="00C93A68" w:rsidRPr="00B621E1" w:rsidRDefault="001B2966" w:rsidP="001B2966">
      <w:pPr>
        <w:spacing w:line="360" w:lineRule="auto"/>
        <w:ind w:firstLine="720"/>
        <w:rPr>
          <w:rFonts w:asciiTheme="majorHAnsi" w:hAnsiTheme="majorHAnsi" w:cstheme="majorHAnsi"/>
          <w:b/>
          <w:bCs/>
        </w:rPr>
      </w:pPr>
      <w:r w:rsidRPr="00B621E1">
        <w:rPr>
          <w:rFonts w:asciiTheme="majorHAnsi" w:hAnsiTheme="majorHAnsi" w:cstheme="majorHAnsi"/>
        </w:rPr>
        <w:t xml:space="preserve">Among students who reported being bullied one or more times, we further examined whether </w:t>
      </w:r>
      <w:r w:rsidR="00262B50" w:rsidRPr="00B621E1">
        <w:rPr>
          <w:rFonts w:asciiTheme="majorHAnsi" w:hAnsiTheme="majorHAnsi" w:cstheme="majorHAnsi"/>
        </w:rPr>
        <w:t>students</w:t>
      </w:r>
      <w:r w:rsidRPr="00B621E1">
        <w:rPr>
          <w:rFonts w:asciiTheme="majorHAnsi" w:hAnsiTheme="majorHAnsi" w:cstheme="majorHAnsi"/>
        </w:rPr>
        <w:t xml:space="preserve"> attributed the bullying to their gender identity or sexual orientation (Figure </w:t>
      </w:r>
      <w:r w:rsidR="00A62F47" w:rsidRPr="00B621E1">
        <w:rPr>
          <w:rFonts w:asciiTheme="majorHAnsi" w:hAnsiTheme="majorHAnsi" w:cstheme="majorHAnsi"/>
        </w:rPr>
        <w:t>3</w:t>
      </w:r>
      <w:r w:rsidRPr="00B621E1">
        <w:rPr>
          <w:rFonts w:asciiTheme="majorHAnsi" w:hAnsiTheme="majorHAnsi" w:cstheme="majorHAnsi"/>
        </w:rPr>
        <w:t xml:space="preserve">). Overall, about 55% of students </w:t>
      </w:r>
      <w:r w:rsidR="00262B50" w:rsidRPr="00B621E1">
        <w:rPr>
          <w:rFonts w:asciiTheme="majorHAnsi" w:hAnsiTheme="majorHAnsi" w:cstheme="majorHAnsi"/>
        </w:rPr>
        <w:t xml:space="preserve">that were bullied </w:t>
      </w:r>
      <w:r w:rsidRPr="00B621E1">
        <w:rPr>
          <w:rFonts w:asciiTheme="majorHAnsi" w:hAnsiTheme="majorHAnsi" w:cstheme="majorHAnsi"/>
        </w:rPr>
        <w:t>indicated they had been harassed because of their gender or sexual orientation. This figure, however, masks stark differences across identity groups. Among transgender students who reported being bullied (</w:t>
      </w:r>
      <w:r w:rsidRPr="00B621E1">
        <w:rPr>
          <w:rFonts w:asciiTheme="majorHAnsi" w:hAnsiTheme="majorHAnsi" w:cstheme="majorHAnsi"/>
          <w:i/>
          <w:iCs/>
        </w:rPr>
        <w:t>n</w:t>
      </w:r>
      <w:r w:rsidRPr="00B621E1">
        <w:rPr>
          <w:rFonts w:asciiTheme="majorHAnsi" w:hAnsiTheme="majorHAnsi" w:cstheme="majorHAnsi"/>
        </w:rPr>
        <w:t xml:space="preserve"> = 42), all attributed the bullying to their gender 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about 77% of bisexual, pansexual, and omnisexual students and only 28% of straight/heterosexual students. These patterns underscore that trans and gender expansive students and sexual minority students not only </w:t>
      </w:r>
      <w:r w:rsidRPr="00B621E1">
        <w:rPr>
          <w:rFonts w:asciiTheme="majorHAnsi" w:hAnsiTheme="majorHAnsi" w:cstheme="majorHAnsi"/>
        </w:rPr>
        <w:lastRenderedPageBreak/>
        <w:t>experience higher rates of bullying overall, but are also disproportionately targeted because of their identity — a finding consistent with prior research documenting the heightened risk of bias-based victimization among LGBTQ+ youth (Day et al., 2018; Kosciw et al., 2022).</w:t>
      </w:r>
    </w:p>
    <w:p w14:paraId="7439B042" w14:textId="4FF55691"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t xml:space="preserve">Figure </w:t>
      </w:r>
      <w:r w:rsidR="00A62F47" w:rsidRPr="00B621E1">
        <w:rPr>
          <w:rFonts w:asciiTheme="majorHAnsi" w:hAnsiTheme="majorHAnsi" w:cstheme="majorHAnsi"/>
          <w:b/>
          <w:bCs/>
        </w:rPr>
        <w:t>3</w:t>
      </w:r>
    </w:p>
    <w:p w14:paraId="7439B043"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rPr>
        <w:t>Student Responses to “During the past 12 months, were you harassed or bullied for your gender identity or sexual orientation?”</w:t>
      </w:r>
    </w:p>
    <w:p w14:paraId="7439B049" w14:textId="325FD330" w:rsidR="00BD041A" w:rsidRPr="00B621E1" w:rsidRDefault="00602BF5" w:rsidP="003F4E39">
      <w:pPr>
        <w:spacing w:after="240"/>
        <w:rPr>
          <w:rFonts w:asciiTheme="majorHAnsi" w:hAnsiTheme="majorHAnsi" w:cstheme="majorHAnsi"/>
        </w:rPr>
      </w:pPr>
      <w:r w:rsidRPr="00B621E1">
        <w:rPr>
          <w:rFonts w:asciiTheme="majorHAnsi" w:hAnsiTheme="majorHAnsi" w:cstheme="majorHAnsi"/>
          <w:noProof/>
        </w:rPr>
        <w:drawing>
          <wp:anchor distT="0" distB="0" distL="114300" distR="114300" simplePos="0" relativeHeight="251658241" behindDoc="0" locked="0" layoutInCell="1" allowOverlap="1" wp14:anchorId="7439B286" wp14:editId="21D135B8">
            <wp:simplePos x="0" y="0"/>
            <wp:positionH relativeFrom="column">
              <wp:posOffset>0</wp:posOffset>
            </wp:positionH>
            <wp:positionV relativeFrom="paragraph">
              <wp:posOffset>80645</wp:posOffset>
            </wp:positionV>
            <wp:extent cx="5755005" cy="3338195"/>
            <wp:effectExtent l="0" t="0" r="0" b="1905"/>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5755005" cy="3338195"/>
                    </a:xfrm>
                    <a:prstGeom prst="rect">
                      <a:avLst/>
                    </a:prstGeom>
                    <a:ln/>
                  </pic:spPr>
                </pic:pic>
              </a:graphicData>
            </a:graphic>
            <wp14:sizeRelH relativeFrom="page">
              <wp14:pctWidth>0</wp14:pctWidth>
            </wp14:sizeRelH>
            <wp14:sizeRelV relativeFrom="page">
              <wp14:pctHeight>0</wp14:pctHeight>
            </wp14:sizeRelV>
          </wp:anchor>
        </w:drawing>
      </w:r>
      <w:r w:rsidRPr="00B621E1">
        <w:rPr>
          <w:rFonts w:asciiTheme="majorHAnsi" w:hAnsiTheme="majorHAnsi" w:cstheme="majorHAnsi"/>
          <w:i/>
          <w:iCs/>
          <w:sz w:val="20"/>
        </w:rPr>
        <w:t>Note</w:t>
      </w:r>
      <w:r w:rsidRPr="00B621E1">
        <w:rPr>
          <w:rFonts w:asciiTheme="majorHAnsi" w:hAnsiTheme="majorHAnsi" w:cstheme="majorHAnsi"/>
          <w:sz w:val="20"/>
        </w:rPr>
        <w:t xml:space="preserve">. </w:t>
      </w:r>
      <w:r w:rsidR="003F4E39" w:rsidRPr="00B621E1">
        <w:rPr>
          <w:rFonts w:asciiTheme="majorHAnsi" w:hAnsiTheme="majorHAnsi" w:cstheme="majorHAnsi"/>
          <w:sz w:val="20"/>
        </w:rPr>
        <w:t>Rates depicted in the figure represent the sample of students that reported being bullied or harassed more than once (</w:t>
      </w:r>
      <w:r w:rsidR="003F4E39" w:rsidRPr="00B621E1">
        <w:rPr>
          <w:rFonts w:asciiTheme="majorHAnsi" w:hAnsiTheme="majorHAnsi" w:cstheme="majorHAnsi"/>
          <w:i/>
          <w:iCs/>
          <w:sz w:val="20"/>
        </w:rPr>
        <w:t>n</w:t>
      </w:r>
      <w:r w:rsidR="003F4E39" w:rsidRPr="00B621E1">
        <w:rPr>
          <w:rFonts w:asciiTheme="majorHAnsi" w:hAnsiTheme="majorHAnsi" w:cstheme="majorHAnsi"/>
          <w:sz w:val="20"/>
        </w:rPr>
        <w:t xml:space="preserve"> = 960 for disaggregation by gender, and </w:t>
      </w:r>
      <w:r w:rsidR="003F4E39" w:rsidRPr="00B621E1">
        <w:rPr>
          <w:rFonts w:asciiTheme="majorHAnsi" w:hAnsiTheme="majorHAnsi" w:cstheme="majorHAnsi"/>
          <w:i/>
          <w:iCs/>
          <w:sz w:val="20"/>
        </w:rPr>
        <w:t>n</w:t>
      </w:r>
      <w:r w:rsidR="003F4E39" w:rsidRPr="00B621E1">
        <w:rPr>
          <w:rFonts w:asciiTheme="majorHAnsi" w:hAnsiTheme="majorHAnsi" w:cstheme="majorHAnsi"/>
          <w:sz w:val="20"/>
        </w:rPr>
        <w:t xml:space="preserve"> = 958 for disaggregation by sexual orientation). </w:t>
      </w:r>
    </w:p>
    <w:p w14:paraId="7439B04A" w14:textId="77777777"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Together, these patterns paint a troubling picture of the high school climate for trans and gender expansive students and sexual minority students more broadly. Not only are these students bullied at substantially higher rates, but the bullying they experience is overwhelmingly tied to their identity. Importantly, these experiences do not exist in isolation from students’ expectations for college. As we examine in the following section, the elevated rates of identity-based victimization documented here likely contribute to the heightened worries about discrimination that trans and gender expansive students report ahead of the college transition, even as students simultaneously express excitement about the possibility of finding safer, more affirming postsecondary environments.</w:t>
      </w:r>
    </w:p>
    <w:p w14:paraId="646156BF" w14:textId="5DFD6892" w:rsidR="00487CAD" w:rsidRPr="00B621E1" w:rsidRDefault="00602BF5" w:rsidP="001B2966">
      <w:pPr>
        <w:pStyle w:val="Heading2"/>
        <w:spacing w:before="0" w:after="0" w:line="360" w:lineRule="auto"/>
        <w:rPr>
          <w:rFonts w:asciiTheme="majorHAnsi" w:hAnsiTheme="majorHAnsi" w:cstheme="majorHAnsi"/>
          <w:b/>
          <w:bCs/>
          <w:sz w:val="24"/>
          <w:szCs w:val="28"/>
        </w:rPr>
      </w:pPr>
      <w:bookmarkStart w:id="996" w:name="_xymerxmxx7ya" w:colFirst="0" w:colLast="0"/>
      <w:bookmarkEnd w:id="996"/>
      <w:r w:rsidRPr="00B621E1">
        <w:rPr>
          <w:rFonts w:asciiTheme="majorHAnsi" w:hAnsiTheme="majorHAnsi" w:cstheme="majorHAnsi"/>
          <w:b/>
          <w:bCs/>
          <w:sz w:val="24"/>
          <w:szCs w:val="28"/>
        </w:rPr>
        <w:lastRenderedPageBreak/>
        <w:t xml:space="preserve">Concerns About College </w:t>
      </w:r>
      <w:del w:id="997" w:author="Christina Sun" w:date="2026-03-15T20:57:00Z" w16du:dateUtc="2026-03-16T03:57:00Z">
        <w:r w:rsidRPr="00B621E1" w:rsidDel="00871AA2">
          <w:rPr>
            <w:rFonts w:asciiTheme="majorHAnsi" w:hAnsiTheme="majorHAnsi" w:cstheme="majorHAnsi"/>
            <w:b/>
            <w:bCs/>
            <w:sz w:val="24"/>
            <w:szCs w:val="28"/>
          </w:rPr>
          <w:delText xml:space="preserve">Experiences </w:delText>
        </w:r>
      </w:del>
    </w:p>
    <w:p w14:paraId="4F52614C" w14:textId="05BE3547" w:rsidR="00E32A0E"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Students were also asked about their concerns ahead of the transition to college (Table </w:t>
      </w:r>
      <w:r w:rsidR="00A62F47" w:rsidRPr="00B621E1">
        <w:rPr>
          <w:rFonts w:asciiTheme="majorHAnsi" w:hAnsiTheme="majorHAnsi" w:cstheme="majorHAnsi"/>
        </w:rPr>
        <w:t>3</w:t>
      </w:r>
      <w:r w:rsidRPr="00B621E1">
        <w:rPr>
          <w:rFonts w:asciiTheme="majorHAnsi" w:hAnsiTheme="majorHAnsi" w:cstheme="majorHAnsi"/>
        </w:rPr>
        <w:t>). Answers to each question ranged from 0 to 3, in which a higher value corresponded with a higher level of concern. Using PCA, we found that students’ worries about the transition to college can be divided into three dimensions: (1) general worries; (2) worries about discrimination (including gender, sexuality, race, and religion); and (3) worries about financial burdens (including tuition and living costs). For summary statistics of the survey items used to construct these dimensions by gender identity</w:t>
      </w:r>
      <w:ins w:id="998" w:author="Christina Sun" w:date="2026-03-15T20:56:00Z" w16du:dateUtc="2026-03-16T03:56:00Z">
        <w:r w:rsidR="003F106B" w:rsidRPr="00B621E1">
          <w:rPr>
            <w:rFonts w:asciiTheme="majorHAnsi" w:hAnsiTheme="majorHAnsi" w:cstheme="majorHAnsi"/>
          </w:rPr>
          <w:t xml:space="preserve"> and sexual orientation</w:t>
        </w:r>
      </w:ins>
      <w:r w:rsidRPr="00B621E1">
        <w:rPr>
          <w:rFonts w:asciiTheme="majorHAnsi" w:hAnsiTheme="majorHAnsi" w:cstheme="majorHAnsi"/>
        </w:rPr>
        <w:t xml:space="preserve">, see Appendix </w:t>
      </w:r>
      <w:ins w:id="999" w:author="Christina Sun" w:date="2026-03-15T20:56:00Z" w16du:dateUtc="2026-03-16T03:56:00Z">
        <w:r w:rsidR="003F106B" w:rsidRPr="00B621E1">
          <w:rPr>
            <w:rFonts w:asciiTheme="majorHAnsi" w:hAnsiTheme="majorHAnsi" w:cstheme="majorHAnsi"/>
          </w:rPr>
          <w:t>D</w:t>
        </w:r>
      </w:ins>
      <w:del w:id="1000" w:author="Christina Sun" w:date="2026-03-15T20:56:00Z" w16du:dateUtc="2026-03-16T03:56:00Z">
        <w:r w:rsidRPr="00B621E1" w:rsidDel="003F106B">
          <w:rPr>
            <w:rFonts w:asciiTheme="majorHAnsi" w:hAnsiTheme="majorHAnsi" w:cstheme="majorHAnsi"/>
          </w:rPr>
          <w:delText>C</w:delText>
        </w:r>
      </w:del>
      <w:r w:rsidRPr="00B621E1">
        <w:rPr>
          <w:rFonts w:asciiTheme="majorHAnsi" w:hAnsiTheme="majorHAnsi" w:cstheme="majorHAnsi"/>
        </w:rPr>
        <w:t>. Together, these components explained 56</w:t>
      </w:r>
      <w:r w:rsidR="00903635" w:rsidRPr="00B621E1">
        <w:rPr>
          <w:rFonts w:asciiTheme="majorHAnsi" w:hAnsiTheme="majorHAnsi" w:cstheme="majorHAnsi"/>
        </w:rPr>
        <w:t>.0</w:t>
      </w:r>
      <w:r w:rsidRPr="00B621E1">
        <w:rPr>
          <w:rFonts w:asciiTheme="majorHAnsi" w:hAnsiTheme="majorHAnsi" w:cstheme="majorHAnsi"/>
        </w:rPr>
        <w:t xml:space="preserve">% of the variance in overall worries about the transition to college. We constructed three indices of worries using PCA eigenvectors (summary statistics of the PCA constructs are reported in Table 8). </w:t>
      </w:r>
    </w:p>
    <w:p w14:paraId="127A85C8" w14:textId="77A15431" w:rsidR="00E32A0E" w:rsidRPr="00B621E1" w:rsidRDefault="00602BF5" w:rsidP="001B2966">
      <w:pPr>
        <w:spacing w:line="360" w:lineRule="auto"/>
        <w:rPr>
          <w:rFonts w:asciiTheme="majorHAnsi" w:hAnsiTheme="majorHAnsi" w:cstheme="majorHAnsi"/>
        </w:rPr>
      </w:pPr>
      <w:r w:rsidRPr="00B621E1">
        <w:rPr>
          <w:rFonts w:asciiTheme="majorHAnsi" w:hAnsiTheme="majorHAnsi" w:cstheme="majorHAnsi"/>
          <w:b/>
          <w:bCs/>
        </w:rPr>
        <w:t xml:space="preserve">Table </w:t>
      </w:r>
      <w:r w:rsidR="00A62F47" w:rsidRPr="00B621E1">
        <w:rPr>
          <w:rFonts w:asciiTheme="majorHAnsi" w:hAnsiTheme="majorHAnsi" w:cstheme="majorHAnsi"/>
          <w:b/>
          <w:bCs/>
        </w:rPr>
        <w:t>3</w:t>
      </w:r>
    </w:p>
    <w:p w14:paraId="7439B04E" w14:textId="66F6507C" w:rsidR="00BD041A" w:rsidRPr="00B621E1" w:rsidRDefault="00602BF5" w:rsidP="001B2966">
      <w:pPr>
        <w:spacing w:line="360" w:lineRule="auto"/>
        <w:rPr>
          <w:rFonts w:asciiTheme="majorHAnsi" w:hAnsiTheme="majorHAnsi" w:cstheme="majorHAnsi"/>
        </w:rPr>
      </w:pPr>
      <w:r w:rsidRPr="00B621E1">
        <w:rPr>
          <w:rFonts w:asciiTheme="majorHAnsi" w:hAnsiTheme="majorHAnsi" w:cstheme="majorHAnsi"/>
          <w:i/>
          <w:iCs/>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B621E1"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B621E1" w:rsidRDefault="00602BF5" w:rsidP="003F4E39">
            <w:pPr>
              <w:jc w:val="right"/>
              <w:rPr>
                <w:rFonts w:asciiTheme="majorHAnsi" w:hAnsiTheme="majorHAnsi" w:cstheme="majorHAnsi"/>
                <w:sz w:val="20"/>
                <w:szCs w:val="20"/>
              </w:rPr>
            </w:pPr>
            <w:r w:rsidRPr="00B621E1">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Mean</w:t>
            </w:r>
          </w:p>
        </w:tc>
      </w:tr>
      <w:tr w:rsidR="00BD041A" w:rsidRPr="00B621E1"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B621E1" w:rsidRDefault="00602BF5" w:rsidP="003F4E39">
            <w:pPr>
              <w:rPr>
                <w:rFonts w:asciiTheme="majorHAnsi" w:hAnsiTheme="majorHAnsi" w:cstheme="majorHAnsi"/>
                <w:sz w:val="20"/>
                <w:szCs w:val="20"/>
              </w:rPr>
            </w:pPr>
            <w:r w:rsidRPr="00B621E1">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B621E1" w:rsidRDefault="00602BF5" w:rsidP="003F4E39">
            <w:pPr>
              <w:rPr>
                <w:rFonts w:asciiTheme="majorHAnsi" w:hAnsiTheme="majorHAnsi" w:cstheme="majorHAnsi"/>
                <w:sz w:val="20"/>
                <w:szCs w:val="20"/>
              </w:rPr>
            </w:pPr>
            <w:r w:rsidRPr="00B621E1">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B621E1"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3C39F65C"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1.8</w:t>
            </w:r>
          </w:p>
        </w:tc>
      </w:tr>
      <w:tr w:rsidR="00BD041A" w:rsidRPr="00B621E1"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16AD09BB"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w:t>
            </w:r>
            <w:r w:rsidR="00747932" w:rsidRPr="00B621E1">
              <w:rPr>
                <w:rFonts w:asciiTheme="majorHAnsi" w:hAnsiTheme="majorHAnsi" w:cstheme="majorHAnsi"/>
                <w:sz w:val="20"/>
                <w:szCs w:val="20"/>
              </w:rPr>
              <w:t>7</w:t>
            </w:r>
          </w:p>
        </w:tc>
      </w:tr>
      <w:tr w:rsidR="00BD041A" w:rsidRPr="00B621E1"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075B0A6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1.5</w:t>
            </w:r>
          </w:p>
        </w:tc>
      </w:tr>
      <w:tr w:rsidR="00BD041A" w:rsidRPr="00B621E1"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4AAABF20"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w:t>
            </w:r>
            <w:r w:rsidR="00747932" w:rsidRPr="00B621E1">
              <w:rPr>
                <w:rFonts w:asciiTheme="majorHAnsi" w:hAnsiTheme="majorHAnsi" w:cstheme="majorHAnsi"/>
                <w:sz w:val="20"/>
                <w:szCs w:val="20"/>
              </w:rPr>
              <w:t>6</w:t>
            </w:r>
          </w:p>
        </w:tc>
      </w:tr>
      <w:tr w:rsidR="00BD041A" w:rsidRPr="00B621E1"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137300D3"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w:t>
            </w:r>
            <w:r w:rsidR="00747932" w:rsidRPr="00B621E1">
              <w:rPr>
                <w:rFonts w:asciiTheme="majorHAnsi" w:hAnsiTheme="majorHAnsi" w:cstheme="majorHAnsi"/>
                <w:sz w:val="20"/>
                <w:szCs w:val="20"/>
              </w:rPr>
              <w:t>1</w:t>
            </w:r>
          </w:p>
        </w:tc>
      </w:tr>
      <w:tr w:rsidR="00BD041A" w:rsidRPr="00B621E1"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3DF35C18"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1.3</w:t>
            </w:r>
          </w:p>
        </w:tc>
      </w:tr>
      <w:tr w:rsidR="00BD041A" w:rsidRPr="00B621E1"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3C20DC76"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.9</w:t>
            </w:r>
          </w:p>
        </w:tc>
      </w:tr>
      <w:tr w:rsidR="00BD041A" w:rsidRPr="00B621E1"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53B6693E"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1.1</w:t>
            </w:r>
          </w:p>
        </w:tc>
      </w:tr>
      <w:tr w:rsidR="00BD041A" w:rsidRPr="00B621E1"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17F04937"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.4</w:t>
            </w:r>
          </w:p>
        </w:tc>
      </w:tr>
      <w:tr w:rsidR="00BD041A" w:rsidRPr="00B621E1"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83586B6"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.3</w:t>
            </w:r>
          </w:p>
        </w:tc>
      </w:tr>
      <w:tr w:rsidR="00BD041A" w:rsidRPr="00B621E1"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387DFC1D"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.5</w:t>
            </w:r>
          </w:p>
        </w:tc>
      </w:tr>
      <w:tr w:rsidR="00BD041A" w:rsidRPr="00B621E1"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543DB216"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.2</w:t>
            </w:r>
          </w:p>
        </w:tc>
      </w:tr>
      <w:tr w:rsidR="00BD041A" w:rsidRPr="00B621E1"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77777777" w:rsidR="00BD041A" w:rsidRPr="00B621E1" w:rsidRDefault="00602BF5" w:rsidP="003F4E39">
            <w:pPr>
              <w:rPr>
                <w:rFonts w:asciiTheme="majorHAnsi" w:hAnsiTheme="majorHAnsi" w:cstheme="majorHAnsi"/>
                <w:sz w:val="20"/>
                <w:szCs w:val="20"/>
              </w:rPr>
            </w:pPr>
            <w:r w:rsidRPr="00B621E1">
              <w:rPr>
                <w:rFonts w:asciiTheme="majorHAnsi" w:hAnsiTheme="majorHAnsi" w:cstheme="majorHAnsi"/>
                <w:sz w:val="20"/>
                <w:szCs w:val="20"/>
              </w:rPr>
              <w:t>PCA Constructs: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92" w14:textId="77777777" w:rsidTr="003F4E39">
        <w:trPr>
          <w:trHeight w:val="240"/>
        </w:trPr>
        <w:tc>
          <w:tcPr>
            <w:tcW w:w="3896" w:type="pct"/>
            <w:tcMar>
              <w:top w:w="0" w:type="dxa"/>
              <w:left w:w="100" w:type="dxa"/>
              <w:bottom w:w="0" w:type="dxa"/>
              <w:right w:w="100" w:type="dxa"/>
            </w:tcMar>
            <w:vAlign w:val="center"/>
          </w:tcPr>
          <w:p w14:paraId="7439B08F"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General worries (32.03%)</w:t>
            </w:r>
          </w:p>
        </w:tc>
        <w:tc>
          <w:tcPr>
            <w:tcW w:w="563" w:type="pct"/>
            <w:tcMar>
              <w:top w:w="0" w:type="dxa"/>
              <w:left w:w="100" w:type="dxa"/>
              <w:bottom w:w="0" w:type="dxa"/>
              <w:right w:w="100" w:type="dxa"/>
            </w:tcMar>
            <w:vAlign w:val="center"/>
          </w:tcPr>
          <w:p w14:paraId="7439B090"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5DE5CFC1"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3.</w:t>
            </w:r>
            <w:r w:rsidR="00747932" w:rsidRPr="00B621E1">
              <w:rPr>
                <w:rFonts w:asciiTheme="majorHAnsi" w:hAnsiTheme="majorHAnsi" w:cstheme="majorHAnsi"/>
                <w:sz w:val="20"/>
                <w:szCs w:val="20"/>
              </w:rPr>
              <w:t>8</w:t>
            </w:r>
          </w:p>
        </w:tc>
      </w:tr>
      <w:tr w:rsidR="00BD041A" w:rsidRPr="00B621E1" w14:paraId="7439B096" w14:textId="77777777" w:rsidTr="00262B50">
        <w:trPr>
          <w:trHeight w:val="240"/>
        </w:trPr>
        <w:tc>
          <w:tcPr>
            <w:tcW w:w="3896" w:type="pct"/>
            <w:tcMar>
              <w:top w:w="0" w:type="dxa"/>
              <w:left w:w="100" w:type="dxa"/>
              <w:bottom w:w="0" w:type="dxa"/>
              <w:right w:w="100" w:type="dxa"/>
            </w:tcMar>
            <w:vAlign w:val="center"/>
          </w:tcPr>
          <w:p w14:paraId="7439B093"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Worries about discrimination (13.79%)</w:t>
            </w:r>
          </w:p>
        </w:tc>
        <w:tc>
          <w:tcPr>
            <w:tcW w:w="563" w:type="pct"/>
            <w:tcMar>
              <w:top w:w="0" w:type="dxa"/>
              <w:left w:w="100" w:type="dxa"/>
              <w:bottom w:w="0" w:type="dxa"/>
              <w:right w:w="100" w:type="dxa"/>
            </w:tcMar>
            <w:vAlign w:val="center"/>
          </w:tcPr>
          <w:p w14:paraId="7439B094"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5460102E"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1.2</w:t>
            </w:r>
          </w:p>
        </w:tc>
      </w:tr>
      <w:tr w:rsidR="00BD041A" w:rsidRPr="00B621E1"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77777777" w:rsidR="00BD041A" w:rsidRPr="00B621E1" w:rsidRDefault="00602BF5" w:rsidP="003F4E39">
            <w:pPr>
              <w:ind w:left="344"/>
              <w:rPr>
                <w:rFonts w:asciiTheme="majorHAnsi" w:hAnsiTheme="majorHAnsi" w:cstheme="majorHAnsi"/>
                <w:sz w:val="20"/>
                <w:szCs w:val="20"/>
              </w:rPr>
            </w:pPr>
            <w:r w:rsidRPr="00B621E1">
              <w:rPr>
                <w:rFonts w:asciiTheme="majorHAnsi" w:hAnsiTheme="majorHAnsi" w:cstheme="majorHAnsi"/>
                <w:sz w:val="20"/>
                <w:szCs w:val="20"/>
              </w:rPr>
              <w:t xml:space="preserve">  Worries about financial burdens (10.26%)</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B621E1" w:rsidRDefault="00602BF5" w:rsidP="003F4E39">
            <w:pPr>
              <w:jc w:val="center"/>
              <w:rPr>
                <w:rFonts w:asciiTheme="majorHAnsi" w:hAnsiTheme="majorHAnsi" w:cstheme="majorHAnsi"/>
                <w:sz w:val="20"/>
                <w:szCs w:val="20"/>
              </w:rPr>
            </w:pPr>
            <w:r w:rsidRPr="00B621E1">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0459923A" w:rsidR="00BD041A" w:rsidRPr="00B621E1" w:rsidRDefault="00747932" w:rsidP="003F4E39">
            <w:pPr>
              <w:jc w:val="center"/>
              <w:rPr>
                <w:rFonts w:asciiTheme="majorHAnsi" w:hAnsiTheme="majorHAnsi" w:cstheme="majorHAnsi"/>
                <w:sz w:val="20"/>
                <w:szCs w:val="20"/>
              </w:rPr>
            </w:pPr>
            <w:r w:rsidRPr="00B621E1">
              <w:rPr>
                <w:rFonts w:asciiTheme="majorHAnsi" w:hAnsiTheme="majorHAnsi" w:cstheme="majorHAnsi"/>
                <w:sz w:val="20"/>
                <w:szCs w:val="20"/>
              </w:rPr>
              <w:t>0</w:t>
            </w:r>
            <w:r w:rsidR="00602BF5" w:rsidRPr="00B621E1">
              <w:rPr>
                <w:rFonts w:asciiTheme="majorHAnsi" w:hAnsiTheme="majorHAnsi" w:cstheme="majorHAnsi"/>
                <w:sz w:val="20"/>
                <w:szCs w:val="20"/>
              </w:rPr>
              <w:t>.6</w:t>
            </w:r>
          </w:p>
        </w:tc>
      </w:tr>
    </w:tbl>
    <w:p w14:paraId="7439B09B" w14:textId="77777777" w:rsidR="00BD041A"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The first twelve rows are survey items related to college worries. Each item ranges from 0 (</w:t>
      </w:r>
      <w:r w:rsidRPr="00B621E1">
        <w:rPr>
          <w:rFonts w:asciiTheme="majorHAnsi" w:hAnsiTheme="majorHAnsi" w:cstheme="majorHAnsi"/>
          <w:i/>
          <w:iCs/>
          <w:sz w:val="20"/>
        </w:rPr>
        <w:t>not worried at all</w:t>
      </w:r>
      <w:r w:rsidRPr="00B621E1">
        <w:rPr>
          <w:rFonts w:asciiTheme="majorHAnsi" w:hAnsiTheme="majorHAnsi" w:cstheme="majorHAnsi"/>
          <w:sz w:val="20"/>
        </w:rPr>
        <w:t>)</w:t>
      </w:r>
      <w:r w:rsidRPr="00B621E1">
        <w:rPr>
          <w:rFonts w:asciiTheme="majorHAnsi" w:hAnsiTheme="majorHAnsi" w:cstheme="majorHAnsi"/>
          <w:i/>
          <w:iCs/>
          <w:sz w:val="20"/>
        </w:rPr>
        <w:t xml:space="preserve"> </w:t>
      </w:r>
      <w:r w:rsidRPr="00B621E1">
        <w:rPr>
          <w:rFonts w:asciiTheme="majorHAnsi" w:hAnsiTheme="majorHAnsi" w:cstheme="majorHAnsi"/>
          <w:sz w:val="20"/>
        </w:rPr>
        <w:t>to 3 (</w:t>
      </w:r>
      <w:r w:rsidRPr="00B621E1">
        <w:rPr>
          <w:rFonts w:asciiTheme="majorHAnsi" w:hAnsiTheme="majorHAnsi" w:cstheme="majorHAnsi"/>
          <w:i/>
          <w:iCs/>
          <w:sz w:val="20"/>
        </w:rPr>
        <w:t>very worried</w:t>
      </w:r>
      <w:r w:rsidRPr="00B621E1">
        <w:rPr>
          <w:rFonts w:asciiTheme="majorHAnsi" w:hAnsiTheme="majorHAnsi" w:cstheme="majorHAnsi"/>
          <w:sz w:val="20"/>
        </w:rPr>
        <w:t xml:space="preserve">). The last three rows indicate the three constructs: (1) </w:t>
      </w:r>
      <w:r w:rsidRPr="00B621E1">
        <w:rPr>
          <w:rFonts w:asciiTheme="majorHAnsi" w:hAnsiTheme="majorHAnsi" w:cstheme="majorHAnsi"/>
          <w:i/>
          <w:iCs/>
          <w:sz w:val="20"/>
        </w:rPr>
        <w:t>general worries</w:t>
      </w:r>
      <w:r w:rsidRPr="00B621E1">
        <w:rPr>
          <w:rFonts w:asciiTheme="majorHAnsi" w:hAnsiTheme="majorHAnsi" w:cstheme="majorHAnsi"/>
          <w:sz w:val="20"/>
        </w:rPr>
        <w:t xml:space="preserve"> ranges from 0 to 10.23; (2) </w:t>
      </w:r>
      <w:commentRangeStart w:id="1001"/>
      <w:r w:rsidRPr="00B621E1">
        <w:rPr>
          <w:rFonts w:asciiTheme="majorHAnsi" w:hAnsiTheme="majorHAnsi" w:cstheme="majorHAnsi"/>
          <w:i/>
          <w:iCs/>
          <w:sz w:val="20"/>
        </w:rPr>
        <w:t>worries about discrimination</w:t>
      </w:r>
      <w:r w:rsidRPr="00B621E1">
        <w:rPr>
          <w:rFonts w:asciiTheme="majorHAnsi" w:hAnsiTheme="majorHAnsi" w:cstheme="majorHAnsi"/>
          <w:sz w:val="20"/>
        </w:rPr>
        <w:t xml:space="preserve"> ranges from -3.83 to 5.12; and (3) </w:t>
      </w:r>
      <w:r w:rsidRPr="00B621E1">
        <w:rPr>
          <w:rFonts w:asciiTheme="majorHAnsi" w:hAnsiTheme="majorHAnsi" w:cstheme="majorHAnsi"/>
          <w:i/>
          <w:iCs/>
          <w:sz w:val="20"/>
        </w:rPr>
        <w:t>worries about financial burdens</w:t>
      </w:r>
      <w:r w:rsidRPr="00B621E1">
        <w:rPr>
          <w:rFonts w:asciiTheme="majorHAnsi" w:hAnsiTheme="majorHAnsi" w:cstheme="majorHAnsi"/>
          <w:sz w:val="20"/>
        </w:rPr>
        <w:t xml:space="preserve"> ranges from -3.64 to 3.65</w:t>
      </w:r>
      <w:commentRangeEnd w:id="1001"/>
      <w:r w:rsidR="00F611B6" w:rsidRPr="003F4E39">
        <w:rPr>
          <w:rStyle w:val="CommentReference"/>
          <w:rFonts w:asciiTheme="majorHAnsi" w:hAnsiTheme="majorHAnsi" w:cstheme="majorHAnsi"/>
          <w:sz w:val="20"/>
          <w:szCs w:val="24"/>
        </w:rPr>
        <w:commentReference w:id="1001"/>
      </w:r>
      <w:r w:rsidRPr="00B621E1">
        <w:rPr>
          <w:rFonts w:asciiTheme="majorHAnsi" w:hAnsiTheme="majorHAnsi" w:cstheme="majorHAnsi"/>
          <w:sz w:val="20"/>
        </w:rPr>
        <w:t>. Constructs were only created for high school students that reported non-missing values for all twelve items. The PCA proportion explained is reported in parentheses after each construct.</w:t>
      </w:r>
    </w:p>
    <w:p w14:paraId="7439B09D" w14:textId="77777777"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In terms of broad concerns, we find trans and gender expansive students experience a higher level of general worries compared to cisgender students. When we correlated these </w:t>
      </w:r>
      <w:r w:rsidRPr="00B621E1">
        <w:rPr>
          <w:rFonts w:asciiTheme="majorHAnsi" w:hAnsiTheme="majorHAnsi" w:cstheme="majorHAnsi"/>
        </w:rPr>
        <w:lastRenderedPageBreak/>
        <w:t>worries to students’ high school experiences, there appeared to be a negative, fairly weak correlation between high school experience and general worries about college; that is, students who reported more negative experiences in high school, on average, reported more worries. However, there is almost no correlation between high school experience and worries about discrimination or financial burdens, respectively.</w:t>
      </w:r>
      <w:r w:rsidRPr="00B621E1">
        <w:rPr>
          <w:rFonts w:asciiTheme="majorHAnsi" w:hAnsiTheme="majorHAnsi" w:cstheme="majorHAnsi"/>
          <w:b/>
          <w:bCs/>
        </w:rPr>
        <w:t xml:space="preserve"> </w:t>
      </w:r>
    </w:p>
    <w:p w14:paraId="7439B09E" w14:textId="77777777"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Figures 6 through 8 present ordinary least squares (OLS) regression estimates for each component of worry by gender identity both with and without controls for high school experiences and demographics. In all regressions, </w:t>
      </w:r>
      <w:r w:rsidRPr="00B621E1">
        <w:rPr>
          <w:rFonts w:asciiTheme="majorHAnsi" w:hAnsiTheme="majorHAnsi" w:cstheme="majorHAnsi"/>
          <w:i/>
          <w:iCs/>
        </w:rPr>
        <w:t>cisgender men</w:t>
      </w:r>
      <w:r w:rsidRPr="00B621E1">
        <w:rPr>
          <w:rFonts w:asciiTheme="majorHAnsi" w:hAnsiTheme="majorHAnsi" w:cstheme="majorHAnsi"/>
        </w:rPr>
        <w:t xml:space="preserve"> was set as the baseline comparison category. The point estimates represent the difference in a component of worry for each gender identity relative to cisgender men. The blue dots show the point estimates of the unconditional OLS estimates, while the yellow dots indicate OLS estimates that include race/ethnicity indicators, parental education indicators, and the constructed high school experience index as covariates. The lines represent 95% confidence intervals, which indicate if the estimated difference is statistically significant from cisgender men.</w:t>
      </w:r>
    </w:p>
    <w:p w14:paraId="7439B09F" w14:textId="12C30FE9" w:rsidR="00BD041A"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Regression estimates for general college worries on gender categories are presented in Figure 6. Among trans and gender expansive students, we find no statistical differences in general worries between different gender identities. That is, the general worries of transgender men, transgender women, and nonbinary or gender questioning students was significantly </w:t>
      </w:r>
      <w:del w:id="1002" w:author="Christina Sun" w:date="2026-03-15T19:22:00Z" w16du:dateUtc="2026-03-16T02:22:00Z">
        <w:r w:rsidRPr="00B621E1" w:rsidDel="001F3275">
          <w:rPr>
            <w:rFonts w:asciiTheme="majorHAnsi" w:hAnsiTheme="majorHAnsi" w:cstheme="majorHAnsi"/>
          </w:rPr>
          <w:delText xml:space="preserve">lower </w:delText>
        </w:r>
      </w:del>
      <w:ins w:id="1003" w:author="Christina Sun" w:date="2026-03-15T19:22:00Z" w16du:dateUtc="2026-03-16T02:22:00Z">
        <w:r w:rsidR="001F3275" w:rsidRPr="00B621E1">
          <w:rPr>
            <w:rFonts w:asciiTheme="majorHAnsi" w:hAnsiTheme="majorHAnsi" w:cstheme="majorHAnsi"/>
          </w:rPr>
          <w:t>higher</w:t>
        </w:r>
        <w:r w:rsidR="001F3275" w:rsidRPr="00B621E1">
          <w:rPr>
            <w:rFonts w:asciiTheme="majorHAnsi" w:hAnsiTheme="majorHAnsi" w:cstheme="majorHAnsi"/>
          </w:rPr>
          <w:t xml:space="preserve"> </w:t>
        </w:r>
      </w:ins>
      <w:r w:rsidRPr="00B621E1">
        <w:rPr>
          <w:rFonts w:asciiTheme="majorHAnsi" w:hAnsiTheme="majorHAnsi" w:cstheme="majorHAnsi"/>
        </w:rPr>
        <w:t xml:space="preserve">than cisgender men, but not significantly different from each other. </w:t>
      </w:r>
    </w:p>
    <w:p w14:paraId="3EDECF4A" w14:textId="77777777" w:rsidR="00887500" w:rsidRPr="00B621E1" w:rsidRDefault="00887500" w:rsidP="001B2966">
      <w:pPr>
        <w:spacing w:line="360" w:lineRule="auto"/>
        <w:rPr>
          <w:rFonts w:asciiTheme="majorHAnsi" w:hAnsiTheme="majorHAnsi" w:cstheme="majorHAnsi"/>
          <w:b/>
          <w:bCs/>
        </w:rPr>
      </w:pPr>
      <w:r w:rsidRPr="00B621E1">
        <w:rPr>
          <w:rFonts w:asciiTheme="majorHAnsi" w:hAnsiTheme="majorHAnsi" w:cstheme="majorHAnsi"/>
          <w:b/>
          <w:bCs/>
        </w:rPr>
        <w:br w:type="page"/>
      </w:r>
    </w:p>
    <w:p w14:paraId="7439B0A0" w14:textId="7BAAABF3"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62F47" w:rsidRPr="00B621E1">
        <w:rPr>
          <w:rFonts w:asciiTheme="majorHAnsi" w:hAnsiTheme="majorHAnsi" w:cstheme="majorHAnsi"/>
          <w:b/>
          <w:bCs/>
        </w:rPr>
        <w:t>4</w:t>
      </w:r>
    </w:p>
    <w:p w14:paraId="7439B0A1"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rPr>
        <w:t xml:space="preserve">Regression of General College Worries on Gender Identity </w:t>
      </w:r>
      <w:commentRangeStart w:id="1004"/>
      <w:r w:rsidRPr="00B621E1">
        <w:rPr>
          <w:rFonts w:asciiTheme="majorHAnsi" w:hAnsiTheme="majorHAnsi" w:cstheme="majorHAnsi"/>
          <w:i/>
          <w:iCs/>
        </w:rPr>
        <w:t>Categories</w:t>
      </w:r>
      <w:commentRangeEnd w:id="1004"/>
      <w:r w:rsidR="001869A4" w:rsidRPr="001B2966">
        <w:rPr>
          <w:rStyle w:val="CommentReference"/>
          <w:rFonts w:asciiTheme="majorHAnsi" w:hAnsiTheme="majorHAnsi" w:cstheme="majorHAnsi"/>
          <w:i/>
          <w:iCs/>
          <w:sz w:val="24"/>
          <w:szCs w:val="24"/>
        </w:rPr>
        <w:commentReference w:id="1004"/>
      </w:r>
    </w:p>
    <w:p w14:paraId="7439B0A2"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noProof/>
        </w:rPr>
        <w:drawing>
          <wp:inline distT="114300" distB="114300" distL="114300" distR="114300" wp14:anchorId="7439B288" wp14:editId="02BE52F6">
            <wp:extent cx="5351929" cy="3656965"/>
            <wp:effectExtent l="0" t="0" r="0" b="63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7"/>
                    <a:srcRect t="2499" r="1488" b="4838"/>
                    <a:stretch>
                      <a:fillRect/>
                    </a:stretch>
                  </pic:blipFill>
                  <pic:spPr bwMode="auto">
                    <a:xfrm>
                      <a:off x="0" y="0"/>
                      <a:ext cx="5353205" cy="3657837"/>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77777777" w:rsidR="00BD041A"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We estimate regression models with gender indicators for an unconditional model (</w:t>
      </w:r>
      <w:r w:rsidRPr="00B621E1">
        <w:rPr>
          <w:rFonts w:asciiTheme="majorHAnsi" w:hAnsiTheme="majorHAnsi" w:cstheme="majorHAnsi"/>
          <w:i/>
          <w:iCs/>
          <w:sz w:val="20"/>
        </w:rPr>
        <w:t>n</w:t>
      </w:r>
      <w:r w:rsidRPr="00B621E1">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B621E1">
        <w:rPr>
          <w:rFonts w:asciiTheme="majorHAnsi" w:hAnsiTheme="majorHAnsi" w:cstheme="majorHAnsi"/>
          <w:i/>
          <w:iCs/>
          <w:sz w:val="20"/>
        </w:rPr>
        <w:t>n</w:t>
      </w:r>
      <w:r w:rsidRPr="00B621E1">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5" w14:textId="3E9534B6" w:rsidR="003F4E39"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Additionally, results illustrate that trans and gender expansive students maintain higher levels of worry about discrimination compared to cisgender students (Figure 7),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8 suggests that worries about financial burdens do not differ by gender identity.</w:t>
      </w:r>
      <w:r w:rsidR="003F4E39" w:rsidRPr="00B621E1">
        <w:rPr>
          <w:rFonts w:asciiTheme="majorHAnsi" w:hAnsiTheme="majorHAnsi" w:cstheme="majorHAnsi"/>
        </w:rPr>
        <w:br w:type="page"/>
      </w:r>
    </w:p>
    <w:p w14:paraId="7439B0A6" w14:textId="5E019097"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62F47" w:rsidRPr="00B621E1">
        <w:rPr>
          <w:rFonts w:asciiTheme="majorHAnsi" w:hAnsiTheme="majorHAnsi" w:cstheme="majorHAnsi"/>
          <w:b/>
          <w:bCs/>
        </w:rPr>
        <w:t>5</w:t>
      </w:r>
    </w:p>
    <w:p w14:paraId="7439B0A7"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highlight w:val="yellow"/>
          <w:rPrChange w:id="1005" w:author="Christina Sun" w:date="2026-03-15T21:36:00Z" w16du:dateUtc="2026-03-16T04:36:00Z">
            <w:rPr>
              <w:rFonts w:asciiTheme="majorHAnsi" w:hAnsiTheme="majorHAnsi" w:cstheme="majorHAnsi"/>
              <w:i/>
              <w:iCs/>
            </w:rPr>
          </w:rPrChange>
        </w:rPr>
        <w:t>Regression of Worries about Discrimination on Gender Identity Categories</w:t>
      </w:r>
    </w:p>
    <w:p w14:paraId="7439B0A8"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8"/>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77777777" w:rsidR="00BD041A" w:rsidRPr="00B621E1" w:rsidRDefault="00602BF5" w:rsidP="003F4E39">
      <w:pPr>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We estimate regression models with gender indicators for an unconditional model (</w:t>
      </w:r>
      <w:r w:rsidRPr="00B621E1">
        <w:rPr>
          <w:rFonts w:asciiTheme="majorHAnsi" w:hAnsiTheme="majorHAnsi" w:cstheme="majorHAnsi"/>
          <w:i/>
          <w:iCs/>
          <w:sz w:val="20"/>
        </w:rPr>
        <w:t>n</w:t>
      </w:r>
      <w:r w:rsidRPr="00B621E1">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B621E1">
        <w:rPr>
          <w:rFonts w:asciiTheme="majorHAnsi" w:hAnsiTheme="majorHAnsi" w:cstheme="majorHAnsi"/>
          <w:i/>
          <w:iCs/>
          <w:sz w:val="20"/>
        </w:rPr>
        <w:t>n</w:t>
      </w:r>
      <w:r w:rsidRPr="00B621E1">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A" w14:textId="77777777" w:rsidR="00BD041A" w:rsidRPr="00B621E1" w:rsidRDefault="00BD041A" w:rsidP="001B2966">
      <w:pPr>
        <w:spacing w:line="360" w:lineRule="auto"/>
        <w:rPr>
          <w:rFonts w:asciiTheme="majorHAnsi" w:hAnsiTheme="majorHAnsi" w:cstheme="majorHAnsi"/>
          <w:highlight w:val="yellow"/>
        </w:rPr>
      </w:pPr>
    </w:p>
    <w:p w14:paraId="0C65722A" w14:textId="77777777" w:rsidR="006366C4" w:rsidRPr="00B621E1" w:rsidRDefault="006366C4" w:rsidP="001B2966">
      <w:pPr>
        <w:spacing w:line="360" w:lineRule="auto"/>
        <w:rPr>
          <w:rFonts w:asciiTheme="majorHAnsi" w:hAnsiTheme="majorHAnsi" w:cstheme="majorHAnsi"/>
          <w:b/>
          <w:bCs/>
        </w:rPr>
      </w:pPr>
      <w:r w:rsidRPr="00B621E1">
        <w:rPr>
          <w:rFonts w:asciiTheme="majorHAnsi" w:hAnsiTheme="majorHAnsi" w:cstheme="majorHAnsi"/>
          <w:b/>
          <w:bCs/>
        </w:rPr>
        <w:br w:type="page"/>
      </w:r>
    </w:p>
    <w:p w14:paraId="7439B0AB" w14:textId="67C486D4" w:rsidR="00BD041A" w:rsidRPr="00B621E1" w:rsidRDefault="00602BF5" w:rsidP="001B2966">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62F47" w:rsidRPr="00B621E1">
        <w:rPr>
          <w:rFonts w:asciiTheme="majorHAnsi" w:hAnsiTheme="majorHAnsi" w:cstheme="majorHAnsi"/>
          <w:b/>
          <w:bCs/>
        </w:rPr>
        <w:t>6</w:t>
      </w:r>
    </w:p>
    <w:p w14:paraId="7439B0AC" w14:textId="77777777"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highlight w:val="yellow"/>
          <w:rPrChange w:id="1006" w:author="Christina Sun" w:date="2026-03-15T21:36:00Z" w16du:dateUtc="2026-03-16T04:36:00Z">
            <w:rPr>
              <w:rFonts w:asciiTheme="majorHAnsi" w:hAnsiTheme="majorHAnsi" w:cstheme="majorHAnsi"/>
              <w:i/>
              <w:iCs/>
            </w:rPr>
          </w:rPrChange>
        </w:rPr>
        <w:t xml:space="preserve">Regression of Worries about Financial Burdens on Gender Identity </w:t>
      </w:r>
      <w:commentRangeStart w:id="1007"/>
      <w:commentRangeStart w:id="1008"/>
      <w:r w:rsidRPr="00B621E1">
        <w:rPr>
          <w:rFonts w:asciiTheme="majorHAnsi" w:hAnsiTheme="majorHAnsi" w:cstheme="majorHAnsi"/>
          <w:i/>
          <w:iCs/>
          <w:highlight w:val="yellow"/>
          <w:rPrChange w:id="1009" w:author="Christina Sun" w:date="2026-03-15T21:36:00Z" w16du:dateUtc="2026-03-16T04:36:00Z">
            <w:rPr>
              <w:rFonts w:asciiTheme="majorHAnsi" w:hAnsiTheme="majorHAnsi" w:cstheme="majorHAnsi"/>
              <w:i/>
              <w:iCs/>
            </w:rPr>
          </w:rPrChange>
        </w:rPr>
        <w:t>Categories</w:t>
      </w:r>
      <w:commentRangeEnd w:id="1007"/>
      <w:r w:rsidR="00D103FB" w:rsidRPr="001B2966">
        <w:rPr>
          <w:rStyle w:val="CommentReference"/>
          <w:rFonts w:asciiTheme="majorHAnsi" w:hAnsiTheme="majorHAnsi" w:cstheme="majorHAnsi"/>
          <w:i/>
          <w:iCs/>
          <w:sz w:val="24"/>
          <w:szCs w:val="24"/>
        </w:rPr>
        <w:commentReference w:id="1007"/>
      </w:r>
      <w:commentRangeEnd w:id="1008"/>
      <w:r w:rsidR="00C25A1D" w:rsidRPr="001B2966">
        <w:rPr>
          <w:rStyle w:val="CommentReference"/>
          <w:rFonts w:asciiTheme="majorHAnsi" w:hAnsiTheme="majorHAnsi" w:cstheme="majorHAnsi"/>
          <w:i/>
          <w:iCs/>
          <w:sz w:val="24"/>
          <w:szCs w:val="24"/>
        </w:rPr>
        <w:commentReference w:id="1008"/>
      </w:r>
    </w:p>
    <w:p w14:paraId="7439B0AE" w14:textId="39493948" w:rsidR="00BD041A" w:rsidRPr="00B621E1" w:rsidRDefault="00602BF5" w:rsidP="001B2966">
      <w:pPr>
        <w:spacing w:line="360" w:lineRule="auto"/>
        <w:rPr>
          <w:rFonts w:asciiTheme="majorHAnsi" w:hAnsiTheme="majorHAnsi" w:cstheme="majorHAnsi"/>
          <w:i/>
          <w:iCs/>
        </w:rPr>
      </w:pPr>
      <w:r w:rsidRPr="00B621E1">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9"/>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77777777" w:rsidR="00BD041A" w:rsidRPr="00B621E1" w:rsidRDefault="00602BF5" w:rsidP="003F4E39">
      <w:pPr>
        <w:spacing w:after="240"/>
        <w:rPr>
          <w:rFonts w:asciiTheme="majorHAnsi" w:hAnsiTheme="majorHAnsi" w:cstheme="majorHAnsi"/>
          <w:sz w:val="20"/>
        </w:rPr>
      </w:pPr>
      <w:r w:rsidRPr="00B621E1">
        <w:rPr>
          <w:rFonts w:asciiTheme="majorHAnsi" w:hAnsiTheme="majorHAnsi" w:cstheme="majorHAnsi"/>
          <w:i/>
          <w:iCs/>
          <w:sz w:val="20"/>
        </w:rPr>
        <w:t xml:space="preserve">Note. </w:t>
      </w:r>
      <w:r w:rsidRPr="00B621E1">
        <w:rPr>
          <w:rFonts w:asciiTheme="majorHAnsi" w:hAnsiTheme="majorHAnsi" w:cstheme="majorHAnsi"/>
          <w:sz w:val="20"/>
        </w:rPr>
        <w:t>We estimate regression models with gender indicators for an unconditional model (</w:t>
      </w:r>
      <w:r w:rsidRPr="00B621E1">
        <w:rPr>
          <w:rFonts w:asciiTheme="majorHAnsi" w:hAnsiTheme="majorHAnsi" w:cstheme="majorHAnsi"/>
          <w:i/>
          <w:iCs/>
          <w:sz w:val="20"/>
        </w:rPr>
        <w:t>n</w:t>
      </w:r>
      <w:r w:rsidRPr="00B621E1">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B621E1">
        <w:rPr>
          <w:rFonts w:asciiTheme="majorHAnsi" w:hAnsiTheme="majorHAnsi" w:cstheme="majorHAnsi"/>
          <w:i/>
          <w:iCs/>
          <w:sz w:val="20"/>
        </w:rPr>
        <w:t>n</w:t>
      </w:r>
      <w:r w:rsidRPr="00B621E1">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04331480" w14:textId="172AB0B9" w:rsidR="00871AA2" w:rsidRPr="00B621E1" w:rsidRDefault="00871AA2" w:rsidP="00871AA2">
      <w:pPr>
        <w:spacing w:line="360" w:lineRule="auto"/>
        <w:ind w:firstLine="720"/>
        <w:rPr>
          <w:ins w:id="1010" w:author="Christina Sun" w:date="2026-03-15T21:04:00Z" w16du:dateUtc="2026-03-16T04:04:00Z"/>
          <w:rFonts w:asciiTheme="majorHAnsi" w:hAnsiTheme="majorHAnsi" w:cstheme="majorHAnsi"/>
          <w:rPrChange w:id="1011" w:author="Christina Sun" w:date="2026-03-15T21:36:00Z" w16du:dateUtc="2026-03-16T04:36:00Z">
            <w:rPr>
              <w:ins w:id="1012" w:author="Christina Sun" w:date="2026-03-15T21:04:00Z" w16du:dateUtc="2026-03-16T04:04:00Z"/>
              <w:rFonts w:ascii="Calibri" w:hAnsi="Calibri" w:cs="Calibri"/>
              <w:b/>
              <w:bCs/>
              <w:sz w:val="24"/>
              <w:szCs w:val="28"/>
            </w:rPr>
          </w:rPrChange>
        </w:rPr>
        <w:pPrChange w:id="1013" w:author="Christina Sun" w:date="2026-03-15T21:05:00Z" w16du:dateUtc="2026-03-16T04:05:00Z">
          <w:pPr>
            <w:pStyle w:val="Heading1"/>
            <w:spacing w:line="360" w:lineRule="auto"/>
          </w:pPr>
        </w:pPrChange>
      </w:pPr>
      <w:bookmarkStart w:id="1014" w:name="_1t7u8xxsbxel" w:colFirst="0" w:colLast="0"/>
      <w:bookmarkEnd w:id="1014"/>
      <w:ins w:id="1015" w:author="Christina Sun" w:date="2026-03-15T21:04:00Z" w16du:dateUtc="2026-03-16T04:04:00Z">
        <w:r w:rsidRPr="00B621E1">
          <w:rPr>
            <w:rFonts w:asciiTheme="majorHAnsi" w:hAnsiTheme="majorHAnsi" w:cstheme="majorHAnsi"/>
            <w:rPrChange w:id="1016" w:author="Christina Sun" w:date="2026-03-15T21:36:00Z" w16du:dateUtc="2026-03-16T04:36:00Z">
              <w:rPr>
                <w:rFonts w:ascii="Calibri" w:hAnsi="Calibri" w:cs="Calibri"/>
                <w:b/>
                <w:bCs/>
                <w:sz w:val="24"/>
                <w:szCs w:val="28"/>
              </w:rPr>
            </w:rPrChange>
          </w:rPr>
          <w:t>We find a similar pattern when examining college concerns by sexual orientation. All non-heterosexual groups report significantly higher levels of general worries compared to straight/heterosexual students (Figure X). The magnitude of these differences is fairly consistent across sexual orientation categories, with point estimates ranging from roughly 0.5 to 1.0 units above straight/heterosexual students. Other/queer/questioning students report the highest level of general worries (mean = 4.58), though the confidence interval is wider due to smaller sample size. These differences remain statistically significant after controlling for demographics and high school experience, though the estimates are somewhat attenuated.</w:t>
        </w:r>
      </w:ins>
    </w:p>
    <w:p w14:paraId="202E1ACE" w14:textId="3E8370D1" w:rsidR="00871AA2" w:rsidRPr="00B621E1" w:rsidRDefault="00871AA2" w:rsidP="00871AA2">
      <w:pPr>
        <w:spacing w:line="360" w:lineRule="auto"/>
        <w:ind w:firstLine="720"/>
        <w:rPr>
          <w:ins w:id="1017" w:author="Christina Sun" w:date="2026-03-15T21:04:00Z" w16du:dateUtc="2026-03-16T04:04:00Z"/>
          <w:rFonts w:asciiTheme="majorHAnsi" w:hAnsiTheme="majorHAnsi" w:cstheme="majorHAnsi"/>
          <w:rPrChange w:id="1018" w:author="Christina Sun" w:date="2026-03-15T21:36:00Z" w16du:dateUtc="2026-03-16T04:36:00Z">
            <w:rPr>
              <w:ins w:id="1019" w:author="Christina Sun" w:date="2026-03-15T21:04:00Z" w16du:dateUtc="2026-03-16T04:04:00Z"/>
              <w:rFonts w:ascii="Calibri" w:hAnsi="Calibri" w:cs="Calibri"/>
              <w:b/>
              <w:bCs/>
              <w:sz w:val="24"/>
              <w:szCs w:val="28"/>
            </w:rPr>
          </w:rPrChange>
        </w:rPr>
        <w:pPrChange w:id="1020" w:author="Christina Sun" w:date="2026-03-15T21:05:00Z" w16du:dateUtc="2026-03-16T04:05:00Z">
          <w:pPr>
            <w:pStyle w:val="Heading1"/>
            <w:spacing w:line="360" w:lineRule="auto"/>
          </w:pPr>
        </w:pPrChange>
      </w:pPr>
      <w:ins w:id="1021" w:author="Christina Sun" w:date="2026-03-15T21:04:00Z" w16du:dateUtc="2026-03-16T04:04:00Z">
        <w:r w:rsidRPr="00B621E1">
          <w:rPr>
            <w:rFonts w:asciiTheme="majorHAnsi" w:hAnsiTheme="majorHAnsi" w:cstheme="majorHAnsi"/>
            <w:rPrChange w:id="1022" w:author="Christina Sun" w:date="2026-03-15T21:36:00Z" w16du:dateUtc="2026-03-16T04:36:00Z">
              <w:rPr>
                <w:rFonts w:ascii="Calibri" w:hAnsi="Calibri" w:cs="Calibri"/>
                <w:b/>
                <w:bCs/>
                <w:sz w:val="24"/>
                <w:szCs w:val="28"/>
              </w:rPr>
            </w:rPrChange>
          </w:rPr>
          <w:lastRenderedPageBreak/>
          <w:t>Worries about discrimination also differ significantly by sexual orientation (Figure X). All non-heterosexual groups report higher levels of worry about discrimination relative to straight/heterosexual students (mean = -1.39). Among sexual minority students, asexual/aromantic/demisexual and other/queer/questioning students report the largest differences, while bisexual/pansexual/omnisexual students report somewhat smaller but still significant differences. These estimates are robust to the inclusion of demographic controls and the high school experience index.</w:t>
        </w:r>
      </w:ins>
    </w:p>
    <w:p w14:paraId="599926DD" w14:textId="23C71459" w:rsidR="00871AA2" w:rsidRPr="00B621E1" w:rsidRDefault="00871AA2" w:rsidP="00871AA2">
      <w:pPr>
        <w:spacing w:line="360" w:lineRule="auto"/>
        <w:ind w:firstLine="720"/>
        <w:rPr>
          <w:ins w:id="1023" w:author="Christina Sun" w:date="2026-03-15T21:07:00Z" w16du:dateUtc="2026-03-16T04:07:00Z"/>
          <w:rFonts w:asciiTheme="majorHAnsi" w:hAnsiTheme="majorHAnsi" w:cstheme="majorHAnsi"/>
        </w:rPr>
      </w:pPr>
      <w:ins w:id="1024" w:author="Christina Sun" w:date="2026-03-15T21:04:00Z" w16du:dateUtc="2026-03-16T04:04:00Z">
        <w:r w:rsidRPr="00B621E1">
          <w:rPr>
            <w:rFonts w:asciiTheme="majorHAnsi" w:hAnsiTheme="majorHAnsi" w:cstheme="majorHAnsi"/>
            <w:rPrChange w:id="1025" w:author="Christina Sun" w:date="2026-03-15T21:36:00Z" w16du:dateUtc="2026-03-16T04:36:00Z">
              <w:rPr>
                <w:rFonts w:ascii="Calibri" w:hAnsi="Calibri" w:cs="Calibri"/>
                <w:b/>
                <w:bCs/>
                <w:szCs w:val="28"/>
              </w:rPr>
            </w:rPrChange>
          </w:rPr>
          <w:t>As with gender identity, worries about financial burdens do not differ meaningfully by sexual orientation (Figure X). Point estimates are close to zero for most groups and confidence intervals generally overlap with the reference line, suggesting that financial concerns about college are not strongly associated with sexual orientation.</w:t>
        </w:r>
      </w:ins>
    </w:p>
    <w:p w14:paraId="7C82FEE7" w14:textId="77777777" w:rsidR="00896CB9" w:rsidRPr="00B621E1" w:rsidRDefault="00896CB9" w:rsidP="00896CB9">
      <w:pPr>
        <w:spacing w:line="360" w:lineRule="auto"/>
        <w:rPr>
          <w:ins w:id="1026" w:author="Christina Sun" w:date="2026-03-15T21:07:00Z" w16du:dateUtc="2026-03-16T04:07:00Z"/>
          <w:rFonts w:asciiTheme="majorHAnsi" w:hAnsiTheme="majorHAnsi" w:cstheme="majorHAnsi"/>
        </w:rPr>
      </w:pPr>
    </w:p>
    <w:p w14:paraId="2B3F998E" w14:textId="6F3B7D4A" w:rsidR="00896CB9" w:rsidRPr="00B621E1" w:rsidRDefault="00896CB9" w:rsidP="00896CB9">
      <w:pPr>
        <w:spacing w:line="360" w:lineRule="auto"/>
        <w:rPr>
          <w:ins w:id="1027" w:author="Christina Sun" w:date="2026-03-15T21:07:00Z" w16du:dateUtc="2026-03-16T04:07:00Z"/>
          <w:rFonts w:asciiTheme="majorHAnsi" w:hAnsiTheme="majorHAnsi" w:cstheme="majorHAnsi"/>
          <w:b/>
          <w:bCs/>
        </w:rPr>
      </w:pPr>
      <w:ins w:id="1028" w:author="Christina Sun" w:date="2026-03-15T21:07:00Z" w16du:dateUtc="2026-03-16T04:07:00Z">
        <w:r w:rsidRPr="00B621E1">
          <w:rPr>
            <w:rFonts w:asciiTheme="majorHAnsi" w:hAnsiTheme="majorHAnsi" w:cstheme="majorHAnsi"/>
            <w:b/>
            <w:bCs/>
          </w:rPr>
          <w:t xml:space="preserve">Figure </w:t>
        </w:r>
        <w:r w:rsidRPr="00B621E1">
          <w:rPr>
            <w:rFonts w:asciiTheme="majorHAnsi" w:hAnsiTheme="majorHAnsi" w:cstheme="majorHAnsi"/>
            <w:b/>
            <w:bCs/>
          </w:rPr>
          <w:t>X</w:t>
        </w:r>
      </w:ins>
    </w:p>
    <w:p w14:paraId="6A60C209" w14:textId="42647EFE" w:rsidR="00896CB9" w:rsidRPr="00B621E1" w:rsidRDefault="00896CB9" w:rsidP="00896CB9">
      <w:pPr>
        <w:spacing w:line="360" w:lineRule="auto"/>
        <w:rPr>
          <w:ins w:id="1029" w:author="Christina Sun" w:date="2026-03-15T21:05:00Z" w16du:dateUtc="2026-03-16T04:05:00Z"/>
          <w:rFonts w:asciiTheme="majorHAnsi" w:hAnsiTheme="majorHAnsi" w:cstheme="majorHAnsi"/>
          <w:i/>
          <w:iCs/>
          <w:rPrChange w:id="1030" w:author="Christina Sun" w:date="2026-03-15T21:36:00Z" w16du:dateUtc="2026-03-16T04:36:00Z">
            <w:rPr>
              <w:ins w:id="1031" w:author="Christina Sun" w:date="2026-03-15T21:05:00Z" w16du:dateUtc="2026-03-16T04:05:00Z"/>
              <w:rFonts w:asciiTheme="majorHAnsi" w:hAnsiTheme="majorHAnsi" w:cstheme="majorHAnsi"/>
            </w:rPr>
          </w:rPrChange>
        </w:rPr>
        <w:pPrChange w:id="1032" w:author="Christina Sun" w:date="2026-03-15T21:07:00Z" w16du:dateUtc="2026-03-16T04:07:00Z">
          <w:pPr>
            <w:spacing w:line="360" w:lineRule="auto"/>
            <w:ind w:firstLine="720"/>
          </w:pPr>
        </w:pPrChange>
      </w:pPr>
      <w:ins w:id="1033" w:author="Christina Sun" w:date="2026-03-15T21:07:00Z" w16du:dateUtc="2026-03-16T04:07:00Z">
        <w:r w:rsidRPr="00B621E1">
          <w:rPr>
            <w:rFonts w:asciiTheme="majorHAnsi" w:hAnsiTheme="majorHAnsi" w:cstheme="majorHAnsi"/>
            <w:i/>
            <w:iCs/>
            <w:highlight w:val="yellow"/>
          </w:rPr>
          <w:t xml:space="preserve">Regression of </w:t>
        </w:r>
        <w:r w:rsidRPr="00B621E1">
          <w:rPr>
            <w:rFonts w:asciiTheme="majorHAnsi" w:hAnsiTheme="majorHAnsi" w:cstheme="majorHAnsi"/>
            <w:i/>
            <w:iCs/>
            <w:highlight w:val="yellow"/>
          </w:rPr>
          <w:t xml:space="preserve">General College </w:t>
        </w:r>
        <w:r w:rsidRPr="00B621E1">
          <w:rPr>
            <w:rFonts w:asciiTheme="majorHAnsi" w:hAnsiTheme="majorHAnsi" w:cstheme="majorHAnsi"/>
            <w:i/>
            <w:iCs/>
            <w:highlight w:val="yellow"/>
          </w:rPr>
          <w:t xml:space="preserve">Worries on </w:t>
        </w:r>
        <w:r w:rsidRPr="00B621E1">
          <w:rPr>
            <w:rFonts w:asciiTheme="majorHAnsi" w:hAnsiTheme="majorHAnsi" w:cstheme="majorHAnsi"/>
            <w:i/>
            <w:iCs/>
          </w:rPr>
          <w:t>Sexual Orientation</w:t>
        </w:r>
      </w:ins>
    </w:p>
    <w:p w14:paraId="56B54C34" w14:textId="77777777" w:rsidR="00871AA2" w:rsidRPr="00B621E1" w:rsidRDefault="00871AA2" w:rsidP="00871AA2">
      <w:pPr>
        <w:spacing w:line="360" w:lineRule="auto"/>
        <w:ind w:firstLine="720"/>
        <w:rPr>
          <w:ins w:id="1034" w:author="Christina Sun" w:date="2026-03-15T21:05:00Z" w16du:dateUtc="2026-03-16T04:05:00Z"/>
          <w:rFonts w:asciiTheme="majorHAnsi" w:hAnsiTheme="majorHAnsi" w:cstheme="majorHAnsi"/>
        </w:rPr>
      </w:pPr>
    </w:p>
    <w:p w14:paraId="64609EC1" w14:textId="77777777" w:rsidR="00871AA2" w:rsidRPr="00B621E1" w:rsidRDefault="00871AA2" w:rsidP="00871AA2">
      <w:pPr>
        <w:spacing w:line="360" w:lineRule="auto"/>
        <w:ind w:firstLine="720"/>
        <w:rPr>
          <w:ins w:id="1035" w:author="Christina Sun" w:date="2026-03-15T21:06:00Z" w16du:dateUtc="2026-03-16T04:06:00Z"/>
          <w:rFonts w:asciiTheme="majorHAnsi" w:hAnsiTheme="majorHAnsi" w:cstheme="majorHAnsi"/>
        </w:rPr>
        <w:pPrChange w:id="1036" w:author="Christina Sun" w:date="2026-03-15T21:06:00Z" w16du:dateUtc="2026-03-16T04:06:00Z">
          <w:pPr>
            <w:spacing w:line="360" w:lineRule="auto"/>
            <w:ind w:firstLine="720"/>
            <w:jc w:val="center"/>
          </w:pPr>
        </w:pPrChange>
      </w:pPr>
      <w:ins w:id="1037" w:author="Christina Sun" w:date="2026-03-15T21:05:00Z" w16du:dateUtc="2026-03-16T04:05:00Z">
        <w:r w:rsidRPr="00B621E1">
          <w:rPr>
            <w:rFonts w:asciiTheme="majorHAnsi" w:hAnsiTheme="majorHAnsi" w:cstheme="majorHAnsi"/>
            <w:noProof/>
          </w:rPr>
          <w:drawing>
            <wp:inline distT="0" distB="0" distL="0" distR="0" wp14:anchorId="69AAF15D" wp14:editId="288A305E">
              <wp:extent cx="5033099" cy="3657600"/>
              <wp:effectExtent l="0" t="0" r="0" b="0"/>
              <wp:docPr id="1107634215" name="Picture 7" descr="A graph with blue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4215" name="Picture 7" descr="A graph with blue and yellow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196AA295" w14:textId="405076C7" w:rsidR="000322E6" w:rsidRPr="00B621E1" w:rsidRDefault="000322E6" w:rsidP="000322E6">
      <w:pPr>
        <w:rPr>
          <w:ins w:id="1038" w:author="Christina Sun" w:date="2026-03-15T21:08:00Z" w16du:dateUtc="2026-03-16T04:08:00Z"/>
          <w:rFonts w:asciiTheme="majorHAnsi" w:hAnsiTheme="majorHAnsi" w:cstheme="majorHAnsi"/>
          <w:sz w:val="20"/>
          <w:szCs w:val="20"/>
        </w:rPr>
      </w:pPr>
      <w:ins w:id="1039" w:author="Christina Sun" w:date="2026-03-15T21:08:00Z" w16du:dateUtc="2026-03-16T04:08:00Z">
        <w:r w:rsidRPr="00B621E1">
          <w:rPr>
            <w:rFonts w:asciiTheme="majorHAnsi" w:hAnsiTheme="majorHAnsi" w:cstheme="majorHAnsi"/>
            <w:i/>
            <w:iCs/>
            <w:sz w:val="20"/>
            <w:szCs w:val="20"/>
          </w:rPr>
          <w:lastRenderedPageBreak/>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ins>
    </w:p>
    <w:p w14:paraId="5BBAF437" w14:textId="77777777" w:rsidR="00871AA2" w:rsidRPr="00B621E1" w:rsidRDefault="00871AA2" w:rsidP="000322E6">
      <w:pPr>
        <w:spacing w:line="360" w:lineRule="auto"/>
        <w:rPr>
          <w:ins w:id="1040" w:author="Christina Sun" w:date="2026-03-15T21:08:00Z" w16du:dateUtc="2026-03-16T04:08:00Z"/>
          <w:rFonts w:asciiTheme="majorHAnsi" w:hAnsiTheme="majorHAnsi" w:cstheme="majorHAnsi"/>
        </w:rPr>
      </w:pPr>
    </w:p>
    <w:p w14:paraId="3B1A2076" w14:textId="77777777" w:rsidR="000322E6" w:rsidRPr="00B621E1" w:rsidRDefault="000322E6" w:rsidP="000322E6">
      <w:pPr>
        <w:spacing w:line="360" w:lineRule="auto"/>
        <w:rPr>
          <w:ins w:id="1041" w:author="Christina Sun" w:date="2026-03-15T21:08:00Z" w16du:dateUtc="2026-03-16T04:08:00Z"/>
          <w:rFonts w:asciiTheme="majorHAnsi" w:hAnsiTheme="majorHAnsi" w:cstheme="majorHAnsi"/>
          <w:b/>
          <w:bCs/>
        </w:rPr>
      </w:pPr>
      <w:ins w:id="1042" w:author="Christina Sun" w:date="2026-03-15T21:08:00Z" w16du:dateUtc="2026-03-16T04:08:00Z">
        <w:r w:rsidRPr="00B621E1">
          <w:rPr>
            <w:rFonts w:asciiTheme="majorHAnsi" w:hAnsiTheme="majorHAnsi" w:cstheme="majorHAnsi"/>
            <w:b/>
            <w:bCs/>
          </w:rPr>
          <w:t>Figure X</w:t>
        </w:r>
      </w:ins>
    </w:p>
    <w:p w14:paraId="14E2D760" w14:textId="1E0E13E0" w:rsidR="000322E6" w:rsidRPr="00B621E1" w:rsidRDefault="000322E6" w:rsidP="000322E6">
      <w:pPr>
        <w:spacing w:line="360" w:lineRule="auto"/>
        <w:rPr>
          <w:ins w:id="1043" w:author="Christina Sun" w:date="2026-03-15T21:06:00Z" w16du:dateUtc="2026-03-16T04:06:00Z"/>
          <w:rFonts w:asciiTheme="majorHAnsi" w:hAnsiTheme="majorHAnsi" w:cstheme="majorHAnsi"/>
          <w:i/>
          <w:iCs/>
          <w:rPrChange w:id="1044" w:author="Christina Sun" w:date="2026-03-15T21:36:00Z" w16du:dateUtc="2026-03-16T04:36:00Z">
            <w:rPr>
              <w:ins w:id="1045" w:author="Christina Sun" w:date="2026-03-15T21:06:00Z" w16du:dateUtc="2026-03-16T04:06:00Z"/>
              <w:rFonts w:asciiTheme="majorHAnsi" w:hAnsiTheme="majorHAnsi" w:cstheme="majorHAnsi"/>
            </w:rPr>
          </w:rPrChange>
        </w:rPr>
        <w:pPrChange w:id="1046" w:author="Christina Sun" w:date="2026-03-15T21:08:00Z" w16du:dateUtc="2026-03-16T04:08:00Z">
          <w:pPr>
            <w:spacing w:line="360" w:lineRule="auto"/>
            <w:ind w:firstLine="720"/>
            <w:jc w:val="center"/>
          </w:pPr>
        </w:pPrChange>
      </w:pPr>
      <w:ins w:id="1047" w:author="Christina Sun" w:date="2026-03-15T21:08:00Z" w16du:dateUtc="2026-03-16T04:08:00Z">
        <w:r w:rsidRPr="00B621E1">
          <w:rPr>
            <w:rFonts w:asciiTheme="majorHAnsi" w:hAnsiTheme="majorHAnsi" w:cstheme="majorHAnsi"/>
            <w:i/>
            <w:iCs/>
            <w:highlight w:val="yellow"/>
          </w:rPr>
          <w:t>Regression of College Worries</w:t>
        </w:r>
        <w:r w:rsidRPr="00B621E1">
          <w:rPr>
            <w:rFonts w:asciiTheme="majorHAnsi" w:hAnsiTheme="majorHAnsi" w:cstheme="majorHAnsi"/>
            <w:i/>
            <w:iCs/>
            <w:highlight w:val="yellow"/>
          </w:rPr>
          <w:t xml:space="preserve"> </w:t>
        </w:r>
      </w:ins>
      <w:ins w:id="1048" w:author="Christina Sun" w:date="2026-03-15T21:10:00Z" w16du:dateUtc="2026-03-16T04:10:00Z">
        <w:r w:rsidR="00617DE8" w:rsidRPr="00B621E1">
          <w:rPr>
            <w:rFonts w:asciiTheme="majorHAnsi" w:hAnsiTheme="majorHAnsi" w:cstheme="majorHAnsi"/>
            <w:i/>
            <w:iCs/>
            <w:highlight w:val="yellow"/>
          </w:rPr>
          <w:t xml:space="preserve">about Discrimination </w:t>
        </w:r>
      </w:ins>
      <w:ins w:id="1049" w:author="Christina Sun" w:date="2026-03-15T21:08:00Z" w16du:dateUtc="2026-03-16T04:08:00Z">
        <w:r w:rsidRPr="00B621E1">
          <w:rPr>
            <w:rFonts w:asciiTheme="majorHAnsi" w:hAnsiTheme="majorHAnsi" w:cstheme="majorHAnsi"/>
            <w:i/>
            <w:iCs/>
            <w:highlight w:val="yellow"/>
          </w:rPr>
          <w:t xml:space="preserve">on </w:t>
        </w:r>
        <w:r w:rsidRPr="00B621E1">
          <w:rPr>
            <w:rFonts w:asciiTheme="majorHAnsi" w:hAnsiTheme="majorHAnsi" w:cstheme="majorHAnsi"/>
            <w:i/>
            <w:iCs/>
          </w:rPr>
          <w:t>Sexual Orientation</w:t>
        </w:r>
      </w:ins>
    </w:p>
    <w:p w14:paraId="5CDA6F54" w14:textId="77777777" w:rsidR="00871AA2" w:rsidRPr="00B621E1" w:rsidRDefault="00871AA2" w:rsidP="00871AA2">
      <w:pPr>
        <w:spacing w:line="360" w:lineRule="auto"/>
        <w:ind w:firstLine="720"/>
        <w:rPr>
          <w:ins w:id="1050" w:author="Christina Sun" w:date="2026-03-15T21:06:00Z" w16du:dateUtc="2026-03-16T04:06:00Z"/>
          <w:rFonts w:asciiTheme="majorHAnsi" w:hAnsiTheme="majorHAnsi" w:cstheme="majorHAnsi"/>
        </w:rPr>
      </w:pPr>
      <w:ins w:id="1051" w:author="Christina Sun" w:date="2026-03-15T21:05:00Z" w16du:dateUtc="2026-03-16T04:05:00Z">
        <w:r w:rsidRPr="00B621E1">
          <w:rPr>
            <w:rFonts w:asciiTheme="majorHAnsi" w:hAnsiTheme="majorHAnsi" w:cstheme="majorHAnsi"/>
            <w:noProof/>
          </w:rPr>
          <w:drawing>
            <wp:inline distT="0" distB="0" distL="0" distR="0" wp14:anchorId="188938AA" wp14:editId="53BA2E2C">
              <wp:extent cx="5033099" cy="3657600"/>
              <wp:effectExtent l="0" t="0" r="0" b="0"/>
              <wp:docPr id="170835997" name="Picture 8"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997" name="Picture 8" descr="A graph with numbers an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0F80C2E8" w14:textId="77777777" w:rsidR="000322E6" w:rsidRPr="00B621E1" w:rsidRDefault="000322E6" w:rsidP="000322E6">
      <w:pPr>
        <w:rPr>
          <w:ins w:id="1052" w:author="Christina Sun" w:date="2026-03-15T21:08:00Z" w16du:dateUtc="2026-03-16T04:08:00Z"/>
          <w:rFonts w:asciiTheme="majorHAnsi" w:hAnsiTheme="majorHAnsi" w:cstheme="majorHAnsi"/>
          <w:sz w:val="20"/>
          <w:szCs w:val="20"/>
        </w:rPr>
      </w:pPr>
      <w:ins w:id="1053" w:author="Christina Sun" w:date="2026-03-15T21:08:00Z" w16du:dateUtc="2026-03-16T04:08:00Z">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ins>
    </w:p>
    <w:p w14:paraId="51461DB1" w14:textId="77777777" w:rsidR="000D563E" w:rsidRPr="00B621E1" w:rsidRDefault="000D563E" w:rsidP="000D563E">
      <w:pPr>
        <w:spacing w:line="360" w:lineRule="auto"/>
        <w:rPr>
          <w:ins w:id="1054" w:author="Christina Sun" w:date="2026-03-15T21:09:00Z" w16du:dateUtc="2026-03-16T04:09:00Z"/>
          <w:rFonts w:asciiTheme="majorHAnsi" w:hAnsiTheme="majorHAnsi" w:cstheme="majorHAnsi"/>
          <w:b/>
          <w:bCs/>
        </w:rPr>
      </w:pPr>
    </w:p>
    <w:p w14:paraId="74F741AD" w14:textId="77777777" w:rsidR="000D563E" w:rsidRPr="00B621E1" w:rsidRDefault="000D563E" w:rsidP="000D563E">
      <w:pPr>
        <w:spacing w:line="360" w:lineRule="auto"/>
        <w:rPr>
          <w:ins w:id="1055" w:author="Christina Sun" w:date="2026-03-15T21:09:00Z" w16du:dateUtc="2026-03-16T04:09:00Z"/>
          <w:rFonts w:asciiTheme="majorHAnsi" w:hAnsiTheme="majorHAnsi" w:cstheme="majorHAnsi"/>
          <w:b/>
          <w:bCs/>
        </w:rPr>
      </w:pPr>
    </w:p>
    <w:p w14:paraId="1D46C014" w14:textId="77777777" w:rsidR="000D563E" w:rsidRPr="00B621E1" w:rsidRDefault="000D563E" w:rsidP="000D563E">
      <w:pPr>
        <w:spacing w:line="360" w:lineRule="auto"/>
        <w:rPr>
          <w:ins w:id="1056" w:author="Christina Sun" w:date="2026-03-15T21:09:00Z" w16du:dateUtc="2026-03-16T04:09:00Z"/>
          <w:rFonts w:asciiTheme="majorHAnsi" w:hAnsiTheme="majorHAnsi" w:cstheme="majorHAnsi"/>
          <w:b/>
          <w:bCs/>
        </w:rPr>
      </w:pPr>
    </w:p>
    <w:p w14:paraId="3F1C7799" w14:textId="77777777" w:rsidR="000D563E" w:rsidRPr="00B621E1" w:rsidRDefault="000D563E" w:rsidP="000D563E">
      <w:pPr>
        <w:spacing w:line="360" w:lineRule="auto"/>
        <w:rPr>
          <w:ins w:id="1057" w:author="Christina Sun" w:date="2026-03-15T21:09:00Z" w16du:dateUtc="2026-03-16T04:09:00Z"/>
          <w:rFonts w:asciiTheme="majorHAnsi" w:hAnsiTheme="majorHAnsi" w:cstheme="majorHAnsi"/>
          <w:b/>
          <w:bCs/>
        </w:rPr>
      </w:pPr>
    </w:p>
    <w:p w14:paraId="00CF2287" w14:textId="77777777" w:rsidR="000D563E" w:rsidRPr="00B621E1" w:rsidRDefault="000D563E" w:rsidP="000D563E">
      <w:pPr>
        <w:spacing w:line="360" w:lineRule="auto"/>
        <w:rPr>
          <w:ins w:id="1058" w:author="Christina Sun" w:date="2026-03-15T21:09:00Z" w16du:dateUtc="2026-03-16T04:09:00Z"/>
          <w:rFonts w:asciiTheme="majorHAnsi" w:hAnsiTheme="majorHAnsi" w:cstheme="majorHAnsi"/>
          <w:b/>
          <w:bCs/>
        </w:rPr>
      </w:pPr>
    </w:p>
    <w:p w14:paraId="3091748A" w14:textId="77777777" w:rsidR="000D563E" w:rsidRPr="00B621E1" w:rsidRDefault="000D563E" w:rsidP="000D563E">
      <w:pPr>
        <w:spacing w:line="360" w:lineRule="auto"/>
        <w:rPr>
          <w:ins w:id="1059" w:author="Christina Sun" w:date="2026-03-15T21:09:00Z" w16du:dateUtc="2026-03-16T04:09:00Z"/>
          <w:rFonts w:asciiTheme="majorHAnsi" w:hAnsiTheme="majorHAnsi" w:cstheme="majorHAnsi"/>
          <w:b/>
          <w:bCs/>
        </w:rPr>
      </w:pPr>
    </w:p>
    <w:p w14:paraId="1E6C188B" w14:textId="77777777" w:rsidR="000D563E" w:rsidRPr="00B621E1" w:rsidRDefault="000D563E" w:rsidP="000D563E">
      <w:pPr>
        <w:spacing w:line="360" w:lineRule="auto"/>
        <w:rPr>
          <w:ins w:id="1060" w:author="Christina Sun" w:date="2026-03-15T21:09:00Z" w16du:dateUtc="2026-03-16T04:09:00Z"/>
          <w:rFonts w:asciiTheme="majorHAnsi" w:hAnsiTheme="majorHAnsi" w:cstheme="majorHAnsi"/>
          <w:b/>
          <w:bCs/>
        </w:rPr>
      </w:pPr>
    </w:p>
    <w:p w14:paraId="20C731AE" w14:textId="77777777" w:rsidR="000D563E" w:rsidRPr="00B621E1" w:rsidRDefault="000D563E" w:rsidP="000D563E">
      <w:pPr>
        <w:spacing w:line="360" w:lineRule="auto"/>
        <w:rPr>
          <w:ins w:id="1061" w:author="Christina Sun" w:date="2026-03-15T21:09:00Z" w16du:dateUtc="2026-03-16T04:09:00Z"/>
          <w:rFonts w:asciiTheme="majorHAnsi" w:hAnsiTheme="majorHAnsi" w:cstheme="majorHAnsi"/>
          <w:b/>
          <w:bCs/>
        </w:rPr>
      </w:pPr>
    </w:p>
    <w:p w14:paraId="25B1B63A" w14:textId="69BA07B9" w:rsidR="000D563E" w:rsidRPr="00B621E1" w:rsidRDefault="000D563E" w:rsidP="000D563E">
      <w:pPr>
        <w:spacing w:line="360" w:lineRule="auto"/>
        <w:rPr>
          <w:ins w:id="1062" w:author="Christina Sun" w:date="2026-03-15T21:09:00Z" w16du:dateUtc="2026-03-16T04:09:00Z"/>
          <w:rFonts w:asciiTheme="majorHAnsi" w:hAnsiTheme="majorHAnsi" w:cstheme="majorHAnsi"/>
          <w:b/>
          <w:bCs/>
        </w:rPr>
      </w:pPr>
      <w:ins w:id="1063" w:author="Christina Sun" w:date="2026-03-15T21:09:00Z" w16du:dateUtc="2026-03-16T04:09:00Z">
        <w:r w:rsidRPr="00B621E1">
          <w:rPr>
            <w:rFonts w:asciiTheme="majorHAnsi" w:hAnsiTheme="majorHAnsi" w:cstheme="majorHAnsi"/>
            <w:b/>
            <w:bCs/>
          </w:rPr>
          <w:lastRenderedPageBreak/>
          <w:t>Figure X</w:t>
        </w:r>
      </w:ins>
    </w:p>
    <w:p w14:paraId="64FE7472" w14:textId="6A2380DC" w:rsidR="00871AA2" w:rsidRPr="00B621E1" w:rsidRDefault="000D563E" w:rsidP="000322E6">
      <w:pPr>
        <w:spacing w:line="360" w:lineRule="auto"/>
        <w:rPr>
          <w:ins w:id="1064" w:author="Christina Sun" w:date="2026-03-15T21:06:00Z" w16du:dateUtc="2026-03-16T04:06:00Z"/>
          <w:rFonts w:asciiTheme="majorHAnsi" w:hAnsiTheme="majorHAnsi" w:cstheme="majorHAnsi"/>
          <w:i/>
          <w:iCs/>
          <w:rPrChange w:id="1065" w:author="Christina Sun" w:date="2026-03-15T21:36:00Z" w16du:dateUtc="2026-03-16T04:36:00Z">
            <w:rPr>
              <w:ins w:id="1066" w:author="Christina Sun" w:date="2026-03-15T21:06:00Z" w16du:dateUtc="2026-03-16T04:06:00Z"/>
              <w:rFonts w:asciiTheme="majorHAnsi" w:hAnsiTheme="majorHAnsi" w:cstheme="majorHAnsi"/>
            </w:rPr>
          </w:rPrChange>
        </w:rPr>
        <w:pPrChange w:id="1067" w:author="Christina Sun" w:date="2026-03-15T21:08:00Z" w16du:dateUtc="2026-03-16T04:08:00Z">
          <w:pPr>
            <w:spacing w:line="360" w:lineRule="auto"/>
            <w:ind w:firstLine="720"/>
          </w:pPr>
        </w:pPrChange>
      </w:pPr>
      <w:ins w:id="1068" w:author="Christina Sun" w:date="2026-03-15T21:09:00Z" w16du:dateUtc="2026-03-16T04:09:00Z">
        <w:r w:rsidRPr="00B621E1">
          <w:rPr>
            <w:rFonts w:asciiTheme="majorHAnsi" w:hAnsiTheme="majorHAnsi" w:cstheme="majorHAnsi"/>
            <w:i/>
            <w:iCs/>
            <w:highlight w:val="yellow"/>
          </w:rPr>
          <w:t xml:space="preserve">Regression </w:t>
        </w:r>
        <w:r w:rsidRPr="00B621E1">
          <w:rPr>
            <w:rFonts w:asciiTheme="majorHAnsi" w:hAnsiTheme="majorHAnsi" w:cstheme="majorHAnsi"/>
            <w:i/>
            <w:iCs/>
            <w:highlight w:val="yellow"/>
          </w:rPr>
          <w:t>of</w:t>
        </w:r>
        <w:r w:rsidRPr="00B621E1">
          <w:rPr>
            <w:rFonts w:asciiTheme="majorHAnsi" w:hAnsiTheme="majorHAnsi" w:cstheme="majorHAnsi"/>
            <w:i/>
            <w:iCs/>
            <w:highlight w:val="yellow"/>
          </w:rPr>
          <w:t xml:space="preserve"> College </w:t>
        </w:r>
      </w:ins>
      <w:ins w:id="1069" w:author="Christina Sun" w:date="2026-03-15T21:10:00Z" w16du:dateUtc="2026-03-16T04:10:00Z">
        <w:r w:rsidR="00617DE8" w:rsidRPr="00B621E1">
          <w:rPr>
            <w:rFonts w:asciiTheme="majorHAnsi" w:hAnsiTheme="majorHAnsi" w:cstheme="majorHAnsi"/>
            <w:i/>
            <w:iCs/>
            <w:highlight w:val="yellow"/>
          </w:rPr>
          <w:t xml:space="preserve">about Financial Burdens </w:t>
        </w:r>
      </w:ins>
      <w:ins w:id="1070" w:author="Christina Sun" w:date="2026-03-15T21:09:00Z" w16du:dateUtc="2026-03-16T04:09:00Z">
        <w:r w:rsidRPr="00B621E1">
          <w:rPr>
            <w:rFonts w:asciiTheme="majorHAnsi" w:hAnsiTheme="majorHAnsi" w:cstheme="majorHAnsi"/>
            <w:i/>
            <w:iCs/>
            <w:highlight w:val="yellow"/>
          </w:rPr>
          <w:t xml:space="preserve">on </w:t>
        </w:r>
        <w:r w:rsidRPr="00B621E1">
          <w:rPr>
            <w:rFonts w:asciiTheme="majorHAnsi" w:hAnsiTheme="majorHAnsi" w:cstheme="majorHAnsi"/>
            <w:i/>
            <w:iCs/>
          </w:rPr>
          <w:t>Sexual Orientation</w:t>
        </w:r>
      </w:ins>
    </w:p>
    <w:p w14:paraId="7FD479CF" w14:textId="54F20D8B" w:rsidR="00871AA2" w:rsidRPr="00B621E1" w:rsidRDefault="00871AA2" w:rsidP="00871AA2">
      <w:pPr>
        <w:spacing w:line="360" w:lineRule="auto"/>
        <w:ind w:firstLine="720"/>
        <w:rPr>
          <w:ins w:id="1071" w:author="Christina Sun" w:date="2026-03-15T21:06:00Z" w16du:dateUtc="2026-03-16T04:06:00Z"/>
          <w:rFonts w:asciiTheme="majorHAnsi" w:hAnsiTheme="majorHAnsi" w:cstheme="majorHAnsi"/>
        </w:rPr>
        <w:pPrChange w:id="1072" w:author="Christina Sun" w:date="2026-03-15T21:06:00Z" w16du:dateUtc="2026-03-16T04:06:00Z">
          <w:pPr>
            <w:spacing w:line="360" w:lineRule="auto"/>
            <w:ind w:firstLine="720"/>
            <w:jc w:val="center"/>
          </w:pPr>
        </w:pPrChange>
      </w:pPr>
      <w:ins w:id="1073" w:author="Christina Sun" w:date="2026-03-15T21:05:00Z" w16du:dateUtc="2026-03-16T04:05:00Z">
        <w:r w:rsidRPr="00B621E1">
          <w:rPr>
            <w:rFonts w:asciiTheme="majorHAnsi" w:hAnsiTheme="majorHAnsi" w:cstheme="majorHAnsi"/>
            <w:noProof/>
          </w:rPr>
          <w:drawing>
            <wp:inline distT="0" distB="0" distL="0" distR="0" wp14:anchorId="5224DA5A" wp14:editId="2EECF686">
              <wp:extent cx="5033099" cy="3657600"/>
              <wp:effectExtent l="0" t="0" r="0" b="0"/>
              <wp:docPr id="985779706" name="Picture 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9706" name="Picture 9" descr="A graph with numbers an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0D6397A9" w14:textId="77777777" w:rsidR="000322E6" w:rsidRPr="00B621E1" w:rsidRDefault="000322E6" w:rsidP="000322E6">
      <w:pPr>
        <w:rPr>
          <w:ins w:id="1074" w:author="Christina Sun" w:date="2026-03-15T21:08:00Z" w16du:dateUtc="2026-03-16T04:08:00Z"/>
          <w:rFonts w:asciiTheme="majorHAnsi" w:hAnsiTheme="majorHAnsi" w:cstheme="majorHAnsi"/>
          <w:sz w:val="20"/>
          <w:szCs w:val="20"/>
        </w:rPr>
      </w:pPr>
      <w:ins w:id="1075" w:author="Christina Sun" w:date="2026-03-15T21:08:00Z" w16du:dateUtc="2026-03-16T04:08:00Z">
        <w:r w:rsidRPr="00B621E1">
          <w:rPr>
            <w:rFonts w:asciiTheme="majorHAnsi" w:hAnsiTheme="majorHAnsi" w:cstheme="majorHAnsi"/>
            <w:i/>
            <w:iCs/>
            <w:sz w:val="20"/>
            <w:szCs w:val="20"/>
          </w:rPr>
          <w:t xml:space="preserve">Note. </w:t>
        </w:r>
        <w:r w:rsidRPr="00B621E1">
          <w:rPr>
            <w:rFonts w:asciiTheme="majorHAnsi" w:hAnsiTheme="majorHAnsi" w:cstheme="majorHAnsi"/>
            <w:sz w:val="20"/>
            <w:szCs w:val="20"/>
          </w:rPr>
          <w:t xml:space="preserve">For the unconditional model,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7,283. For the model controlling for demographics (race/ethnicity and parental level of education), </w:t>
        </w:r>
        <w:r w:rsidRPr="00B621E1">
          <w:rPr>
            <w:rFonts w:asciiTheme="majorHAnsi" w:hAnsiTheme="majorHAnsi" w:cstheme="majorHAnsi"/>
            <w:i/>
            <w:iCs/>
            <w:sz w:val="20"/>
            <w:szCs w:val="20"/>
          </w:rPr>
          <w:t>n</w:t>
        </w:r>
        <w:r w:rsidRPr="00B621E1">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ins>
    </w:p>
    <w:p w14:paraId="6CF4E8AA" w14:textId="77777777" w:rsidR="00871AA2" w:rsidRPr="00B621E1" w:rsidRDefault="00871AA2" w:rsidP="000322E6">
      <w:pPr>
        <w:spacing w:line="360" w:lineRule="auto"/>
        <w:rPr>
          <w:ins w:id="1076" w:author="Christina Sun" w:date="2026-03-15T21:04:00Z" w16du:dateUtc="2026-03-16T04:04:00Z"/>
          <w:rFonts w:asciiTheme="majorHAnsi" w:hAnsiTheme="majorHAnsi" w:cstheme="majorHAnsi"/>
          <w:rPrChange w:id="1077" w:author="Christina Sun" w:date="2026-03-15T21:36:00Z" w16du:dateUtc="2026-03-16T04:36:00Z">
            <w:rPr>
              <w:ins w:id="1078" w:author="Christina Sun" w:date="2026-03-15T21:04:00Z" w16du:dateUtc="2026-03-16T04:04:00Z"/>
              <w:rFonts w:ascii="Calibri" w:hAnsi="Calibri" w:cs="Calibri"/>
              <w:b/>
              <w:bCs/>
              <w:sz w:val="24"/>
              <w:szCs w:val="28"/>
            </w:rPr>
          </w:rPrChange>
        </w:rPr>
        <w:pPrChange w:id="1079" w:author="Christina Sun" w:date="2026-03-15T21:08:00Z" w16du:dateUtc="2026-03-16T04:08:00Z">
          <w:pPr>
            <w:pStyle w:val="Heading1"/>
            <w:spacing w:before="0" w:after="0" w:line="360" w:lineRule="auto"/>
            <w:jc w:val="left"/>
          </w:pPr>
        </w:pPrChange>
      </w:pPr>
    </w:p>
    <w:p w14:paraId="61BE3B6B" w14:textId="77777777" w:rsidR="00871AA2" w:rsidRPr="00B621E1" w:rsidRDefault="00871AA2" w:rsidP="00871AA2">
      <w:pPr>
        <w:rPr>
          <w:ins w:id="1080" w:author="Christina Sun" w:date="2026-03-15T21:04:00Z" w16du:dateUtc="2026-03-16T04:04:00Z"/>
          <w:rFonts w:asciiTheme="majorHAnsi" w:hAnsiTheme="majorHAnsi" w:cstheme="majorHAnsi"/>
          <w:rPrChange w:id="1081" w:author="Christina Sun" w:date="2026-03-15T21:36:00Z" w16du:dateUtc="2026-03-16T04:36:00Z">
            <w:rPr>
              <w:ins w:id="1082" w:author="Christina Sun" w:date="2026-03-15T21:04:00Z" w16du:dateUtc="2026-03-16T04:04:00Z"/>
              <w:rFonts w:ascii="Calibri" w:hAnsi="Calibri" w:cs="Calibri"/>
              <w:b/>
              <w:bCs/>
              <w:sz w:val="24"/>
              <w:szCs w:val="28"/>
            </w:rPr>
          </w:rPrChange>
        </w:rPr>
        <w:pPrChange w:id="1083" w:author="Christina Sun" w:date="2026-03-15T21:04:00Z" w16du:dateUtc="2026-03-16T04:04:00Z">
          <w:pPr>
            <w:pStyle w:val="Heading1"/>
            <w:spacing w:before="0" w:after="0" w:line="360" w:lineRule="auto"/>
            <w:jc w:val="left"/>
          </w:pPr>
        </w:pPrChange>
      </w:pPr>
    </w:p>
    <w:p w14:paraId="53043AF1" w14:textId="265E47E1" w:rsidR="004F595A" w:rsidRPr="00B621E1" w:rsidRDefault="004F595A" w:rsidP="004F595A">
      <w:pPr>
        <w:pStyle w:val="Heading1"/>
        <w:spacing w:before="0" w:after="0" w:line="360" w:lineRule="auto"/>
        <w:jc w:val="left"/>
        <w:rPr>
          <w:rFonts w:asciiTheme="majorHAnsi" w:hAnsiTheme="majorHAnsi" w:cstheme="majorHAnsi"/>
          <w:b/>
          <w:bCs/>
          <w:sz w:val="28"/>
          <w:szCs w:val="28"/>
          <w:rPrChange w:id="1084" w:author="Christina Sun" w:date="2026-03-15T21:36:00Z" w16du:dateUtc="2026-03-16T04:36:00Z">
            <w:rPr>
              <w:rFonts w:ascii="Calibri" w:hAnsi="Calibri" w:cs="Calibri"/>
              <w:b/>
              <w:bCs/>
              <w:sz w:val="28"/>
              <w:szCs w:val="28"/>
            </w:rPr>
          </w:rPrChange>
        </w:rPr>
      </w:pPr>
      <w:del w:id="1085" w:author="Christina Sun" w:date="2026-03-15T21:31:00Z" w16du:dateUtc="2026-03-16T04:31:00Z">
        <w:r w:rsidRPr="00B621E1" w:rsidDel="008849FD">
          <w:rPr>
            <w:rFonts w:asciiTheme="majorHAnsi" w:hAnsiTheme="majorHAnsi" w:cstheme="majorHAnsi"/>
            <w:b/>
            <w:bCs/>
            <w:sz w:val="24"/>
            <w:szCs w:val="28"/>
            <w:rPrChange w:id="1086" w:author="Christina Sun" w:date="2026-03-15T21:36:00Z" w16du:dateUtc="2026-03-16T04:36:00Z">
              <w:rPr>
                <w:rFonts w:ascii="Calibri" w:hAnsi="Calibri" w:cs="Calibri"/>
                <w:b/>
                <w:bCs/>
                <w:sz w:val="24"/>
                <w:szCs w:val="28"/>
              </w:rPr>
            </w:rPrChange>
          </w:rPr>
          <w:delText xml:space="preserve">Academic </w:delText>
        </w:r>
      </w:del>
      <w:ins w:id="1087" w:author="Christina Sun" w:date="2026-03-15T21:31:00Z" w16du:dateUtc="2026-03-16T04:31:00Z">
        <w:r w:rsidR="008849FD" w:rsidRPr="00B621E1">
          <w:rPr>
            <w:rFonts w:asciiTheme="majorHAnsi" w:hAnsiTheme="majorHAnsi" w:cstheme="majorHAnsi"/>
            <w:b/>
            <w:bCs/>
            <w:sz w:val="24"/>
            <w:szCs w:val="28"/>
            <w:rPrChange w:id="1088" w:author="Christina Sun" w:date="2026-03-15T21:36:00Z" w16du:dateUtc="2026-03-16T04:36:00Z">
              <w:rPr>
                <w:rFonts w:ascii="Calibri" w:hAnsi="Calibri" w:cs="Calibri"/>
                <w:b/>
                <w:bCs/>
                <w:sz w:val="24"/>
                <w:szCs w:val="28"/>
              </w:rPr>
            </w:rPrChange>
          </w:rPr>
          <w:t>Post-secondary Education</w:t>
        </w:r>
        <w:r w:rsidR="008849FD" w:rsidRPr="00B621E1">
          <w:rPr>
            <w:rFonts w:asciiTheme="majorHAnsi" w:hAnsiTheme="majorHAnsi" w:cstheme="majorHAnsi"/>
            <w:b/>
            <w:bCs/>
            <w:sz w:val="24"/>
            <w:szCs w:val="28"/>
            <w:rPrChange w:id="1089" w:author="Christina Sun" w:date="2026-03-15T21:36:00Z" w16du:dateUtc="2026-03-16T04:36:00Z">
              <w:rPr>
                <w:rFonts w:ascii="Calibri" w:hAnsi="Calibri" w:cs="Calibri"/>
                <w:b/>
                <w:bCs/>
                <w:sz w:val="24"/>
                <w:szCs w:val="28"/>
              </w:rPr>
            </w:rPrChange>
          </w:rPr>
          <w:t xml:space="preserve"> </w:t>
        </w:r>
      </w:ins>
      <w:r w:rsidRPr="00B621E1">
        <w:rPr>
          <w:rFonts w:asciiTheme="majorHAnsi" w:hAnsiTheme="majorHAnsi" w:cstheme="majorHAnsi"/>
          <w:b/>
          <w:bCs/>
          <w:sz w:val="24"/>
          <w:szCs w:val="28"/>
          <w:rPrChange w:id="1090" w:author="Christina Sun" w:date="2026-03-15T21:36:00Z" w16du:dateUtc="2026-03-16T04:36:00Z">
            <w:rPr>
              <w:rFonts w:ascii="Calibri" w:hAnsi="Calibri" w:cs="Calibri"/>
              <w:b/>
              <w:bCs/>
              <w:sz w:val="24"/>
              <w:szCs w:val="28"/>
            </w:rPr>
          </w:rPrChange>
        </w:rPr>
        <w:t xml:space="preserve">Plans </w:t>
      </w:r>
    </w:p>
    <w:p w14:paraId="6455FFB9" w14:textId="229EE8EC" w:rsidR="004F595A" w:rsidRPr="00B621E1" w:rsidRDefault="004F595A" w:rsidP="004F595A">
      <w:pPr>
        <w:spacing w:line="360" w:lineRule="auto"/>
        <w:ind w:firstLine="720"/>
        <w:rPr>
          <w:rFonts w:asciiTheme="majorHAnsi" w:hAnsiTheme="majorHAnsi" w:cstheme="majorHAnsi"/>
          <w:rPrChange w:id="1091" w:author="Christina Sun" w:date="2026-03-15T21:36:00Z" w16du:dateUtc="2026-03-16T04:36:00Z">
            <w:rPr>
              <w:rFonts w:ascii="Calibri" w:hAnsi="Calibri" w:cs="Calibri"/>
            </w:rPr>
          </w:rPrChange>
        </w:rPr>
      </w:pPr>
      <w:r w:rsidRPr="00B621E1">
        <w:rPr>
          <w:rFonts w:asciiTheme="majorHAnsi" w:hAnsiTheme="majorHAnsi" w:cstheme="majorHAnsi"/>
          <w:rPrChange w:id="1092" w:author="Christina Sun" w:date="2026-03-15T21:36:00Z" w16du:dateUtc="2026-03-16T04:36:00Z">
            <w:rPr>
              <w:rFonts w:ascii="Calibri" w:hAnsi="Calibri" w:cs="Calibri"/>
            </w:rPr>
          </w:rPrChange>
        </w:rPr>
        <w:t xml:space="preserve">We first explore patterns in academic plans across gender identity, including college program type, intended field of study, and the highest degree students planned to pursue. Findings indicate that most students planned to enroll in a four-year college compared to a two-year college across gender identity (Figure </w:t>
      </w:r>
      <w:r w:rsidR="00A62F47" w:rsidRPr="00B621E1">
        <w:rPr>
          <w:rFonts w:asciiTheme="majorHAnsi" w:hAnsiTheme="majorHAnsi" w:cstheme="majorHAnsi"/>
          <w:rPrChange w:id="1093" w:author="Christina Sun" w:date="2026-03-15T21:36:00Z" w16du:dateUtc="2026-03-16T04:36:00Z">
            <w:rPr>
              <w:rFonts w:ascii="Calibri" w:hAnsi="Calibri" w:cs="Calibri"/>
            </w:rPr>
          </w:rPrChange>
        </w:rPr>
        <w:t>7</w:t>
      </w:r>
      <w:r w:rsidRPr="00B621E1">
        <w:rPr>
          <w:rFonts w:asciiTheme="majorHAnsi" w:hAnsiTheme="majorHAnsi" w:cstheme="majorHAnsi"/>
          <w:rPrChange w:id="1094" w:author="Christina Sun" w:date="2026-03-15T21:36:00Z" w16du:dateUtc="2026-03-16T04:36:00Z">
            <w:rPr>
              <w:rFonts w:ascii="Calibri" w:hAnsi="Calibri" w:cs="Calibri"/>
            </w:rPr>
          </w:rPrChange>
        </w:rPr>
        <w:t xml:space="preserve">); however, more transgender and nonbinary students planned to enroll in four-year colleges compared to their cisgender peers. Conversely, students that identified as gender diverse or questioning intended to enroll in a two-year or four-year college </w:t>
      </w:r>
      <w:r w:rsidR="00BE5299" w:rsidRPr="00B621E1">
        <w:rPr>
          <w:rFonts w:asciiTheme="majorHAnsi" w:hAnsiTheme="majorHAnsi" w:cstheme="majorHAnsi"/>
          <w:rPrChange w:id="1095" w:author="Christina Sun" w:date="2026-03-15T21:36:00Z" w16du:dateUtc="2026-03-16T04:36:00Z">
            <w:rPr>
              <w:rFonts w:ascii="Calibri" w:hAnsi="Calibri" w:cs="Calibri"/>
            </w:rPr>
          </w:rPrChange>
        </w:rPr>
        <w:t xml:space="preserve">at nearly similar rates </w:t>
      </w:r>
      <w:r w:rsidRPr="00B621E1">
        <w:rPr>
          <w:rFonts w:asciiTheme="majorHAnsi" w:hAnsiTheme="majorHAnsi" w:cstheme="majorHAnsi"/>
          <w:rPrChange w:id="1096" w:author="Christina Sun" w:date="2026-03-15T21:36:00Z" w16du:dateUtc="2026-03-16T04:36:00Z">
            <w:rPr>
              <w:rFonts w:ascii="Calibri" w:hAnsi="Calibri" w:cs="Calibri"/>
            </w:rPr>
          </w:rPrChange>
        </w:rPr>
        <w:t>(49.3% and 50.7%, respectively).</w:t>
      </w:r>
    </w:p>
    <w:p w14:paraId="524043AF" w14:textId="64525F0D" w:rsidR="004F595A" w:rsidRPr="00B621E1" w:rsidRDefault="004F595A" w:rsidP="004F595A">
      <w:pPr>
        <w:spacing w:line="360" w:lineRule="auto"/>
        <w:rPr>
          <w:rFonts w:asciiTheme="majorHAnsi" w:hAnsiTheme="majorHAnsi" w:cstheme="majorHAnsi"/>
          <w:b/>
          <w:bCs/>
        </w:rPr>
      </w:pPr>
      <w:r w:rsidRPr="00B621E1">
        <w:rPr>
          <w:rFonts w:asciiTheme="majorHAnsi" w:hAnsiTheme="majorHAnsi" w:cstheme="majorHAnsi"/>
          <w:b/>
          <w:bCs/>
        </w:rPr>
        <w:t xml:space="preserve">Figure </w:t>
      </w:r>
      <w:r w:rsidR="00A62F47" w:rsidRPr="00B621E1">
        <w:rPr>
          <w:rFonts w:asciiTheme="majorHAnsi" w:hAnsiTheme="majorHAnsi" w:cstheme="majorHAnsi"/>
          <w:b/>
          <w:bCs/>
        </w:rPr>
        <w:t>7</w:t>
      </w:r>
    </w:p>
    <w:p w14:paraId="0671647F" w14:textId="77777777" w:rsidR="004F595A" w:rsidRPr="00B621E1" w:rsidRDefault="004F595A" w:rsidP="004F595A">
      <w:pPr>
        <w:spacing w:line="360" w:lineRule="auto"/>
        <w:rPr>
          <w:rFonts w:asciiTheme="majorHAnsi" w:hAnsiTheme="majorHAnsi" w:cstheme="majorHAnsi"/>
          <w:i/>
          <w:iCs/>
        </w:rPr>
      </w:pPr>
      <w:commentRangeStart w:id="1097"/>
      <w:r w:rsidRPr="00B621E1">
        <w:rPr>
          <w:rFonts w:asciiTheme="majorHAnsi" w:hAnsiTheme="majorHAnsi" w:cstheme="majorHAnsi"/>
          <w:i/>
          <w:iCs/>
        </w:rPr>
        <w:lastRenderedPageBreak/>
        <w:t>Plans for Two- or Four- Year College Enrollment Among 12</w:t>
      </w:r>
      <w:r w:rsidRPr="00B621E1">
        <w:rPr>
          <w:rFonts w:asciiTheme="majorHAnsi" w:hAnsiTheme="majorHAnsi" w:cstheme="majorHAnsi"/>
          <w:i/>
          <w:iCs/>
          <w:vertAlign w:val="superscript"/>
        </w:rPr>
        <w:t>th</w:t>
      </w:r>
      <w:r w:rsidRPr="00B621E1">
        <w:rPr>
          <w:rFonts w:asciiTheme="majorHAnsi" w:hAnsiTheme="majorHAnsi" w:cstheme="majorHAnsi"/>
          <w:i/>
          <w:iCs/>
        </w:rPr>
        <w:t xml:space="preserve"> Grade Participants (n = 7,522) by Gender</w:t>
      </w:r>
      <w:commentRangeEnd w:id="1097"/>
      <w:r>
        <w:rPr>
          <w:rStyle w:val="CommentReference"/>
          <w:rFonts w:asciiTheme="majorHAnsi" w:hAnsiTheme="majorHAnsi" w:cstheme="majorHAnsi"/>
          <w:noProof/>
          <w:sz w:val="24"/>
          <w:szCs w:val="24"/>
        </w:rPr>
        <w:commentReference w:id="1097"/>
      </w:r>
      <w:r w:rsidRPr="00B621E1">
        <w:rPr>
          <w:rFonts w:asciiTheme="majorHAnsi" w:hAnsiTheme="majorHAnsi" w:cstheme="majorHAnsi"/>
          <w:noProof/>
        </w:rPr>
        <w:drawing>
          <wp:inline distT="0" distB="0" distL="0" distR="0" wp14:anchorId="5A6FD15C" wp14:editId="0EBFA817">
            <wp:extent cx="5773271" cy="3052556"/>
            <wp:effectExtent l="0" t="0" r="5715" b="0"/>
            <wp:docPr id="837335964"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47292065" w14:textId="77777777" w:rsidR="004F595A" w:rsidRPr="00B621E1" w:rsidRDefault="004F595A" w:rsidP="004F595A">
      <w:pPr>
        <w:spacing w:after="240"/>
        <w:rPr>
          <w:rFonts w:asciiTheme="majorHAnsi" w:hAnsiTheme="majorHAnsi" w:cstheme="majorHAnsi"/>
          <w:sz w:val="20"/>
          <w:szCs w:val="20"/>
        </w:rPr>
      </w:pPr>
    </w:p>
    <w:p w14:paraId="0FCCAEBE" w14:textId="26E31F6E" w:rsidR="004F595A" w:rsidRPr="00B621E1" w:rsidRDefault="004F595A" w:rsidP="004F595A">
      <w:pPr>
        <w:spacing w:line="360" w:lineRule="auto"/>
        <w:ind w:firstLine="720"/>
        <w:rPr>
          <w:rFonts w:asciiTheme="majorHAnsi" w:hAnsiTheme="majorHAnsi" w:cstheme="majorHAnsi"/>
        </w:rPr>
        <w:sectPr w:rsidR="004F595A" w:rsidRPr="00B621E1" w:rsidSect="004F595A">
          <w:headerReference w:type="even" r:id="rId24"/>
          <w:headerReference w:type="default" r:id="rId25"/>
          <w:footerReference w:type="default" r:id="rId26"/>
          <w:pgSz w:w="12240" w:h="15840"/>
          <w:pgMar w:top="1440" w:right="1440" w:bottom="1440" w:left="1440" w:header="720" w:footer="720" w:gutter="0"/>
          <w:cols w:space="720"/>
        </w:sectPr>
      </w:pPr>
      <w:commentRangeStart w:id="1098"/>
      <w:r w:rsidRPr="00B621E1">
        <w:rPr>
          <w:rFonts w:asciiTheme="majorHAnsi" w:hAnsiTheme="majorHAnsi" w:cstheme="majorHAnsi"/>
        </w:rPr>
        <w:t xml:space="preserve">Differences also emerged in </w:t>
      </w:r>
      <w:commentRangeStart w:id="1099"/>
      <w:commentRangeStart w:id="1100"/>
      <w:r w:rsidRPr="00B621E1">
        <w:rPr>
          <w:rFonts w:asciiTheme="majorHAnsi" w:hAnsiTheme="majorHAnsi" w:cstheme="majorHAnsi"/>
        </w:rPr>
        <w:t xml:space="preserve">students’ intended field of study (Table </w:t>
      </w:r>
      <w:r w:rsidR="00A62F47" w:rsidRPr="00B621E1">
        <w:rPr>
          <w:rFonts w:asciiTheme="majorHAnsi" w:hAnsiTheme="majorHAnsi" w:cstheme="majorHAnsi"/>
        </w:rPr>
        <w:t>4</w:t>
      </w:r>
      <w:r w:rsidRPr="00B621E1">
        <w:rPr>
          <w:rFonts w:asciiTheme="majorHAnsi" w:hAnsiTheme="majorHAnsi" w:cstheme="majorHAnsi"/>
        </w:rPr>
        <w:t>).</w:t>
      </w:r>
      <w:commentRangeEnd w:id="1099"/>
      <w:r w:rsidRPr="00784751">
        <w:rPr>
          <w:rStyle w:val="CommentReference"/>
          <w:rFonts w:asciiTheme="majorHAnsi" w:hAnsiTheme="majorHAnsi" w:cstheme="majorHAnsi"/>
          <w:sz w:val="24"/>
          <w:szCs w:val="24"/>
        </w:rPr>
        <w:commentReference w:id="1099"/>
      </w:r>
      <w:commentRangeEnd w:id="1100"/>
      <w:r w:rsidR="005211ED" w:rsidRPr="00784751">
        <w:rPr>
          <w:rStyle w:val="CommentReference"/>
          <w:rFonts w:asciiTheme="majorHAnsi" w:hAnsiTheme="majorHAnsi" w:cstheme="majorHAnsi"/>
          <w:sz w:val="24"/>
          <w:szCs w:val="24"/>
        </w:rPr>
        <w:commentReference w:id="1100"/>
      </w:r>
      <w:r w:rsidRPr="00B621E1">
        <w:rPr>
          <w:rFonts w:asciiTheme="majorHAnsi" w:hAnsiTheme="majorHAnsi" w:cstheme="majorHAnsi"/>
        </w:rPr>
        <w:t xml:space="preserve"> Overall, most students planned to study natural sciences (16.3%), engineering (16.2%), and health sciences (14.8%), including trans and gender expansive students. In this case,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w:t>
      </w:r>
      <w:commentRangeStart w:id="1101"/>
      <w:r w:rsidRPr="00B621E1">
        <w:rPr>
          <w:rFonts w:asciiTheme="majorHAnsi" w:hAnsiTheme="majorHAnsi" w:cstheme="majorHAnsi"/>
        </w:rPr>
        <w:t>31</w:t>
      </w:r>
      <w:commentRangeEnd w:id="1101"/>
      <w:r>
        <w:rPr>
          <w:rStyle w:val="CommentReference"/>
          <w:rFonts w:asciiTheme="majorHAnsi" w:hAnsiTheme="majorHAnsi" w:cstheme="majorHAnsi"/>
          <w:sz w:val="24"/>
          <w:szCs w:val="24"/>
        </w:rPr>
        <w:commentReference w:id="1101"/>
      </w:r>
      <w:r w:rsidR="00747932" w:rsidRPr="00B621E1">
        <w:rPr>
          <w:rFonts w:asciiTheme="majorHAnsi" w:hAnsiTheme="majorHAnsi" w:cstheme="majorHAnsi"/>
        </w:rPr>
        <w:t>.0</w:t>
      </w:r>
      <w:r w:rsidRPr="00B621E1">
        <w:rPr>
          <w:rFonts w:asciiTheme="majorHAnsi" w:hAnsiTheme="majorHAnsi" w:cstheme="majorHAnsi"/>
        </w:rPr>
        <w:t>%), transgender men (28.8%), nonbinary students (25.5%), and transgender women (25</w:t>
      </w:r>
      <w:r w:rsidR="00747932" w:rsidRPr="00B621E1">
        <w:rPr>
          <w:rFonts w:asciiTheme="majorHAnsi" w:hAnsiTheme="majorHAnsi" w:cstheme="majorHAnsi"/>
        </w:rPr>
        <w:t>.0</w:t>
      </w:r>
      <w:r w:rsidRPr="00B621E1">
        <w:rPr>
          <w:rFonts w:asciiTheme="majorHAnsi" w:hAnsiTheme="majorHAnsi" w:cstheme="majorHAnsi"/>
        </w:rPr>
        <w:t xml:space="preserve">%) all indicated this field at much higher rates than the sample overall (11.4%). </w:t>
      </w:r>
      <w:commentRangeStart w:id="1102"/>
      <w:commentRangeStart w:id="1103"/>
      <w:r w:rsidRPr="00B621E1">
        <w:rPr>
          <w:rFonts w:asciiTheme="majorHAnsi" w:hAnsiTheme="majorHAnsi" w:cstheme="majorHAnsi"/>
        </w:rPr>
        <w:t xml:space="preserve">Additionally, fewer trans and gender expansive students were undecided about their major </w:t>
      </w:r>
      <w:r w:rsidR="00BE5299" w:rsidRPr="00B621E1">
        <w:rPr>
          <w:rFonts w:asciiTheme="majorHAnsi" w:hAnsiTheme="majorHAnsi" w:cstheme="majorHAnsi"/>
        </w:rPr>
        <w:t>(</w:t>
      </w:r>
      <w:r w:rsidR="00BE5299" w:rsidRPr="00B621E1">
        <w:rPr>
          <w:rFonts w:asciiTheme="majorHAnsi" w:hAnsiTheme="majorHAnsi" w:cstheme="majorHAnsi"/>
          <w:highlight w:val="yellow"/>
        </w:rPr>
        <w:t xml:space="preserve">8.4%) </w:t>
      </w:r>
      <w:r w:rsidRPr="00B621E1">
        <w:rPr>
          <w:rFonts w:asciiTheme="majorHAnsi" w:hAnsiTheme="majorHAnsi" w:cstheme="majorHAnsi"/>
        </w:rPr>
        <w:t xml:space="preserve">compared to their cisgender peers </w:t>
      </w:r>
      <w:r w:rsidRPr="00B621E1">
        <w:rPr>
          <w:rFonts w:asciiTheme="majorHAnsi" w:hAnsiTheme="majorHAnsi" w:cstheme="majorHAnsi"/>
          <w:highlight w:val="yellow"/>
        </w:rPr>
        <w:t>(</w:t>
      </w:r>
      <w:r w:rsidR="00BE5299" w:rsidRPr="00B621E1">
        <w:rPr>
          <w:rFonts w:asciiTheme="majorHAnsi" w:hAnsiTheme="majorHAnsi" w:cstheme="majorHAnsi"/>
          <w:highlight w:val="yellow"/>
        </w:rPr>
        <w:t>15.5%</w:t>
      </w:r>
      <w:r w:rsidRPr="00B621E1">
        <w:rPr>
          <w:rFonts w:asciiTheme="majorHAnsi" w:hAnsiTheme="majorHAnsi" w:cstheme="majorHAnsi"/>
          <w:highlight w:val="yellow"/>
        </w:rPr>
        <w:t>).</w:t>
      </w:r>
      <w:commentRangeEnd w:id="1098"/>
      <w:r>
        <w:rPr>
          <w:rStyle w:val="CommentReference"/>
          <w:rFonts w:asciiTheme="majorHAnsi" w:hAnsiTheme="majorHAnsi" w:cstheme="majorHAnsi"/>
          <w:sz w:val="24"/>
          <w:szCs w:val="24"/>
        </w:rPr>
        <w:commentReference w:id="1098"/>
      </w:r>
      <w:commentRangeEnd w:id="1102"/>
      <w:r w:rsidR="006C6F02">
        <w:rPr>
          <w:rStyle w:val="CommentReference"/>
          <w:rFonts w:asciiTheme="majorHAnsi" w:hAnsiTheme="majorHAnsi" w:cstheme="majorHAnsi"/>
          <w:sz w:val="24"/>
          <w:szCs w:val="24"/>
        </w:rPr>
        <w:commentReference w:id="1102"/>
      </w:r>
      <w:commentRangeEnd w:id="1103"/>
      <w:r w:rsidR="00927E13">
        <w:rPr>
          <w:rStyle w:val="CommentReference"/>
          <w:rFonts w:asciiTheme="majorHAnsi" w:hAnsiTheme="majorHAnsi" w:cstheme="majorHAnsi"/>
          <w:sz w:val="24"/>
          <w:szCs w:val="24"/>
        </w:rPr>
        <w:commentReference w:id="1103"/>
      </w:r>
    </w:p>
    <w:p w14:paraId="3A585FA7" w14:textId="321BC8B0" w:rsidR="004F595A" w:rsidRPr="00B621E1" w:rsidRDefault="004F595A" w:rsidP="004F595A">
      <w:pPr>
        <w:widowControl w:val="0"/>
        <w:spacing w:line="360" w:lineRule="auto"/>
        <w:rPr>
          <w:rFonts w:asciiTheme="majorHAnsi" w:hAnsiTheme="majorHAnsi" w:cstheme="majorHAnsi"/>
          <w:b/>
          <w:bCs/>
        </w:rPr>
      </w:pPr>
      <w:r w:rsidRPr="00B621E1">
        <w:rPr>
          <w:rFonts w:asciiTheme="majorHAnsi" w:hAnsiTheme="majorHAnsi" w:cstheme="majorHAnsi"/>
          <w:b/>
          <w:bCs/>
        </w:rPr>
        <w:lastRenderedPageBreak/>
        <w:t xml:space="preserve">Table </w:t>
      </w:r>
      <w:r w:rsidR="00A62F47" w:rsidRPr="00B621E1">
        <w:rPr>
          <w:rFonts w:asciiTheme="majorHAnsi" w:hAnsiTheme="majorHAnsi" w:cstheme="majorHAnsi"/>
          <w:b/>
          <w:bCs/>
        </w:rPr>
        <w:t>4</w:t>
      </w:r>
    </w:p>
    <w:p w14:paraId="6B5A5F15" w14:textId="77777777" w:rsidR="004F595A" w:rsidRPr="00B621E1" w:rsidRDefault="004F595A" w:rsidP="004F595A">
      <w:pPr>
        <w:widowControl w:val="0"/>
        <w:spacing w:line="360" w:lineRule="auto"/>
        <w:rPr>
          <w:rFonts w:asciiTheme="majorHAnsi" w:hAnsiTheme="majorHAnsi" w:cstheme="majorHAnsi"/>
        </w:rPr>
      </w:pPr>
      <w:commentRangeStart w:id="1104"/>
      <w:r w:rsidRPr="00B621E1">
        <w:rPr>
          <w:rFonts w:asciiTheme="majorHAnsi" w:hAnsiTheme="majorHAnsi" w:cstheme="majorHAnsi"/>
          <w:i/>
          <w:iCs/>
        </w:rPr>
        <w:t>Intended Field of Study by Gender Identity</w:t>
      </w:r>
      <w:commentRangeEnd w:id="1104"/>
      <w:r>
        <w:rPr>
          <w:rStyle w:val="CommentReference"/>
          <w:rFonts w:asciiTheme="majorHAnsi" w:hAnsiTheme="majorHAnsi" w:cstheme="majorHAnsi"/>
          <w:i/>
          <w:iCs/>
          <w:sz w:val="24"/>
          <w:szCs w:val="24"/>
        </w:rPr>
        <w:commentReference w:id="1104"/>
      </w:r>
      <w:r w:rsidRPr="00B621E1">
        <w:rPr>
          <w:rFonts w:asciiTheme="majorHAnsi" w:hAnsiTheme="majorHAnsi" w:cstheme="majorHAnsi"/>
          <w:i/>
          <w:iCs/>
        </w:rPr>
        <w:t xml:space="preserve"> (n = 7,499)</w:t>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4F595A" w:rsidRPr="00B621E1" w14:paraId="63AC5650" w14:textId="77777777" w:rsidTr="00EE5F9A">
        <w:trPr>
          <w:cantSplit/>
          <w:trHeight w:val="656"/>
        </w:trPr>
        <w:tc>
          <w:tcPr>
            <w:tcW w:w="840" w:type="pct"/>
            <w:tcBorders>
              <w:top w:val="single" w:sz="4" w:space="0" w:color="000000"/>
              <w:left w:val="nil"/>
              <w:bottom w:val="single" w:sz="4" w:space="0" w:color="000000"/>
              <w:right w:val="nil"/>
            </w:tcBorders>
            <w:vAlign w:val="center"/>
          </w:tcPr>
          <w:p w14:paraId="04FEAB88" w14:textId="77777777" w:rsidR="004F595A" w:rsidRPr="00B621E1" w:rsidRDefault="004F595A" w:rsidP="00EE5F9A">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3907407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6641210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6B9DA0F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1934711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0BE2EE3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1BD8DD8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69B6D34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25D3A80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43E1E39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4BE509E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2CB9819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N</w:t>
            </w:r>
          </w:p>
        </w:tc>
      </w:tr>
      <w:tr w:rsidR="004F595A" w:rsidRPr="00B621E1" w14:paraId="0BF1C205" w14:textId="77777777" w:rsidTr="00EE5F9A">
        <w:trPr>
          <w:trHeight w:val="63"/>
        </w:trPr>
        <w:tc>
          <w:tcPr>
            <w:tcW w:w="840" w:type="pct"/>
            <w:tcBorders>
              <w:top w:val="single" w:sz="4" w:space="0" w:color="000000"/>
              <w:left w:val="nil"/>
              <w:bottom w:val="single" w:sz="4" w:space="0" w:color="000000"/>
              <w:right w:val="nil"/>
            </w:tcBorders>
            <w:vAlign w:val="center"/>
          </w:tcPr>
          <w:p w14:paraId="6578359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4FABFB3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13D0D99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4E37B48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4A151D2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270CE61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34E3062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046FAFD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4BB9318E"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1AAEF0C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4456B94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4E0E0C1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7,499</w:t>
            </w:r>
          </w:p>
        </w:tc>
      </w:tr>
      <w:tr w:rsidR="004F595A" w:rsidRPr="00B621E1" w14:paraId="1ABFCFA6" w14:textId="77777777" w:rsidTr="00EE5F9A">
        <w:trPr>
          <w:trHeight w:val="99"/>
        </w:trPr>
        <w:tc>
          <w:tcPr>
            <w:tcW w:w="840" w:type="pct"/>
            <w:tcBorders>
              <w:top w:val="nil"/>
              <w:left w:val="nil"/>
              <w:bottom w:val="nil"/>
              <w:right w:val="nil"/>
            </w:tcBorders>
            <w:vAlign w:val="center"/>
          </w:tcPr>
          <w:p w14:paraId="54ACE520"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07DED60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12.1</w:t>
            </w:r>
          </w:p>
        </w:tc>
        <w:tc>
          <w:tcPr>
            <w:tcW w:w="373" w:type="pct"/>
            <w:tcBorders>
              <w:top w:val="nil"/>
              <w:left w:val="nil"/>
              <w:bottom w:val="nil"/>
              <w:right w:val="nil"/>
            </w:tcBorders>
            <w:vAlign w:val="center"/>
          </w:tcPr>
          <w:p w14:paraId="0AC525A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30.0</w:t>
            </w:r>
          </w:p>
        </w:tc>
        <w:tc>
          <w:tcPr>
            <w:tcW w:w="457" w:type="pct"/>
            <w:tcBorders>
              <w:top w:val="nil"/>
              <w:left w:val="nil"/>
              <w:bottom w:val="nil"/>
              <w:right w:val="nil"/>
            </w:tcBorders>
            <w:vAlign w:val="center"/>
          </w:tcPr>
          <w:p w14:paraId="48434FF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12.2</w:t>
            </w:r>
          </w:p>
        </w:tc>
        <w:tc>
          <w:tcPr>
            <w:tcW w:w="420" w:type="pct"/>
            <w:tcBorders>
              <w:top w:val="nil"/>
              <w:left w:val="nil"/>
              <w:bottom w:val="nil"/>
              <w:right w:val="nil"/>
            </w:tcBorders>
            <w:vAlign w:val="center"/>
          </w:tcPr>
          <w:p w14:paraId="595F82B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7.9</w:t>
            </w:r>
          </w:p>
        </w:tc>
        <w:tc>
          <w:tcPr>
            <w:tcW w:w="420" w:type="pct"/>
            <w:tcBorders>
              <w:top w:val="nil"/>
              <w:left w:val="nil"/>
              <w:bottom w:val="nil"/>
              <w:right w:val="nil"/>
            </w:tcBorders>
            <w:vAlign w:val="center"/>
          </w:tcPr>
          <w:p w14:paraId="40263AA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8.9</w:t>
            </w:r>
          </w:p>
        </w:tc>
        <w:tc>
          <w:tcPr>
            <w:tcW w:w="373" w:type="pct"/>
            <w:tcBorders>
              <w:top w:val="nil"/>
              <w:left w:val="nil"/>
              <w:bottom w:val="nil"/>
              <w:right w:val="nil"/>
            </w:tcBorders>
            <w:vAlign w:val="center"/>
          </w:tcPr>
          <w:p w14:paraId="15A453BD"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8.0</w:t>
            </w:r>
          </w:p>
        </w:tc>
        <w:tc>
          <w:tcPr>
            <w:tcW w:w="280" w:type="pct"/>
            <w:tcBorders>
              <w:top w:val="nil"/>
              <w:left w:val="nil"/>
              <w:bottom w:val="nil"/>
              <w:right w:val="nil"/>
            </w:tcBorders>
            <w:vAlign w:val="center"/>
          </w:tcPr>
          <w:p w14:paraId="5C2D28F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4B8870A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7.0</w:t>
            </w:r>
          </w:p>
        </w:tc>
        <w:tc>
          <w:tcPr>
            <w:tcW w:w="373" w:type="pct"/>
            <w:tcBorders>
              <w:top w:val="nil"/>
              <w:left w:val="nil"/>
              <w:bottom w:val="nil"/>
              <w:right w:val="nil"/>
            </w:tcBorders>
            <w:vAlign w:val="center"/>
          </w:tcPr>
          <w:p w14:paraId="4C55AA7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4.3</w:t>
            </w:r>
          </w:p>
        </w:tc>
        <w:tc>
          <w:tcPr>
            <w:tcW w:w="373" w:type="pct"/>
            <w:tcBorders>
              <w:top w:val="nil"/>
              <w:left w:val="nil"/>
              <w:bottom w:val="nil"/>
              <w:right w:val="nil"/>
            </w:tcBorders>
            <w:vAlign w:val="center"/>
          </w:tcPr>
          <w:p w14:paraId="0D79E9E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8.4</w:t>
            </w:r>
          </w:p>
        </w:tc>
        <w:tc>
          <w:tcPr>
            <w:tcW w:w="289" w:type="pct"/>
            <w:tcBorders>
              <w:top w:val="nil"/>
              <w:left w:val="nil"/>
              <w:bottom w:val="nil"/>
              <w:right w:val="nil"/>
            </w:tcBorders>
            <w:vAlign w:val="center"/>
          </w:tcPr>
          <w:p w14:paraId="1910209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2,662</w:t>
            </w:r>
          </w:p>
        </w:tc>
      </w:tr>
      <w:tr w:rsidR="004F595A" w:rsidRPr="00B621E1" w14:paraId="04372072" w14:textId="77777777" w:rsidTr="00EE5F9A">
        <w:trPr>
          <w:trHeight w:val="73"/>
        </w:trPr>
        <w:tc>
          <w:tcPr>
            <w:tcW w:w="840" w:type="pct"/>
            <w:tcBorders>
              <w:top w:val="nil"/>
              <w:left w:val="nil"/>
              <w:bottom w:val="nil"/>
              <w:right w:val="nil"/>
            </w:tcBorders>
            <w:vAlign w:val="center"/>
          </w:tcPr>
          <w:p w14:paraId="4B8DD803"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1BA4DA9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9.6</w:t>
            </w:r>
          </w:p>
        </w:tc>
        <w:tc>
          <w:tcPr>
            <w:tcW w:w="373" w:type="pct"/>
            <w:tcBorders>
              <w:top w:val="nil"/>
              <w:left w:val="nil"/>
              <w:bottom w:val="nil"/>
              <w:right w:val="nil"/>
            </w:tcBorders>
            <w:vAlign w:val="center"/>
          </w:tcPr>
          <w:p w14:paraId="1E626AC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7.8</w:t>
            </w:r>
          </w:p>
        </w:tc>
        <w:tc>
          <w:tcPr>
            <w:tcW w:w="457" w:type="pct"/>
            <w:tcBorders>
              <w:top w:val="nil"/>
              <w:left w:val="nil"/>
              <w:bottom w:val="nil"/>
              <w:right w:val="nil"/>
            </w:tcBorders>
            <w:vAlign w:val="center"/>
          </w:tcPr>
          <w:p w14:paraId="40A66C2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18.4</w:t>
            </w:r>
          </w:p>
        </w:tc>
        <w:tc>
          <w:tcPr>
            <w:tcW w:w="420" w:type="pct"/>
            <w:tcBorders>
              <w:top w:val="nil"/>
              <w:left w:val="nil"/>
              <w:bottom w:val="nil"/>
              <w:right w:val="nil"/>
            </w:tcBorders>
            <w:vAlign w:val="center"/>
          </w:tcPr>
          <w:p w14:paraId="4B8F8ED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14.7</w:t>
            </w:r>
          </w:p>
        </w:tc>
        <w:tc>
          <w:tcPr>
            <w:tcW w:w="420" w:type="pct"/>
            <w:tcBorders>
              <w:top w:val="nil"/>
              <w:left w:val="nil"/>
              <w:bottom w:val="nil"/>
              <w:right w:val="nil"/>
            </w:tcBorders>
            <w:vAlign w:val="center"/>
          </w:tcPr>
          <w:p w14:paraId="5D67F8A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11.2</w:t>
            </w:r>
          </w:p>
        </w:tc>
        <w:tc>
          <w:tcPr>
            <w:tcW w:w="373" w:type="pct"/>
            <w:tcBorders>
              <w:top w:val="nil"/>
              <w:left w:val="nil"/>
              <w:bottom w:val="nil"/>
              <w:right w:val="nil"/>
            </w:tcBorders>
            <w:vAlign w:val="center"/>
          </w:tcPr>
          <w:p w14:paraId="78BA954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19.9</w:t>
            </w:r>
          </w:p>
        </w:tc>
        <w:tc>
          <w:tcPr>
            <w:tcW w:w="280" w:type="pct"/>
            <w:tcBorders>
              <w:top w:val="nil"/>
              <w:left w:val="nil"/>
              <w:bottom w:val="nil"/>
              <w:right w:val="nil"/>
            </w:tcBorders>
            <w:vAlign w:val="center"/>
          </w:tcPr>
          <w:p w14:paraId="28FE902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4.9</w:t>
            </w:r>
          </w:p>
        </w:tc>
        <w:tc>
          <w:tcPr>
            <w:tcW w:w="373" w:type="pct"/>
            <w:tcBorders>
              <w:top w:val="nil"/>
              <w:left w:val="nil"/>
              <w:bottom w:val="nil"/>
              <w:right w:val="nil"/>
            </w:tcBorders>
            <w:vAlign w:val="center"/>
          </w:tcPr>
          <w:p w14:paraId="48EBFDB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w:t>
            </w:r>
          </w:p>
        </w:tc>
        <w:tc>
          <w:tcPr>
            <w:tcW w:w="373" w:type="pct"/>
            <w:tcBorders>
              <w:top w:val="nil"/>
              <w:left w:val="nil"/>
              <w:bottom w:val="nil"/>
              <w:right w:val="nil"/>
            </w:tcBorders>
            <w:vAlign w:val="center"/>
          </w:tcPr>
          <w:p w14:paraId="2070D9AE"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5.3</w:t>
            </w:r>
          </w:p>
        </w:tc>
        <w:tc>
          <w:tcPr>
            <w:tcW w:w="373" w:type="pct"/>
            <w:tcBorders>
              <w:top w:val="nil"/>
              <w:left w:val="nil"/>
              <w:bottom w:val="nil"/>
              <w:right w:val="nil"/>
            </w:tcBorders>
            <w:vAlign w:val="center"/>
          </w:tcPr>
          <w:p w14:paraId="245BA24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7.1</w:t>
            </w:r>
          </w:p>
        </w:tc>
        <w:tc>
          <w:tcPr>
            <w:tcW w:w="289" w:type="pct"/>
            <w:tcBorders>
              <w:top w:val="nil"/>
              <w:left w:val="nil"/>
              <w:bottom w:val="nil"/>
              <w:right w:val="nil"/>
            </w:tcBorders>
            <w:vAlign w:val="center"/>
          </w:tcPr>
          <w:p w14:paraId="6A6D753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4280</w:t>
            </w:r>
          </w:p>
        </w:tc>
      </w:tr>
      <w:tr w:rsidR="004F595A" w:rsidRPr="00B621E1" w14:paraId="60D94733" w14:textId="77777777" w:rsidTr="00EE5F9A">
        <w:trPr>
          <w:trHeight w:val="73"/>
        </w:trPr>
        <w:tc>
          <w:tcPr>
            <w:tcW w:w="840" w:type="pct"/>
            <w:tcBorders>
              <w:top w:val="nil"/>
              <w:left w:val="nil"/>
              <w:bottom w:val="nil"/>
              <w:right w:val="nil"/>
            </w:tcBorders>
            <w:vAlign w:val="center"/>
          </w:tcPr>
          <w:p w14:paraId="51E457E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400C41D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w:t>
            </w:r>
          </w:p>
        </w:tc>
        <w:tc>
          <w:tcPr>
            <w:tcW w:w="373" w:type="pct"/>
            <w:tcBorders>
              <w:top w:val="nil"/>
              <w:left w:val="nil"/>
              <w:bottom w:val="nil"/>
              <w:right w:val="nil"/>
            </w:tcBorders>
            <w:vAlign w:val="center"/>
          </w:tcPr>
          <w:p w14:paraId="314756B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13.6</w:t>
            </w:r>
          </w:p>
        </w:tc>
        <w:tc>
          <w:tcPr>
            <w:tcW w:w="457" w:type="pct"/>
            <w:tcBorders>
              <w:top w:val="nil"/>
              <w:left w:val="nil"/>
              <w:bottom w:val="nil"/>
              <w:right w:val="nil"/>
            </w:tcBorders>
            <w:vAlign w:val="center"/>
          </w:tcPr>
          <w:p w14:paraId="18D64A0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22.0</w:t>
            </w:r>
          </w:p>
        </w:tc>
        <w:tc>
          <w:tcPr>
            <w:tcW w:w="420" w:type="pct"/>
            <w:tcBorders>
              <w:top w:val="nil"/>
              <w:left w:val="nil"/>
              <w:bottom w:val="nil"/>
              <w:right w:val="nil"/>
            </w:tcBorders>
            <w:vAlign w:val="center"/>
          </w:tcPr>
          <w:p w14:paraId="6FE2B41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15.3</w:t>
            </w:r>
          </w:p>
        </w:tc>
        <w:tc>
          <w:tcPr>
            <w:tcW w:w="420" w:type="pct"/>
            <w:tcBorders>
              <w:top w:val="nil"/>
              <w:left w:val="nil"/>
              <w:bottom w:val="nil"/>
              <w:right w:val="nil"/>
            </w:tcBorders>
            <w:vAlign w:val="center"/>
          </w:tcPr>
          <w:p w14:paraId="67232C5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28.8</w:t>
            </w:r>
          </w:p>
        </w:tc>
        <w:tc>
          <w:tcPr>
            <w:tcW w:w="373" w:type="pct"/>
            <w:tcBorders>
              <w:top w:val="nil"/>
              <w:left w:val="nil"/>
              <w:bottom w:val="nil"/>
              <w:right w:val="nil"/>
            </w:tcBorders>
            <w:vAlign w:val="center"/>
          </w:tcPr>
          <w:p w14:paraId="4B68238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6.8</w:t>
            </w:r>
          </w:p>
        </w:tc>
        <w:tc>
          <w:tcPr>
            <w:tcW w:w="280" w:type="pct"/>
            <w:tcBorders>
              <w:top w:val="nil"/>
              <w:left w:val="nil"/>
              <w:bottom w:val="nil"/>
              <w:right w:val="nil"/>
            </w:tcBorders>
            <w:vAlign w:val="center"/>
          </w:tcPr>
          <w:p w14:paraId="7527AE6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5.1</w:t>
            </w:r>
          </w:p>
        </w:tc>
        <w:tc>
          <w:tcPr>
            <w:tcW w:w="373" w:type="pct"/>
            <w:tcBorders>
              <w:top w:val="nil"/>
              <w:left w:val="nil"/>
              <w:bottom w:val="nil"/>
              <w:right w:val="nil"/>
            </w:tcBorders>
            <w:vAlign w:val="center"/>
          </w:tcPr>
          <w:p w14:paraId="0E5BC19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w:t>
            </w:r>
          </w:p>
        </w:tc>
        <w:tc>
          <w:tcPr>
            <w:tcW w:w="373" w:type="pct"/>
            <w:tcBorders>
              <w:top w:val="nil"/>
              <w:left w:val="nil"/>
              <w:bottom w:val="nil"/>
              <w:right w:val="nil"/>
            </w:tcBorders>
            <w:vAlign w:val="center"/>
          </w:tcPr>
          <w:p w14:paraId="711EEC5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w:t>
            </w:r>
          </w:p>
        </w:tc>
        <w:tc>
          <w:tcPr>
            <w:tcW w:w="373" w:type="pct"/>
            <w:tcBorders>
              <w:top w:val="nil"/>
              <w:left w:val="nil"/>
              <w:bottom w:val="nil"/>
              <w:right w:val="nil"/>
            </w:tcBorders>
            <w:vAlign w:val="center"/>
          </w:tcPr>
          <w:p w14:paraId="4A5E873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289" w:type="pct"/>
            <w:tcBorders>
              <w:top w:val="nil"/>
              <w:left w:val="nil"/>
              <w:bottom w:val="nil"/>
              <w:right w:val="nil"/>
            </w:tcBorders>
            <w:vAlign w:val="center"/>
          </w:tcPr>
          <w:p w14:paraId="27757A1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59</w:t>
            </w:r>
          </w:p>
        </w:tc>
      </w:tr>
      <w:tr w:rsidR="004F595A" w:rsidRPr="00B621E1" w14:paraId="1FC70C3B" w14:textId="77777777" w:rsidTr="00EE5F9A">
        <w:trPr>
          <w:trHeight w:val="73"/>
        </w:trPr>
        <w:tc>
          <w:tcPr>
            <w:tcW w:w="840" w:type="pct"/>
            <w:tcBorders>
              <w:top w:val="nil"/>
              <w:left w:val="nil"/>
              <w:bottom w:val="nil"/>
              <w:right w:val="nil"/>
            </w:tcBorders>
            <w:vAlign w:val="center"/>
          </w:tcPr>
          <w:p w14:paraId="0A8D6BFD"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6E74711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373" w:type="pct"/>
            <w:tcBorders>
              <w:top w:val="nil"/>
              <w:left w:val="nil"/>
              <w:bottom w:val="nil"/>
              <w:right w:val="nil"/>
            </w:tcBorders>
            <w:vAlign w:val="center"/>
          </w:tcPr>
          <w:p w14:paraId="0422A72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25.0</w:t>
            </w:r>
          </w:p>
        </w:tc>
        <w:tc>
          <w:tcPr>
            <w:tcW w:w="457" w:type="pct"/>
            <w:tcBorders>
              <w:top w:val="nil"/>
              <w:left w:val="nil"/>
              <w:bottom w:val="nil"/>
              <w:right w:val="nil"/>
            </w:tcBorders>
            <w:vAlign w:val="center"/>
          </w:tcPr>
          <w:p w14:paraId="4073D83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420" w:type="pct"/>
            <w:tcBorders>
              <w:top w:val="nil"/>
              <w:left w:val="nil"/>
              <w:bottom w:val="nil"/>
              <w:right w:val="nil"/>
            </w:tcBorders>
            <w:vAlign w:val="center"/>
          </w:tcPr>
          <w:p w14:paraId="373992C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10.0</w:t>
            </w:r>
          </w:p>
        </w:tc>
        <w:tc>
          <w:tcPr>
            <w:tcW w:w="420" w:type="pct"/>
            <w:tcBorders>
              <w:top w:val="nil"/>
              <w:left w:val="nil"/>
              <w:bottom w:val="nil"/>
              <w:right w:val="nil"/>
            </w:tcBorders>
            <w:vAlign w:val="center"/>
          </w:tcPr>
          <w:p w14:paraId="36C111B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25.0</w:t>
            </w:r>
          </w:p>
        </w:tc>
        <w:tc>
          <w:tcPr>
            <w:tcW w:w="373" w:type="pct"/>
            <w:tcBorders>
              <w:top w:val="nil"/>
              <w:left w:val="nil"/>
              <w:bottom w:val="nil"/>
              <w:right w:val="nil"/>
            </w:tcBorders>
            <w:vAlign w:val="center"/>
          </w:tcPr>
          <w:p w14:paraId="27D0A9FD"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0.0</w:t>
            </w:r>
          </w:p>
        </w:tc>
        <w:tc>
          <w:tcPr>
            <w:tcW w:w="280" w:type="pct"/>
            <w:tcBorders>
              <w:top w:val="nil"/>
              <w:left w:val="nil"/>
              <w:bottom w:val="nil"/>
              <w:right w:val="nil"/>
            </w:tcBorders>
            <w:vAlign w:val="center"/>
          </w:tcPr>
          <w:p w14:paraId="0B161DF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0.0</w:t>
            </w:r>
          </w:p>
        </w:tc>
        <w:tc>
          <w:tcPr>
            <w:tcW w:w="373" w:type="pct"/>
            <w:tcBorders>
              <w:top w:val="nil"/>
              <w:left w:val="nil"/>
              <w:bottom w:val="nil"/>
              <w:right w:val="nil"/>
            </w:tcBorders>
            <w:vAlign w:val="center"/>
          </w:tcPr>
          <w:p w14:paraId="6A88320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15.0</w:t>
            </w:r>
          </w:p>
        </w:tc>
        <w:tc>
          <w:tcPr>
            <w:tcW w:w="373" w:type="pct"/>
            <w:tcBorders>
              <w:top w:val="nil"/>
              <w:left w:val="nil"/>
              <w:bottom w:val="nil"/>
              <w:right w:val="nil"/>
            </w:tcBorders>
            <w:vAlign w:val="center"/>
          </w:tcPr>
          <w:p w14:paraId="05F4BB5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0.0</w:t>
            </w:r>
          </w:p>
        </w:tc>
        <w:tc>
          <w:tcPr>
            <w:tcW w:w="373" w:type="pct"/>
            <w:tcBorders>
              <w:top w:val="nil"/>
              <w:left w:val="nil"/>
              <w:bottom w:val="nil"/>
              <w:right w:val="nil"/>
            </w:tcBorders>
            <w:vAlign w:val="center"/>
          </w:tcPr>
          <w:p w14:paraId="18C4EA2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5.0</w:t>
            </w:r>
          </w:p>
        </w:tc>
        <w:tc>
          <w:tcPr>
            <w:tcW w:w="289" w:type="pct"/>
            <w:tcBorders>
              <w:top w:val="nil"/>
              <w:left w:val="nil"/>
              <w:bottom w:val="nil"/>
              <w:right w:val="nil"/>
            </w:tcBorders>
            <w:vAlign w:val="center"/>
          </w:tcPr>
          <w:p w14:paraId="5557AE5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20</w:t>
            </w:r>
          </w:p>
        </w:tc>
      </w:tr>
      <w:tr w:rsidR="004F595A" w:rsidRPr="00B621E1" w14:paraId="6847C063" w14:textId="77777777" w:rsidTr="00EE5F9A">
        <w:trPr>
          <w:trHeight w:val="73"/>
        </w:trPr>
        <w:tc>
          <w:tcPr>
            <w:tcW w:w="840" w:type="pct"/>
            <w:tcBorders>
              <w:top w:val="nil"/>
              <w:left w:val="nil"/>
              <w:bottom w:val="nil"/>
              <w:right w:val="nil"/>
            </w:tcBorders>
            <w:vAlign w:val="center"/>
          </w:tcPr>
          <w:p w14:paraId="322CECC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Nonbinary</w:t>
            </w:r>
          </w:p>
        </w:tc>
        <w:tc>
          <w:tcPr>
            <w:tcW w:w="429" w:type="pct"/>
            <w:tcBorders>
              <w:top w:val="nil"/>
              <w:left w:val="nil"/>
              <w:bottom w:val="nil"/>
              <w:right w:val="nil"/>
            </w:tcBorders>
            <w:vAlign w:val="center"/>
          </w:tcPr>
          <w:p w14:paraId="0083803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3.0</w:t>
            </w:r>
          </w:p>
        </w:tc>
        <w:tc>
          <w:tcPr>
            <w:tcW w:w="373" w:type="pct"/>
            <w:tcBorders>
              <w:top w:val="nil"/>
              <w:left w:val="nil"/>
              <w:bottom w:val="nil"/>
              <w:right w:val="nil"/>
            </w:tcBorders>
            <w:vAlign w:val="center"/>
          </w:tcPr>
          <w:p w14:paraId="4FDB224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12.0</w:t>
            </w:r>
          </w:p>
        </w:tc>
        <w:tc>
          <w:tcPr>
            <w:tcW w:w="457" w:type="pct"/>
            <w:tcBorders>
              <w:top w:val="nil"/>
              <w:left w:val="nil"/>
              <w:bottom w:val="nil"/>
              <w:right w:val="nil"/>
            </w:tcBorders>
            <w:vAlign w:val="center"/>
          </w:tcPr>
          <w:p w14:paraId="24BF35F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19.9</w:t>
            </w:r>
          </w:p>
        </w:tc>
        <w:tc>
          <w:tcPr>
            <w:tcW w:w="420" w:type="pct"/>
            <w:tcBorders>
              <w:top w:val="nil"/>
              <w:left w:val="nil"/>
              <w:bottom w:val="nil"/>
              <w:right w:val="nil"/>
            </w:tcBorders>
            <w:vAlign w:val="center"/>
          </w:tcPr>
          <w:p w14:paraId="56863C2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15.4</w:t>
            </w:r>
          </w:p>
        </w:tc>
        <w:tc>
          <w:tcPr>
            <w:tcW w:w="420" w:type="pct"/>
            <w:tcBorders>
              <w:top w:val="nil"/>
              <w:left w:val="nil"/>
              <w:bottom w:val="nil"/>
              <w:right w:val="nil"/>
            </w:tcBorders>
            <w:vAlign w:val="center"/>
          </w:tcPr>
          <w:p w14:paraId="76BF05A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25.5</w:t>
            </w:r>
          </w:p>
        </w:tc>
        <w:tc>
          <w:tcPr>
            <w:tcW w:w="373" w:type="pct"/>
            <w:tcBorders>
              <w:top w:val="nil"/>
              <w:left w:val="nil"/>
              <w:bottom w:val="nil"/>
              <w:right w:val="nil"/>
            </w:tcBorders>
            <w:vAlign w:val="center"/>
          </w:tcPr>
          <w:p w14:paraId="1947BA5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7.9</w:t>
            </w:r>
          </w:p>
        </w:tc>
        <w:tc>
          <w:tcPr>
            <w:tcW w:w="280" w:type="pct"/>
            <w:tcBorders>
              <w:top w:val="nil"/>
              <w:left w:val="nil"/>
              <w:bottom w:val="nil"/>
              <w:right w:val="nil"/>
            </w:tcBorders>
            <w:vAlign w:val="center"/>
          </w:tcPr>
          <w:p w14:paraId="6FC3A48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3.0</w:t>
            </w:r>
          </w:p>
        </w:tc>
        <w:tc>
          <w:tcPr>
            <w:tcW w:w="373" w:type="pct"/>
            <w:tcBorders>
              <w:top w:val="nil"/>
              <w:left w:val="nil"/>
              <w:bottom w:val="nil"/>
              <w:right w:val="nil"/>
            </w:tcBorders>
            <w:vAlign w:val="center"/>
          </w:tcPr>
          <w:p w14:paraId="3F8C50A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373" w:type="pct"/>
            <w:tcBorders>
              <w:top w:val="nil"/>
              <w:left w:val="nil"/>
              <w:bottom w:val="nil"/>
              <w:right w:val="nil"/>
            </w:tcBorders>
            <w:vAlign w:val="center"/>
          </w:tcPr>
          <w:p w14:paraId="04FEB63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3.4</w:t>
            </w:r>
          </w:p>
        </w:tc>
        <w:tc>
          <w:tcPr>
            <w:tcW w:w="373" w:type="pct"/>
            <w:tcBorders>
              <w:top w:val="nil"/>
              <w:left w:val="nil"/>
              <w:bottom w:val="nil"/>
              <w:right w:val="nil"/>
            </w:tcBorders>
            <w:vAlign w:val="center"/>
          </w:tcPr>
          <w:p w14:paraId="3AA12184"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6.7</w:t>
            </w:r>
          </w:p>
        </w:tc>
        <w:tc>
          <w:tcPr>
            <w:tcW w:w="289" w:type="pct"/>
            <w:tcBorders>
              <w:top w:val="nil"/>
              <w:left w:val="nil"/>
              <w:bottom w:val="nil"/>
              <w:right w:val="nil"/>
            </w:tcBorders>
            <w:vAlign w:val="center"/>
          </w:tcPr>
          <w:p w14:paraId="528F8E0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267</w:t>
            </w:r>
          </w:p>
        </w:tc>
      </w:tr>
      <w:tr w:rsidR="004F595A" w:rsidRPr="00B621E1" w14:paraId="04073751" w14:textId="77777777" w:rsidTr="00EE5F9A">
        <w:trPr>
          <w:trHeight w:val="73"/>
        </w:trPr>
        <w:tc>
          <w:tcPr>
            <w:tcW w:w="840" w:type="pct"/>
            <w:tcBorders>
              <w:top w:val="nil"/>
              <w:left w:val="nil"/>
              <w:bottom w:val="nil"/>
              <w:right w:val="nil"/>
            </w:tcBorders>
            <w:vAlign w:val="center"/>
          </w:tcPr>
          <w:p w14:paraId="23AC71C1"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Gender diverse/</w:t>
            </w:r>
          </w:p>
          <w:p w14:paraId="2994C026"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questioning</w:t>
            </w:r>
          </w:p>
        </w:tc>
        <w:tc>
          <w:tcPr>
            <w:tcW w:w="429" w:type="pct"/>
            <w:tcBorders>
              <w:top w:val="nil"/>
              <w:left w:val="nil"/>
              <w:bottom w:val="nil"/>
              <w:right w:val="nil"/>
            </w:tcBorders>
            <w:vAlign w:val="center"/>
          </w:tcPr>
          <w:p w14:paraId="4A9C2CC6"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646E7FE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9.9</w:t>
            </w:r>
          </w:p>
        </w:tc>
        <w:tc>
          <w:tcPr>
            <w:tcW w:w="457" w:type="pct"/>
            <w:tcBorders>
              <w:top w:val="nil"/>
              <w:left w:val="nil"/>
              <w:bottom w:val="nil"/>
              <w:right w:val="nil"/>
            </w:tcBorders>
            <w:vAlign w:val="center"/>
          </w:tcPr>
          <w:p w14:paraId="7E2D577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19.7</w:t>
            </w:r>
          </w:p>
        </w:tc>
        <w:tc>
          <w:tcPr>
            <w:tcW w:w="420" w:type="pct"/>
            <w:tcBorders>
              <w:top w:val="nil"/>
              <w:left w:val="nil"/>
              <w:bottom w:val="nil"/>
              <w:right w:val="nil"/>
            </w:tcBorders>
            <w:vAlign w:val="center"/>
          </w:tcPr>
          <w:p w14:paraId="2C818A4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16.9</w:t>
            </w:r>
          </w:p>
        </w:tc>
        <w:tc>
          <w:tcPr>
            <w:tcW w:w="420" w:type="pct"/>
            <w:tcBorders>
              <w:top w:val="nil"/>
              <w:left w:val="nil"/>
              <w:bottom w:val="nil"/>
              <w:right w:val="nil"/>
            </w:tcBorders>
            <w:vAlign w:val="center"/>
          </w:tcPr>
          <w:p w14:paraId="00A2D76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31.0</w:t>
            </w:r>
          </w:p>
        </w:tc>
        <w:tc>
          <w:tcPr>
            <w:tcW w:w="373" w:type="pct"/>
            <w:tcBorders>
              <w:top w:val="nil"/>
              <w:left w:val="nil"/>
              <w:bottom w:val="nil"/>
              <w:right w:val="nil"/>
            </w:tcBorders>
            <w:vAlign w:val="center"/>
          </w:tcPr>
          <w:p w14:paraId="022D7B4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8.5</w:t>
            </w:r>
          </w:p>
        </w:tc>
        <w:tc>
          <w:tcPr>
            <w:tcW w:w="280" w:type="pct"/>
            <w:tcBorders>
              <w:top w:val="nil"/>
              <w:left w:val="nil"/>
              <w:bottom w:val="nil"/>
              <w:right w:val="nil"/>
            </w:tcBorders>
            <w:vAlign w:val="center"/>
          </w:tcPr>
          <w:p w14:paraId="25E03BB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26600C20"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w:t>
            </w:r>
          </w:p>
        </w:tc>
        <w:tc>
          <w:tcPr>
            <w:tcW w:w="373" w:type="pct"/>
            <w:tcBorders>
              <w:top w:val="nil"/>
              <w:left w:val="nil"/>
              <w:bottom w:val="nil"/>
              <w:right w:val="nil"/>
            </w:tcBorders>
            <w:vAlign w:val="center"/>
          </w:tcPr>
          <w:p w14:paraId="4DBDDFA2"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5.6</w:t>
            </w:r>
          </w:p>
        </w:tc>
        <w:tc>
          <w:tcPr>
            <w:tcW w:w="373" w:type="pct"/>
            <w:tcBorders>
              <w:top w:val="nil"/>
              <w:left w:val="nil"/>
              <w:bottom w:val="nil"/>
              <w:right w:val="nil"/>
            </w:tcBorders>
            <w:vAlign w:val="center"/>
          </w:tcPr>
          <w:p w14:paraId="08392E4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4.2</w:t>
            </w:r>
          </w:p>
        </w:tc>
        <w:tc>
          <w:tcPr>
            <w:tcW w:w="289" w:type="pct"/>
            <w:tcBorders>
              <w:top w:val="nil"/>
              <w:left w:val="nil"/>
              <w:bottom w:val="nil"/>
              <w:right w:val="nil"/>
            </w:tcBorders>
            <w:vAlign w:val="center"/>
          </w:tcPr>
          <w:p w14:paraId="14B1CCB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71</w:t>
            </w:r>
          </w:p>
        </w:tc>
      </w:tr>
      <w:tr w:rsidR="004F595A" w:rsidRPr="00B621E1" w14:paraId="18D0C042" w14:textId="77777777" w:rsidTr="00EE5F9A">
        <w:trPr>
          <w:trHeight w:val="73"/>
        </w:trPr>
        <w:tc>
          <w:tcPr>
            <w:tcW w:w="840" w:type="pct"/>
            <w:tcBorders>
              <w:top w:val="nil"/>
              <w:left w:val="nil"/>
              <w:bottom w:val="single" w:sz="4" w:space="0" w:color="000000"/>
              <w:right w:val="nil"/>
            </w:tcBorders>
            <w:vAlign w:val="center"/>
          </w:tcPr>
          <w:p w14:paraId="23E1BFB2"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2683DC0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2B9C62D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2987ABD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54D82E9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0481699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3BCD24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2DDB8A0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5A4B8DE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1F8FC2D1"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693194F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2E2D3ED8"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140</w:t>
            </w:r>
          </w:p>
        </w:tc>
      </w:tr>
      <w:tr w:rsidR="004F595A" w:rsidRPr="00B621E1" w14:paraId="59C51809" w14:textId="77777777" w:rsidTr="00EE5F9A">
        <w:trPr>
          <w:trHeight w:val="73"/>
        </w:trPr>
        <w:tc>
          <w:tcPr>
            <w:tcW w:w="840" w:type="pct"/>
            <w:tcBorders>
              <w:top w:val="nil"/>
              <w:left w:val="nil"/>
              <w:bottom w:val="single" w:sz="4" w:space="0" w:color="000000"/>
              <w:right w:val="nil"/>
            </w:tcBorders>
            <w:vAlign w:val="center"/>
          </w:tcPr>
          <w:p w14:paraId="1B6C6B03" w14:textId="77777777" w:rsidR="004F595A" w:rsidRPr="00B621E1" w:rsidRDefault="004F595A" w:rsidP="00EE5F9A">
            <w:pPr>
              <w:rPr>
                <w:rFonts w:asciiTheme="majorHAnsi" w:hAnsiTheme="majorHAnsi" w:cstheme="majorHAnsi"/>
                <w:sz w:val="20"/>
                <w:szCs w:val="20"/>
              </w:rPr>
            </w:pPr>
            <w:r w:rsidRPr="00B621E1">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29520D0F"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4BCBD06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1211</w:t>
            </w:r>
          </w:p>
        </w:tc>
        <w:tc>
          <w:tcPr>
            <w:tcW w:w="457" w:type="pct"/>
            <w:tcBorders>
              <w:top w:val="nil"/>
              <w:left w:val="nil"/>
              <w:bottom w:val="single" w:sz="4" w:space="0" w:color="000000"/>
              <w:right w:val="nil"/>
            </w:tcBorders>
            <w:vAlign w:val="center"/>
          </w:tcPr>
          <w:p w14:paraId="650755C9"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1220</w:t>
            </w:r>
          </w:p>
        </w:tc>
        <w:tc>
          <w:tcPr>
            <w:tcW w:w="420" w:type="pct"/>
            <w:tcBorders>
              <w:top w:val="nil"/>
              <w:left w:val="nil"/>
              <w:bottom w:val="single" w:sz="4" w:space="0" w:color="000000"/>
              <w:right w:val="nil"/>
            </w:tcBorders>
            <w:vAlign w:val="center"/>
          </w:tcPr>
          <w:p w14:paraId="6572F3B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05FC51FB"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3BE1BAE3"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1106</w:t>
            </w:r>
          </w:p>
        </w:tc>
        <w:tc>
          <w:tcPr>
            <w:tcW w:w="280" w:type="pct"/>
            <w:tcBorders>
              <w:top w:val="nil"/>
              <w:left w:val="nil"/>
              <w:bottom w:val="single" w:sz="4" w:space="0" w:color="000000"/>
              <w:right w:val="nil"/>
            </w:tcBorders>
            <w:vAlign w:val="center"/>
          </w:tcPr>
          <w:p w14:paraId="5DCB72DA"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6101ED9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22056067"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43500405"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6FB6FAEC" w14:textId="77777777" w:rsidR="004F595A" w:rsidRPr="00B621E1" w:rsidRDefault="004F595A" w:rsidP="00EE5F9A">
            <w:pPr>
              <w:jc w:val="center"/>
              <w:rPr>
                <w:rFonts w:asciiTheme="majorHAnsi" w:hAnsiTheme="majorHAnsi" w:cstheme="majorHAnsi"/>
                <w:sz w:val="20"/>
                <w:szCs w:val="20"/>
              </w:rPr>
            </w:pPr>
            <w:r w:rsidRPr="00B621E1">
              <w:rPr>
                <w:rFonts w:asciiTheme="majorHAnsi" w:hAnsiTheme="majorHAnsi" w:cstheme="majorHAnsi"/>
                <w:sz w:val="20"/>
                <w:szCs w:val="20"/>
              </w:rPr>
              <w:t>7,499</w:t>
            </w:r>
          </w:p>
        </w:tc>
      </w:tr>
    </w:tbl>
    <w:p w14:paraId="7937E51C" w14:textId="77777777" w:rsidR="004F595A" w:rsidRPr="00B621E1" w:rsidRDefault="004F595A" w:rsidP="004F595A">
      <w:pPr>
        <w:snapToGrid w:val="0"/>
        <w:spacing w:after="240"/>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sidRPr="00B621E1">
        <w:rPr>
          <w:rFonts w:asciiTheme="majorHAnsi" w:hAnsiTheme="majorHAnsi" w:cstheme="majorHAnsi"/>
          <w:i/>
          <w:iCs/>
          <w:sz w:val="20"/>
          <w:szCs w:val="20"/>
        </w:rPr>
        <w:t>Note</w:t>
      </w:r>
      <w:r w:rsidRPr="00B621E1">
        <w:rPr>
          <w:rFonts w:asciiTheme="majorHAnsi" w:hAnsiTheme="majorHAnsi" w:cstheme="majorHAnsi"/>
          <w:sz w:val="20"/>
          <w:szCs w:val="20"/>
        </w:rPr>
        <w:t>. Each cell represents the row percentage.</w:t>
      </w:r>
    </w:p>
    <w:p w14:paraId="705D6D30" w14:textId="6C5FC51C" w:rsidR="004F595A" w:rsidRPr="00B621E1" w:rsidRDefault="004F595A" w:rsidP="004F595A">
      <w:pPr>
        <w:spacing w:line="360" w:lineRule="auto"/>
        <w:ind w:firstLine="720"/>
        <w:rPr>
          <w:rFonts w:asciiTheme="majorHAnsi" w:hAnsiTheme="majorHAnsi" w:cstheme="majorHAnsi"/>
        </w:rPr>
        <w:sectPr w:rsidR="004F595A" w:rsidRPr="00B621E1" w:rsidSect="004F595A">
          <w:pgSz w:w="12240" w:h="15840"/>
          <w:pgMar w:top="1440" w:right="1440" w:bottom="1440" w:left="1440" w:header="720" w:footer="720" w:gutter="0"/>
          <w:cols w:space="720"/>
        </w:sectPr>
      </w:pPr>
      <w:commentRangeStart w:id="1105"/>
      <w:r w:rsidRPr="00B621E1">
        <w:rPr>
          <w:rFonts w:asciiTheme="majorHAnsi" w:hAnsiTheme="majorHAnsi" w:cstheme="majorHAnsi"/>
        </w:rPr>
        <w:lastRenderedPageBreak/>
        <w:t xml:space="preserve">Students also indicated the highest degree they planned to complete (Figure </w:t>
      </w:r>
      <w:r w:rsidR="00A62F47" w:rsidRPr="00B621E1">
        <w:rPr>
          <w:rFonts w:asciiTheme="majorHAnsi" w:hAnsiTheme="majorHAnsi" w:cstheme="majorHAnsi"/>
        </w:rPr>
        <w:t>8</w:t>
      </w:r>
      <w:r w:rsidRPr="00B621E1">
        <w:rPr>
          <w:rFonts w:asciiTheme="majorHAnsi" w:hAnsiTheme="majorHAnsi" w:cstheme="majorHAnsi"/>
        </w:rPr>
        <w:t xml:space="preserve">). Across all respondents, over </w:t>
      </w:r>
      <w:r w:rsidRPr="00B621E1">
        <w:rPr>
          <w:rFonts w:asciiTheme="majorHAnsi" w:hAnsiTheme="majorHAnsi" w:cstheme="majorHAnsi"/>
          <w:highlight w:val="yellow"/>
        </w:rPr>
        <w:t>half (54.9%)</w:t>
      </w:r>
      <w:r w:rsidRPr="00B621E1">
        <w:rPr>
          <w:rFonts w:asciiTheme="majorHAnsi" w:hAnsiTheme="majorHAnsi" w:cstheme="majorHAnsi"/>
        </w:rPr>
        <w:t xml:space="preserve"> planned to earn an advanced degree. Additionally, we find that more trans and gender expansive students indicated plans to earn a master’s or doctorate at higher rates compared to cisgender students. Among transgender women, of the 55</w:t>
      </w:r>
      <w:r w:rsidR="00747932" w:rsidRPr="00B621E1">
        <w:rPr>
          <w:rFonts w:asciiTheme="majorHAnsi" w:hAnsiTheme="majorHAnsi" w:cstheme="majorHAnsi"/>
        </w:rPr>
        <w:t>.0</w:t>
      </w:r>
      <w:r w:rsidRPr="00B621E1">
        <w:rPr>
          <w:rFonts w:asciiTheme="majorHAnsi" w:hAnsiTheme="majorHAnsi" w:cstheme="majorHAnsi"/>
        </w:rPr>
        <w:t>% that planned to complete an advanced degree</w:t>
      </w:r>
      <w:r w:rsidRPr="00B621E1">
        <w:rPr>
          <w:rFonts w:asciiTheme="majorHAnsi" w:hAnsiTheme="majorHAnsi" w:cstheme="majorHAnsi"/>
          <w:highlight w:val="yellow"/>
        </w:rPr>
        <w:t xml:space="preserve">, </w:t>
      </w:r>
      <w:commentRangeStart w:id="1106"/>
      <w:commentRangeStart w:id="1107"/>
      <w:r w:rsidRPr="00B621E1">
        <w:rPr>
          <w:rFonts w:asciiTheme="majorHAnsi" w:hAnsiTheme="majorHAnsi" w:cstheme="majorHAnsi"/>
          <w:highlight w:val="yellow"/>
        </w:rPr>
        <w:t>72.7%</w:t>
      </w:r>
      <w:commentRangeEnd w:id="1106"/>
      <w:r w:rsidRPr="00784751">
        <w:rPr>
          <w:rStyle w:val="CommentReference"/>
          <w:rFonts w:asciiTheme="majorHAnsi" w:hAnsiTheme="majorHAnsi" w:cstheme="majorHAnsi"/>
          <w:sz w:val="24"/>
          <w:szCs w:val="24"/>
        </w:rPr>
        <w:commentReference w:id="1106"/>
      </w:r>
      <w:commentRangeEnd w:id="1107"/>
      <w:r w:rsidR="00BE5299" w:rsidRPr="00784751">
        <w:rPr>
          <w:rStyle w:val="CommentReference"/>
          <w:rFonts w:asciiTheme="majorHAnsi" w:hAnsiTheme="majorHAnsi" w:cstheme="majorHAnsi"/>
          <w:sz w:val="24"/>
          <w:szCs w:val="24"/>
        </w:rPr>
        <w:commentReference w:id="1107"/>
      </w:r>
      <w:r w:rsidRPr="00B621E1">
        <w:rPr>
          <w:rFonts w:asciiTheme="majorHAnsi" w:hAnsiTheme="majorHAnsi" w:cstheme="majorHAnsi"/>
        </w:rPr>
        <w:t xml:space="preserve"> intended to earn a master’s degree—higher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w:t>
      </w:r>
      <w:commentRangeEnd w:id="1105"/>
      <w:r w:rsidRPr="00784751">
        <w:rPr>
          <w:rStyle w:val="CommentReference"/>
          <w:rFonts w:asciiTheme="majorHAnsi" w:hAnsiTheme="majorHAnsi" w:cstheme="majorHAnsi"/>
          <w:sz w:val="24"/>
          <w:szCs w:val="24"/>
        </w:rPr>
        <w:commentReference w:id="1105"/>
      </w:r>
      <w:r w:rsidRPr="00B621E1">
        <w:rPr>
          <w:rFonts w:asciiTheme="majorHAnsi" w:hAnsiTheme="majorHAnsi" w:cstheme="majorHAnsi"/>
        </w:rPr>
        <w:t xml:space="preserve">. </w:t>
      </w:r>
    </w:p>
    <w:p w14:paraId="4B32BA9B" w14:textId="245AB340" w:rsidR="004F595A" w:rsidRPr="00B621E1" w:rsidRDefault="004F595A" w:rsidP="004F595A">
      <w:pPr>
        <w:spacing w:line="360" w:lineRule="auto"/>
        <w:rPr>
          <w:rFonts w:asciiTheme="majorHAnsi" w:hAnsiTheme="majorHAnsi" w:cstheme="majorHAnsi"/>
          <w:b/>
          <w:bCs/>
        </w:rPr>
      </w:pPr>
      <w:r w:rsidRPr="00B621E1">
        <w:rPr>
          <w:rFonts w:asciiTheme="majorHAnsi" w:hAnsiTheme="majorHAnsi" w:cstheme="majorHAnsi"/>
          <w:b/>
          <w:bCs/>
        </w:rPr>
        <w:lastRenderedPageBreak/>
        <w:t xml:space="preserve">Figure </w:t>
      </w:r>
      <w:r w:rsidR="00A62F47" w:rsidRPr="00B621E1">
        <w:rPr>
          <w:rFonts w:asciiTheme="majorHAnsi" w:hAnsiTheme="majorHAnsi" w:cstheme="majorHAnsi"/>
          <w:b/>
          <w:bCs/>
        </w:rPr>
        <w:t>8</w:t>
      </w:r>
    </w:p>
    <w:p w14:paraId="742DA2FF" w14:textId="45BF5F36" w:rsidR="004F595A" w:rsidRPr="00B621E1" w:rsidRDefault="004F595A" w:rsidP="004F595A">
      <w:pPr>
        <w:spacing w:line="360" w:lineRule="auto"/>
        <w:rPr>
          <w:rFonts w:asciiTheme="majorHAnsi" w:hAnsiTheme="majorHAnsi" w:cstheme="majorHAnsi"/>
          <w:rPrChange w:id="1108" w:author="Christina Sun" w:date="2026-03-15T21:36:00Z" w16du:dateUtc="2026-03-16T04:36:00Z">
            <w:rPr/>
          </w:rPrChange>
        </w:rPr>
      </w:pPr>
      <w:r w:rsidRPr="00B621E1">
        <w:rPr>
          <w:rFonts w:asciiTheme="majorHAnsi" w:hAnsiTheme="majorHAnsi" w:cstheme="majorHAnsi"/>
          <w:i/>
          <w:iCs/>
          <w:highlight w:val="yellow"/>
        </w:rPr>
        <w:t>Plans for Degree Completion</w:t>
      </w:r>
      <w:r w:rsidRPr="00B621E1">
        <w:rPr>
          <w:rFonts w:asciiTheme="majorHAnsi" w:hAnsiTheme="majorHAnsi" w:cstheme="majorHAnsi"/>
          <w:i/>
          <w:iCs/>
        </w:rPr>
        <w:t xml:space="preserve"> </w:t>
      </w:r>
      <w:r w:rsidR="00747932" w:rsidRPr="00B621E1">
        <w:rPr>
          <w:rFonts w:asciiTheme="majorHAnsi" w:hAnsiTheme="majorHAnsi" w:cstheme="majorHAnsi"/>
          <w:i/>
          <w:iCs/>
        </w:rPr>
        <w:t>(n = 7,497)</w:t>
      </w:r>
      <w:r w:rsidRPr="00B621E1">
        <w:rPr>
          <w:rFonts w:asciiTheme="majorHAnsi" w:hAnsiTheme="majorHAnsi" w:cstheme="majorHAnsi"/>
          <w:i/>
          <w:iCs/>
          <w:noProof/>
        </w:rPr>
        <w:drawing>
          <wp:inline distT="0" distB="0" distL="0" distR="0" wp14:anchorId="69A042E2" wp14:editId="4432D1B6">
            <wp:extent cx="8168561" cy="3487270"/>
            <wp:effectExtent l="0" t="0" r="0" b="5715"/>
            <wp:docPr id="739822093" name="Picture 4" descr="A graph with green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10;&#10;AI-generated content may be incorrect."/>
                    <pic:cNvPicPr/>
                  </pic:nvPicPr>
                  <pic:blipFill rotWithShape="1">
                    <a:blip r:embed="rId27" cstate="print">
                      <a:extLst>
                        <a:ext uri="{28A0092B-C50C-407E-A947-70E740481C1C}">
                          <a14:useLocalDpi xmlns:a14="http://schemas.microsoft.com/office/drawing/2010/main" val="0"/>
                        </a:ext>
                      </a:extLst>
                    </a:blip>
                    <a:srcRect l="11051" t="4879" r="8782" b="225"/>
                    <a:stretch>
                      <a:fillRect/>
                    </a:stretch>
                  </pic:blipFill>
                  <pic:spPr bwMode="auto">
                    <a:xfrm>
                      <a:off x="0" y="0"/>
                      <a:ext cx="8242759" cy="3518946"/>
                    </a:xfrm>
                    <a:prstGeom prst="rect">
                      <a:avLst/>
                    </a:prstGeom>
                    <a:ln>
                      <a:noFill/>
                    </a:ln>
                    <a:extLst>
                      <a:ext uri="{53640926-AAD7-44D8-BBD7-CCE9431645EC}">
                        <a14:shadowObscured xmlns:a14="http://schemas.microsoft.com/office/drawing/2010/main"/>
                      </a:ext>
                    </a:extLst>
                  </pic:spPr>
                </pic:pic>
              </a:graphicData>
            </a:graphic>
          </wp:inline>
        </w:drawing>
      </w:r>
    </w:p>
    <w:p w14:paraId="15D316E9" w14:textId="4A5BFAF0" w:rsidR="004F595A" w:rsidRPr="00B621E1" w:rsidRDefault="004F595A" w:rsidP="004F595A">
      <w:pPr>
        <w:spacing w:after="240" w:line="360" w:lineRule="auto"/>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sidRPr="00B621E1">
        <w:rPr>
          <w:rFonts w:asciiTheme="majorHAnsi" w:hAnsiTheme="majorHAnsi" w:cstheme="majorHAnsi"/>
          <w:i/>
          <w:iCs/>
          <w:sz w:val="20"/>
          <w:szCs w:val="20"/>
          <w:highlight w:val="yellow"/>
          <w:rPrChange w:id="1109" w:author="Christina Sun" w:date="2026-03-15T21:36:00Z" w16du:dateUtc="2026-03-16T04:36:00Z">
            <w:rPr>
              <w:rFonts w:asciiTheme="majorHAnsi" w:hAnsiTheme="majorHAnsi" w:cstheme="majorHAnsi"/>
              <w:i/>
              <w:iCs/>
              <w:sz w:val="20"/>
              <w:szCs w:val="20"/>
            </w:rPr>
          </w:rPrChange>
        </w:rPr>
        <w:t>Note.</w:t>
      </w:r>
      <w:r w:rsidRPr="00B621E1">
        <w:rPr>
          <w:rFonts w:asciiTheme="majorHAnsi" w:hAnsiTheme="majorHAnsi" w:cstheme="majorHAnsi"/>
          <w:i/>
          <w:iCs/>
          <w:sz w:val="20"/>
          <w:szCs w:val="20"/>
        </w:rPr>
        <w:t xml:space="preserve"> </w:t>
      </w:r>
    </w:p>
    <w:p w14:paraId="2F95E7DE" w14:textId="77777777" w:rsidR="008849FD" w:rsidRPr="00B621E1" w:rsidRDefault="008849FD" w:rsidP="008849FD">
      <w:pPr>
        <w:spacing w:after="240" w:line="360" w:lineRule="auto"/>
        <w:rPr>
          <w:ins w:id="1110" w:author="Christina Sun" w:date="2026-03-15T21:31:00Z" w16du:dateUtc="2026-03-16T04:31:00Z"/>
          <w:rFonts w:asciiTheme="majorHAnsi" w:hAnsiTheme="majorHAnsi" w:cstheme="majorHAnsi"/>
        </w:rPr>
      </w:pPr>
    </w:p>
    <w:p w14:paraId="34DC8EB8" w14:textId="064085B7" w:rsidR="008849FD" w:rsidRPr="00B621E1" w:rsidRDefault="008849FD" w:rsidP="00760288">
      <w:pPr>
        <w:spacing w:line="360" w:lineRule="auto"/>
        <w:ind w:firstLine="720"/>
        <w:rPr>
          <w:ins w:id="1111" w:author="Christina Sun" w:date="2026-03-15T21:31:00Z" w16du:dateUtc="2026-03-16T04:31:00Z"/>
          <w:rFonts w:asciiTheme="majorHAnsi" w:hAnsiTheme="majorHAnsi" w:cstheme="majorHAnsi"/>
        </w:rPr>
        <w:pPrChange w:id="1112" w:author="Christina Sun" w:date="2026-03-15T21:31:00Z" w16du:dateUtc="2026-03-16T04:31:00Z">
          <w:pPr>
            <w:spacing w:after="240" w:line="360" w:lineRule="auto"/>
          </w:pPr>
        </w:pPrChange>
      </w:pPr>
      <w:ins w:id="1113" w:author="Christina Sun" w:date="2026-03-15T21:31:00Z" w16du:dateUtc="2026-03-16T04:31:00Z">
        <w:r w:rsidRPr="00B621E1">
          <w:rPr>
            <w:rFonts w:asciiTheme="majorHAnsi" w:hAnsiTheme="majorHAnsi" w:cstheme="majorHAnsi"/>
          </w:rPr>
          <w:t>To examine whether descriptive differences in academic plans persist after accounting for student demographics, we estimated logit models for intent to attend a four-year college and ordered logit models for highest degree aspirations, separately by gender identity and sexual orientation. We report odds ratios, where values greater than one indicate higher odds relative to the reference category.</w:t>
        </w:r>
      </w:ins>
      <w:ins w:id="1114" w:author="Christina Sun" w:date="2026-03-15T21:47:00Z" w16du:dateUtc="2026-03-16T04:47:00Z">
        <w:r w:rsidR="004F54A0">
          <w:rPr>
            <w:rFonts w:asciiTheme="majorHAnsi" w:hAnsiTheme="majorHAnsi" w:cstheme="majorHAnsi"/>
          </w:rPr>
          <w:t xml:space="preserve"> See Appendix H for regression tables with raw coefficient estimates</w:t>
        </w:r>
      </w:ins>
      <w:ins w:id="1115" w:author="Christina Sun" w:date="2026-03-15T21:50:00Z" w16du:dateUtc="2026-03-16T04:50:00Z">
        <w:r w:rsidR="00020A7C">
          <w:rPr>
            <w:rFonts w:asciiTheme="majorHAnsi" w:hAnsiTheme="majorHAnsi" w:cstheme="majorHAnsi"/>
          </w:rPr>
          <w:t>. We also report</w:t>
        </w:r>
      </w:ins>
      <w:ins w:id="1116" w:author="Christina Sun" w:date="2026-03-15T21:48:00Z" w16du:dateUtc="2026-03-16T04:48:00Z">
        <w:r w:rsidR="004F54A0">
          <w:rPr>
            <w:rFonts w:asciiTheme="majorHAnsi" w:hAnsiTheme="majorHAnsi" w:cstheme="majorHAnsi"/>
          </w:rPr>
          <w:t xml:space="preserve"> the predicted probabilities from the ordered logit models </w:t>
        </w:r>
      </w:ins>
      <w:ins w:id="1117" w:author="Christina Sun" w:date="2026-03-15T21:50:00Z" w16du:dateUtc="2026-03-16T04:50:00Z">
        <w:r w:rsidR="00020A7C">
          <w:rPr>
            <w:rFonts w:asciiTheme="majorHAnsi" w:hAnsiTheme="majorHAnsi" w:cstheme="majorHAnsi"/>
          </w:rPr>
          <w:t xml:space="preserve">as stacked bar charts </w:t>
        </w:r>
      </w:ins>
      <w:ins w:id="1118" w:author="Christina Sun" w:date="2026-03-15T21:48:00Z" w16du:dateUtc="2026-03-16T04:48:00Z">
        <w:r w:rsidR="004F54A0">
          <w:rPr>
            <w:rFonts w:asciiTheme="majorHAnsi" w:hAnsiTheme="majorHAnsi" w:cstheme="majorHAnsi"/>
          </w:rPr>
          <w:t>evaluated at sample means</w:t>
        </w:r>
      </w:ins>
      <w:ins w:id="1119" w:author="Christina Sun" w:date="2026-03-15T21:50:00Z" w16du:dateUtc="2026-03-16T04:50:00Z">
        <w:r w:rsidR="00020A7C">
          <w:rPr>
            <w:rFonts w:asciiTheme="majorHAnsi" w:hAnsiTheme="majorHAnsi" w:cstheme="majorHAnsi"/>
          </w:rPr>
          <w:t xml:space="preserve"> in Appendix I</w:t>
        </w:r>
      </w:ins>
      <w:ins w:id="1120" w:author="Christina Sun" w:date="2026-03-15T21:48:00Z" w16du:dateUtc="2026-03-16T04:48:00Z">
        <w:r w:rsidR="004F54A0">
          <w:rPr>
            <w:rFonts w:asciiTheme="majorHAnsi" w:hAnsiTheme="majorHAnsi" w:cstheme="majorHAnsi"/>
          </w:rPr>
          <w:t>.</w:t>
        </w:r>
      </w:ins>
    </w:p>
    <w:p w14:paraId="41FF3850" w14:textId="40F54F94" w:rsidR="008849FD" w:rsidRPr="00B621E1" w:rsidRDefault="008849FD" w:rsidP="00760288">
      <w:pPr>
        <w:spacing w:line="360" w:lineRule="auto"/>
        <w:ind w:firstLine="720"/>
        <w:rPr>
          <w:ins w:id="1121" w:author="Christina Sun" w:date="2026-03-15T21:31:00Z" w16du:dateUtc="2026-03-16T04:31:00Z"/>
          <w:rFonts w:asciiTheme="majorHAnsi" w:hAnsiTheme="majorHAnsi" w:cstheme="majorHAnsi"/>
        </w:rPr>
        <w:pPrChange w:id="1122" w:author="Christina Sun" w:date="2026-03-15T21:31:00Z" w16du:dateUtc="2026-03-16T04:31:00Z">
          <w:pPr>
            <w:spacing w:after="240" w:line="360" w:lineRule="auto"/>
          </w:pPr>
        </w:pPrChange>
      </w:pPr>
      <w:ins w:id="1123" w:author="Christina Sun" w:date="2026-03-15T21:31:00Z" w16du:dateUtc="2026-03-16T04:31:00Z">
        <w:r w:rsidRPr="00B621E1">
          <w:rPr>
            <w:rFonts w:asciiTheme="majorHAnsi" w:hAnsiTheme="majorHAnsi" w:cstheme="majorHAnsi"/>
          </w:rPr>
          <w:t>For four-year enrollment by gender identity (Table X), nonbinary students were significantly more likely than cisgender men to plan to attend a four-year institution, and this difference was robust to the inclusion of demographic controls. Cisgender women were also significantly more likely to plan to attend a four-year college in both specifications. The odds ratio for gender diverse/questioning students was less than one in both specifications, consistent with the descriptive finding that this group was roughly equally split between two- and four-year enrollment plans. For the smallest gender identity subgroups — transgender men (n = 59) and transgender women (n = 20) — the odds ratios were greater than one, but estimates are imprecise due to limited sample sizes; therefore, we refrain from drawing conclusions about four-year enrollment for these categories based on the regression estimates alone and instead direct readers to the descriptive results reported in Figure X.</w:t>
        </w:r>
      </w:ins>
    </w:p>
    <w:p w14:paraId="2A1E554C" w14:textId="38F83F88" w:rsidR="008849FD" w:rsidRPr="00B621E1" w:rsidRDefault="008849FD" w:rsidP="00760288">
      <w:pPr>
        <w:spacing w:line="360" w:lineRule="auto"/>
        <w:ind w:firstLine="720"/>
        <w:rPr>
          <w:ins w:id="1124" w:author="Christina Sun" w:date="2026-03-15T21:31:00Z" w16du:dateUtc="2026-03-16T04:31:00Z"/>
          <w:rFonts w:asciiTheme="majorHAnsi" w:hAnsiTheme="majorHAnsi" w:cstheme="majorHAnsi"/>
        </w:rPr>
        <w:pPrChange w:id="1125" w:author="Christina Sun" w:date="2026-03-15T21:31:00Z" w16du:dateUtc="2026-03-16T04:31:00Z">
          <w:pPr>
            <w:spacing w:after="240" w:line="360" w:lineRule="auto"/>
          </w:pPr>
        </w:pPrChange>
      </w:pPr>
      <w:ins w:id="1126" w:author="Christina Sun" w:date="2026-03-15T21:31:00Z" w16du:dateUtc="2026-03-16T04:31:00Z">
        <w:r w:rsidRPr="00B621E1">
          <w:rPr>
            <w:rFonts w:asciiTheme="majorHAnsi" w:hAnsiTheme="majorHAnsi" w:cstheme="majorHAnsi"/>
          </w:rPr>
          <w:t>For highest degree aspirations by gender identity (Table X), we find that cisgender women had 1.63 times the odds of aspiring to a higher degree category compared to cisgender men in the unconditional model (OR = 1.63, 95% CI [1.49, 1.78]), increasing slightly to 1.73 with demographic controls. Similarly, nonbinary students had significantly higher degree aspirations (OR = 1.80, 95% CI [1.43, 2.26]), and transgender men also had significantly higher odds (OR = 1.74, 95% CI [1.10, 2.75]). Gender diverse/questioning students had elevated odds that were statistically significant in the unconditional model (OR = 1.58, 95% CI [1.02, 2.45]) but attenuated to marginal significance with controls. The odds ratio for transgender women was not statistically significant, likely due to the small sample size.</w:t>
        </w:r>
      </w:ins>
    </w:p>
    <w:p w14:paraId="5E22AF4D" w14:textId="68BB0977" w:rsidR="004F595A" w:rsidRPr="00B621E1" w:rsidDel="008849FD" w:rsidRDefault="008849FD" w:rsidP="00760288">
      <w:pPr>
        <w:spacing w:line="360" w:lineRule="auto"/>
        <w:ind w:firstLine="720"/>
        <w:rPr>
          <w:del w:id="1127" w:author="Christina Sun" w:date="2026-03-15T21:31:00Z" w16du:dateUtc="2026-03-16T04:31:00Z"/>
          <w:rFonts w:asciiTheme="majorHAnsi" w:hAnsiTheme="majorHAnsi" w:cstheme="majorHAnsi"/>
        </w:rPr>
        <w:pPrChange w:id="1128" w:author="Christina Sun" w:date="2026-03-15T21:31:00Z" w16du:dateUtc="2026-03-16T04:31:00Z">
          <w:pPr>
            <w:spacing w:line="360" w:lineRule="auto"/>
            <w:ind w:firstLine="720"/>
          </w:pPr>
        </w:pPrChange>
      </w:pPr>
      <w:ins w:id="1129" w:author="Christina Sun" w:date="2026-03-15T21:31:00Z" w16du:dateUtc="2026-03-16T04:31:00Z">
        <w:r w:rsidRPr="00B621E1">
          <w:rPr>
            <w:rFonts w:asciiTheme="majorHAnsi" w:hAnsiTheme="majorHAnsi" w:cstheme="majorHAnsi"/>
          </w:rPr>
          <w:lastRenderedPageBreak/>
          <w:t>Results by sexual orientation were broadly consistent. For four-year enrollment (Table X), gay or lesbian students and bisexual/pansexual/omnisexual students were significantly more likely to plan to attend a four-year college, and these differences persisted after controlling for demographics. The odds ratios for asexual/aromantic/demisexual and other/queer/questioning students were greater than one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t>
        </w:r>
      </w:ins>
      <w:del w:id="1130" w:author="Christina Sun" w:date="2026-03-15T21:31:00Z" w16du:dateUtc="2026-03-16T04:31:00Z">
        <w:r w:rsidR="004F595A" w:rsidRPr="00B621E1" w:rsidDel="008849FD">
          <w:rPr>
            <w:rFonts w:asciiTheme="majorHAnsi" w:hAnsiTheme="majorHAnsi" w:cstheme="majorHAnsi"/>
          </w:rPr>
          <w:delText xml:space="preserve">To examine whether descriptive differences in academic plans persist after accounting for student demographics, we estimated logit models for intent to attend a four-year college and ordered logit models for highest degree aspirations, separately by gender identity and sexual orientation. For four-year enrollment (Tables </w:delText>
        </w:r>
        <w:r w:rsidR="00A62F47" w:rsidRPr="00B621E1" w:rsidDel="008849FD">
          <w:rPr>
            <w:rFonts w:asciiTheme="majorHAnsi" w:hAnsiTheme="majorHAnsi" w:cstheme="majorHAnsi"/>
          </w:rPr>
          <w:delText>5</w:delText>
        </w:r>
        <w:r w:rsidR="004F595A" w:rsidRPr="00B621E1" w:rsidDel="008849FD">
          <w:rPr>
            <w:rFonts w:asciiTheme="majorHAnsi" w:hAnsiTheme="majorHAnsi" w:cstheme="majorHAnsi"/>
          </w:rPr>
          <w:delText xml:space="preserve"> and </w:delText>
        </w:r>
        <w:r w:rsidR="00A62F47" w:rsidRPr="00B621E1" w:rsidDel="008849FD">
          <w:rPr>
            <w:rFonts w:asciiTheme="majorHAnsi" w:hAnsiTheme="majorHAnsi" w:cstheme="majorHAnsi"/>
          </w:rPr>
          <w:delText>6</w:delText>
        </w:r>
        <w:r w:rsidR="004F595A" w:rsidRPr="00B621E1" w:rsidDel="008849FD">
          <w:rPr>
            <w:rFonts w:asciiTheme="majorHAnsi" w:hAnsiTheme="majorHAnsi" w:cstheme="majorHAnsi"/>
          </w:rPr>
          <w:delText xml:space="preserve">), nonbinary students were significantly more likely than cisgender men to plan to attend a four-year </w:delText>
        </w:r>
        <w:commentRangeStart w:id="1131"/>
        <w:r w:rsidR="004F595A" w:rsidRPr="00B621E1" w:rsidDel="008849FD">
          <w:rPr>
            <w:rFonts w:asciiTheme="majorHAnsi" w:hAnsiTheme="majorHAnsi" w:cstheme="majorHAnsi"/>
          </w:rPr>
          <w:delText>institution</w:delText>
        </w:r>
        <w:commentRangeEnd w:id="1131"/>
        <w:r w:rsidR="004F595A" w:rsidRPr="00B621E1" w:rsidDel="008849FD">
          <w:rPr>
            <w:rStyle w:val="CommentReference"/>
            <w:rFonts w:asciiTheme="majorHAnsi" w:hAnsiTheme="majorHAnsi" w:cstheme="majorHAnsi"/>
            <w:sz w:val="24"/>
            <w:szCs w:val="24"/>
            <w:rPrChange w:id="1132" w:author="Christina Sun" w:date="2026-03-15T21:36:00Z" w16du:dateUtc="2026-03-16T04:36:00Z">
              <w:rPr>
                <w:rStyle w:val="CommentReference"/>
                <w:rFonts w:asciiTheme="majorHAnsi" w:hAnsiTheme="majorHAnsi" w:cstheme="majorHAnsi"/>
                <w:sz w:val="24"/>
                <w:szCs w:val="24"/>
              </w:rPr>
            </w:rPrChange>
          </w:rPr>
          <w:commentReference w:id="1131"/>
        </w:r>
        <w:r w:rsidR="004F595A" w:rsidRPr="00B621E1" w:rsidDel="008849FD">
          <w:rPr>
            <w:rFonts w:asciiTheme="majorHAnsi" w:hAnsiTheme="majorHAnsi" w:cstheme="majorHAnsi"/>
            <w:rPrChange w:id="1133" w:author="Christina Sun" w:date="2026-03-15T21:36:00Z" w16du:dateUtc="2026-03-16T04:36:00Z">
              <w:rPr>
                <w:rFonts w:asciiTheme="majorHAnsi" w:hAnsiTheme="majorHAnsi" w:cstheme="majorHAnsi"/>
              </w:rPr>
            </w:rPrChange>
          </w:rPr>
          <w:delText xml:space="preserve">, and this difference was robust to the inclusion of demographic controls. Cisgender women were also significantly more likely to plan to attend a four-year college in both specifications. The coefficient for gender diverse/questioning students was negative in both specifications, consistent with the descriptive finding that this group was roughly equally split between two- and four-year enrollment plans. For the smallest gender identity subgroups — transgender men </w:delText>
        </w:r>
        <w:r w:rsidR="004F595A" w:rsidRPr="00B621E1" w:rsidDel="008849FD">
          <w:rPr>
            <w:rFonts w:asciiTheme="majorHAnsi" w:hAnsiTheme="majorHAnsi" w:cstheme="majorHAnsi"/>
          </w:rPr>
          <w:delText>(</w:delText>
        </w:r>
        <w:r w:rsidR="004F595A" w:rsidRPr="00B621E1" w:rsidDel="008849FD">
          <w:rPr>
            <w:rFonts w:asciiTheme="majorHAnsi" w:hAnsiTheme="majorHAnsi" w:cstheme="majorHAnsi"/>
            <w:rPrChange w:id="1134" w:author="Christina Sun" w:date="2026-03-15T21:36:00Z" w16du:dateUtc="2026-03-16T04:36:00Z">
              <w:rPr>
                <w:rFonts w:asciiTheme="majorHAnsi" w:hAnsiTheme="majorHAnsi" w:cstheme="majorHAnsi"/>
                <w:i/>
                <w:iCs/>
              </w:rPr>
            </w:rPrChange>
          </w:rPr>
          <w:delText>n</w:delText>
        </w:r>
        <w:r w:rsidR="004F595A" w:rsidRPr="00B621E1" w:rsidDel="008849FD">
          <w:rPr>
            <w:rFonts w:asciiTheme="majorHAnsi" w:hAnsiTheme="majorHAnsi" w:cstheme="majorHAnsi"/>
          </w:rPr>
          <w:delText xml:space="preserve"> = 59) and transgender women (</w:delText>
        </w:r>
        <w:r w:rsidR="004F595A" w:rsidRPr="00B621E1" w:rsidDel="008849FD">
          <w:rPr>
            <w:rFonts w:asciiTheme="majorHAnsi" w:hAnsiTheme="majorHAnsi" w:cstheme="majorHAnsi"/>
            <w:rPrChange w:id="1135" w:author="Christina Sun" w:date="2026-03-15T21:36:00Z" w16du:dateUtc="2026-03-16T04:36:00Z">
              <w:rPr>
                <w:rFonts w:asciiTheme="majorHAnsi" w:hAnsiTheme="majorHAnsi" w:cstheme="majorHAnsi"/>
                <w:i/>
                <w:iCs/>
              </w:rPr>
            </w:rPrChange>
          </w:rPr>
          <w:delText>n</w:delText>
        </w:r>
        <w:r w:rsidR="004F595A" w:rsidRPr="00B621E1" w:rsidDel="008849FD">
          <w:rPr>
            <w:rFonts w:asciiTheme="majorHAnsi" w:hAnsiTheme="majorHAnsi" w:cstheme="majorHAnsi"/>
          </w:rPr>
          <w:delText xml:space="preserve"> = 20) — the point estimates were </w:delText>
        </w:r>
        <w:commentRangeStart w:id="1136"/>
        <w:r w:rsidR="004F595A" w:rsidRPr="00B621E1" w:rsidDel="008849FD">
          <w:rPr>
            <w:rFonts w:asciiTheme="majorHAnsi" w:hAnsiTheme="majorHAnsi" w:cstheme="majorHAnsi"/>
            <w:rPrChange w:id="1137" w:author="Christina Sun" w:date="2026-03-15T21:36:00Z" w16du:dateUtc="2026-03-16T04:36:00Z">
              <w:rPr>
                <w:rFonts w:asciiTheme="majorHAnsi" w:hAnsiTheme="majorHAnsi" w:cstheme="majorHAnsi"/>
                <w:highlight w:val="yellow"/>
              </w:rPr>
            </w:rPrChange>
          </w:rPr>
          <w:delText>positive, suggesting XXX,</w:delText>
        </w:r>
        <w:r w:rsidR="004F595A" w:rsidRPr="00B621E1" w:rsidDel="008849FD">
          <w:rPr>
            <w:rFonts w:asciiTheme="majorHAnsi" w:hAnsiTheme="majorHAnsi" w:cstheme="majorHAnsi"/>
          </w:rPr>
          <w:delText xml:space="preserve"> </w:delText>
        </w:r>
        <w:commentRangeEnd w:id="1136"/>
        <w:r w:rsidR="00747932" w:rsidRPr="00B621E1" w:rsidDel="008849FD">
          <w:rPr>
            <w:rStyle w:val="CommentReference"/>
            <w:rFonts w:asciiTheme="majorHAnsi" w:hAnsiTheme="majorHAnsi" w:cstheme="majorHAnsi"/>
            <w:sz w:val="24"/>
            <w:szCs w:val="24"/>
            <w:rPrChange w:id="1138" w:author="Christina Sun" w:date="2026-03-15T21:36:00Z" w16du:dateUtc="2026-03-16T04:36:00Z">
              <w:rPr>
                <w:rStyle w:val="CommentReference"/>
                <w:rFonts w:asciiTheme="majorHAnsi" w:hAnsiTheme="majorHAnsi" w:cstheme="majorHAnsi"/>
                <w:sz w:val="24"/>
                <w:szCs w:val="24"/>
              </w:rPr>
            </w:rPrChange>
          </w:rPr>
          <w:commentReference w:id="1136"/>
        </w:r>
        <w:r w:rsidR="004F595A" w:rsidRPr="00B621E1" w:rsidDel="008849FD">
          <w:rPr>
            <w:rFonts w:asciiTheme="majorHAnsi" w:hAnsiTheme="majorHAnsi" w:cstheme="majorHAnsi"/>
            <w:rPrChange w:id="1139" w:author="Christina Sun" w:date="2026-03-15T21:36:00Z" w16du:dateUtc="2026-03-16T04:36:00Z">
              <w:rPr>
                <w:rFonts w:asciiTheme="majorHAnsi" w:hAnsiTheme="majorHAnsi" w:cstheme="majorHAnsi"/>
              </w:rPr>
            </w:rPrChange>
          </w:rPr>
          <w:delText xml:space="preserve">but </w:delText>
        </w:r>
        <w:r w:rsidR="004F595A" w:rsidRPr="00B621E1" w:rsidDel="008849FD">
          <w:rPr>
            <w:rFonts w:asciiTheme="majorHAnsi" w:hAnsiTheme="majorHAnsi" w:cstheme="majorHAnsi"/>
          </w:rPr>
          <w:delText xml:space="preserve">may be imprecise due to limited sample sizes; therefore, we refrain from drawing conclusions about four-year enrollment for these categories based on the regression estimates alone and instead direct readers to the descriptive results reported in Figure 1. Results by sexual orientation were more conclusive: gay or lesbian students and bisexual/pansexual/omnisexual students were significantly more likely to plan to attend a four-year college, and these differences persisted after controlling for </w:delText>
        </w:r>
        <w:commentRangeStart w:id="1140"/>
        <w:r w:rsidR="004F595A" w:rsidRPr="00B621E1" w:rsidDel="008849FD">
          <w:rPr>
            <w:rFonts w:asciiTheme="majorHAnsi" w:hAnsiTheme="majorHAnsi" w:cstheme="majorHAnsi"/>
          </w:rPr>
          <w:delText>demographics</w:delText>
        </w:r>
        <w:commentRangeEnd w:id="1140"/>
        <w:r w:rsidR="004F595A" w:rsidRPr="00B621E1" w:rsidDel="008849FD">
          <w:rPr>
            <w:rStyle w:val="CommentReference"/>
            <w:rFonts w:asciiTheme="majorHAnsi" w:hAnsiTheme="majorHAnsi" w:cstheme="majorHAnsi"/>
            <w:sz w:val="24"/>
            <w:szCs w:val="24"/>
            <w:rPrChange w:id="1141" w:author="Christina Sun" w:date="2026-03-15T21:36:00Z" w16du:dateUtc="2026-03-16T04:36:00Z">
              <w:rPr>
                <w:rStyle w:val="CommentReference"/>
                <w:rFonts w:asciiTheme="majorHAnsi" w:hAnsiTheme="majorHAnsi" w:cstheme="majorHAnsi"/>
                <w:sz w:val="24"/>
                <w:szCs w:val="24"/>
              </w:rPr>
            </w:rPrChange>
          </w:rPr>
          <w:commentReference w:id="1140"/>
        </w:r>
        <w:r w:rsidR="004F595A" w:rsidRPr="00B621E1" w:rsidDel="008849FD">
          <w:rPr>
            <w:rFonts w:asciiTheme="majorHAnsi" w:hAnsiTheme="majorHAnsi" w:cstheme="majorHAnsi"/>
            <w:rPrChange w:id="1142" w:author="Christina Sun" w:date="2026-03-15T21:36:00Z" w16du:dateUtc="2026-03-16T04:36:00Z">
              <w:rPr>
                <w:rFonts w:asciiTheme="majorHAnsi" w:hAnsiTheme="majorHAnsi" w:cstheme="majorHAnsi"/>
              </w:rPr>
            </w:rPrChange>
          </w:rPr>
          <w:delText>. The coefficients for asexual/aromantic/demisexual and other/queer/questioning students were positive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delText>
        </w:r>
      </w:del>
    </w:p>
    <w:p w14:paraId="73AC01D3" w14:textId="77777777" w:rsidR="004F595A" w:rsidDel="002B2BA4" w:rsidRDefault="004F595A" w:rsidP="002B2BA4">
      <w:pPr>
        <w:spacing w:line="360" w:lineRule="auto"/>
        <w:ind w:firstLine="720"/>
        <w:rPr>
          <w:del w:id="1143" w:author="Christina Sun" w:date="2026-03-15T21:40:00Z" w16du:dateUtc="2026-03-16T04:40:00Z"/>
          <w:rFonts w:asciiTheme="majorHAnsi" w:hAnsiTheme="majorHAnsi" w:cstheme="majorHAnsi"/>
          <w:b/>
          <w:bCs/>
        </w:rPr>
      </w:pPr>
      <w:del w:id="1144" w:author="Christina Sun" w:date="2026-03-15T21:40:00Z" w16du:dateUtc="2026-03-16T04:40:00Z">
        <w:r w:rsidRPr="00B621E1" w:rsidDel="002B2BA4">
          <w:rPr>
            <w:rFonts w:asciiTheme="majorHAnsi" w:hAnsiTheme="majorHAnsi" w:cstheme="majorHAnsi"/>
            <w:rPrChange w:id="1145" w:author="Christina Sun" w:date="2026-03-15T21:36:00Z" w16du:dateUtc="2026-03-16T04:36:00Z">
              <w:rPr>
                <w:b/>
                <w:bCs/>
              </w:rPr>
            </w:rPrChange>
          </w:rPr>
          <w:br w:type="page"/>
        </w:r>
      </w:del>
    </w:p>
    <w:p w14:paraId="2CEE0BD0" w14:textId="77777777" w:rsidR="002B2BA4" w:rsidRDefault="002B2BA4" w:rsidP="00760288">
      <w:pPr>
        <w:spacing w:line="360" w:lineRule="auto"/>
        <w:ind w:firstLine="720"/>
        <w:rPr>
          <w:ins w:id="1146" w:author="Christina Sun" w:date="2026-03-15T21:40:00Z" w16du:dateUtc="2026-03-16T04:40:00Z"/>
          <w:rFonts w:asciiTheme="majorHAnsi" w:hAnsiTheme="majorHAnsi" w:cstheme="majorHAnsi"/>
          <w:b/>
          <w:bCs/>
        </w:rPr>
      </w:pPr>
    </w:p>
    <w:p w14:paraId="13143A78" w14:textId="77777777" w:rsidR="002B2BA4" w:rsidRPr="00B621E1" w:rsidRDefault="002B2BA4" w:rsidP="00760288">
      <w:pPr>
        <w:spacing w:line="360" w:lineRule="auto"/>
        <w:ind w:firstLine="720"/>
        <w:rPr>
          <w:ins w:id="1147" w:author="Christina Sun" w:date="2026-03-15T21:40:00Z" w16du:dateUtc="2026-03-16T04:40:00Z"/>
          <w:rFonts w:asciiTheme="majorHAnsi" w:hAnsiTheme="majorHAnsi" w:cstheme="majorHAnsi"/>
          <w:rPrChange w:id="1148" w:author="Christina Sun" w:date="2026-03-15T21:36:00Z" w16du:dateUtc="2026-03-16T04:36:00Z">
            <w:rPr>
              <w:ins w:id="1149" w:author="Christina Sun" w:date="2026-03-15T21:40:00Z" w16du:dateUtc="2026-03-16T04:40:00Z"/>
              <w:b/>
              <w:bCs/>
            </w:rPr>
          </w:rPrChange>
        </w:rPr>
        <w:pPrChange w:id="1150" w:author="Christina Sun" w:date="2026-03-15T21:31:00Z" w16du:dateUtc="2026-03-16T04:31:00Z">
          <w:pPr>
            <w:spacing w:line="360" w:lineRule="auto"/>
          </w:pPr>
        </w:pPrChange>
      </w:pPr>
    </w:p>
    <w:p w14:paraId="28CEE83A" w14:textId="0FAD25CA" w:rsidR="004F595A" w:rsidRPr="00B621E1" w:rsidRDefault="004F595A" w:rsidP="002B2BA4">
      <w:pPr>
        <w:spacing w:line="360" w:lineRule="auto"/>
        <w:rPr>
          <w:rFonts w:asciiTheme="majorHAnsi" w:hAnsiTheme="majorHAnsi" w:cstheme="majorHAnsi"/>
        </w:rPr>
      </w:pPr>
      <w:r w:rsidRPr="00B621E1">
        <w:rPr>
          <w:rFonts w:asciiTheme="majorHAnsi" w:hAnsiTheme="majorHAnsi" w:cstheme="majorHAnsi"/>
          <w:b/>
          <w:bCs/>
        </w:rPr>
        <w:t xml:space="preserve">Table </w:t>
      </w:r>
      <w:ins w:id="1151" w:author="Christina Sun" w:date="2026-03-15T21:31:00Z" w16du:dateUtc="2026-03-16T04:31:00Z">
        <w:r w:rsidR="00CD5298" w:rsidRPr="00B621E1">
          <w:rPr>
            <w:rFonts w:asciiTheme="majorHAnsi" w:hAnsiTheme="majorHAnsi" w:cstheme="majorHAnsi"/>
            <w:b/>
            <w:bCs/>
            <w:strike/>
          </w:rPr>
          <w:t>X</w:t>
        </w:r>
      </w:ins>
      <w:del w:id="1152" w:author="Christina Sun" w:date="2026-03-15T21:31:00Z" w16du:dateUtc="2026-03-16T04:31:00Z">
        <w:r w:rsidR="00A62F47" w:rsidRPr="00B621E1" w:rsidDel="00CD5298">
          <w:rPr>
            <w:rFonts w:asciiTheme="majorHAnsi" w:hAnsiTheme="majorHAnsi" w:cstheme="majorHAnsi"/>
            <w:b/>
            <w:bCs/>
          </w:rPr>
          <w:delText>5</w:delText>
        </w:r>
        <w:commentRangeStart w:id="1153"/>
        <w:r w:rsidRPr="00B621E1" w:rsidDel="00CD5298">
          <w:rPr>
            <w:rFonts w:asciiTheme="majorHAnsi" w:hAnsiTheme="majorHAnsi" w:cstheme="majorHAnsi"/>
            <w:b/>
            <w:bCs/>
            <w:strike/>
            <w:rPrChange w:id="1154" w:author="Christina Sun" w:date="2026-03-15T21:36:00Z" w16du:dateUtc="2026-03-16T04:36:00Z">
              <w:rPr>
                <w:rFonts w:asciiTheme="majorHAnsi" w:hAnsiTheme="majorHAnsi" w:cstheme="majorHAnsi"/>
                <w:b/>
                <w:bCs/>
              </w:rPr>
            </w:rPrChange>
          </w:rPr>
          <w:delText>3</w:delText>
        </w:r>
      </w:del>
      <w:commentRangeEnd w:id="1153"/>
      <w:r w:rsidR="003F4AB9" w:rsidRPr="00784751">
        <w:rPr>
          <w:rStyle w:val="CommentReference"/>
          <w:rFonts w:asciiTheme="majorHAnsi" w:hAnsiTheme="majorHAnsi" w:cstheme="majorHAnsi"/>
          <w:sz w:val="24"/>
          <w:szCs w:val="24"/>
        </w:rPr>
        <w:commentReference w:id="1153"/>
      </w:r>
    </w:p>
    <w:p w14:paraId="24AFB431" w14:textId="3FACACC6" w:rsidR="004F595A" w:rsidRPr="00B621E1" w:rsidRDefault="00911B49" w:rsidP="004F595A">
      <w:pPr>
        <w:spacing w:line="360" w:lineRule="auto"/>
        <w:rPr>
          <w:rFonts w:asciiTheme="majorHAnsi" w:hAnsiTheme="majorHAnsi" w:cstheme="majorHAnsi"/>
          <w:i/>
          <w:iCs/>
        </w:rPr>
      </w:pPr>
      <w:r w:rsidRPr="00B621E1">
        <w:rPr>
          <w:rFonts w:asciiTheme="majorHAnsi" w:eastAsia="Arial" w:hAnsiTheme="majorHAnsi" w:cstheme="majorHAnsi"/>
          <w:lang w:val="en-US"/>
        </w:rPr>
        <w:t>Logit Models: Intent to Attend 4-Year College (Odds Ratios)</w:t>
      </w:r>
      <w:r w:rsidR="004F595A" w:rsidRPr="00B621E1">
        <w:rPr>
          <w:rFonts w:asciiTheme="majorHAnsi" w:hAnsiTheme="majorHAnsi" w:cstheme="majorHAnsi"/>
          <w:i/>
          <w:iCs/>
          <w:highlight w:val="yellow"/>
        </w:rPr>
        <w:t>, by Gender Identity</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3463"/>
        <w:gridCol w:w="2995"/>
        <w:gridCol w:w="2902"/>
      </w:tblGrid>
      <w:tr w:rsidR="00911B49" w:rsidRPr="00B621E1" w:rsidDel="0030238F" w14:paraId="5DC250A1" w14:textId="44385448" w:rsidTr="0030238F">
        <w:trPr>
          <w:trHeight w:val="285"/>
          <w:del w:id="1155" w:author="Christina Sun" w:date="2026-03-15T21:23:00Z" w16du:dateUtc="2026-03-16T04:23:00Z"/>
        </w:trPr>
        <w:tc>
          <w:tcPr>
            <w:tcW w:w="1850" w:type="pct"/>
            <w:tcBorders>
              <w:top w:val="single" w:sz="8" w:space="0" w:color="000000"/>
              <w:bottom w:val="single" w:sz="4" w:space="0" w:color="auto"/>
            </w:tcBorders>
            <w:tcMar>
              <w:top w:w="0" w:type="dxa"/>
              <w:left w:w="100" w:type="dxa"/>
              <w:bottom w:w="0" w:type="dxa"/>
              <w:right w:w="100" w:type="dxa"/>
            </w:tcMar>
            <w:vAlign w:val="center"/>
          </w:tcPr>
          <w:p w14:paraId="03A07B58" w14:textId="6C2F23C0" w:rsidR="00911B49" w:rsidRPr="00B621E1" w:rsidDel="0030238F" w:rsidRDefault="00911B49" w:rsidP="00911B49">
            <w:pPr>
              <w:ind w:left="-5"/>
              <w:rPr>
                <w:del w:id="1156" w:author="Christina Sun" w:date="2026-03-15T21:23:00Z" w16du:dateUtc="2026-03-16T04:23:00Z"/>
                <w:rFonts w:asciiTheme="majorHAnsi" w:hAnsiTheme="majorHAnsi" w:cstheme="majorHAnsi"/>
                <w:sz w:val="20"/>
                <w:szCs w:val="20"/>
              </w:rPr>
            </w:pPr>
          </w:p>
        </w:tc>
        <w:tc>
          <w:tcPr>
            <w:tcW w:w="1600" w:type="pct"/>
            <w:tcBorders>
              <w:top w:val="single" w:sz="8" w:space="0" w:color="000000"/>
              <w:bottom w:val="single" w:sz="4" w:space="0" w:color="auto"/>
            </w:tcBorders>
            <w:tcMar>
              <w:top w:w="0" w:type="dxa"/>
              <w:left w:w="100" w:type="dxa"/>
              <w:bottom w:w="0" w:type="dxa"/>
              <w:right w:w="100" w:type="dxa"/>
            </w:tcMar>
            <w:vAlign w:val="center"/>
          </w:tcPr>
          <w:p w14:paraId="3EA893A5" w14:textId="04A3EEC7" w:rsidR="00911B49" w:rsidRPr="00B621E1" w:rsidDel="0030238F" w:rsidRDefault="00911B49" w:rsidP="00911B49">
            <w:pPr>
              <w:ind w:left="-120"/>
              <w:jc w:val="center"/>
              <w:rPr>
                <w:del w:id="1157" w:author="Christina Sun" w:date="2026-03-15T21:23:00Z" w16du:dateUtc="2026-03-16T04:23:00Z"/>
                <w:rFonts w:asciiTheme="majorHAnsi" w:hAnsiTheme="majorHAnsi" w:cstheme="majorHAnsi"/>
                <w:sz w:val="20"/>
                <w:szCs w:val="20"/>
              </w:rPr>
            </w:pPr>
            <w:del w:id="1158" w:author="Christina Sun" w:date="2026-03-15T21:23:00Z" w16du:dateUtc="2026-03-16T04:23:00Z">
              <w:r w:rsidRPr="00B621E1" w:rsidDel="0030238F">
                <w:rPr>
                  <w:rFonts w:asciiTheme="majorHAnsi" w:eastAsia="Arial" w:hAnsiTheme="majorHAnsi" w:cstheme="majorHAnsi"/>
                  <w:sz w:val="20"/>
                  <w:szCs w:val="20"/>
                  <w:lang w:val="en-US"/>
                </w:rPr>
                <w:delText>(1)</w:delText>
              </w:r>
            </w:del>
          </w:p>
        </w:tc>
        <w:tc>
          <w:tcPr>
            <w:tcW w:w="1550" w:type="pct"/>
            <w:tcBorders>
              <w:top w:val="single" w:sz="8" w:space="0" w:color="000000"/>
              <w:bottom w:val="single" w:sz="4" w:space="0" w:color="auto"/>
            </w:tcBorders>
            <w:tcMar>
              <w:top w:w="0" w:type="dxa"/>
              <w:left w:w="100" w:type="dxa"/>
              <w:bottom w:w="0" w:type="dxa"/>
              <w:right w:w="100" w:type="dxa"/>
            </w:tcMar>
            <w:vAlign w:val="center"/>
          </w:tcPr>
          <w:p w14:paraId="6434EF04" w14:textId="067EA97A" w:rsidR="00911B49" w:rsidRPr="00B621E1" w:rsidDel="0030238F" w:rsidRDefault="00911B49" w:rsidP="00911B49">
            <w:pPr>
              <w:ind w:left="-120"/>
              <w:jc w:val="center"/>
              <w:rPr>
                <w:del w:id="1159" w:author="Christina Sun" w:date="2026-03-15T21:23:00Z" w16du:dateUtc="2026-03-16T04:23:00Z"/>
                <w:rFonts w:asciiTheme="majorHAnsi" w:hAnsiTheme="majorHAnsi" w:cstheme="majorHAnsi"/>
                <w:sz w:val="20"/>
                <w:szCs w:val="20"/>
              </w:rPr>
            </w:pPr>
            <w:del w:id="1160" w:author="Christina Sun" w:date="2026-03-15T21:23:00Z" w16du:dateUtc="2026-03-16T04:23:00Z">
              <w:r w:rsidRPr="00B621E1" w:rsidDel="0030238F">
                <w:rPr>
                  <w:rFonts w:asciiTheme="majorHAnsi" w:eastAsia="Arial" w:hAnsiTheme="majorHAnsi" w:cstheme="majorHAnsi"/>
                  <w:sz w:val="20"/>
                  <w:szCs w:val="20"/>
                  <w:lang w:val="en-US"/>
                </w:rPr>
                <w:delText>(2)</w:delText>
              </w:r>
            </w:del>
          </w:p>
        </w:tc>
      </w:tr>
      <w:tr w:rsidR="00911B49" w:rsidRPr="00B621E1" w:rsidDel="0030238F" w14:paraId="6A9167F9" w14:textId="408054E4" w:rsidTr="0030238F">
        <w:trPr>
          <w:trHeight w:val="270"/>
          <w:del w:id="1161" w:author="Christina Sun" w:date="2026-03-15T21:23:00Z" w16du:dateUtc="2026-03-16T04:23:00Z"/>
        </w:trPr>
        <w:tc>
          <w:tcPr>
            <w:tcW w:w="1850" w:type="pct"/>
            <w:tcBorders>
              <w:top w:val="single" w:sz="4" w:space="0" w:color="auto"/>
            </w:tcBorders>
            <w:tcMar>
              <w:top w:w="0" w:type="dxa"/>
              <w:left w:w="100" w:type="dxa"/>
              <w:bottom w:w="0" w:type="dxa"/>
              <w:right w:w="100" w:type="dxa"/>
            </w:tcMar>
            <w:vAlign w:val="center"/>
          </w:tcPr>
          <w:p w14:paraId="3262A5D3" w14:textId="49D4154E" w:rsidR="00911B49" w:rsidRPr="00B621E1" w:rsidDel="0030238F" w:rsidRDefault="00911B49" w:rsidP="00911B49">
            <w:pPr>
              <w:ind w:left="-5"/>
              <w:rPr>
                <w:del w:id="1162" w:author="Christina Sun" w:date="2026-03-15T21:23:00Z" w16du:dateUtc="2026-03-16T04:23:00Z"/>
                <w:rFonts w:asciiTheme="majorHAnsi" w:hAnsiTheme="majorHAnsi" w:cstheme="majorHAnsi"/>
                <w:sz w:val="20"/>
                <w:szCs w:val="20"/>
              </w:rPr>
            </w:pPr>
            <w:del w:id="1163" w:author="Christina Sun" w:date="2026-03-15T21:23:00Z" w16du:dateUtc="2026-03-16T04:23:00Z">
              <w:r w:rsidRPr="00B621E1" w:rsidDel="0030238F">
                <w:rPr>
                  <w:rFonts w:asciiTheme="majorHAnsi" w:eastAsia="Arial" w:hAnsiTheme="majorHAnsi" w:cstheme="majorHAnsi"/>
                  <w:sz w:val="20"/>
                  <w:szCs w:val="20"/>
                  <w:lang w:val="en-US"/>
                </w:rPr>
                <w:delText>Cisgender Woman</w:delText>
              </w:r>
            </w:del>
          </w:p>
        </w:tc>
        <w:tc>
          <w:tcPr>
            <w:tcW w:w="1600" w:type="pct"/>
            <w:tcBorders>
              <w:top w:val="single" w:sz="4" w:space="0" w:color="auto"/>
            </w:tcBorders>
            <w:tcMar>
              <w:top w:w="0" w:type="dxa"/>
              <w:left w:w="100" w:type="dxa"/>
              <w:bottom w:w="0" w:type="dxa"/>
              <w:right w:w="100" w:type="dxa"/>
            </w:tcMar>
            <w:vAlign w:val="center"/>
          </w:tcPr>
          <w:p w14:paraId="0D806752" w14:textId="4895BC7D" w:rsidR="00911B49" w:rsidRPr="00B621E1" w:rsidDel="0030238F" w:rsidRDefault="00911B49" w:rsidP="00911B49">
            <w:pPr>
              <w:ind w:left="-120"/>
              <w:jc w:val="center"/>
              <w:rPr>
                <w:del w:id="1164" w:author="Christina Sun" w:date="2026-03-15T21:23:00Z" w16du:dateUtc="2026-03-16T04:23:00Z"/>
                <w:rFonts w:asciiTheme="majorHAnsi" w:hAnsiTheme="majorHAnsi" w:cstheme="majorHAnsi"/>
                <w:sz w:val="20"/>
                <w:szCs w:val="20"/>
              </w:rPr>
            </w:pPr>
            <w:del w:id="1165" w:author="Christina Sun" w:date="2026-03-15T21:23:00Z" w16du:dateUtc="2026-03-16T04:23:00Z">
              <w:r w:rsidRPr="00B621E1" w:rsidDel="0030238F">
                <w:rPr>
                  <w:rFonts w:asciiTheme="majorHAnsi" w:eastAsia="Arial" w:hAnsiTheme="majorHAnsi" w:cstheme="majorHAnsi"/>
                  <w:sz w:val="20"/>
                  <w:szCs w:val="20"/>
                  <w:lang w:val="en-US"/>
                </w:rPr>
                <w:delText>1.196</w:delText>
              </w:r>
              <w:r w:rsidRPr="00B621E1" w:rsidDel="0030238F">
                <w:rPr>
                  <w:rFonts w:asciiTheme="majorHAnsi" w:eastAsia="Arial" w:hAnsiTheme="majorHAnsi" w:cstheme="majorHAnsi"/>
                  <w:sz w:val="20"/>
                  <w:szCs w:val="20"/>
                  <w:vertAlign w:val="superscript"/>
                  <w:lang w:val="en-US"/>
                </w:rPr>
                <w:delText>***</w:delText>
              </w:r>
            </w:del>
          </w:p>
        </w:tc>
        <w:tc>
          <w:tcPr>
            <w:tcW w:w="1550" w:type="pct"/>
            <w:tcBorders>
              <w:top w:val="single" w:sz="4" w:space="0" w:color="auto"/>
            </w:tcBorders>
            <w:tcMar>
              <w:top w:w="0" w:type="dxa"/>
              <w:left w:w="100" w:type="dxa"/>
              <w:bottom w:w="0" w:type="dxa"/>
              <w:right w:w="100" w:type="dxa"/>
            </w:tcMar>
            <w:vAlign w:val="center"/>
          </w:tcPr>
          <w:p w14:paraId="12087C33" w14:textId="5D7DDC7B" w:rsidR="00911B49" w:rsidRPr="00B621E1" w:rsidDel="0030238F" w:rsidRDefault="00911B49" w:rsidP="00911B49">
            <w:pPr>
              <w:ind w:left="-120"/>
              <w:jc w:val="center"/>
              <w:rPr>
                <w:del w:id="1166" w:author="Christina Sun" w:date="2026-03-15T21:23:00Z" w16du:dateUtc="2026-03-16T04:23:00Z"/>
                <w:rFonts w:asciiTheme="majorHAnsi" w:hAnsiTheme="majorHAnsi" w:cstheme="majorHAnsi"/>
                <w:sz w:val="20"/>
                <w:szCs w:val="20"/>
              </w:rPr>
            </w:pPr>
            <w:del w:id="1167" w:author="Christina Sun" w:date="2026-03-15T21:23:00Z" w16du:dateUtc="2026-03-16T04:23:00Z">
              <w:r w:rsidRPr="00B621E1" w:rsidDel="0030238F">
                <w:rPr>
                  <w:rFonts w:asciiTheme="majorHAnsi" w:eastAsia="Arial" w:hAnsiTheme="majorHAnsi" w:cstheme="majorHAnsi"/>
                  <w:sz w:val="20"/>
                  <w:szCs w:val="20"/>
                  <w:lang w:val="en-US"/>
                </w:rPr>
                <w:delText>1.282</w:delText>
              </w:r>
              <w:r w:rsidRPr="00B621E1" w:rsidDel="0030238F">
                <w:rPr>
                  <w:rFonts w:asciiTheme="majorHAnsi" w:eastAsia="Arial" w:hAnsiTheme="majorHAnsi" w:cstheme="majorHAnsi"/>
                  <w:sz w:val="20"/>
                  <w:szCs w:val="20"/>
                  <w:vertAlign w:val="superscript"/>
                  <w:lang w:val="en-US"/>
                </w:rPr>
                <w:delText>***</w:delText>
              </w:r>
            </w:del>
          </w:p>
        </w:tc>
      </w:tr>
      <w:tr w:rsidR="00911B49" w:rsidRPr="00B621E1" w:rsidDel="0030238F" w14:paraId="182FF113" w14:textId="67A74C0E" w:rsidTr="00EE5F9A">
        <w:trPr>
          <w:trHeight w:val="270"/>
          <w:del w:id="1168" w:author="Christina Sun" w:date="2026-03-15T21:23:00Z" w16du:dateUtc="2026-03-16T04:23:00Z"/>
        </w:trPr>
        <w:tc>
          <w:tcPr>
            <w:tcW w:w="1850" w:type="pct"/>
            <w:tcMar>
              <w:top w:w="0" w:type="dxa"/>
              <w:left w:w="100" w:type="dxa"/>
              <w:bottom w:w="0" w:type="dxa"/>
              <w:right w:w="100" w:type="dxa"/>
            </w:tcMar>
            <w:vAlign w:val="center"/>
          </w:tcPr>
          <w:p w14:paraId="674EA52E" w14:textId="1645927C" w:rsidR="00911B49" w:rsidRPr="00B621E1" w:rsidDel="0030238F" w:rsidRDefault="00911B49" w:rsidP="00911B49">
            <w:pPr>
              <w:ind w:left="-5"/>
              <w:rPr>
                <w:del w:id="1169"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4F23BADD" w14:textId="64F049CF" w:rsidR="00911B49" w:rsidRPr="00B621E1" w:rsidDel="0030238F" w:rsidRDefault="00911B49" w:rsidP="00911B49">
            <w:pPr>
              <w:ind w:left="-120"/>
              <w:jc w:val="center"/>
              <w:rPr>
                <w:del w:id="1170" w:author="Christina Sun" w:date="2026-03-15T21:23:00Z" w16du:dateUtc="2026-03-16T04:23:00Z"/>
                <w:rFonts w:asciiTheme="majorHAnsi" w:hAnsiTheme="majorHAnsi" w:cstheme="majorHAnsi"/>
                <w:sz w:val="20"/>
                <w:szCs w:val="20"/>
              </w:rPr>
            </w:pPr>
            <w:del w:id="1171" w:author="Christina Sun" w:date="2026-03-15T21:23:00Z" w16du:dateUtc="2026-03-16T04:23:00Z">
              <w:r w:rsidRPr="00B621E1" w:rsidDel="0030238F">
                <w:rPr>
                  <w:rFonts w:asciiTheme="majorHAnsi" w:eastAsia="Arial" w:hAnsiTheme="majorHAnsi" w:cstheme="majorHAnsi"/>
                  <w:sz w:val="20"/>
                  <w:szCs w:val="20"/>
                  <w:lang w:val="en-US"/>
                </w:rPr>
                <w:delText>[1.084,1.319]</w:delText>
              </w:r>
            </w:del>
          </w:p>
        </w:tc>
        <w:tc>
          <w:tcPr>
            <w:tcW w:w="1550" w:type="pct"/>
            <w:tcMar>
              <w:top w:w="0" w:type="dxa"/>
              <w:left w:w="100" w:type="dxa"/>
              <w:bottom w:w="0" w:type="dxa"/>
              <w:right w:w="100" w:type="dxa"/>
            </w:tcMar>
            <w:vAlign w:val="center"/>
          </w:tcPr>
          <w:p w14:paraId="28C4925E" w14:textId="2043E4A5" w:rsidR="00911B49" w:rsidRPr="00B621E1" w:rsidDel="0030238F" w:rsidRDefault="00911B49" w:rsidP="00911B49">
            <w:pPr>
              <w:ind w:left="-120"/>
              <w:jc w:val="center"/>
              <w:rPr>
                <w:del w:id="1172" w:author="Christina Sun" w:date="2026-03-15T21:23:00Z" w16du:dateUtc="2026-03-16T04:23:00Z"/>
                <w:rFonts w:asciiTheme="majorHAnsi" w:hAnsiTheme="majorHAnsi" w:cstheme="majorHAnsi"/>
                <w:sz w:val="20"/>
                <w:szCs w:val="20"/>
              </w:rPr>
            </w:pPr>
            <w:del w:id="1173" w:author="Christina Sun" w:date="2026-03-15T21:23:00Z" w16du:dateUtc="2026-03-16T04:23:00Z">
              <w:r w:rsidRPr="00B621E1" w:rsidDel="0030238F">
                <w:rPr>
                  <w:rFonts w:asciiTheme="majorHAnsi" w:eastAsia="Arial" w:hAnsiTheme="majorHAnsi" w:cstheme="majorHAnsi"/>
                  <w:sz w:val="20"/>
                  <w:szCs w:val="20"/>
                  <w:lang w:val="en-US"/>
                </w:rPr>
                <w:delText>[1.154,1.424]</w:delText>
              </w:r>
            </w:del>
          </w:p>
        </w:tc>
      </w:tr>
      <w:tr w:rsidR="00911B49" w:rsidRPr="00B621E1" w:rsidDel="0030238F" w14:paraId="0E702B58" w14:textId="234A3A74" w:rsidTr="00EE5F9A">
        <w:trPr>
          <w:trHeight w:val="330"/>
          <w:del w:id="1174" w:author="Christina Sun" w:date="2026-03-15T21:23:00Z" w16du:dateUtc="2026-03-16T04:23:00Z"/>
        </w:trPr>
        <w:tc>
          <w:tcPr>
            <w:tcW w:w="1850" w:type="pct"/>
            <w:tcMar>
              <w:top w:w="0" w:type="dxa"/>
              <w:left w:w="100" w:type="dxa"/>
              <w:bottom w:w="0" w:type="dxa"/>
              <w:right w:w="100" w:type="dxa"/>
            </w:tcMar>
            <w:vAlign w:val="center"/>
          </w:tcPr>
          <w:p w14:paraId="02401FFA" w14:textId="181DA52E" w:rsidR="00911B49" w:rsidRPr="00B621E1" w:rsidDel="0030238F" w:rsidRDefault="00911B49" w:rsidP="00911B49">
            <w:pPr>
              <w:ind w:left="-5"/>
              <w:rPr>
                <w:del w:id="1175"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71176487" w14:textId="4456A55C" w:rsidR="00911B49" w:rsidRPr="00B621E1" w:rsidDel="0030238F" w:rsidRDefault="00911B49" w:rsidP="00911B49">
            <w:pPr>
              <w:ind w:left="-120"/>
              <w:jc w:val="center"/>
              <w:rPr>
                <w:del w:id="1176" w:author="Christina Sun" w:date="2026-03-15T21:23:00Z" w16du:dateUtc="2026-03-16T04:23:00Z"/>
                <w:rFonts w:asciiTheme="majorHAnsi" w:hAnsiTheme="majorHAnsi" w:cstheme="majorHAnsi"/>
                <w:sz w:val="20"/>
                <w:szCs w:val="20"/>
                <w:vertAlign w:val="superscript"/>
              </w:rPr>
            </w:pPr>
          </w:p>
        </w:tc>
        <w:tc>
          <w:tcPr>
            <w:tcW w:w="1550" w:type="pct"/>
            <w:tcMar>
              <w:top w:w="0" w:type="dxa"/>
              <w:left w:w="100" w:type="dxa"/>
              <w:bottom w:w="0" w:type="dxa"/>
              <w:right w:w="100" w:type="dxa"/>
            </w:tcMar>
            <w:vAlign w:val="center"/>
          </w:tcPr>
          <w:p w14:paraId="29787D6B" w14:textId="4B12977C" w:rsidR="00911B49" w:rsidRPr="00B621E1" w:rsidDel="0030238F" w:rsidRDefault="00911B49" w:rsidP="00911B49">
            <w:pPr>
              <w:ind w:left="-120"/>
              <w:jc w:val="center"/>
              <w:rPr>
                <w:del w:id="1177" w:author="Christina Sun" w:date="2026-03-15T21:23:00Z" w16du:dateUtc="2026-03-16T04:23:00Z"/>
                <w:rFonts w:asciiTheme="majorHAnsi" w:hAnsiTheme="majorHAnsi" w:cstheme="majorHAnsi"/>
                <w:sz w:val="20"/>
                <w:szCs w:val="20"/>
              </w:rPr>
            </w:pPr>
          </w:p>
        </w:tc>
      </w:tr>
      <w:tr w:rsidR="00911B49" w:rsidRPr="00B621E1" w:rsidDel="0030238F" w14:paraId="4ACCF741" w14:textId="16F186A2" w:rsidTr="00EE5F9A">
        <w:trPr>
          <w:trHeight w:val="270"/>
          <w:del w:id="1178" w:author="Christina Sun" w:date="2026-03-15T21:23:00Z" w16du:dateUtc="2026-03-16T04:23:00Z"/>
        </w:trPr>
        <w:tc>
          <w:tcPr>
            <w:tcW w:w="1850" w:type="pct"/>
            <w:tcMar>
              <w:top w:w="0" w:type="dxa"/>
              <w:left w:w="100" w:type="dxa"/>
              <w:bottom w:w="0" w:type="dxa"/>
              <w:right w:w="100" w:type="dxa"/>
            </w:tcMar>
            <w:vAlign w:val="center"/>
          </w:tcPr>
          <w:p w14:paraId="003B8EA9" w14:textId="3668F1A1" w:rsidR="00911B49" w:rsidRPr="00B621E1" w:rsidDel="0030238F" w:rsidRDefault="00911B49" w:rsidP="00911B49">
            <w:pPr>
              <w:ind w:left="-5"/>
              <w:rPr>
                <w:del w:id="1179" w:author="Christina Sun" w:date="2026-03-15T21:23:00Z" w16du:dateUtc="2026-03-16T04:23:00Z"/>
                <w:rFonts w:asciiTheme="majorHAnsi" w:hAnsiTheme="majorHAnsi" w:cstheme="majorHAnsi"/>
                <w:sz w:val="20"/>
                <w:szCs w:val="20"/>
              </w:rPr>
            </w:pPr>
            <w:del w:id="1180" w:author="Christina Sun" w:date="2026-03-15T21:23:00Z" w16du:dateUtc="2026-03-16T04:23:00Z">
              <w:r w:rsidRPr="00B621E1" w:rsidDel="0030238F">
                <w:rPr>
                  <w:rFonts w:asciiTheme="majorHAnsi" w:eastAsia="Arial" w:hAnsiTheme="majorHAnsi" w:cstheme="majorHAnsi"/>
                  <w:sz w:val="20"/>
                  <w:szCs w:val="20"/>
                  <w:lang w:val="en-US"/>
                </w:rPr>
                <w:delText>Transgender Man</w:delText>
              </w:r>
            </w:del>
          </w:p>
        </w:tc>
        <w:tc>
          <w:tcPr>
            <w:tcW w:w="1600" w:type="pct"/>
            <w:tcMar>
              <w:top w:w="0" w:type="dxa"/>
              <w:left w:w="100" w:type="dxa"/>
              <w:bottom w:w="0" w:type="dxa"/>
              <w:right w:w="100" w:type="dxa"/>
            </w:tcMar>
            <w:vAlign w:val="center"/>
          </w:tcPr>
          <w:p w14:paraId="07DCAC02" w14:textId="1EABA353" w:rsidR="00911B49" w:rsidRPr="00B621E1" w:rsidDel="0030238F" w:rsidRDefault="00911B49" w:rsidP="00911B49">
            <w:pPr>
              <w:ind w:left="-120"/>
              <w:jc w:val="center"/>
              <w:rPr>
                <w:del w:id="1181" w:author="Christina Sun" w:date="2026-03-15T21:23:00Z" w16du:dateUtc="2026-03-16T04:23:00Z"/>
                <w:rFonts w:asciiTheme="majorHAnsi" w:hAnsiTheme="majorHAnsi" w:cstheme="majorHAnsi"/>
                <w:sz w:val="20"/>
                <w:szCs w:val="20"/>
              </w:rPr>
            </w:pPr>
            <w:del w:id="1182" w:author="Christina Sun" w:date="2026-03-15T21:23:00Z" w16du:dateUtc="2026-03-16T04:23:00Z">
              <w:r w:rsidRPr="00B621E1" w:rsidDel="0030238F">
                <w:rPr>
                  <w:rFonts w:asciiTheme="majorHAnsi" w:eastAsia="Arial" w:hAnsiTheme="majorHAnsi" w:cstheme="majorHAnsi"/>
                  <w:sz w:val="20"/>
                  <w:szCs w:val="20"/>
                  <w:lang w:val="en-US"/>
                </w:rPr>
                <w:delText>1.676</w:delText>
              </w:r>
              <w:r w:rsidRPr="00B621E1" w:rsidDel="0030238F">
                <w:rPr>
                  <w:rFonts w:asciiTheme="majorHAnsi" w:eastAsia="Arial" w:hAnsiTheme="majorHAnsi" w:cstheme="majorHAnsi"/>
                  <w:sz w:val="20"/>
                  <w:szCs w:val="20"/>
                  <w:vertAlign w:val="superscript"/>
                  <w:lang w:val="en-US"/>
                </w:rPr>
                <w:delText>*</w:delText>
              </w:r>
            </w:del>
          </w:p>
        </w:tc>
        <w:tc>
          <w:tcPr>
            <w:tcW w:w="1550" w:type="pct"/>
            <w:tcMar>
              <w:top w:w="0" w:type="dxa"/>
              <w:left w:w="100" w:type="dxa"/>
              <w:bottom w:w="0" w:type="dxa"/>
              <w:right w:w="100" w:type="dxa"/>
            </w:tcMar>
            <w:vAlign w:val="center"/>
          </w:tcPr>
          <w:p w14:paraId="37BF8E90" w14:textId="185BDB1C" w:rsidR="00911B49" w:rsidRPr="00B621E1" w:rsidDel="0030238F" w:rsidRDefault="00911B49" w:rsidP="00911B49">
            <w:pPr>
              <w:ind w:left="-120"/>
              <w:jc w:val="center"/>
              <w:rPr>
                <w:del w:id="1183" w:author="Christina Sun" w:date="2026-03-15T21:23:00Z" w16du:dateUtc="2026-03-16T04:23:00Z"/>
                <w:rFonts w:asciiTheme="majorHAnsi" w:hAnsiTheme="majorHAnsi" w:cstheme="majorHAnsi"/>
                <w:sz w:val="20"/>
                <w:szCs w:val="20"/>
              </w:rPr>
            </w:pPr>
            <w:del w:id="1184" w:author="Christina Sun" w:date="2026-03-15T21:23:00Z" w16du:dateUtc="2026-03-16T04:23:00Z">
              <w:r w:rsidRPr="00B621E1" w:rsidDel="0030238F">
                <w:rPr>
                  <w:rFonts w:asciiTheme="majorHAnsi" w:eastAsia="Arial" w:hAnsiTheme="majorHAnsi" w:cstheme="majorHAnsi"/>
                  <w:sz w:val="20"/>
                  <w:szCs w:val="20"/>
                  <w:lang w:val="en-US"/>
                </w:rPr>
                <w:delText>1.481</w:delText>
              </w:r>
            </w:del>
          </w:p>
        </w:tc>
      </w:tr>
      <w:tr w:rsidR="00911B49" w:rsidRPr="00B621E1" w:rsidDel="0030238F" w14:paraId="289EF713" w14:textId="5DE35165" w:rsidTr="00EE5F9A">
        <w:trPr>
          <w:trHeight w:val="270"/>
          <w:del w:id="1185" w:author="Christina Sun" w:date="2026-03-15T21:23:00Z" w16du:dateUtc="2026-03-16T04:23:00Z"/>
        </w:trPr>
        <w:tc>
          <w:tcPr>
            <w:tcW w:w="1850" w:type="pct"/>
            <w:tcMar>
              <w:top w:w="0" w:type="dxa"/>
              <w:left w:w="100" w:type="dxa"/>
              <w:bottom w:w="0" w:type="dxa"/>
              <w:right w:w="100" w:type="dxa"/>
            </w:tcMar>
            <w:vAlign w:val="center"/>
          </w:tcPr>
          <w:p w14:paraId="34365813" w14:textId="4AC6B6F0" w:rsidR="00911B49" w:rsidRPr="00B621E1" w:rsidDel="0030238F" w:rsidRDefault="00911B49" w:rsidP="00911B49">
            <w:pPr>
              <w:ind w:left="-5"/>
              <w:rPr>
                <w:del w:id="1186"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23DD941D" w14:textId="70636381" w:rsidR="00911B49" w:rsidRPr="00B621E1" w:rsidDel="0030238F" w:rsidRDefault="00911B49" w:rsidP="00911B49">
            <w:pPr>
              <w:ind w:left="-120"/>
              <w:jc w:val="center"/>
              <w:rPr>
                <w:del w:id="1187" w:author="Christina Sun" w:date="2026-03-15T21:23:00Z" w16du:dateUtc="2026-03-16T04:23:00Z"/>
                <w:rFonts w:asciiTheme="majorHAnsi" w:hAnsiTheme="majorHAnsi" w:cstheme="majorHAnsi"/>
                <w:sz w:val="20"/>
                <w:szCs w:val="20"/>
              </w:rPr>
            </w:pPr>
            <w:del w:id="1188" w:author="Christina Sun" w:date="2026-03-15T21:23:00Z" w16du:dateUtc="2026-03-16T04:23:00Z">
              <w:r w:rsidRPr="00B621E1" w:rsidDel="0030238F">
                <w:rPr>
                  <w:rFonts w:asciiTheme="majorHAnsi" w:eastAsia="Arial" w:hAnsiTheme="majorHAnsi" w:cstheme="majorHAnsi"/>
                  <w:sz w:val="20"/>
                  <w:szCs w:val="20"/>
                  <w:lang w:val="en-US"/>
                </w:rPr>
                <w:delText>[0.958,2.933]</w:delText>
              </w:r>
            </w:del>
          </w:p>
        </w:tc>
        <w:tc>
          <w:tcPr>
            <w:tcW w:w="1550" w:type="pct"/>
            <w:tcMar>
              <w:top w:w="0" w:type="dxa"/>
              <w:left w:w="100" w:type="dxa"/>
              <w:bottom w:w="0" w:type="dxa"/>
              <w:right w:w="100" w:type="dxa"/>
            </w:tcMar>
            <w:vAlign w:val="center"/>
          </w:tcPr>
          <w:p w14:paraId="0687F3C1" w14:textId="3B41944E" w:rsidR="00911B49" w:rsidRPr="00B621E1" w:rsidDel="0030238F" w:rsidRDefault="00911B49" w:rsidP="00911B49">
            <w:pPr>
              <w:ind w:left="-120"/>
              <w:jc w:val="center"/>
              <w:rPr>
                <w:del w:id="1189" w:author="Christina Sun" w:date="2026-03-15T21:23:00Z" w16du:dateUtc="2026-03-16T04:23:00Z"/>
                <w:rFonts w:asciiTheme="majorHAnsi" w:hAnsiTheme="majorHAnsi" w:cstheme="majorHAnsi"/>
                <w:sz w:val="20"/>
                <w:szCs w:val="20"/>
              </w:rPr>
            </w:pPr>
            <w:del w:id="1190" w:author="Christina Sun" w:date="2026-03-15T21:23:00Z" w16du:dateUtc="2026-03-16T04:23:00Z">
              <w:r w:rsidRPr="00B621E1" w:rsidDel="0030238F">
                <w:rPr>
                  <w:rFonts w:asciiTheme="majorHAnsi" w:eastAsia="Arial" w:hAnsiTheme="majorHAnsi" w:cstheme="majorHAnsi"/>
                  <w:sz w:val="20"/>
                  <w:szCs w:val="20"/>
                  <w:lang w:val="en-US"/>
                </w:rPr>
                <w:delText>[0.816,2.686]</w:delText>
              </w:r>
            </w:del>
          </w:p>
        </w:tc>
      </w:tr>
      <w:tr w:rsidR="00911B49" w:rsidRPr="00B621E1" w:rsidDel="0030238F" w14:paraId="31714607" w14:textId="6C7F694D" w:rsidTr="00EE5F9A">
        <w:trPr>
          <w:trHeight w:val="270"/>
          <w:del w:id="1191" w:author="Christina Sun" w:date="2026-03-15T21:23:00Z" w16du:dateUtc="2026-03-16T04:23:00Z"/>
        </w:trPr>
        <w:tc>
          <w:tcPr>
            <w:tcW w:w="1850" w:type="pct"/>
            <w:tcMar>
              <w:top w:w="0" w:type="dxa"/>
              <w:left w:w="100" w:type="dxa"/>
              <w:bottom w:w="0" w:type="dxa"/>
              <w:right w:w="100" w:type="dxa"/>
            </w:tcMar>
            <w:vAlign w:val="center"/>
          </w:tcPr>
          <w:p w14:paraId="75796413" w14:textId="74B68075" w:rsidR="00911B49" w:rsidRPr="00B621E1" w:rsidDel="0030238F" w:rsidRDefault="00911B49" w:rsidP="00911B49">
            <w:pPr>
              <w:ind w:left="-5"/>
              <w:rPr>
                <w:del w:id="1192"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4D011461" w14:textId="186AF082" w:rsidR="00911B49" w:rsidRPr="00B621E1" w:rsidDel="0030238F" w:rsidRDefault="00911B49" w:rsidP="00911B49">
            <w:pPr>
              <w:ind w:left="-120"/>
              <w:jc w:val="center"/>
              <w:rPr>
                <w:del w:id="1193" w:author="Christina Sun" w:date="2026-03-15T21:23:00Z" w16du:dateUtc="2026-03-16T04:23: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3D77A13C" w14:textId="59996332" w:rsidR="00911B49" w:rsidRPr="00B621E1" w:rsidDel="0030238F" w:rsidRDefault="00911B49" w:rsidP="00911B49">
            <w:pPr>
              <w:ind w:left="-120"/>
              <w:jc w:val="center"/>
              <w:rPr>
                <w:del w:id="1194" w:author="Christina Sun" w:date="2026-03-15T21:23:00Z" w16du:dateUtc="2026-03-16T04:23:00Z"/>
                <w:rFonts w:asciiTheme="majorHAnsi" w:hAnsiTheme="majorHAnsi" w:cstheme="majorHAnsi"/>
                <w:sz w:val="20"/>
                <w:szCs w:val="20"/>
              </w:rPr>
            </w:pPr>
          </w:p>
        </w:tc>
      </w:tr>
      <w:tr w:rsidR="00911B49" w:rsidRPr="00B621E1" w:rsidDel="0030238F" w14:paraId="3843EFD2" w14:textId="6CC829C5" w:rsidTr="00EE5F9A">
        <w:trPr>
          <w:trHeight w:val="270"/>
          <w:del w:id="1195" w:author="Christina Sun" w:date="2026-03-15T21:23:00Z" w16du:dateUtc="2026-03-16T04:23:00Z"/>
        </w:trPr>
        <w:tc>
          <w:tcPr>
            <w:tcW w:w="1850" w:type="pct"/>
            <w:tcMar>
              <w:top w:w="0" w:type="dxa"/>
              <w:left w:w="100" w:type="dxa"/>
              <w:bottom w:w="0" w:type="dxa"/>
              <w:right w:w="100" w:type="dxa"/>
            </w:tcMar>
            <w:vAlign w:val="center"/>
          </w:tcPr>
          <w:p w14:paraId="61983C1A" w14:textId="2C67815C" w:rsidR="00911B49" w:rsidRPr="00B621E1" w:rsidDel="0030238F" w:rsidRDefault="00911B49" w:rsidP="00911B49">
            <w:pPr>
              <w:ind w:left="-5"/>
              <w:rPr>
                <w:del w:id="1196" w:author="Christina Sun" w:date="2026-03-15T21:23:00Z" w16du:dateUtc="2026-03-16T04:23:00Z"/>
                <w:rFonts w:asciiTheme="majorHAnsi" w:hAnsiTheme="majorHAnsi" w:cstheme="majorHAnsi"/>
                <w:sz w:val="20"/>
                <w:szCs w:val="20"/>
              </w:rPr>
            </w:pPr>
            <w:del w:id="1197" w:author="Christina Sun" w:date="2026-03-15T21:23:00Z" w16du:dateUtc="2026-03-16T04:23:00Z">
              <w:r w:rsidRPr="00B621E1" w:rsidDel="0030238F">
                <w:rPr>
                  <w:rFonts w:asciiTheme="majorHAnsi" w:eastAsia="Arial" w:hAnsiTheme="majorHAnsi" w:cstheme="majorHAnsi"/>
                  <w:sz w:val="20"/>
                  <w:szCs w:val="20"/>
                  <w:lang w:val="en-US"/>
                </w:rPr>
                <w:delText>Transgender Woman</w:delText>
              </w:r>
            </w:del>
          </w:p>
        </w:tc>
        <w:tc>
          <w:tcPr>
            <w:tcW w:w="1600" w:type="pct"/>
            <w:tcMar>
              <w:top w:w="0" w:type="dxa"/>
              <w:left w:w="100" w:type="dxa"/>
              <w:bottom w:w="0" w:type="dxa"/>
              <w:right w:w="100" w:type="dxa"/>
            </w:tcMar>
            <w:vAlign w:val="center"/>
          </w:tcPr>
          <w:p w14:paraId="2846AF2D" w14:textId="6A7DC9CA" w:rsidR="00911B49" w:rsidRPr="00B621E1" w:rsidDel="0030238F" w:rsidRDefault="00911B49" w:rsidP="00911B49">
            <w:pPr>
              <w:ind w:left="-120"/>
              <w:jc w:val="center"/>
              <w:rPr>
                <w:del w:id="1198" w:author="Christina Sun" w:date="2026-03-15T21:23:00Z" w16du:dateUtc="2026-03-16T04:23:00Z"/>
                <w:rFonts w:asciiTheme="majorHAnsi" w:hAnsiTheme="majorHAnsi" w:cstheme="majorHAnsi"/>
                <w:sz w:val="20"/>
                <w:szCs w:val="20"/>
              </w:rPr>
            </w:pPr>
            <w:del w:id="1199" w:author="Christina Sun" w:date="2026-03-15T21:23:00Z" w16du:dateUtc="2026-03-16T04:23:00Z">
              <w:r w:rsidRPr="00B621E1" w:rsidDel="0030238F">
                <w:rPr>
                  <w:rFonts w:asciiTheme="majorHAnsi" w:eastAsia="Arial" w:hAnsiTheme="majorHAnsi" w:cstheme="majorHAnsi"/>
                  <w:sz w:val="20"/>
                  <w:szCs w:val="20"/>
                  <w:lang w:val="en-US"/>
                </w:rPr>
                <w:delText>1.717</w:delText>
              </w:r>
            </w:del>
          </w:p>
        </w:tc>
        <w:tc>
          <w:tcPr>
            <w:tcW w:w="1550" w:type="pct"/>
            <w:tcMar>
              <w:top w:w="0" w:type="dxa"/>
              <w:left w:w="100" w:type="dxa"/>
              <w:bottom w:w="0" w:type="dxa"/>
              <w:right w:w="100" w:type="dxa"/>
            </w:tcMar>
            <w:vAlign w:val="center"/>
          </w:tcPr>
          <w:p w14:paraId="3ABB233F" w14:textId="57582D21" w:rsidR="00911B49" w:rsidRPr="00B621E1" w:rsidDel="0030238F" w:rsidRDefault="00911B49" w:rsidP="00911B49">
            <w:pPr>
              <w:ind w:left="-120"/>
              <w:jc w:val="center"/>
              <w:rPr>
                <w:del w:id="1200" w:author="Christina Sun" w:date="2026-03-15T21:23:00Z" w16du:dateUtc="2026-03-16T04:23:00Z"/>
                <w:rFonts w:asciiTheme="majorHAnsi" w:hAnsiTheme="majorHAnsi" w:cstheme="majorHAnsi"/>
                <w:sz w:val="20"/>
                <w:szCs w:val="20"/>
              </w:rPr>
            </w:pPr>
            <w:del w:id="1201" w:author="Christina Sun" w:date="2026-03-15T21:23:00Z" w16du:dateUtc="2026-03-16T04:23:00Z">
              <w:r w:rsidRPr="00B621E1" w:rsidDel="0030238F">
                <w:rPr>
                  <w:rFonts w:asciiTheme="majorHAnsi" w:eastAsia="Arial" w:hAnsiTheme="majorHAnsi" w:cstheme="majorHAnsi"/>
                  <w:sz w:val="20"/>
                  <w:szCs w:val="20"/>
                  <w:lang w:val="en-US"/>
                </w:rPr>
                <w:delText>1.516</w:delText>
              </w:r>
            </w:del>
          </w:p>
        </w:tc>
      </w:tr>
      <w:tr w:rsidR="00911B49" w:rsidRPr="00B621E1" w:rsidDel="0030238F" w14:paraId="40A27C5C" w14:textId="36CB4B04" w:rsidTr="00EE5F9A">
        <w:trPr>
          <w:trHeight w:val="270"/>
          <w:del w:id="1202" w:author="Christina Sun" w:date="2026-03-15T21:23:00Z" w16du:dateUtc="2026-03-16T04:23:00Z"/>
        </w:trPr>
        <w:tc>
          <w:tcPr>
            <w:tcW w:w="1850" w:type="pct"/>
            <w:tcMar>
              <w:top w:w="0" w:type="dxa"/>
              <w:left w:w="100" w:type="dxa"/>
              <w:bottom w:w="0" w:type="dxa"/>
              <w:right w:w="100" w:type="dxa"/>
            </w:tcMar>
            <w:vAlign w:val="center"/>
          </w:tcPr>
          <w:p w14:paraId="21540D27" w14:textId="55F76227" w:rsidR="00911B49" w:rsidRPr="00B621E1" w:rsidDel="0030238F" w:rsidRDefault="00911B49" w:rsidP="00911B49">
            <w:pPr>
              <w:ind w:left="-5"/>
              <w:rPr>
                <w:del w:id="1203"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30895E0C" w14:textId="7744411F" w:rsidR="00911B49" w:rsidRPr="00B621E1" w:rsidDel="0030238F" w:rsidRDefault="00911B49" w:rsidP="00911B49">
            <w:pPr>
              <w:ind w:left="-120"/>
              <w:jc w:val="center"/>
              <w:rPr>
                <w:del w:id="1204" w:author="Christina Sun" w:date="2026-03-15T21:23:00Z" w16du:dateUtc="2026-03-16T04:23:00Z"/>
                <w:rFonts w:asciiTheme="majorHAnsi" w:hAnsiTheme="majorHAnsi" w:cstheme="majorHAnsi"/>
                <w:sz w:val="20"/>
                <w:szCs w:val="20"/>
              </w:rPr>
            </w:pPr>
            <w:del w:id="1205" w:author="Christina Sun" w:date="2026-03-15T21:23:00Z" w16du:dateUtc="2026-03-16T04:23:00Z">
              <w:r w:rsidRPr="00B621E1" w:rsidDel="0030238F">
                <w:rPr>
                  <w:rFonts w:asciiTheme="majorHAnsi" w:eastAsia="Arial" w:hAnsiTheme="majorHAnsi" w:cstheme="majorHAnsi"/>
                  <w:sz w:val="20"/>
                  <w:szCs w:val="20"/>
                  <w:lang w:val="en-US"/>
                </w:rPr>
                <w:delText>[0.658,4.482]</w:delText>
              </w:r>
            </w:del>
          </w:p>
        </w:tc>
        <w:tc>
          <w:tcPr>
            <w:tcW w:w="1550" w:type="pct"/>
            <w:tcMar>
              <w:top w:w="0" w:type="dxa"/>
              <w:left w:w="100" w:type="dxa"/>
              <w:bottom w:w="0" w:type="dxa"/>
              <w:right w:w="100" w:type="dxa"/>
            </w:tcMar>
            <w:vAlign w:val="center"/>
          </w:tcPr>
          <w:p w14:paraId="20E9B3C6" w14:textId="1426FD2C" w:rsidR="00911B49" w:rsidRPr="00B621E1" w:rsidDel="0030238F" w:rsidRDefault="00911B49" w:rsidP="00911B49">
            <w:pPr>
              <w:ind w:left="-120"/>
              <w:jc w:val="center"/>
              <w:rPr>
                <w:del w:id="1206" w:author="Christina Sun" w:date="2026-03-15T21:23:00Z" w16du:dateUtc="2026-03-16T04:23:00Z"/>
                <w:rFonts w:asciiTheme="majorHAnsi" w:hAnsiTheme="majorHAnsi" w:cstheme="majorHAnsi"/>
                <w:sz w:val="20"/>
                <w:szCs w:val="20"/>
              </w:rPr>
            </w:pPr>
            <w:del w:id="1207" w:author="Christina Sun" w:date="2026-03-15T21:23:00Z" w16du:dateUtc="2026-03-16T04:23:00Z">
              <w:r w:rsidRPr="00B621E1" w:rsidDel="0030238F">
                <w:rPr>
                  <w:rFonts w:asciiTheme="majorHAnsi" w:eastAsia="Arial" w:hAnsiTheme="majorHAnsi" w:cstheme="majorHAnsi"/>
                  <w:sz w:val="20"/>
                  <w:szCs w:val="20"/>
                  <w:lang w:val="en-US"/>
                </w:rPr>
                <w:delText>[0.549,4.190]</w:delText>
              </w:r>
            </w:del>
          </w:p>
        </w:tc>
      </w:tr>
      <w:tr w:rsidR="00911B49" w:rsidRPr="00B621E1" w:rsidDel="0030238F" w14:paraId="133440B9" w14:textId="4332D72D" w:rsidTr="00EE5F9A">
        <w:trPr>
          <w:trHeight w:val="330"/>
          <w:del w:id="1208" w:author="Christina Sun" w:date="2026-03-15T21:23:00Z" w16du:dateUtc="2026-03-16T04:23:00Z"/>
        </w:trPr>
        <w:tc>
          <w:tcPr>
            <w:tcW w:w="1850" w:type="pct"/>
            <w:tcMar>
              <w:top w:w="0" w:type="dxa"/>
              <w:left w:w="100" w:type="dxa"/>
              <w:bottom w:w="0" w:type="dxa"/>
              <w:right w:w="100" w:type="dxa"/>
            </w:tcMar>
            <w:vAlign w:val="center"/>
          </w:tcPr>
          <w:p w14:paraId="3489AF90" w14:textId="30099D9D" w:rsidR="00911B49" w:rsidRPr="00B621E1" w:rsidDel="0030238F" w:rsidRDefault="00911B49" w:rsidP="00911B49">
            <w:pPr>
              <w:ind w:left="-5"/>
              <w:rPr>
                <w:del w:id="1209"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2120EE7F" w14:textId="7BF05C9C" w:rsidR="00911B49" w:rsidRPr="00B621E1" w:rsidDel="0030238F" w:rsidRDefault="00911B49" w:rsidP="00911B49">
            <w:pPr>
              <w:ind w:left="-120"/>
              <w:jc w:val="center"/>
              <w:rPr>
                <w:del w:id="1210" w:author="Christina Sun" w:date="2026-03-15T21:23:00Z" w16du:dateUtc="2026-03-16T04:23:00Z"/>
                <w:rFonts w:asciiTheme="majorHAnsi" w:hAnsiTheme="majorHAnsi" w:cstheme="majorHAnsi"/>
                <w:sz w:val="20"/>
                <w:szCs w:val="20"/>
                <w:vertAlign w:val="superscript"/>
              </w:rPr>
            </w:pPr>
          </w:p>
        </w:tc>
        <w:tc>
          <w:tcPr>
            <w:tcW w:w="1550" w:type="pct"/>
            <w:tcMar>
              <w:top w:w="0" w:type="dxa"/>
              <w:left w:w="100" w:type="dxa"/>
              <w:bottom w:w="0" w:type="dxa"/>
              <w:right w:w="100" w:type="dxa"/>
            </w:tcMar>
            <w:vAlign w:val="center"/>
          </w:tcPr>
          <w:p w14:paraId="076A470C" w14:textId="4F1DBEF0" w:rsidR="00911B49" w:rsidRPr="00B621E1" w:rsidDel="0030238F" w:rsidRDefault="00911B49" w:rsidP="00911B49">
            <w:pPr>
              <w:ind w:left="-120"/>
              <w:jc w:val="center"/>
              <w:rPr>
                <w:del w:id="1211" w:author="Christina Sun" w:date="2026-03-15T21:23:00Z" w16du:dateUtc="2026-03-16T04:23:00Z"/>
                <w:rFonts w:asciiTheme="majorHAnsi" w:hAnsiTheme="majorHAnsi" w:cstheme="majorHAnsi"/>
                <w:sz w:val="20"/>
                <w:szCs w:val="20"/>
                <w:vertAlign w:val="superscript"/>
              </w:rPr>
            </w:pPr>
          </w:p>
        </w:tc>
      </w:tr>
      <w:tr w:rsidR="00911B49" w:rsidRPr="00B621E1" w:rsidDel="0030238F" w14:paraId="2F0FEE98" w14:textId="0D82EB6B" w:rsidTr="00EE5F9A">
        <w:trPr>
          <w:trHeight w:val="270"/>
          <w:del w:id="1212" w:author="Christina Sun" w:date="2026-03-15T21:23:00Z" w16du:dateUtc="2026-03-16T04:23:00Z"/>
        </w:trPr>
        <w:tc>
          <w:tcPr>
            <w:tcW w:w="1850" w:type="pct"/>
            <w:tcMar>
              <w:top w:w="0" w:type="dxa"/>
              <w:left w:w="100" w:type="dxa"/>
              <w:bottom w:w="0" w:type="dxa"/>
              <w:right w:w="100" w:type="dxa"/>
            </w:tcMar>
            <w:vAlign w:val="center"/>
          </w:tcPr>
          <w:p w14:paraId="56A3B6DF" w14:textId="0F456028" w:rsidR="00911B49" w:rsidRPr="00B621E1" w:rsidDel="0030238F" w:rsidRDefault="00911B49" w:rsidP="00911B49">
            <w:pPr>
              <w:ind w:left="-5"/>
              <w:rPr>
                <w:del w:id="1213" w:author="Christina Sun" w:date="2026-03-15T21:23:00Z" w16du:dateUtc="2026-03-16T04:23:00Z"/>
                <w:rFonts w:asciiTheme="majorHAnsi" w:hAnsiTheme="majorHAnsi" w:cstheme="majorHAnsi"/>
                <w:sz w:val="20"/>
                <w:szCs w:val="20"/>
              </w:rPr>
            </w:pPr>
            <w:del w:id="1214" w:author="Christina Sun" w:date="2026-03-15T21:23:00Z" w16du:dateUtc="2026-03-16T04:23:00Z">
              <w:r w:rsidRPr="00B621E1" w:rsidDel="0030238F">
                <w:rPr>
                  <w:rFonts w:asciiTheme="majorHAnsi" w:eastAsia="Arial" w:hAnsiTheme="majorHAnsi" w:cstheme="majorHAnsi"/>
                  <w:sz w:val="20"/>
                  <w:szCs w:val="20"/>
                  <w:lang w:val="en-US"/>
                </w:rPr>
                <w:delText>Non-binary</w:delText>
              </w:r>
            </w:del>
          </w:p>
        </w:tc>
        <w:tc>
          <w:tcPr>
            <w:tcW w:w="1600" w:type="pct"/>
            <w:tcMar>
              <w:top w:w="0" w:type="dxa"/>
              <w:left w:w="100" w:type="dxa"/>
              <w:bottom w:w="0" w:type="dxa"/>
              <w:right w:w="100" w:type="dxa"/>
            </w:tcMar>
            <w:vAlign w:val="center"/>
          </w:tcPr>
          <w:p w14:paraId="61AB75A8" w14:textId="67E4B05F" w:rsidR="00911B49" w:rsidRPr="00B621E1" w:rsidDel="0030238F" w:rsidRDefault="00911B49" w:rsidP="00911B49">
            <w:pPr>
              <w:ind w:left="-120"/>
              <w:jc w:val="center"/>
              <w:rPr>
                <w:del w:id="1215" w:author="Christina Sun" w:date="2026-03-15T21:23:00Z" w16du:dateUtc="2026-03-16T04:23:00Z"/>
                <w:rFonts w:asciiTheme="majorHAnsi" w:hAnsiTheme="majorHAnsi" w:cstheme="majorHAnsi"/>
                <w:sz w:val="20"/>
                <w:szCs w:val="20"/>
              </w:rPr>
            </w:pPr>
            <w:del w:id="1216" w:author="Christina Sun" w:date="2026-03-15T21:23:00Z" w16du:dateUtc="2026-03-16T04:23:00Z">
              <w:r w:rsidRPr="00B621E1" w:rsidDel="0030238F">
                <w:rPr>
                  <w:rFonts w:asciiTheme="majorHAnsi" w:eastAsia="Arial" w:hAnsiTheme="majorHAnsi" w:cstheme="majorHAnsi"/>
                  <w:sz w:val="20"/>
                  <w:szCs w:val="20"/>
                  <w:lang w:val="en-US"/>
                </w:rPr>
                <w:delText>1.400</w:delText>
              </w:r>
              <w:r w:rsidRPr="00B621E1" w:rsidDel="0030238F">
                <w:rPr>
                  <w:rFonts w:asciiTheme="majorHAnsi" w:eastAsia="Arial" w:hAnsiTheme="majorHAnsi" w:cstheme="majorHAnsi"/>
                  <w:sz w:val="20"/>
                  <w:szCs w:val="20"/>
                  <w:vertAlign w:val="superscript"/>
                  <w:lang w:val="en-US"/>
                </w:rPr>
                <w:delText>**</w:delText>
              </w:r>
            </w:del>
          </w:p>
        </w:tc>
        <w:tc>
          <w:tcPr>
            <w:tcW w:w="1550" w:type="pct"/>
            <w:tcMar>
              <w:top w:w="0" w:type="dxa"/>
              <w:left w:w="100" w:type="dxa"/>
              <w:bottom w:w="0" w:type="dxa"/>
              <w:right w:w="100" w:type="dxa"/>
            </w:tcMar>
            <w:vAlign w:val="center"/>
          </w:tcPr>
          <w:p w14:paraId="09CD9669" w14:textId="64E703A0" w:rsidR="00911B49" w:rsidRPr="00B621E1" w:rsidDel="0030238F" w:rsidRDefault="00911B49" w:rsidP="00911B49">
            <w:pPr>
              <w:ind w:left="-120"/>
              <w:jc w:val="center"/>
              <w:rPr>
                <w:del w:id="1217" w:author="Christina Sun" w:date="2026-03-15T21:23:00Z" w16du:dateUtc="2026-03-16T04:23:00Z"/>
                <w:rFonts w:asciiTheme="majorHAnsi" w:hAnsiTheme="majorHAnsi" w:cstheme="majorHAnsi"/>
                <w:sz w:val="20"/>
                <w:szCs w:val="20"/>
              </w:rPr>
            </w:pPr>
            <w:del w:id="1218" w:author="Christina Sun" w:date="2026-03-15T21:23:00Z" w16du:dateUtc="2026-03-16T04:23:00Z">
              <w:r w:rsidRPr="00B621E1" w:rsidDel="0030238F">
                <w:rPr>
                  <w:rFonts w:asciiTheme="majorHAnsi" w:eastAsia="Arial" w:hAnsiTheme="majorHAnsi" w:cstheme="majorHAnsi"/>
                  <w:sz w:val="20"/>
                  <w:szCs w:val="20"/>
                  <w:lang w:val="en-US"/>
                </w:rPr>
                <w:delText>1.341</w:delText>
              </w:r>
              <w:r w:rsidRPr="00B621E1" w:rsidDel="0030238F">
                <w:rPr>
                  <w:rFonts w:asciiTheme="majorHAnsi" w:eastAsia="Arial" w:hAnsiTheme="majorHAnsi" w:cstheme="majorHAnsi"/>
                  <w:sz w:val="20"/>
                  <w:szCs w:val="20"/>
                  <w:vertAlign w:val="superscript"/>
                  <w:lang w:val="en-US"/>
                </w:rPr>
                <w:delText>**</w:delText>
              </w:r>
            </w:del>
          </w:p>
        </w:tc>
      </w:tr>
      <w:tr w:rsidR="00911B49" w:rsidRPr="00B621E1" w:rsidDel="0030238F" w14:paraId="367B364E" w14:textId="28A07B93" w:rsidTr="00EE5F9A">
        <w:trPr>
          <w:trHeight w:val="270"/>
          <w:del w:id="1219" w:author="Christina Sun" w:date="2026-03-15T21:23:00Z" w16du:dateUtc="2026-03-16T04:23:00Z"/>
        </w:trPr>
        <w:tc>
          <w:tcPr>
            <w:tcW w:w="1850" w:type="pct"/>
            <w:tcMar>
              <w:top w:w="0" w:type="dxa"/>
              <w:left w:w="100" w:type="dxa"/>
              <w:bottom w:w="0" w:type="dxa"/>
              <w:right w:w="100" w:type="dxa"/>
            </w:tcMar>
            <w:vAlign w:val="center"/>
          </w:tcPr>
          <w:p w14:paraId="11411CC1" w14:textId="728E16A0" w:rsidR="00911B49" w:rsidRPr="00B621E1" w:rsidDel="0030238F" w:rsidRDefault="00911B49" w:rsidP="00911B49">
            <w:pPr>
              <w:ind w:left="-5"/>
              <w:rPr>
                <w:del w:id="1220"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09F8E24C" w14:textId="32ABABB8" w:rsidR="00911B49" w:rsidRPr="00B621E1" w:rsidDel="0030238F" w:rsidRDefault="00911B49" w:rsidP="00911B49">
            <w:pPr>
              <w:ind w:left="-120"/>
              <w:jc w:val="center"/>
              <w:rPr>
                <w:del w:id="1221" w:author="Christina Sun" w:date="2026-03-15T21:23:00Z" w16du:dateUtc="2026-03-16T04:23:00Z"/>
                <w:rFonts w:asciiTheme="majorHAnsi" w:hAnsiTheme="majorHAnsi" w:cstheme="majorHAnsi"/>
                <w:sz w:val="20"/>
                <w:szCs w:val="20"/>
              </w:rPr>
            </w:pPr>
            <w:del w:id="1222" w:author="Christina Sun" w:date="2026-03-15T21:23:00Z" w16du:dateUtc="2026-03-16T04:23:00Z">
              <w:r w:rsidRPr="00B621E1" w:rsidDel="0030238F">
                <w:rPr>
                  <w:rFonts w:asciiTheme="majorHAnsi" w:eastAsia="Arial" w:hAnsiTheme="majorHAnsi" w:cstheme="majorHAnsi"/>
                  <w:sz w:val="20"/>
                  <w:szCs w:val="20"/>
                  <w:lang w:val="en-US"/>
                </w:rPr>
                <w:delText>[1.075,1.822]</w:delText>
              </w:r>
            </w:del>
          </w:p>
        </w:tc>
        <w:tc>
          <w:tcPr>
            <w:tcW w:w="1550" w:type="pct"/>
            <w:tcMar>
              <w:top w:w="0" w:type="dxa"/>
              <w:left w:w="100" w:type="dxa"/>
              <w:bottom w:w="0" w:type="dxa"/>
              <w:right w:w="100" w:type="dxa"/>
            </w:tcMar>
            <w:vAlign w:val="center"/>
          </w:tcPr>
          <w:p w14:paraId="2C0E2A58" w14:textId="0FAADB01" w:rsidR="00911B49" w:rsidRPr="00B621E1" w:rsidDel="0030238F" w:rsidRDefault="00911B49" w:rsidP="00911B49">
            <w:pPr>
              <w:ind w:left="-120"/>
              <w:jc w:val="center"/>
              <w:rPr>
                <w:del w:id="1223" w:author="Christina Sun" w:date="2026-03-15T21:23:00Z" w16du:dateUtc="2026-03-16T04:23:00Z"/>
                <w:rFonts w:asciiTheme="majorHAnsi" w:hAnsiTheme="majorHAnsi" w:cstheme="majorHAnsi"/>
                <w:sz w:val="20"/>
                <w:szCs w:val="20"/>
              </w:rPr>
            </w:pPr>
            <w:del w:id="1224" w:author="Christina Sun" w:date="2026-03-15T21:23:00Z" w16du:dateUtc="2026-03-16T04:23:00Z">
              <w:r w:rsidRPr="00B621E1" w:rsidDel="0030238F">
                <w:rPr>
                  <w:rFonts w:asciiTheme="majorHAnsi" w:eastAsia="Arial" w:hAnsiTheme="majorHAnsi" w:cstheme="majorHAnsi"/>
                  <w:sz w:val="20"/>
                  <w:szCs w:val="20"/>
                  <w:lang w:val="en-US"/>
                </w:rPr>
                <w:delText>[1.015,1.771]</w:delText>
              </w:r>
            </w:del>
          </w:p>
        </w:tc>
      </w:tr>
      <w:tr w:rsidR="00911B49" w:rsidRPr="00B621E1" w:rsidDel="0030238F" w14:paraId="118C08CC" w14:textId="7CEAB978" w:rsidTr="00EE5F9A">
        <w:trPr>
          <w:trHeight w:val="270"/>
          <w:del w:id="1225" w:author="Christina Sun" w:date="2026-03-15T21:23:00Z" w16du:dateUtc="2026-03-16T04:23:00Z"/>
        </w:trPr>
        <w:tc>
          <w:tcPr>
            <w:tcW w:w="1850" w:type="pct"/>
            <w:tcMar>
              <w:top w:w="0" w:type="dxa"/>
              <w:left w:w="100" w:type="dxa"/>
              <w:bottom w:w="0" w:type="dxa"/>
              <w:right w:w="100" w:type="dxa"/>
            </w:tcMar>
            <w:vAlign w:val="center"/>
          </w:tcPr>
          <w:p w14:paraId="2FDF1AFD" w14:textId="2FB17172" w:rsidR="00911B49" w:rsidRPr="00B621E1" w:rsidDel="0030238F" w:rsidRDefault="00911B49" w:rsidP="00911B49">
            <w:pPr>
              <w:ind w:left="-5"/>
              <w:rPr>
                <w:del w:id="1226"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1D1B2EC9" w14:textId="455A0159" w:rsidR="00911B49" w:rsidRPr="00B621E1" w:rsidDel="0030238F" w:rsidRDefault="00911B49" w:rsidP="00911B49">
            <w:pPr>
              <w:ind w:left="-120"/>
              <w:jc w:val="center"/>
              <w:rPr>
                <w:del w:id="1227" w:author="Christina Sun" w:date="2026-03-15T21:23:00Z" w16du:dateUtc="2026-03-16T04:23: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36DE8473" w14:textId="28F2927E" w:rsidR="00911B49" w:rsidRPr="00B621E1" w:rsidDel="0030238F" w:rsidRDefault="00911B49" w:rsidP="00911B49">
            <w:pPr>
              <w:ind w:left="-120"/>
              <w:jc w:val="center"/>
              <w:rPr>
                <w:del w:id="1228" w:author="Christina Sun" w:date="2026-03-15T21:23:00Z" w16du:dateUtc="2026-03-16T04:23:00Z"/>
                <w:rFonts w:asciiTheme="majorHAnsi" w:hAnsiTheme="majorHAnsi" w:cstheme="majorHAnsi"/>
                <w:sz w:val="20"/>
                <w:szCs w:val="20"/>
              </w:rPr>
            </w:pPr>
          </w:p>
        </w:tc>
      </w:tr>
      <w:tr w:rsidR="00911B49" w:rsidRPr="00B621E1" w:rsidDel="0030238F" w14:paraId="555D79A1" w14:textId="7FC268BD" w:rsidTr="00EE5F9A">
        <w:trPr>
          <w:trHeight w:val="270"/>
          <w:del w:id="1229" w:author="Christina Sun" w:date="2026-03-15T21:23:00Z" w16du:dateUtc="2026-03-16T04:23:00Z"/>
        </w:trPr>
        <w:tc>
          <w:tcPr>
            <w:tcW w:w="1850" w:type="pct"/>
            <w:tcMar>
              <w:top w:w="0" w:type="dxa"/>
              <w:left w:w="100" w:type="dxa"/>
              <w:bottom w:w="0" w:type="dxa"/>
              <w:right w:w="100" w:type="dxa"/>
            </w:tcMar>
            <w:vAlign w:val="center"/>
          </w:tcPr>
          <w:p w14:paraId="443A257E" w14:textId="76A29BDA" w:rsidR="00911B49" w:rsidRPr="00B621E1" w:rsidDel="0030238F" w:rsidRDefault="00911B49" w:rsidP="00911B49">
            <w:pPr>
              <w:ind w:left="-5"/>
              <w:rPr>
                <w:del w:id="1230" w:author="Christina Sun" w:date="2026-03-15T21:23:00Z" w16du:dateUtc="2026-03-16T04:23:00Z"/>
                <w:rFonts w:asciiTheme="majorHAnsi" w:hAnsiTheme="majorHAnsi" w:cstheme="majorHAnsi"/>
                <w:sz w:val="20"/>
                <w:szCs w:val="20"/>
              </w:rPr>
            </w:pPr>
            <w:del w:id="1231" w:author="Christina Sun" w:date="2026-03-15T21:23:00Z" w16du:dateUtc="2026-03-16T04:23:00Z">
              <w:r w:rsidRPr="00B621E1" w:rsidDel="0030238F">
                <w:rPr>
                  <w:rFonts w:asciiTheme="majorHAnsi" w:eastAsia="Arial" w:hAnsiTheme="majorHAnsi" w:cstheme="majorHAnsi"/>
                  <w:sz w:val="20"/>
                  <w:szCs w:val="20"/>
                  <w:lang w:val="en-US"/>
                </w:rPr>
                <w:delText>Gender Diverse/Questioning</w:delText>
              </w:r>
            </w:del>
          </w:p>
        </w:tc>
        <w:tc>
          <w:tcPr>
            <w:tcW w:w="1600" w:type="pct"/>
            <w:tcMar>
              <w:top w:w="0" w:type="dxa"/>
              <w:left w:w="100" w:type="dxa"/>
              <w:bottom w:w="0" w:type="dxa"/>
              <w:right w:w="100" w:type="dxa"/>
            </w:tcMar>
            <w:vAlign w:val="center"/>
          </w:tcPr>
          <w:p w14:paraId="05BD3323" w14:textId="19D98519" w:rsidR="00911B49" w:rsidRPr="00B621E1" w:rsidDel="0030238F" w:rsidRDefault="00911B49" w:rsidP="00911B49">
            <w:pPr>
              <w:ind w:left="-120"/>
              <w:jc w:val="center"/>
              <w:rPr>
                <w:del w:id="1232" w:author="Christina Sun" w:date="2026-03-15T21:23:00Z" w16du:dateUtc="2026-03-16T04:23:00Z"/>
                <w:rFonts w:asciiTheme="majorHAnsi" w:hAnsiTheme="majorHAnsi" w:cstheme="majorHAnsi"/>
                <w:sz w:val="20"/>
                <w:szCs w:val="20"/>
              </w:rPr>
            </w:pPr>
            <w:del w:id="1233" w:author="Christina Sun" w:date="2026-03-15T21:23:00Z" w16du:dateUtc="2026-03-16T04:23:00Z">
              <w:r w:rsidRPr="00B621E1" w:rsidDel="0030238F">
                <w:rPr>
                  <w:rFonts w:asciiTheme="majorHAnsi" w:eastAsia="Arial" w:hAnsiTheme="majorHAnsi" w:cstheme="majorHAnsi"/>
                  <w:sz w:val="20"/>
                  <w:szCs w:val="20"/>
                  <w:lang w:val="en-US"/>
                </w:rPr>
                <w:delText>0.757</w:delText>
              </w:r>
            </w:del>
          </w:p>
        </w:tc>
        <w:tc>
          <w:tcPr>
            <w:tcW w:w="1550" w:type="pct"/>
            <w:tcMar>
              <w:top w:w="0" w:type="dxa"/>
              <w:left w:w="100" w:type="dxa"/>
              <w:bottom w:w="0" w:type="dxa"/>
              <w:right w:w="100" w:type="dxa"/>
            </w:tcMar>
            <w:vAlign w:val="center"/>
          </w:tcPr>
          <w:p w14:paraId="465F6975" w14:textId="02BF4B8F" w:rsidR="00911B49" w:rsidRPr="00B621E1" w:rsidDel="0030238F" w:rsidRDefault="00911B49" w:rsidP="00911B49">
            <w:pPr>
              <w:ind w:left="-120"/>
              <w:jc w:val="center"/>
              <w:rPr>
                <w:del w:id="1234" w:author="Christina Sun" w:date="2026-03-15T21:23:00Z" w16du:dateUtc="2026-03-16T04:23:00Z"/>
                <w:rFonts w:asciiTheme="majorHAnsi" w:hAnsiTheme="majorHAnsi" w:cstheme="majorHAnsi"/>
                <w:sz w:val="20"/>
                <w:szCs w:val="20"/>
              </w:rPr>
            </w:pPr>
            <w:del w:id="1235" w:author="Christina Sun" w:date="2026-03-15T21:23:00Z" w16du:dateUtc="2026-03-16T04:23:00Z">
              <w:r w:rsidRPr="00B621E1" w:rsidDel="0030238F">
                <w:rPr>
                  <w:rFonts w:asciiTheme="majorHAnsi" w:eastAsia="Arial" w:hAnsiTheme="majorHAnsi" w:cstheme="majorHAnsi"/>
                  <w:sz w:val="20"/>
                  <w:szCs w:val="20"/>
                  <w:lang w:val="en-US"/>
                </w:rPr>
                <w:delText>0.681</w:delText>
              </w:r>
            </w:del>
          </w:p>
        </w:tc>
      </w:tr>
      <w:tr w:rsidR="00911B49" w:rsidRPr="00B621E1" w:rsidDel="0030238F" w14:paraId="0D2A4105" w14:textId="59A99A51" w:rsidTr="00EE5F9A">
        <w:trPr>
          <w:trHeight w:val="270"/>
          <w:del w:id="1236" w:author="Christina Sun" w:date="2026-03-15T21:23:00Z" w16du:dateUtc="2026-03-16T04:23:00Z"/>
        </w:trPr>
        <w:tc>
          <w:tcPr>
            <w:tcW w:w="1850" w:type="pct"/>
            <w:tcMar>
              <w:top w:w="0" w:type="dxa"/>
              <w:left w:w="100" w:type="dxa"/>
              <w:bottom w:w="0" w:type="dxa"/>
              <w:right w:w="100" w:type="dxa"/>
            </w:tcMar>
            <w:vAlign w:val="center"/>
          </w:tcPr>
          <w:p w14:paraId="7E10044E" w14:textId="603918EA" w:rsidR="00911B49" w:rsidRPr="00B621E1" w:rsidDel="0030238F" w:rsidRDefault="00911B49" w:rsidP="00911B49">
            <w:pPr>
              <w:ind w:left="-5"/>
              <w:rPr>
                <w:del w:id="1237"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478216FA" w14:textId="37AE8489" w:rsidR="00911B49" w:rsidRPr="00B621E1" w:rsidDel="0030238F" w:rsidRDefault="00911B49" w:rsidP="00911B49">
            <w:pPr>
              <w:ind w:left="-120"/>
              <w:jc w:val="center"/>
              <w:rPr>
                <w:del w:id="1238" w:author="Christina Sun" w:date="2026-03-15T21:23:00Z" w16du:dateUtc="2026-03-16T04:23:00Z"/>
                <w:rFonts w:asciiTheme="majorHAnsi" w:hAnsiTheme="majorHAnsi" w:cstheme="majorHAnsi"/>
                <w:sz w:val="20"/>
                <w:szCs w:val="20"/>
              </w:rPr>
            </w:pPr>
            <w:del w:id="1239" w:author="Christina Sun" w:date="2026-03-15T21:23:00Z" w16du:dateUtc="2026-03-16T04:23:00Z">
              <w:r w:rsidRPr="00B621E1" w:rsidDel="0030238F">
                <w:rPr>
                  <w:rFonts w:asciiTheme="majorHAnsi" w:eastAsia="Arial" w:hAnsiTheme="majorHAnsi" w:cstheme="majorHAnsi"/>
                  <w:sz w:val="20"/>
                  <w:szCs w:val="20"/>
                  <w:lang w:val="en-US"/>
                </w:rPr>
                <w:delText>[0.472,1.213]</w:delText>
              </w:r>
            </w:del>
          </w:p>
        </w:tc>
        <w:tc>
          <w:tcPr>
            <w:tcW w:w="1550" w:type="pct"/>
            <w:tcMar>
              <w:top w:w="0" w:type="dxa"/>
              <w:left w:w="100" w:type="dxa"/>
              <w:bottom w:w="0" w:type="dxa"/>
              <w:right w:w="100" w:type="dxa"/>
            </w:tcMar>
            <w:vAlign w:val="center"/>
          </w:tcPr>
          <w:p w14:paraId="64B84B36" w14:textId="731076C7" w:rsidR="00911B49" w:rsidRPr="00B621E1" w:rsidDel="0030238F" w:rsidRDefault="00911B49" w:rsidP="00911B49">
            <w:pPr>
              <w:ind w:left="-120"/>
              <w:jc w:val="center"/>
              <w:rPr>
                <w:del w:id="1240" w:author="Christina Sun" w:date="2026-03-15T21:23:00Z" w16du:dateUtc="2026-03-16T04:23:00Z"/>
                <w:rFonts w:asciiTheme="majorHAnsi" w:hAnsiTheme="majorHAnsi" w:cstheme="majorHAnsi"/>
                <w:sz w:val="20"/>
                <w:szCs w:val="20"/>
              </w:rPr>
            </w:pPr>
            <w:del w:id="1241" w:author="Christina Sun" w:date="2026-03-15T21:23:00Z" w16du:dateUtc="2026-03-16T04:23:00Z">
              <w:r w:rsidRPr="00B621E1" w:rsidDel="0030238F">
                <w:rPr>
                  <w:rFonts w:asciiTheme="majorHAnsi" w:eastAsia="Arial" w:hAnsiTheme="majorHAnsi" w:cstheme="majorHAnsi"/>
                  <w:sz w:val="20"/>
                  <w:szCs w:val="20"/>
                  <w:lang w:val="en-US"/>
                </w:rPr>
                <w:delText>[0.412,1.125]</w:delText>
              </w:r>
            </w:del>
          </w:p>
        </w:tc>
      </w:tr>
      <w:tr w:rsidR="00911B49" w:rsidRPr="00B621E1" w:rsidDel="0030238F" w14:paraId="533EDDD7" w14:textId="2A93CA5D" w:rsidTr="00EE5F9A">
        <w:trPr>
          <w:trHeight w:val="270"/>
          <w:del w:id="1242" w:author="Christina Sun" w:date="2026-03-15T21:23:00Z" w16du:dateUtc="2026-03-16T04:23:00Z"/>
        </w:trPr>
        <w:tc>
          <w:tcPr>
            <w:tcW w:w="1850" w:type="pct"/>
            <w:tcMar>
              <w:top w:w="0" w:type="dxa"/>
              <w:left w:w="100" w:type="dxa"/>
              <w:bottom w:w="0" w:type="dxa"/>
              <w:right w:w="100" w:type="dxa"/>
            </w:tcMar>
            <w:vAlign w:val="center"/>
          </w:tcPr>
          <w:p w14:paraId="290D0D99" w14:textId="5A91F02A" w:rsidR="00911B49" w:rsidRPr="00B621E1" w:rsidDel="0030238F" w:rsidRDefault="00911B49" w:rsidP="00911B49">
            <w:pPr>
              <w:ind w:left="-5"/>
              <w:rPr>
                <w:del w:id="1243"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74CF6392" w14:textId="2BB753D3" w:rsidR="00911B49" w:rsidRPr="00B621E1" w:rsidDel="0030238F" w:rsidRDefault="00911B49" w:rsidP="00911B49">
            <w:pPr>
              <w:ind w:left="-120"/>
              <w:jc w:val="center"/>
              <w:rPr>
                <w:del w:id="1244" w:author="Christina Sun" w:date="2026-03-15T21:23:00Z" w16du:dateUtc="2026-03-16T04:23: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532BD2B2" w14:textId="331793F4" w:rsidR="00911B49" w:rsidRPr="00B621E1" w:rsidDel="0030238F" w:rsidRDefault="00911B49" w:rsidP="00911B49">
            <w:pPr>
              <w:ind w:left="-120"/>
              <w:jc w:val="center"/>
              <w:rPr>
                <w:del w:id="1245" w:author="Christina Sun" w:date="2026-03-15T21:23:00Z" w16du:dateUtc="2026-03-16T04:23:00Z"/>
                <w:rFonts w:asciiTheme="majorHAnsi" w:hAnsiTheme="majorHAnsi" w:cstheme="majorHAnsi"/>
                <w:sz w:val="20"/>
                <w:szCs w:val="20"/>
              </w:rPr>
            </w:pPr>
          </w:p>
        </w:tc>
      </w:tr>
      <w:tr w:rsidR="00911B49" w:rsidRPr="00B621E1" w:rsidDel="0030238F" w14:paraId="60F62EB2" w14:textId="7FE8540C" w:rsidTr="00EE5F9A">
        <w:trPr>
          <w:trHeight w:val="285"/>
          <w:del w:id="1246" w:author="Christina Sun" w:date="2026-03-15T21:23:00Z" w16du:dateUtc="2026-03-16T04:23:00Z"/>
        </w:trPr>
        <w:tc>
          <w:tcPr>
            <w:tcW w:w="1850" w:type="pct"/>
            <w:tcBorders>
              <w:bottom w:val="single" w:sz="8" w:space="0" w:color="000000"/>
            </w:tcBorders>
            <w:tcMar>
              <w:top w:w="0" w:type="dxa"/>
              <w:left w:w="100" w:type="dxa"/>
              <w:bottom w:w="0" w:type="dxa"/>
              <w:right w:w="100" w:type="dxa"/>
            </w:tcMar>
            <w:vAlign w:val="center"/>
          </w:tcPr>
          <w:p w14:paraId="2DD15F84" w14:textId="2B2F89D6" w:rsidR="00911B49" w:rsidRPr="00B621E1" w:rsidDel="0030238F" w:rsidRDefault="00911B49" w:rsidP="00911B49">
            <w:pPr>
              <w:ind w:left="-5"/>
              <w:rPr>
                <w:del w:id="1247" w:author="Christina Sun" w:date="2026-03-15T21:23:00Z" w16du:dateUtc="2026-03-16T04:23:00Z"/>
                <w:rFonts w:asciiTheme="majorHAnsi" w:hAnsiTheme="majorHAnsi" w:cstheme="majorHAnsi"/>
                <w:sz w:val="20"/>
                <w:szCs w:val="20"/>
              </w:rPr>
            </w:pPr>
            <w:del w:id="1248" w:author="Christina Sun" w:date="2026-03-15T21:23:00Z" w16du:dateUtc="2026-03-16T04:23:00Z">
              <w:r w:rsidRPr="00B621E1" w:rsidDel="0030238F">
                <w:rPr>
                  <w:rFonts w:asciiTheme="majorHAnsi" w:eastAsia="Arial" w:hAnsiTheme="majorHAnsi" w:cstheme="majorHAnsi"/>
                  <w:sz w:val="20"/>
                  <w:szCs w:val="20"/>
                  <w:lang w:val="en-US"/>
                </w:rPr>
                <w:delText>Prefer Not to Say</w:delText>
              </w:r>
            </w:del>
          </w:p>
        </w:tc>
        <w:tc>
          <w:tcPr>
            <w:tcW w:w="1600" w:type="pct"/>
            <w:tcBorders>
              <w:bottom w:val="single" w:sz="8" w:space="0" w:color="000000"/>
            </w:tcBorders>
            <w:tcMar>
              <w:top w:w="0" w:type="dxa"/>
              <w:left w:w="100" w:type="dxa"/>
              <w:bottom w:w="0" w:type="dxa"/>
              <w:right w:w="100" w:type="dxa"/>
            </w:tcMar>
            <w:vAlign w:val="center"/>
          </w:tcPr>
          <w:p w14:paraId="544A1FB2" w14:textId="5B7AFC10" w:rsidR="00911B49" w:rsidRPr="00B621E1" w:rsidDel="0030238F" w:rsidRDefault="00911B49" w:rsidP="00911B49">
            <w:pPr>
              <w:ind w:left="-120"/>
              <w:jc w:val="center"/>
              <w:rPr>
                <w:del w:id="1249" w:author="Christina Sun" w:date="2026-03-15T21:23:00Z" w16du:dateUtc="2026-03-16T04:23:00Z"/>
                <w:rFonts w:asciiTheme="majorHAnsi" w:hAnsiTheme="majorHAnsi" w:cstheme="majorHAnsi"/>
                <w:sz w:val="20"/>
                <w:szCs w:val="20"/>
              </w:rPr>
            </w:pPr>
            <w:del w:id="1250" w:author="Christina Sun" w:date="2026-03-15T21:23:00Z" w16du:dateUtc="2026-03-16T04:23:00Z">
              <w:r w:rsidRPr="00B621E1" w:rsidDel="0030238F">
                <w:rPr>
                  <w:rFonts w:asciiTheme="majorHAnsi" w:eastAsia="Arial" w:hAnsiTheme="majorHAnsi" w:cstheme="majorHAnsi"/>
                  <w:sz w:val="20"/>
                  <w:szCs w:val="20"/>
                  <w:lang w:val="en-US"/>
                </w:rPr>
                <w:delText>1.117</w:delText>
              </w:r>
            </w:del>
          </w:p>
        </w:tc>
        <w:tc>
          <w:tcPr>
            <w:tcW w:w="1550" w:type="pct"/>
            <w:tcBorders>
              <w:bottom w:val="single" w:sz="8" w:space="0" w:color="000000"/>
            </w:tcBorders>
            <w:tcMar>
              <w:top w:w="0" w:type="dxa"/>
              <w:left w:w="100" w:type="dxa"/>
              <w:bottom w:w="0" w:type="dxa"/>
              <w:right w:w="100" w:type="dxa"/>
            </w:tcMar>
            <w:vAlign w:val="center"/>
          </w:tcPr>
          <w:p w14:paraId="3AAEDA36" w14:textId="591B1B04" w:rsidR="00911B49" w:rsidRPr="00B621E1" w:rsidDel="0030238F" w:rsidRDefault="00911B49" w:rsidP="00911B49">
            <w:pPr>
              <w:ind w:left="-120"/>
              <w:jc w:val="center"/>
              <w:rPr>
                <w:del w:id="1251" w:author="Christina Sun" w:date="2026-03-15T21:23:00Z" w16du:dateUtc="2026-03-16T04:23:00Z"/>
                <w:rFonts w:asciiTheme="majorHAnsi" w:hAnsiTheme="majorHAnsi" w:cstheme="majorHAnsi"/>
                <w:sz w:val="20"/>
                <w:szCs w:val="20"/>
              </w:rPr>
            </w:pPr>
            <w:del w:id="1252" w:author="Christina Sun" w:date="2026-03-15T21:23:00Z" w16du:dateUtc="2026-03-16T04:23:00Z">
              <w:r w:rsidRPr="00B621E1" w:rsidDel="0030238F">
                <w:rPr>
                  <w:rFonts w:asciiTheme="majorHAnsi" w:eastAsia="Arial" w:hAnsiTheme="majorHAnsi" w:cstheme="majorHAnsi"/>
                  <w:sz w:val="20"/>
                  <w:szCs w:val="20"/>
                  <w:lang w:val="en-US"/>
                </w:rPr>
                <w:delText>1.100</w:delText>
              </w:r>
            </w:del>
          </w:p>
        </w:tc>
      </w:tr>
      <w:tr w:rsidR="00911B49" w:rsidRPr="00B621E1" w:rsidDel="0030238F" w14:paraId="54E98591" w14:textId="0D2F0D6B" w:rsidTr="00EE5F9A">
        <w:trPr>
          <w:trHeight w:val="285"/>
          <w:del w:id="1253" w:author="Christina Sun" w:date="2026-03-15T21:23:00Z" w16du:dateUtc="2026-03-16T04:23:00Z"/>
        </w:trPr>
        <w:tc>
          <w:tcPr>
            <w:tcW w:w="1850" w:type="pct"/>
            <w:tcMar>
              <w:top w:w="0" w:type="dxa"/>
              <w:left w:w="100" w:type="dxa"/>
              <w:bottom w:w="0" w:type="dxa"/>
              <w:right w:w="100" w:type="dxa"/>
            </w:tcMar>
            <w:vAlign w:val="center"/>
          </w:tcPr>
          <w:p w14:paraId="5F6A3DC6" w14:textId="0EED4A45" w:rsidR="00911B49" w:rsidRPr="00B621E1" w:rsidDel="0030238F" w:rsidRDefault="00911B49" w:rsidP="00911B49">
            <w:pPr>
              <w:ind w:left="-5"/>
              <w:rPr>
                <w:del w:id="1254" w:author="Christina Sun" w:date="2026-03-15T21:23:00Z" w16du:dateUtc="2026-03-16T04:23:00Z"/>
                <w:rFonts w:asciiTheme="majorHAnsi" w:hAnsiTheme="majorHAnsi" w:cstheme="majorHAnsi"/>
                <w:sz w:val="20"/>
                <w:szCs w:val="20"/>
              </w:rPr>
            </w:pPr>
          </w:p>
        </w:tc>
        <w:tc>
          <w:tcPr>
            <w:tcW w:w="1600" w:type="pct"/>
            <w:tcMar>
              <w:top w:w="0" w:type="dxa"/>
              <w:left w:w="100" w:type="dxa"/>
              <w:bottom w:w="0" w:type="dxa"/>
              <w:right w:w="100" w:type="dxa"/>
            </w:tcMar>
            <w:vAlign w:val="center"/>
          </w:tcPr>
          <w:p w14:paraId="09D0D057" w14:textId="7EFB3EFD" w:rsidR="00911B49" w:rsidRPr="00B621E1" w:rsidDel="0030238F" w:rsidRDefault="00911B49" w:rsidP="00911B49">
            <w:pPr>
              <w:ind w:left="-120"/>
              <w:jc w:val="center"/>
              <w:rPr>
                <w:del w:id="1255" w:author="Christina Sun" w:date="2026-03-15T21:23:00Z" w16du:dateUtc="2026-03-16T04:23:00Z"/>
                <w:rFonts w:asciiTheme="majorHAnsi" w:hAnsiTheme="majorHAnsi" w:cstheme="majorHAnsi"/>
                <w:sz w:val="20"/>
                <w:szCs w:val="20"/>
              </w:rPr>
            </w:pPr>
            <w:del w:id="1256" w:author="Christina Sun" w:date="2026-03-15T21:23:00Z" w16du:dateUtc="2026-03-16T04:23:00Z">
              <w:r w:rsidRPr="00B621E1" w:rsidDel="0030238F">
                <w:rPr>
                  <w:rFonts w:asciiTheme="majorHAnsi" w:eastAsia="Arial" w:hAnsiTheme="majorHAnsi" w:cstheme="majorHAnsi"/>
                  <w:sz w:val="20"/>
                  <w:szCs w:val="20"/>
                  <w:lang w:val="en-US"/>
                </w:rPr>
                <w:delText>[0.790,1.579]</w:delText>
              </w:r>
            </w:del>
          </w:p>
        </w:tc>
        <w:tc>
          <w:tcPr>
            <w:tcW w:w="1550" w:type="pct"/>
            <w:tcMar>
              <w:top w:w="0" w:type="dxa"/>
              <w:left w:w="100" w:type="dxa"/>
              <w:bottom w:w="0" w:type="dxa"/>
              <w:right w:w="100" w:type="dxa"/>
            </w:tcMar>
            <w:vAlign w:val="center"/>
          </w:tcPr>
          <w:p w14:paraId="2AD5534D" w14:textId="7C02A98A" w:rsidR="00911B49" w:rsidRPr="00B621E1" w:rsidDel="0030238F" w:rsidRDefault="00911B49" w:rsidP="00911B49">
            <w:pPr>
              <w:ind w:left="-120"/>
              <w:jc w:val="center"/>
              <w:rPr>
                <w:del w:id="1257" w:author="Christina Sun" w:date="2026-03-15T21:23:00Z" w16du:dateUtc="2026-03-16T04:23:00Z"/>
                <w:rFonts w:asciiTheme="majorHAnsi" w:hAnsiTheme="majorHAnsi" w:cstheme="majorHAnsi"/>
                <w:sz w:val="20"/>
                <w:szCs w:val="20"/>
              </w:rPr>
            </w:pPr>
            <w:del w:id="1258" w:author="Christina Sun" w:date="2026-03-15T21:23:00Z" w16du:dateUtc="2026-03-16T04:23:00Z">
              <w:r w:rsidRPr="00B621E1" w:rsidDel="0030238F">
                <w:rPr>
                  <w:rFonts w:asciiTheme="majorHAnsi" w:eastAsia="Arial" w:hAnsiTheme="majorHAnsi" w:cstheme="majorHAnsi"/>
                  <w:sz w:val="20"/>
                  <w:szCs w:val="20"/>
                  <w:lang w:val="en-US"/>
                </w:rPr>
                <w:delText>[0.754,1.603]</w:delText>
              </w:r>
            </w:del>
          </w:p>
        </w:tc>
      </w:tr>
      <w:tr w:rsidR="00911B49" w:rsidRPr="00B621E1" w:rsidDel="0030238F" w14:paraId="5BDD6EAE" w14:textId="3CF0D068" w:rsidTr="00EE5F9A">
        <w:trPr>
          <w:trHeight w:val="285"/>
          <w:del w:id="1259" w:author="Christina Sun" w:date="2026-03-15T21:23:00Z" w16du:dateUtc="2026-03-16T04:23:00Z"/>
        </w:trPr>
        <w:tc>
          <w:tcPr>
            <w:tcW w:w="1850" w:type="pct"/>
            <w:tcBorders>
              <w:bottom w:val="single" w:sz="8" w:space="0" w:color="000000"/>
            </w:tcBorders>
            <w:tcMar>
              <w:top w:w="0" w:type="dxa"/>
              <w:left w:w="100" w:type="dxa"/>
              <w:bottom w:w="0" w:type="dxa"/>
              <w:right w:w="100" w:type="dxa"/>
            </w:tcMar>
            <w:vAlign w:val="center"/>
          </w:tcPr>
          <w:p w14:paraId="1DB5E84A" w14:textId="04808C0A" w:rsidR="00911B49" w:rsidRPr="00B621E1" w:rsidDel="0030238F" w:rsidRDefault="00911B49" w:rsidP="00911B49">
            <w:pPr>
              <w:ind w:left="-5"/>
              <w:rPr>
                <w:del w:id="1260" w:author="Christina Sun" w:date="2026-03-15T21:23:00Z" w16du:dateUtc="2026-03-16T04:23:00Z"/>
                <w:rFonts w:asciiTheme="majorHAnsi" w:hAnsiTheme="majorHAnsi" w:cstheme="majorHAnsi"/>
                <w:sz w:val="20"/>
                <w:szCs w:val="20"/>
              </w:rPr>
            </w:pPr>
            <w:del w:id="1261" w:author="Christina Sun" w:date="2026-03-15T21:23:00Z" w16du:dateUtc="2026-03-16T04:23:00Z">
              <w:r w:rsidRPr="00B621E1" w:rsidDel="0030238F">
                <w:rPr>
                  <w:rFonts w:asciiTheme="majorHAnsi" w:eastAsia="Arial" w:hAnsiTheme="majorHAnsi" w:cstheme="majorHAnsi"/>
                  <w:sz w:val="20"/>
                  <w:szCs w:val="20"/>
                  <w:lang w:val="en-US"/>
                </w:rPr>
                <w:delText>Observations</w:delText>
              </w:r>
            </w:del>
          </w:p>
        </w:tc>
        <w:tc>
          <w:tcPr>
            <w:tcW w:w="1600" w:type="pct"/>
            <w:tcBorders>
              <w:bottom w:val="single" w:sz="8" w:space="0" w:color="000000"/>
            </w:tcBorders>
            <w:tcMar>
              <w:top w:w="0" w:type="dxa"/>
              <w:left w:w="100" w:type="dxa"/>
              <w:bottom w:w="0" w:type="dxa"/>
              <w:right w:w="100" w:type="dxa"/>
            </w:tcMar>
            <w:vAlign w:val="center"/>
          </w:tcPr>
          <w:p w14:paraId="669D25D6" w14:textId="6EA83BC1" w:rsidR="00911B49" w:rsidRPr="00B621E1" w:rsidDel="0030238F" w:rsidRDefault="00911B49" w:rsidP="00911B49">
            <w:pPr>
              <w:ind w:left="-120"/>
              <w:jc w:val="center"/>
              <w:rPr>
                <w:del w:id="1262" w:author="Christina Sun" w:date="2026-03-15T21:23:00Z" w16du:dateUtc="2026-03-16T04:23:00Z"/>
                <w:rFonts w:asciiTheme="majorHAnsi" w:hAnsiTheme="majorHAnsi" w:cstheme="majorHAnsi"/>
                <w:sz w:val="20"/>
                <w:szCs w:val="20"/>
              </w:rPr>
            </w:pPr>
            <w:del w:id="1263" w:author="Christina Sun" w:date="2026-03-15T21:23:00Z" w16du:dateUtc="2026-03-16T04:23:00Z">
              <w:r w:rsidRPr="00B621E1" w:rsidDel="0030238F">
                <w:rPr>
                  <w:rFonts w:asciiTheme="majorHAnsi" w:eastAsia="Arial" w:hAnsiTheme="majorHAnsi" w:cstheme="majorHAnsi"/>
                  <w:sz w:val="20"/>
                  <w:szCs w:val="20"/>
                  <w:lang w:val="en-US"/>
                </w:rPr>
                <w:delText>7522</w:delText>
              </w:r>
            </w:del>
          </w:p>
        </w:tc>
        <w:tc>
          <w:tcPr>
            <w:tcW w:w="1550" w:type="pct"/>
            <w:tcBorders>
              <w:bottom w:val="single" w:sz="8" w:space="0" w:color="000000"/>
            </w:tcBorders>
            <w:tcMar>
              <w:top w:w="0" w:type="dxa"/>
              <w:left w:w="100" w:type="dxa"/>
              <w:bottom w:w="0" w:type="dxa"/>
              <w:right w:w="100" w:type="dxa"/>
            </w:tcMar>
            <w:vAlign w:val="center"/>
          </w:tcPr>
          <w:p w14:paraId="35C18378" w14:textId="4D687F84" w:rsidR="00911B49" w:rsidRPr="00B621E1" w:rsidDel="0030238F" w:rsidRDefault="00911B49" w:rsidP="00911B49">
            <w:pPr>
              <w:ind w:left="-120"/>
              <w:jc w:val="center"/>
              <w:rPr>
                <w:del w:id="1264" w:author="Christina Sun" w:date="2026-03-15T21:23:00Z" w16du:dateUtc="2026-03-16T04:23:00Z"/>
                <w:rFonts w:asciiTheme="majorHAnsi" w:hAnsiTheme="majorHAnsi" w:cstheme="majorHAnsi"/>
                <w:sz w:val="20"/>
                <w:szCs w:val="20"/>
              </w:rPr>
            </w:pPr>
            <w:del w:id="1265" w:author="Christina Sun" w:date="2026-03-15T21:23:00Z" w16du:dateUtc="2026-03-16T04:23:00Z">
              <w:r w:rsidRPr="00B621E1" w:rsidDel="0030238F">
                <w:rPr>
                  <w:rFonts w:asciiTheme="majorHAnsi" w:eastAsia="Arial" w:hAnsiTheme="majorHAnsi" w:cstheme="majorHAnsi"/>
                  <w:sz w:val="20"/>
                  <w:szCs w:val="20"/>
                  <w:lang w:val="en-US"/>
                </w:rPr>
                <w:delText>7498</w:delText>
              </w:r>
            </w:del>
          </w:p>
        </w:tc>
      </w:tr>
    </w:tbl>
    <w:p w14:paraId="58EBEC1D" w14:textId="1AECDFCB" w:rsidR="004F595A" w:rsidRPr="00B621E1" w:rsidDel="0030238F" w:rsidRDefault="004F595A" w:rsidP="004F595A">
      <w:pPr>
        <w:rPr>
          <w:del w:id="1266" w:author="Christina Sun" w:date="2026-03-15T21:23:00Z" w16du:dateUtc="2026-03-16T04:23:00Z"/>
          <w:rFonts w:asciiTheme="majorHAnsi" w:hAnsiTheme="majorHAnsi" w:cstheme="majorHAnsi"/>
          <w:sz w:val="20"/>
          <w:szCs w:val="20"/>
        </w:rPr>
      </w:pPr>
      <w:del w:id="1267" w:author="Christina Sun" w:date="2026-03-15T21:23:00Z" w16du:dateUtc="2026-03-16T04:23:00Z">
        <w:r w:rsidRPr="00B621E1" w:rsidDel="0030238F">
          <w:rPr>
            <w:rFonts w:asciiTheme="majorHAnsi" w:hAnsiTheme="majorHAnsi" w:cstheme="majorHAnsi"/>
            <w:i/>
            <w:iCs/>
            <w:sz w:val="20"/>
            <w:szCs w:val="20"/>
          </w:rPr>
          <w:delText>Note</w:delText>
        </w:r>
        <w:r w:rsidRPr="00B621E1" w:rsidDel="0030238F">
          <w:rPr>
            <w:rFonts w:asciiTheme="majorHAnsi" w:hAnsiTheme="majorHAnsi" w:cstheme="majorHAnsi"/>
            <w:sz w:val="20"/>
            <w:szCs w:val="20"/>
          </w:rPr>
          <w:delText xml:space="preserve">. Standard errors in parentheses. </w:delText>
        </w:r>
      </w:del>
    </w:p>
    <w:p w14:paraId="6DCE0BBE" w14:textId="7E953290" w:rsidR="004F595A" w:rsidRPr="00B621E1" w:rsidDel="0030238F" w:rsidRDefault="004F595A" w:rsidP="004F595A">
      <w:pPr>
        <w:rPr>
          <w:del w:id="1268" w:author="Christina Sun" w:date="2026-03-15T21:23:00Z" w16du:dateUtc="2026-03-16T04:23:00Z"/>
          <w:rFonts w:asciiTheme="majorHAnsi" w:hAnsiTheme="majorHAnsi" w:cstheme="majorHAnsi"/>
          <w:sz w:val="20"/>
          <w:szCs w:val="20"/>
        </w:rPr>
      </w:pPr>
      <w:del w:id="1269" w:author="Christina Sun" w:date="2026-03-15T21:23:00Z" w16du:dateUtc="2026-03-16T04:23:00Z">
        <w:r w:rsidRPr="00B621E1" w:rsidDel="0030238F">
          <w:rPr>
            <w:rFonts w:asciiTheme="majorHAnsi" w:hAnsiTheme="majorHAnsi" w:cstheme="majorHAnsi"/>
            <w:sz w:val="20"/>
            <w:szCs w:val="20"/>
            <w:vertAlign w:val="superscript"/>
          </w:rPr>
          <w:delText>*</w:delText>
        </w:r>
        <w:r w:rsidRPr="00B621E1" w:rsidDel="0030238F">
          <w:rPr>
            <w:rFonts w:asciiTheme="majorHAnsi" w:hAnsiTheme="majorHAnsi" w:cstheme="majorHAnsi"/>
            <w:sz w:val="20"/>
            <w:szCs w:val="20"/>
          </w:rPr>
          <w:delText xml:space="preserve"> </w:delText>
        </w:r>
        <w:r w:rsidRPr="00B621E1" w:rsidDel="0030238F">
          <w:rPr>
            <w:rFonts w:asciiTheme="majorHAnsi" w:hAnsiTheme="majorHAnsi" w:cstheme="majorHAnsi"/>
            <w:i/>
            <w:iCs/>
            <w:sz w:val="20"/>
            <w:szCs w:val="20"/>
          </w:rPr>
          <w:delText>p</w:delText>
        </w:r>
        <w:r w:rsidRPr="00B621E1" w:rsidDel="0030238F">
          <w:rPr>
            <w:rFonts w:asciiTheme="majorHAnsi" w:hAnsiTheme="majorHAnsi" w:cstheme="majorHAnsi"/>
            <w:sz w:val="20"/>
            <w:szCs w:val="20"/>
          </w:rPr>
          <w:delText xml:space="preserve"> &lt; 0.10, </w:delText>
        </w:r>
        <w:r w:rsidRPr="00B621E1" w:rsidDel="0030238F">
          <w:rPr>
            <w:rFonts w:asciiTheme="majorHAnsi" w:hAnsiTheme="majorHAnsi" w:cstheme="majorHAnsi"/>
            <w:sz w:val="20"/>
            <w:szCs w:val="20"/>
            <w:vertAlign w:val="superscript"/>
          </w:rPr>
          <w:delText>**</w:delText>
        </w:r>
        <w:r w:rsidRPr="00B621E1" w:rsidDel="0030238F">
          <w:rPr>
            <w:rFonts w:asciiTheme="majorHAnsi" w:hAnsiTheme="majorHAnsi" w:cstheme="majorHAnsi"/>
            <w:sz w:val="20"/>
            <w:szCs w:val="20"/>
          </w:rPr>
          <w:delText xml:space="preserve"> </w:delText>
        </w:r>
        <w:r w:rsidRPr="00B621E1" w:rsidDel="0030238F">
          <w:rPr>
            <w:rFonts w:asciiTheme="majorHAnsi" w:hAnsiTheme="majorHAnsi" w:cstheme="majorHAnsi"/>
            <w:i/>
            <w:iCs/>
            <w:sz w:val="20"/>
            <w:szCs w:val="20"/>
          </w:rPr>
          <w:delText>p</w:delText>
        </w:r>
        <w:r w:rsidRPr="00B621E1" w:rsidDel="0030238F">
          <w:rPr>
            <w:rFonts w:asciiTheme="majorHAnsi" w:hAnsiTheme="majorHAnsi" w:cstheme="majorHAnsi"/>
            <w:sz w:val="20"/>
            <w:szCs w:val="20"/>
          </w:rPr>
          <w:delText xml:space="preserve"> &lt; 0.05, </w:delText>
        </w:r>
        <w:r w:rsidRPr="00B621E1" w:rsidDel="0030238F">
          <w:rPr>
            <w:rFonts w:asciiTheme="majorHAnsi" w:hAnsiTheme="majorHAnsi" w:cstheme="majorHAnsi"/>
            <w:sz w:val="20"/>
            <w:szCs w:val="20"/>
            <w:vertAlign w:val="superscript"/>
          </w:rPr>
          <w:delText>***</w:delText>
        </w:r>
        <w:r w:rsidRPr="00B621E1" w:rsidDel="0030238F">
          <w:rPr>
            <w:rFonts w:asciiTheme="majorHAnsi" w:hAnsiTheme="majorHAnsi" w:cstheme="majorHAnsi"/>
            <w:sz w:val="20"/>
            <w:szCs w:val="20"/>
          </w:rPr>
          <w:delText xml:space="preserve"> </w:delText>
        </w:r>
        <w:r w:rsidRPr="00B621E1" w:rsidDel="0030238F">
          <w:rPr>
            <w:rFonts w:asciiTheme="majorHAnsi" w:hAnsiTheme="majorHAnsi" w:cstheme="majorHAnsi"/>
            <w:i/>
            <w:iCs/>
            <w:sz w:val="20"/>
            <w:szCs w:val="20"/>
          </w:rPr>
          <w:delText>p</w:delText>
        </w:r>
        <w:r w:rsidRPr="00B621E1" w:rsidDel="0030238F">
          <w:rPr>
            <w:rFonts w:asciiTheme="majorHAnsi" w:hAnsiTheme="majorHAnsi" w:cstheme="majorHAnsi"/>
            <w:sz w:val="20"/>
            <w:szCs w:val="20"/>
          </w:rPr>
          <w:delText xml:space="preserve"> &lt; 0.01</w:delText>
        </w:r>
      </w:del>
    </w:p>
    <w:p w14:paraId="14A577DB" w14:textId="70C7B356" w:rsidR="004F595A" w:rsidRPr="00B621E1" w:rsidDel="0030238F" w:rsidRDefault="004F595A" w:rsidP="004F595A">
      <w:pPr>
        <w:spacing w:line="360" w:lineRule="auto"/>
        <w:rPr>
          <w:del w:id="1270" w:author="Christina Sun" w:date="2026-03-15T21:23:00Z" w16du:dateUtc="2026-03-16T04:23:00Z"/>
          <w:rFonts w:asciiTheme="majorHAnsi" w:eastAsia="Arial" w:hAnsiTheme="majorHAnsi" w:cstheme="majorHAnsi"/>
        </w:rPr>
      </w:pPr>
      <w:del w:id="1271" w:author="Christina Sun" w:date="2026-03-15T21:23:00Z" w16du:dateUtc="2026-03-16T04:23:00Z">
        <w:r w:rsidRPr="00B621E1" w:rsidDel="0030238F">
          <w:rPr>
            <w:rFonts w:asciiTheme="majorHAnsi" w:eastAsia="Arial" w:hAnsiTheme="majorHAnsi" w:cstheme="majorHAnsi"/>
          </w:rPr>
          <w:delText xml:space="preserve"> </w:delText>
        </w:r>
      </w:del>
    </w:p>
    <w:p w14:paraId="61FD5218" w14:textId="5ECAF446" w:rsidR="00911B49" w:rsidRPr="00B621E1" w:rsidRDefault="00911B49" w:rsidP="00911B49">
      <w:pPr>
        <w:spacing w:line="360" w:lineRule="auto"/>
        <w:rPr>
          <w:ins w:id="1272" w:author="Christina Sun" w:date="2026-03-15T21:20:00Z"/>
          <w:rFonts w:asciiTheme="majorHAnsi" w:eastAsia="Arial" w:hAnsiTheme="majorHAnsi" w:cstheme="majorHAnsi"/>
          <w:lang w:val="en-US"/>
        </w:rPr>
      </w:pPr>
    </w:p>
    <w:tbl>
      <w:tblPr>
        <w:tblW w:w="0" w:type="auto"/>
        <w:jc w:val="center"/>
        <w:tblLayout w:type="fixed"/>
        <w:tblLook w:val="0000" w:firstRow="0" w:lastRow="0" w:firstColumn="0" w:lastColumn="0" w:noHBand="0" w:noVBand="0"/>
        <w:tblPrChange w:id="1273" w:author="Christina Sun" w:date="2026-03-15T21:24:00Z" w16du:dateUtc="2026-03-16T04:24:00Z">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PrChange>
      </w:tblPr>
      <w:tblGrid>
        <w:gridCol w:w="2988"/>
        <w:gridCol w:w="2880"/>
        <w:gridCol w:w="2880"/>
        <w:tblGridChange w:id="1274">
          <w:tblGrid>
            <w:gridCol w:w="108"/>
            <w:gridCol w:w="2880"/>
            <w:gridCol w:w="108"/>
            <w:gridCol w:w="2772"/>
            <w:gridCol w:w="108"/>
            <w:gridCol w:w="2772"/>
            <w:gridCol w:w="108"/>
          </w:tblGrid>
        </w:tblGridChange>
      </w:tblGrid>
      <w:tr w:rsidR="00911B49" w:rsidRPr="00B621E1" w14:paraId="6A9D47BD" w14:textId="77777777" w:rsidTr="0030238F">
        <w:tblPrEx>
          <w:tblCellMar>
            <w:top w:w="0" w:type="dxa"/>
            <w:bottom w:w="0" w:type="dxa"/>
          </w:tblCellMar>
          <w:tblPrExChange w:id="1275" w:author="Christina Sun" w:date="2026-03-15T21:24:00Z" w16du:dateUtc="2026-03-16T04:24:00Z">
            <w:tblPrEx>
              <w:tblCellMar>
                <w:top w:w="0" w:type="dxa"/>
                <w:bottom w:w="0" w:type="dxa"/>
              </w:tblCellMar>
            </w:tblPrEx>
          </w:tblPrExChange>
        </w:tblPrEx>
        <w:trPr>
          <w:jc w:val="center"/>
          <w:ins w:id="1276" w:author="Christina Sun" w:date="2026-03-15T21:20:00Z"/>
          <w:trPrChange w:id="1277" w:author="Christina Sun" w:date="2026-03-15T21:24:00Z" w16du:dateUtc="2026-03-16T04:24:00Z">
            <w:trPr>
              <w:gridAfter w:val="0"/>
            </w:trPr>
          </w:trPrChange>
        </w:trPr>
        <w:tc>
          <w:tcPr>
            <w:tcW w:w="2988" w:type="dxa"/>
            <w:tcBorders>
              <w:top w:val="single" w:sz="4" w:space="0" w:color="auto"/>
              <w:bottom w:val="single" w:sz="4" w:space="0" w:color="auto"/>
            </w:tcBorders>
            <w:tcMar>
              <w:top w:w="100" w:type="nil"/>
              <w:right w:w="100" w:type="nil"/>
            </w:tcMar>
            <w:vAlign w:val="center"/>
            <w:tcPrChange w:id="1278" w:author="Christina Sun" w:date="2026-03-15T21:24:00Z" w16du:dateUtc="2026-03-16T04:24:00Z">
              <w:tcPr>
                <w:tcW w:w="298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4E43562F" w14:textId="77777777" w:rsidR="00911B49" w:rsidRPr="00B621E1" w:rsidRDefault="00911B49" w:rsidP="00911B49">
            <w:pPr>
              <w:spacing w:line="360" w:lineRule="auto"/>
              <w:rPr>
                <w:ins w:id="1279" w:author="Christina Sun" w:date="2026-03-15T21:20:00Z"/>
                <w:rFonts w:asciiTheme="majorHAnsi" w:eastAsia="Arial" w:hAnsiTheme="majorHAnsi" w:cstheme="majorHAnsi"/>
                <w:sz w:val="20"/>
                <w:szCs w:val="20"/>
                <w:lang w:val="en-US"/>
                <w:rPrChange w:id="1280" w:author="Christina Sun" w:date="2026-03-15T21:36:00Z" w16du:dateUtc="2026-03-16T04:36:00Z">
                  <w:rPr>
                    <w:ins w:id="1281" w:author="Christina Sun" w:date="2026-03-15T21:20:00Z"/>
                    <w:rFonts w:asciiTheme="majorHAnsi" w:eastAsia="Arial" w:hAnsiTheme="majorHAnsi" w:cstheme="majorHAnsi"/>
                    <w:lang w:val="en-US"/>
                  </w:rPr>
                </w:rPrChange>
              </w:rPr>
            </w:pPr>
          </w:p>
        </w:tc>
        <w:tc>
          <w:tcPr>
            <w:tcW w:w="2880" w:type="dxa"/>
            <w:tcBorders>
              <w:top w:val="single" w:sz="4" w:space="0" w:color="auto"/>
              <w:bottom w:val="single" w:sz="4" w:space="0" w:color="auto"/>
            </w:tcBorders>
            <w:tcMar>
              <w:top w:w="100" w:type="nil"/>
              <w:right w:w="100" w:type="nil"/>
            </w:tcMar>
            <w:vAlign w:val="center"/>
            <w:tcPrChange w:id="1282" w:author="Christina Sun" w:date="2026-03-15T21:24:00Z" w16du:dateUtc="2026-03-16T04:2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84E1F65" w14:textId="77777777" w:rsidR="00911B49" w:rsidRPr="00B621E1" w:rsidRDefault="00911B49" w:rsidP="00CB661C">
            <w:pPr>
              <w:spacing w:line="360" w:lineRule="auto"/>
              <w:jc w:val="center"/>
              <w:rPr>
                <w:ins w:id="1283" w:author="Christina Sun" w:date="2026-03-15T21:20:00Z"/>
                <w:rFonts w:asciiTheme="majorHAnsi" w:eastAsia="Arial" w:hAnsiTheme="majorHAnsi" w:cstheme="majorHAnsi"/>
                <w:sz w:val="20"/>
                <w:szCs w:val="20"/>
                <w:lang w:val="en-US"/>
                <w:rPrChange w:id="1284" w:author="Christina Sun" w:date="2026-03-15T21:36:00Z" w16du:dateUtc="2026-03-16T04:36:00Z">
                  <w:rPr>
                    <w:ins w:id="1285" w:author="Christina Sun" w:date="2026-03-15T21:20:00Z"/>
                    <w:rFonts w:asciiTheme="majorHAnsi" w:eastAsia="Arial" w:hAnsiTheme="majorHAnsi" w:cstheme="majorHAnsi"/>
                    <w:lang w:val="en-US"/>
                  </w:rPr>
                </w:rPrChange>
              </w:rPr>
              <w:pPrChange w:id="1286" w:author="Christina Sun" w:date="2026-03-15T21:24:00Z" w16du:dateUtc="2026-03-16T04:24:00Z">
                <w:pPr>
                  <w:spacing w:line="360" w:lineRule="auto"/>
                </w:pPr>
              </w:pPrChange>
            </w:pPr>
            <w:ins w:id="1287" w:author="Christina Sun" w:date="2026-03-15T21:20:00Z">
              <w:r w:rsidRPr="00B621E1">
                <w:rPr>
                  <w:rFonts w:asciiTheme="majorHAnsi" w:eastAsia="Arial" w:hAnsiTheme="majorHAnsi" w:cstheme="majorHAnsi"/>
                  <w:sz w:val="20"/>
                  <w:szCs w:val="20"/>
                  <w:lang w:val="en-US"/>
                  <w:rPrChange w:id="1288" w:author="Christina Sun" w:date="2026-03-15T21:36:00Z" w16du:dateUtc="2026-03-16T04:36:00Z">
                    <w:rPr>
                      <w:rFonts w:asciiTheme="majorHAnsi" w:eastAsia="Arial" w:hAnsiTheme="majorHAnsi" w:cstheme="majorHAnsi"/>
                      <w:lang w:val="en-US"/>
                    </w:rPr>
                  </w:rPrChange>
                </w:rPr>
                <w:t>(1)</w:t>
              </w:r>
            </w:ins>
          </w:p>
        </w:tc>
        <w:tc>
          <w:tcPr>
            <w:tcW w:w="2880" w:type="dxa"/>
            <w:tcBorders>
              <w:top w:val="single" w:sz="4" w:space="0" w:color="auto"/>
              <w:bottom w:val="single" w:sz="4" w:space="0" w:color="auto"/>
            </w:tcBorders>
            <w:tcMar>
              <w:top w:w="100" w:type="nil"/>
              <w:right w:w="100" w:type="nil"/>
            </w:tcMar>
            <w:vAlign w:val="center"/>
            <w:tcPrChange w:id="1289" w:author="Christina Sun" w:date="2026-03-15T21:24:00Z" w16du:dateUtc="2026-03-16T04:2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81722C2" w14:textId="77777777" w:rsidR="00911B49" w:rsidRPr="00B621E1" w:rsidRDefault="00911B49" w:rsidP="00CB661C">
            <w:pPr>
              <w:spacing w:line="360" w:lineRule="auto"/>
              <w:jc w:val="center"/>
              <w:rPr>
                <w:ins w:id="1290" w:author="Christina Sun" w:date="2026-03-15T21:20:00Z"/>
                <w:rFonts w:asciiTheme="majorHAnsi" w:eastAsia="Arial" w:hAnsiTheme="majorHAnsi" w:cstheme="majorHAnsi"/>
                <w:sz w:val="20"/>
                <w:szCs w:val="20"/>
                <w:lang w:val="en-US"/>
                <w:rPrChange w:id="1291" w:author="Christina Sun" w:date="2026-03-15T21:36:00Z" w16du:dateUtc="2026-03-16T04:36:00Z">
                  <w:rPr>
                    <w:ins w:id="1292" w:author="Christina Sun" w:date="2026-03-15T21:20:00Z"/>
                    <w:rFonts w:asciiTheme="majorHAnsi" w:eastAsia="Arial" w:hAnsiTheme="majorHAnsi" w:cstheme="majorHAnsi"/>
                    <w:lang w:val="en-US"/>
                  </w:rPr>
                </w:rPrChange>
              </w:rPr>
              <w:pPrChange w:id="1293" w:author="Christina Sun" w:date="2026-03-15T21:24:00Z" w16du:dateUtc="2026-03-16T04:24:00Z">
                <w:pPr>
                  <w:spacing w:line="360" w:lineRule="auto"/>
                </w:pPr>
              </w:pPrChange>
            </w:pPr>
            <w:ins w:id="1294" w:author="Christina Sun" w:date="2026-03-15T21:20:00Z">
              <w:r w:rsidRPr="00B621E1">
                <w:rPr>
                  <w:rFonts w:asciiTheme="majorHAnsi" w:eastAsia="Arial" w:hAnsiTheme="majorHAnsi" w:cstheme="majorHAnsi"/>
                  <w:sz w:val="20"/>
                  <w:szCs w:val="20"/>
                  <w:lang w:val="en-US"/>
                  <w:rPrChange w:id="1295" w:author="Christina Sun" w:date="2026-03-15T21:36:00Z" w16du:dateUtc="2026-03-16T04:36:00Z">
                    <w:rPr>
                      <w:rFonts w:asciiTheme="majorHAnsi" w:eastAsia="Arial" w:hAnsiTheme="majorHAnsi" w:cstheme="majorHAnsi"/>
                      <w:lang w:val="en-US"/>
                    </w:rPr>
                  </w:rPrChange>
                </w:rPr>
                <w:t>(2)</w:t>
              </w:r>
            </w:ins>
          </w:p>
        </w:tc>
      </w:tr>
      <w:tr w:rsidR="00911B49" w:rsidRPr="00B621E1" w14:paraId="2C9CCD6B" w14:textId="77777777" w:rsidTr="0030238F">
        <w:tblPrEx>
          <w:tblCellMar>
            <w:top w:w="0" w:type="dxa"/>
            <w:bottom w:w="0" w:type="dxa"/>
          </w:tblCellMar>
          <w:tblPrExChange w:id="1296" w:author="Christina Sun" w:date="2026-03-15T21:24:00Z" w16du:dateUtc="2026-03-16T04:24:00Z">
            <w:tblPrEx>
              <w:tblBorders>
                <w:top w:val="none" w:sz="0" w:space="0" w:color="auto"/>
              </w:tblBorders>
              <w:tblCellMar>
                <w:top w:w="0" w:type="dxa"/>
                <w:bottom w:w="0" w:type="dxa"/>
              </w:tblCellMar>
            </w:tblPrEx>
          </w:tblPrExChange>
        </w:tblPrEx>
        <w:trPr>
          <w:jc w:val="center"/>
          <w:ins w:id="1297" w:author="Christina Sun" w:date="2026-03-15T21:20:00Z"/>
          <w:trPrChange w:id="1298" w:author="Christina Sun" w:date="2026-03-15T21:24:00Z" w16du:dateUtc="2026-03-16T04:24:00Z">
            <w:trPr>
              <w:gridAfter w:val="0"/>
            </w:trPr>
          </w:trPrChange>
        </w:trPr>
        <w:tc>
          <w:tcPr>
            <w:tcW w:w="2988" w:type="dxa"/>
            <w:tcBorders>
              <w:top w:val="single" w:sz="4" w:space="0" w:color="auto"/>
            </w:tcBorders>
            <w:tcMar>
              <w:top w:w="100" w:type="nil"/>
              <w:right w:w="100" w:type="nil"/>
            </w:tcMar>
            <w:vAlign w:val="center"/>
            <w:tcPrChange w:id="1299" w:author="Christina Sun" w:date="2026-03-15T21:24:00Z" w16du:dateUtc="2026-03-16T04:24: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C3E8137" w14:textId="77777777" w:rsidR="00911B49" w:rsidRPr="00B621E1" w:rsidRDefault="00911B49" w:rsidP="00911B49">
            <w:pPr>
              <w:spacing w:line="360" w:lineRule="auto"/>
              <w:rPr>
                <w:ins w:id="1300" w:author="Christina Sun" w:date="2026-03-15T21:20:00Z"/>
                <w:rFonts w:asciiTheme="majorHAnsi" w:eastAsia="Arial" w:hAnsiTheme="majorHAnsi" w:cstheme="majorHAnsi"/>
                <w:sz w:val="20"/>
                <w:szCs w:val="20"/>
                <w:lang w:val="en-US"/>
                <w:rPrChange w:id="1301" w:author="Christina Sun" w:date="2026-03-15T21:36:00Z" w16du:dateUtc="2026-03-16T04:36:00Z">
                  <w:rPr>
                    <w:ins w:id="1302" w:author="Christina Sun" w:date="2026-03-15T21:20:00Z"/>
                    <w:rFonts w:asciiTheme="majorHAnsi" w:eastAsia="Arial" w:hAnsiTheme="majorHAnsi" w:cstheme="majorHAnsi"/>
                    <w:lang w:val="en-US"/>
                  </w:rPr>
                </w:rPrChange>
              </w:rPr>
            </w:pPr>
            <w:ins w:id="1303" w:author="Christina Sun" w:date="2026-03-15T21:20:00Z">
              <w:r w:rsidRPr="00B621E1">
                <w:rPr>
                  <w:rFonts w:asciiTheme="majorHAnsi" w:eastAsia="Arial" w:hAnsiTheme="majorHAnsi" w:cstheme="majorHAnsi"/>
                  <w:sz w:val="20"/>
                  <w:szCs w:val="20"/>
                  <w:lang w:val="en-US"/>
                  <w:rPrChange w:id="1304" w:author="Christina Sun" w:date="2026-03-15T21:36:00Z" w16du:dateUtc="2026-03-16T04:36:00Z">
                    <w:rPr>
                      <w:rFonts w:asciiTheme="majorHAnsi" w:eastAsia="Arial" w:hAnsiTheme="majorHAnsi" w:cstheme="majorHAnsi"/>
                      <w:lang w:val="en-US"/>
                    </w:rPr>
                  </w:rPrChange>
                </w:rPr>
                <w:t>Cisgender Woman</w:t>
              </w:r>
            </w:ins>
          </w:p>
        </w:tc>
        <w:tc>
          <w:tcPr>
            <w:tcW w:w="2880" w:type="dxa"/>
            <w:tcBorders>
              <w:top w:val="single" w:sz="4" w:space="0" w:color="auto"/>
            </w:tcBorders>
            <w:tcMar>
              <w:top w:w="100" w:type="nil"/>
              <w:right w:w="100" w:type="nil"/>
            </w:tcMar>
            <w:vAlign w:val="center"/>
            <w:tcPrChange w:id="1305" w:author="Christina Sun" w:date="2026-03-15T21:24:00Z" w16du:dateUtc="2026-03-16T04:24: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4EFF92B" w14:textId="77777777" w:rsidR="00911B49" w:rsidRPr="00B621E1" w:rsidRDefault="00911B49" w:rsidP="00CB661C">
            <w:pPr>
              <w:spacing w:line="360" w:lineRule="auto"/>
              <w:jc w:val="center"/>
              <w:rPr>
                <w:ins w:id="1306" w:author="Christina Sun" w:date="2026-03-15T21:20:00Z"/>
                <w:rFonts w:asciiTheme="majorHAnsi" w:eastAsia="Arial" w:hAnsiTheme="majorHAnsi" w:cstheme="majorHAnsi"/>
                <w:sz w:val="20"/>
                <w:szCs w:val="20"/>
                <w:lang w:val="en-US"/>
                <w:rPrChange w:id="1307" w:author="Christina Sun" w:date="2026-03-15T21:36:00Z" w16du:dateUtc="2026-03-16T04:36:00Z">
                  <w:rPr>
                    <w:ins w:id="1308" w:author="Christina Sun" w:date="2026-03-15T21:20:00Z"/>
                    <w:rFonts w:asciiTheme="majorHAnsi" w:eastAsia="Arial" w:hAnsiTheme="majorHAnsi" w:cstheme="majorHAnsi"/>
                    <w:lang w:val="en-US"/>
                  </w:rPr>
                </w:rPrChange>
              </w:rPr>
              <w:pPrChange w:id="1309" w:author="Christina Sun" w:date="2026-03-15T21:24:00Z" w16du:dateUtc="2026-03-16T04:24:00Z">
                <w:pPr>
                  <w:spacing w:line="360" w:lineRule="auto"/>
                </w:pPr>
              </w:pPrChange>
            </w:pPr>
            <w:ins w:id="1310" w:author="Christina Sun" w:date="2026-03-15T21:20:00Z">
              <w:r w:rsidRPr="00B621E1">
                <w:rPr>
                  <w:rFonts w:asciiTheme="majorHAnsi" w:eastAsia="Arial" w:hAnsiTheme="majorHAnsi" w:cstheme="majorHAnsi"/>
                  <w:sz w:val="20"/>
                  <w:szCs w:val="20"/>
                  <w:lang w:val="en-US"/>
                  <w:rPrChange w:id="1311" w:author="Christina Sun" w:date="2026-03-15T21:36:00Z" w16du:dateUtc="2026-03-16T04:36:00Z">
                    <w:rPr>
                      <w:rFonts w:asciiTheme="majorHAnsi" w:eastAsia="Arial" w:hAnsiTheme="majorHAnsi" w:cstheme="majorHAnsi"/>
                      <w:lang w:val="en-US"/>
                    </w:rPr>
                  </w:rPrChange>
                </w:rPr>
                <w:t>1.196</w:t>
              </w:r>
              <w:r w:rsidRPr="00B621E1">
                <w:rPr>
                  <w:rFonts w:asciiTheme="majorHAnsi" w:eastAsia="Arial" w:hAnsiTheme="majorHAnsi" w:cstheme="majorHAnsi"/>
                  <w:sz w:val="20"/>
                  <w:szCs w:val="20"/>
                  <w:vertAlign w:val="superscript"/>
                  <w:lang w:val="en-US"/>
                  <w:rPrChange w:id="1312" w:author="Christina Sun" w:date="2026-03-15T21:36:00Z" w16du:dateUtc="2026-03-16T04:36:00Z">
                    <w:rPr>
                      <w:rFonts w:asciiTheme="majorHAnsi" w:eastAsia="Arial" w:hAnsiTheme="majorHAnsi" w:cstheme="majorHAnsi"/>
                      <w:vertAlign w:val="superscript"/>
                      <w:lang w:val="en-US"/>
                    </w:rPr>
                  </w:rPrChange>
                </w:rPr>
                <w:t>***</w:t>
              </w:r>
            </w:ins>
          </w:p>
        </w:tc>
        <w:tc>
          <w:tcPr>
            <w:tcW w:w="2880" w:type="dxa"/>
            <w:tcBorders>
              <w:top w:val="single" w:sz="4" w:space="0" w:color="auto"/>
            </w:tcBorders>
            <w:tcMar>
              <w:top w:w="100" w:type="nil"/>
              <w:right w:w="100" w:type="nil"/>
            </w:tcMar>
            <w:vAlign w:val="center"/>
            <w:tcPrChange w:id="1313" w:author="Christina Sun" w:date="2026-03-15T21:24:00Z" w16du:dateUtc="2026-03-16T04:24: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536A676" w14:textId="77777777" w:rsidR="00911B49" w:rsidRPr="00B621E1" w:rsidRDefault="00911B49" w:rsidP="00CB661C">
            <w:pPr>
              <w:spacing w:line="360" w:lineRule="auto"/>
              <w:jc w:val="center"/>
              <w:rPr>
                <w:ins w:id="1314" w:author="Christina Sun" w:date="2026-03-15T21:20:00Z"/>
                <w:rFonts w:asciiTheme="majorHAnsi" w:eastAsia="Arial" w:hAnsiTheme="majorHAnsi" w:cstheme="majorHAnsi"/>
                <w:sz w:val="20"/>
                <w:szCs w:val="20"/>
                <w:lang w:val="en-US"/>
                <w:rPrChange w:id="1315" w:author="Christina Sun" w:date="2026-03-15T21:36:00Z" w16du:dateUtc="2026-03-16T04:36:00Z">
                  <w:rPr>
                    <w:ins w:id="1316" w:author="Christina Sun" w:date="2026-03-15T21:20:00Z"/>
                    <w:rFonts w:asciiTheme="majorHAnsi" w:eastAsia="Arial" w:hAnsiTheme="majorHAnsi" w:cstheme="majorHAnsi"/>
                    <w:lang w:val="en-US"/>
                  </w:rPr>
                </w:rPrChange>
              </w:rPr>
              <w:pPrChange w:id="1317" w:author="Christina Sun" w:date="2026-03-15T21:24:00Z" w16du:dateUtc="2026-03-16T04:24:00Z">
                <w:pPr>
                  <w:spacing w:line="360" w:lineRule="auto"/>
                </w:pPr>
              </w:pPrChange>
            </w:pPr>
            <w:ins w:id="1318" w:author="Christina Sun" w:date="2026-03-15T21:20:00Z">
              <w:r w:rsidRPr="00B621E1">
                <w:rPr>
                  <w:rFonts w:asciiTheme="majorHAnsi" w:eastAsia="Arial" w:hAnsiTheme="majorHAnsi" w:cstheme="majorHAnsi"/>
                  <w:sz w:val="20"/>
                  <w:szCs w:val="20"/>
                  <w:lang w:val="en-US"/>
                  <w:rPrChange w:id="1319" w:author="Christina Sun" w:date="2026-03-15T21:36:00Z" w16du:dateUtc="2026-03-16T04:36:00Z">
                    <w:rPr>
                      <w:rFonts w:asciiTheme="majorHAnsi" w:eastAsia="Arial" w:hAnsiTheme="majorHAnsi" w:cstheme="majorHAnsi"/>
                      <w:lang w:val="en-US"/>
                    </w:rPr>
                  </w:rPrChange>
                </w:rPr>
                <w:t>1.282</w:t>
              </w:r>
              <w:r w:rsidRPr="00B621E1">
                <w:rPr>
                  <w:rFonts w:asciiTheme="majorHAnsi" w:eastAsia="Arial" w:hAnsiTheme="majorHAnsi" w:cstheme="majorHAnsi"/>
                  <w:sz w:val="20"/>
                  <w:szCs w:val="20"/>
                  <w:vertAlign w:val="superscript"/>
                  <w:lang w:val="en-US"/>
                  <w:rPrChange w:id="1320" w:author="Christina Sun" w:date="2026-03-15T21:36:00Z" w16du:dateUtc="2026-03-16T04:36:00Z">
                    <w:rPr>
                      <w:rFonts w:asciiTheme="majorHAnsi" w:eastAsia="Arial" w:hAnsiTheme="majorHAnsi" w:cstheme="majorHAnsi"/>
                      <w:vertAlign w:val="superscript"/>
                      <w:lang w:val="en-US"/>
                    </w:rPr>
                  </w:rPrChange>
                </w:rPr>
                <w:t>***</w:t>
              </w:r>
            </w:ins>
          </w:p>
        </w:tc>
      </w:tr>
      <w:tr w:rsidR="00911B49" w:rsidRPr="00B621E1" w14:paraId="19FA19B7" w14:textId="77777777" w:rsidTr="0030238F">
        <w:tblPrEx>
          <w:tblCellMar>
            <w:top w:w="0" w:type="dxa"/>
            <w:bottom w:w="0" w:type="dxa"/>
          </w:tblCellMar>
          <w:tblPrExChange w:id="1321" w:author="Christina Sun" w:date="2026-03-15T21:23:00Z" w16du:dateUtc="2026-03-16T04:23:00Z">
            <w:tblPrEx>
              <w:tblBorders>
                <w:top w:val="none" w:sz="0" w:space="0" w:color="auto"/>
              </w:tblBorders>
              <w:tblCellMar>
                <w:top w:w="0" w:type="dxa"/>
                <w:bottom w:w="0" w:type="dxa"/>
              </w:tblCellMar>
            </w:tblPrEx>
          </w:tblPrExChange>
        </w:tblPrEx>
        <w:trPr>
          <w:jc w:val="center"/>
          <w:ins w:id="1322" w:author="Christina Sun" w:date="2026-03-15T21:20:00Z"/>
          <w:trPrChange w:id="1323" w:author="Christina Sun" w:date="2026-03-15T21:23:00Z" w16du:dateUtc="2026-03-16T04:23:00Z">
            <w:trPr>
              <w:gridAfter w:val="0"/>
            </w:trPr>
          </w:trPrChange>
        </w:trPr>
        <w:tc>
          <w:tcPr>
            <w:tcW w:w="2988" w:type="dxa"/>
            <w:tcMar>
              <w:top w:w="100" w:type="nil"/>
              <w:right w:w="100" w:type="nil"/>
            </w:tcMar>
            <w:vAlign w:val="center"/>
            <w:tcPrChange w:id="1324"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6813F77" w14:textId="77777777" w:rsidR="00911B49" w:rsidRPr="00B621E1" w:rsidRDefault="00911B49" w:rsidP="00911B49">
            <w:pPr>
              <w:spacing w:line="360" w:lineRule="auto"/>
              <w:rPr>
                <w:ins w:id="1325" w:author="Christina Sun" w:date="2026-03-15T21:20:00Z"/>
                <w:rFonts w:asciiTheme="majorHAnsi" w:eastAsia="Arial" w:hAnsiTheme="majorHAnsi" w:cstheme="majorHAnsi"/>
                <w:sz w:val="20"/>
                <w:szCs w:val="20"/>
                <w:lang w:val="en-US"/>
                <w:rPrChange w:id="1326" w:author="Christina Sun" w:date="2026-03-15T21:36:00Z" w16du:dateUtc="2026-03-16T04:36:00Z">
                  <w:rPr>
                    <w:ins w:id="1327"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328"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76C778B" w14:textId="77777777" w:rsidR="00911B49" w:rsidRPr="00B621E1" w:rsidRDefault="00911B49" w:rsidP="00CB661C">
            <w:pPr>
              <w:spacing w:line="360" w:lineRule="auto"/>
              <w:jc w:val="center"/>
              <w:rPr>
                <w:ins w:id="1329" w:author="Christina Sun" w:date="2026-03-15T21:20:00Z"/>
                <w:rFonts w:asciiTheme="majorHAnsi" w:eastAsia="Arial" w:hAnsiTheme="majorHAnsi" w:cstheme="majorHAnsi"/>
                <w:sz w:val="20"/>
                <w:szCs w:val="20"/>
                <w:lang w:val="en-US"/>
                <w:rPrChange w:id="1330" w:author="Christina Sun" w:date="2026-03-15T21:36:00Z" w16du:dateUtc="2026-03-16T04:36:00Z">
                  <w:rPr>
                    <w:ins w:id="1331" w:author="Christina Sun" w:date="2026-03-15T21:20:00Z"/>
                    <w:rFonts w:asciiTheme="majorHAnsi" w:eastAsia="Arial" w:hAnsiTheme="majorHAnsi" w:cstheme="majorHAnsi"/>
                    <w:lang w:val="en-US"/>
                  </w:rPr>
                </w:rPrChange>
              </w:rPr>
              <w:pPrChange w:id="1332" w:author="Christina Sun" w:date="2026-03-15T21:24:00Z" w16du:dateUtc="2026-03-16T04:24:00Z">
                <w:pPr>
                  <w:spacing w:line="360" w:lineRule="auto"/>
                </w:pPr>
              </w:pPrChange>
            </w:pPr>
            <w:ins w:id="1333" w:author="Christina Sun" w:date="2026-03-15T21:20:00Z">
              <w:r w:rsidRPr="00B621E1">
                <w:rPr>
                  <w:rFonts w:asciiTheme="majorHAnsi" w:eastAsia="Arial" w:hAnsiTheme="majorHAnsi" w:cstheme="majorHAnsi"/>
                  <w:sz w:val="20"/>
                  <w:szCs w:val="20"/>
                  <w:lang w:val="en-US"/>
                  <w:rPrChange w:id="1334" w:author="Christina Sun" w:date="2026-03-15T21:36:00Z" w16du:dateUtc="2026-03-16T04:36:00Z">
                    <w:rPr>
                      <w:rFonts w:asciiTheme="majorHAnsi" w:eastAsia="Arial" w:hAnsiTheme="majorHAnsi" w:cstheme="majorHAnsi"/>
                      <w:lang w:val="en-US"/>
                    </w:rPr>
                  </w:rPrChange>
                </w:rPr>
                <w:t>[1.084,1.319]</w:t>
              </w:r>
            </w:ins>
          </w:p>
        </w:tc>
        <w:tc>
          <w:tcPr>
            <w:tcW w:w="2880" w:type="dxa"/>
            <w:tcMar>
              <w:top w:w="100" w:type="nil"/>
              <w:right w:w="100" w:type="nil"/>
            </w:tcMar>
            <w:vAlign w:val="center"/>
            <w:tcPrChange w:id="1335"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732FBFF" w14:textId="77777777" w:rsidR="00911B49" w:rsidRPr="00B621E1" w:rsidRDefault="00911B49" w:rsidP="00CB661C">
            <w:pPr>
              <w:spacing w:line="360" w:lineRule="auto"/>
              <w:jc w:val="center"/>
              <w:rPr>
                <w:ins w:id="1336" w:author="Christina Sun" w:date="2026-03-15T21:20:00Z"/>
                <w:rFonts w:asciiTheme="majorHAnsi" w:eastAsia="Arial" w:hAnsiTheme="majorHAnsi" w:cstheme="majorHAnsi"/>
                <w:sz w:val="20"/>
                <w:szCs w:val="20"/>
                <w:lang w:val="en-US"/>
                <w:rPrChange w:id="1337" w:author="Christina Sun" w:date="2026-03-15T21:36:00Z" w16du:dateUtc="2026-03-16T04:36:00Z">
                  <w:rPr>
                    <w:ins w:id="1338" w:author="Christina Sun" w:date="2026-03-15T21:20:00Z"/>
                    <w:rFonts w:asciiTheme="majorHAnsi" w:eastAsia="Arial" w:hAnsiTheme="majorHAnsi" w:cstheme="majorHAnsi"/>
                    <w:lang w:val="en-US"/>
                  </w:rPr>
                </w:rPrChange>
              </w:rPr>
              <w:pPrChange w:id="1339" w:author="Christina Sun" w:date="2026-03-15T21:24:00Z" w16du:dateUtc="2026-03-16T04:24:00Z">
                <w:pPr>
                  <w:spacing w:line="360" w:lineRule="auto"/>
                </w:pPr>
              </w:pPrChange>
            </w:pPr>
            <w:ins w:id="1340" w:author="Christina Sun" w:date="2026-03-15T21:20:00Z">
              <w:r w:rsidRPr="00B621E1">
                <w:rPr>
                  <w:rFonts w:asciiTheme="majorHAnsi" w:eastAsia="Arial" w:hAnsiTheme="majorHAnsi" w:cstheme="majorHAnsi"/>
                  <w:sz w:val="20"/>
                  <w:szCs w:val="20"/>
                  <w:lang w:val="en-US"/>
                  <w:rPrChange w:id="1341" w:author="Christina Sun" w:date="2026-03-15T21:36:00Z" w16du:dateUtc="2026-03-16T04:36:00Z">
                    <w:rPr>
                      <w:rFonts w:asciiTheme="majorHAnsi" w:eastAsia="Arial" w:hAnsiTheme="majorHAnsi" w:cstheme="majorHAnsi"/>
                      <w:lang w:val="en-US"/>
                    </w:rPr>
                  </w:rPrChange>
                </w:rPr>
                <w:t>[1.154,1.424]</w:t>
              </w:r>
            </w:ins>
          </w:p>
        </w:tc>
      </w:tr>
      <w:tr w:rsidR="00911B49" w:rsidRPr="00B621E1" w14:paraId="14C43554" w14:textId="77777777" w:rsidTr="0030238F">
        <w:tblPrEx>
          <w:tblCellMar>
            <w:top w:w="0" w:type="dxa"/>
            <w:bottom w:w="0" w:type="dxa"/>
          </w:tblCellMar>
          <w:tblPrExChange w:id="1342" w:author="Christina Sun" w:date="2026-03-15T21:23:00Z" w16du:dateUtc="2026-03-16T04:23:00Z">
            <w:tblPrEx>
              <w:tblBorders>
                <w:top w:val="none" w:sz="0" w:space="0" w:color="auto"/>
              </w:tblBorders>
              <w:tblCellMar>
                <w:top w:w="0" w:type="dxa"/>
                <w:bottom w:w="0" w:type="dxa"/>
              </w:tblCellMar>
            </w:tblPrEx>
          </w:tblPrExChange>
        </w:tblPrEx>
        <w:trPr>
          <w:jc w:val="center"/>
          <w:ins w:id="1343" w:author="Christina Sun" w:date="2026-03-15T21:20:00Z"/>
          <w:trPrChange w:id="1344" w:author="Christina Sun" w:date="2026-03-15T21:23:00Z" w16du:dateUtc="2026-03-16T04:23:00Z">
            <w:trPr>
              <w:gridAfter w:val="0"/>
            </w:trPr>
          </w:trPrChange>
        </w:trPr>
        <w:tc>
          <w:tcPr>
            <w:tcW w:w="2988" w:type="dxa"/>
            <w:tcMar>
              <w:top w:w="100" w:type="nil"/>
              <w:right w:w="100" w:type="nil"/>
            </w:tcMar>
            <w:vAlign w:val="center"/>
            <w:tcPrChange w:id="1345"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AB93E2D" w14:textId="77777777" w:rsidR="00911B49" w:rsidRPr="00B621E1" w:rsidRDefault="00911B49" w:rsidP="00911B49">
            <w:pPr>
              <w:spacing w:line="360" w:lineRule="auto"/>
              <w:rPr>
                <w:ins w:id="1346" w:author="Christina Sun" w:date="2026-03-15T21:20:00Z"/>
                <w:rFonts w:asciiTheme="majorHAnsi" w:eastAsia="Arial" w:hAnsiTheme="majorHAnsi" w:cstheme="majorHAnsi"/>
                <w:sz w:val="20"/>
                <w:szCs w:val="20"/>
                <w:lang w:val="en-US"/>
                <w:rPrChange w:id="1347" w:author="Christina Sun" w:date="2026-03-15T21:36:00Z" w16du:dateUtc="2026-03-16T04:36:00Z">
                  <w:rPr>
                    <w:ins w:id="1348"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349"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F92FCC5" w14:textId="77777777" w:rsidR="00911B49" w:rsidRPr="00B621E1" w:rsidRDefault="00911B49" w:rsidP="00CB661C">
            <w:pPr>
              <w:spacing w:line="360" w:lineRule="auto"/>
              <w:jc w:val="center"/>
              <w:rPr>
                <w:ins w:id="1350" w:author="Christina Sun" w:date="2026-03-15T21:20:00Z"/>
                <w:rFonts w:asciiTheme="majorHAnsi" w:eastAsia="Arial" w:hAnsiTheme="majorHAnsi" w:cstheme="majorHAnsi"/>
                <w:sz w:val="20"/>
                <w:szCs w:val="20"/>
                <w:lang w:val="en-US"/>
                <w:rPrChange w:id="1351" w:author="Christina Sun" w:date="2026-03-15T21:36:00Z" w16du:dateUtc="2026-03-16T04:36:00Z">
                  <w:rPr>
                    <w:ins w:id="1352" w:author="Christina Sun" w:date="2026-03-15T21:20:00Z"/>
                    <w:rFonts w:asciiTheme="majorHAnsi" w:eastAsia="Arial" w:hAnsiTheme="majorHAnsi" w:cstheme="majorHAnsi"/>
                    <w:lang w:val="en-US"/>
                  </w:rPr>
                </w:rPrChange>
              </w:rPr>
              <w:pPrChange w:id="1353" w:author="Christina Sun" w:date="2026-03-15T21:24:00Z" w16du:dateUtc="2026-03-16T04:24:00Z">
                <w:pPr>
                  <w:spacing w:line="360" w:lineRule="auto"/>
                </w:pPr>
              </w:pPrChange>
            </w:pPr>
          </w:p>
        </w:tc>
        <w:tc>
          <w:tcPr>
            <w:tcW w:w="2880" w:type="dxa"/>
            <w:tcMar>
              <w:top w:w="100" w:type="nil"/>
              <w:right w:w="100" w:type="nil"/>
            </w:tcMar>
            <w:vAlign w:val="center"/>
            <w:tcPrChange w:id="1354"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4F7E2C9" w14:textId="77777777" w:rsidR="00911B49" w:rsidRPr="00B621E1" w:rsidRDefault="00911B49" w:rsidP="00CB661C">
            <w:pPr>
              <w:spacing w:line="360" w:lineRule="auto"/>
              <w:jc w:val="center"/>
              <w:rPr>
                <w:ins w:id="1355" w:author="Christina Sun" w:date="2026-03-15T21:20:00Z"/>
                <w:rFonts w:asciiTheme="majorHAnsi" w:eastAsia="Arial" w:hAnsiTheme="majorHAnsi" w:cstheme="majorHAnsi"/>
                <w:sz w:val="20"/>
                <w:szCs w:val="20"/>
                <w:lang w:val="en-US"/>
                <w:rPrChange w:id="1356" w:author="Christina Sun" w:date="2026-03-15T21:36:00Z" w16du:dateUtc="2026-03-16T04:36:00Z">
                  <w:rPr>
                    <w:ins w:id="1357" w:author="Christina Sun" w:date="2026-03-15T21:20:00Z"/>
                    <w:rFonts w:asciiTheme="majorHAnsi" w:eastAsia="Arial" w:hAnsiTheme="majorHAnsi" w:cstheme="majorHAnsi"/>
                    <w:lang w:val="en-US"/>
                  </w:rPr>
                </w:rPrChange>
              </w:rPr>
              <w:pPrChange w:id="1358" w:author="Christina Sun" w:date="2026-03-15T21:24:00Z" w16du:dateUtc="2026-03-16T04:24:00Z">
                <w:pPr>
                  <w:spacing w:line="360" w:lineRule="auto"/>
                </w:pPr>
              </w:pPrChange>
            </w:pPr>
          </w:p>
        </w:tc>
      </w:tr>
      <w:tr w:rsidR="00911B49" w:rsidRPr="00B621E1" w14:paraId="4A81360B" w14:textId="77777777" w:rsidTr="0030238F">
        <w:tblPrEx>
          <w:tblCellMar>
            <w:top w:w="0" w:type="dxa"/>
            <w:bottom w:w="0" w:type="dxa"/>
          </w:tblCellMar>
          <w:tblPrExChange w:id="1359" w:author="Christina Sun" w:date="2026-03-15T21:23:00Z" w16du:dateUtc="2026-03-16T04:23:00Z">
            <w:tblPrEx>
              <w:tblBorders>
                <w:top w:val="none" w:sz="0" w:space="0" w:color="auto"/>
              </w:tblBorders>
              <w:tblCellMar>
                <w:top w:w="0" w:type="dxa"/>
                <w:bottom w:w="0" w:type="dxa"/>
              </w:tblCellMar>
            </w:tblPrEx>
          </w:tblPrExChange>
        </w:tblPrEx>
        <w:trPr>
          <w:jc w:val="center"/>
          <w:ins w:id="1360" w:author="Christina Sun" w:date="2026-03-15T21:20:00Z"/>
          <w:trPrChange w:id="1361" w:author="Christina Sun" w:date="2026-03-15T21:23:00Z" w16du:dateUtc="2026-03-16T04:23:00Z">
            <w:trPr>
              <w:gridAfter w:val="0"/>
            </w:trPr>
          </w:trPrChange>
        </w:trPr>
        <w:tc>
          <w:tcPr>
            <w:tcW w:w="2988" w:type="dxa"/>
            <w:tcMar>
              <w:top w:w="100" w:type="nil"/>
              <w:right w:w="100" w:type="nil"/>
            </w:tcMar>
            <w:vAlign w:val="center"/>
            <w:tcPrChange w:id="1362"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63E981B" w14:textId="77777777" w:rsidR="00911B49" w:rsidRPr="00B621E1" w:rsidRDefault="00911B49" w:rsidP="00911B49">
            <w:pPr>
              <w:spacing w:line="360" w:lineRule="auto"/>
              <w:rPr>
                <w:ins w:id="1363" w:author="Christina Sun" w:date="2026-03-15T21:20:00Z"/>
                <w:rFonts w:asciiTheme="majorHAnsi" w:eastAsia="Arial" w:hAnsiTheme="majorHAnsi" w:cstheme="majorHAnsi"/>
                <w:sz w:val="20"/>
                <w:szCs w:val="20"/>
                <w:lang w:val="en-US"/>
                <w:rPrChange w:id="1364" w:author="Christina Sun" w:date="2026-03-15T21:36:00Z" w16du:dateUtc="2026-03-16T04:36:00Z">
                  <w:rPr>
                    <w:ins w:id="1365" w:author="Christina Sun" w:date="2026-03-15T21:20:00Z"/>
                    <w:rFonts w:asciiTheme="majorHAnsi" w:eastAsia="Arial" w:hAnsiTheme="majorHAnsi" w:cstheme="majorHAnsi"/>
                    <w:lang w:val="en-US"/>
                  </w:rPr>
                </w:rPrChange>
              </w:rPr>
            </w:pPr>
            <w:ins w:id="1366" w:author="Christina Sun" w:date="2026-03-15T21:20:00Z">
              <w:r w:rsidRPr="00B621E1">
                <w:rPr>
                  <w:rFonts w:asciiTheme="majorHAnsi" w:eastAsia="Arial" w:hAnsiTheme="majorHAnsi" w:cstheme="majorHAnsi"/>
                  <w:sz w:val="20"/>
                  <w:szCs w:val="20"/>
                  <w:lang w:val="en-US"/>
                  <w:rPrChange w:id="1367" w:author="Christina Sun" w:date="2026-03-15T21:36:00Z" w16du:dateUtc="2026-03-16T04:36:00Z">
                    <w:rPr>
                      <w:rFonts w:asciiTheme="majorHAnsi" w:eastAsia="Arial" w:hAnsiTheme="majorHAnsi" w:cstheme="majorHAnsi"/>
                      <w:lang w:val="en-US"/>
                    </w:rPr>
                  </w:rPrChange>
                </w:rPr>
                <w:t>Transgender Man</w:t>
              </w:r>
            </w:ins>
          </w:p>
        </w:tc>
        <w:tc>
          <w:tcPr>
            <w:tcW w:w="2880" w:type="dxa"/>
            <w:tcMar>
              <w:top w:w="100" w:type="nil"/>
              <w:right w:w="100" w:type="nil"/>
            </w:tcMar>
            <w:vAlign w:val="center"/>
            <w:tcPrChange w:id="1368"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A5E0D50" w14:textId="77777777" w:rsidR="00911B49" w:rsidRPr="00B621E1" w:rsidRDefault="00911B49" w:rsidP="00CB661C">
            <w:pPr>
              <w:spacing w:line="360" w:lineRule="auto"/>
              <w:jc w:val="center"/>
              <w:rPr>
                <w:ins w:id="1369" w:author="Christina Sun" w:date="2026-03-15T21:20:00Z"/>
                <w:rFonts w:asciiTheme="majorHAnsi" w:eastAsia="Arial" w:hAnsiTheme="majorHAnsi" w:cstheme="majorHAnsi"/>
                <w:sz w:val="20"/>
                <w:szCs w:val="20"/>
                <w:lang w:val="en-US"/>
                <w:rPrChange w:id="1370" w:author="Christina Sun" w:date="2026-03-15T21:36:00Z" w16du:dateUtc="2026-03-16T04:36:00Z">
                  <w:rPr>
                    <w:ins w:id="1371" w:author="Christina Sun" w:date="2026-03-15T21:20:00Z"/>
                    <w:rFonts w:asciiTheme="majorHAnsi" w:eastAsia="Arial" w:hAnsiTheme="majorHAnsi" w:cstheme="majorHAnsi"/>
                    <w:lang w:val="en-US"/>
                  </w:rPr>
                </w:rPrChange>
              </w:rPr>
              <w:pPrChange w:id="1372" w:author="Christina Sun" w:date="2026-03-15T21:24:00Z" w16du:dateUtc="2026-03-16T04:24:00Z">
                <w:pPr>
                  <w:spacing w:line="360" w:lineRule="auto"/>
                </w:pPr>
              </w:pPrChange>
            </w:pPr>
            <w:ins w:id="1373" w:author="Christina Sun" w:date="2026-03-15T21:20:00Z">
              <w:r w:rsidRPr="00B621E1">
                <w:rPr>
                  <w:rFonts w:asciiTheme="majorHAnsi" w:eastAsia="Arial" w:hAnsiTheme="majorHAnsi" w:cstheme="majorHAnsi"/>
                  <w:sz w:val="20"/>
                  <w:szCs w:val="20"/>
                  <w:lang w:val="en-US"/>
                  <w:rPrChange w:id="1374" w:author="Christina Sun" w:date="2026-03-15T21:36:00Z" w16du:dateUtc="2026-03-16T04:36:00Z">
                    <w:rPr>
                      <w:rFonts w:asciiTheme="majorHAnsi" w:eastAsia="Arial" w:hAnsiTheme="majorHAnsi" w:cstheme="majorHAnsi"/>
                      <w:lang w:val="en-US"/>
                    </w:rPr>
                  </w:rPrChange>
                </w:rPr>
                <w:t>1.676</w:t>
              </w:r>
              <w:r w:rsidRPr="00B621E1">
                <w:rPr>
                  <w:rFonts w:asciiTheme="majorHAnsi" w:eastAsia="Arial" w:hAnsiTheme="majorHAnsi" w:cstheme="majorHAnsi"/>
                  <w:sz w:val="20"/>
                  <w:szCs w:val="20"/>
                  <w:vertAlign w:val="superscript"/>
                  <w:lang w:val="en-US"/>
                  <w:rPrChange w:id="1375" w:author="Christina Sun" w:date="2026-03-15T21:36:00Z" w16du:dateUtc="2026-03-16T04:36:00Z">
                    <w:rPr>
                      <w:rFonts w:asciiTheme="majorHAnsi" w:eastAsia="Arial" w:hAnsiTheme="majorHAnsi" w:cstheme="majorHAnsi"/>
                      <w:vertAlign w:val="superscript"/>
                      <w:lang w:val="en-US"/>
                    </w:rPr>
                  </w:rPrChange>
                </w:rPr>
                <w:t>*</w:t>
              </w:r>
            </w:ins>
          </w:p>
        </w:tc>
        <w:tc>
          <w:tcPr>
            <w:tcW w:w="2880" w:type="dxa"/>
            <w:tcMar>
              <w:top w:w="100" w:type="nil"/>
              <w:right w:w="100" w:type="nil"/>
            </w:tcMar>
            <w:vAlign w:val="center"/>
            <w:tcPrChange w:id="1376"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531972C" w14:textId="77777777" w:rsidR="00911B49" w:rsidRPr="00B621E1" w:rsidRDefault="00911B49" w:rsidP="00CB661C">
            <w:pPr>
              <w:spacing w:line="360" w:lineRule="auto"/>
              <w:jc w:val="center"/>
              <w:rPr>
                <w:ins w:id="1377" w:author="Christina Sun" w:date="2026-03-15T21:20:00Z"/>
                <w:rFonts w:asciiTheme="majorHAnsi" w:eastAsia="Arial" w:hAnsiTheme="majorHAnsi" w:cstheme="majorHAnsi"/>
                <w:sz w:val="20"/>
                <w:szCs w:val="20"/>
                <w:lang w:val="en-US"/>
                <w:rPrChange w:id="1378" w:author="Christina Sun" w:date="2026-03-15T21:36:00Z" w16du:dateUtc="2026-03-16T04:36:00Z">
                  <w:rPr>
                    <w:ins w:id="1379" w:author="Christina Sun" w:date="2026-03-15T21:20:00Z"/>
                    <w:rFonts w:asciiTheme="majorHAnsi" w:eastAsia="Arial" w:hAnsiTheme="majorHAnsi" w:cstheme="majorHAnsi"/>
                    <w:lang w:val="en-US"/>
                  </w:rPr>
                </w:rPrChange>
              </w:rPr>
              <w:pPrChange w:id="1380" w:author="Christina Sun" w:date="2026-03-15T21:24:00Z" w16du:dateUtc="2026-03-16T04:24:00Z">
                <w:pPr>
                  <w:spacing w:line="360" w:lineRule="auto"/>
                </w:pPr>
              </w:pPrChange>
            </w:pPr>
            <w:ins w:id="1381" w:author="Christina Sun" w:date="2026-03-15T21:20:00Z">
              <w:r w:rsidRPr="00B621E1">
                <w:rPr>
                  <w:rFonts w:asciiTheme="majorHAnsi" w:eastAsia="Arial" w:hAnsiTheme="majorHAnsi" w:cstheme="majorHAnsi"/>
                  <w:sz w:val="20"/>
                  <w:szCs w:val="20"/>
                  <w:lang w:val="en-US"/>
                  <w:rPrChange w:id="1382" w:author="Christina Sun" w:date="2026-03-15T21:36:00Z" w16du:dateUtc="2026-03-16T04:36:00Z">
                    <w:rPr>
                      <w:rFonts w:asciiTheme="majorHAnsi" w:eastAsia="Arial" w:hAnsiTheme="majorHAnsi" w:cstheme="majorHAnsi"/>
                      <w:lang w:val="en-US"/>
                    </w:rPr>
                  </w:rPrChange>
                </w:rPr>
                <w:t>1.481</w:t>
              </w:r>
            </w:ins>
          </w:p>
        </w:tc>
      </w:tr>
      <w:tr w:rsidR="00911B49" w:rsidRPr="00B621E1" w14:paraId="66AD2BC8" w14:textId="77777777" w:rsidTr="0030238F">
        <w:tblPrEx>
          <w:tblCellMar>
            <w:top w:w="0" w:type="dxa"/>
            <w:bottom w:w="0" w:type="dxa"/>
          </w:tblCellMar>
          <w:tblPrExChange w:id="1383" w:author="Christina Sun" w:date="2026-03-15T21:23:00Z" w16du:dateUtc="2026-03-16T04:23:00Z">
            <w:tblPrEx>
              <w:tblBorders>
                <w:top w:val="none" w:sz="0" w:space="0" w:color="auto"/>
              </w:tblBorders>
              <w:tblCellMar>
                <w:top w:w="0" w:type="dxa"/>
                <w:bottom w:w="0" w:type="dxa"/>
              </w:tblCellMar>
            </w:tblPrEx>
          </w:tblPrExChange>
        </w:tblPrEx>
        <w:trPr>
          <w:jc w:val="center"/>
          <w:ins w:id="1384" w:author="Christina Sun" w:date="2026-03-15T21:20:00Z"/>
          <w:trPrChange w:id="1385" w:author="Christina Sun" w:date="2026-03-15T21:23:00Z" w16du:dateUtc="2026-03-16T04:23:00Z">
            <w:trPr>
              <w:gridAfter w:val="0"/>
            </w:trPr>
          </w:trPrChange>
        </w:trPr>
        <w:tc>
          <w:tcPr>
            <w:tcW w:w="2988" w:type="dxa"/>
            <w:tcMar>
              <w:top w:w="100" w:type="nil"/>
              <w:right w:w="100" w:type="nil"/>
            </w:tcMar>
            <w:vAlign w:val="center"/>
            <w:tcPrChange w:id="1386"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A0333A3" w14:textId="77777777" w:rsidR="00911B49" w:rsidRPr="00B621E1" w:rsidRDefault="00911B49" w:rsidP="00911B49">
            <w:pPr>
              <w:spacing w:line="360" w:lineRule="auto"/>
              <w:rPr>
                <w:ins w:id="1387" w:author="Christina Sun" w:date="2026-03-15T21:20:00Z"/>
                <w:rFonts w:asciiTheme="majorHAnsi" w:eastAsia="Arial" w:hAnsiTheme="majorHAnsi" w:cstheme="majorHAnsi"/>
                <w:sz w:val="20"/>
                <w:szCs w:val="20"/>
                <w:lang w:val="en-US"/>
                <w:rPrChange w:id="1388" w:author="Christina Sun" w:date="2026-03-15T21:36:00Z" w16du:dateUtc="2026-03-16T04:36:00Z">
                  <w:rPr>
                    <w:ins w:id="1389"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390"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7E0E6C8" w14:textId="77777777" w:rsidR="00911B49" w:rsidRPr="00B621E1" w:rsidRDefault="00911B49" w:rsidP="00CB661C">
            <w:pPr>
              <w:spacing w:line="360" w:lineRule="auto"/>
              <w:jc w:val="center"/>
              <w:rPr>
                <w:ins w:id="1391" w:author="Christina Sun" w:date="2026-03-15T21:20:00Z"/>
                <w:rFonts w:asciiTheme="majorHAnsi" w:eastAsia="Arial" w:hAnsiTheme="majorHAnsi" w:cstheme="majorHAnsi"/>
                <w:sz w:val="20"/>
                <w:szCs w:val="20"/>
                <w:lang w:val="en-US"/>
                <w:rPrChange w:id="1392" w:author="Christina Sun" w:date="2026-03-15T21:36:00Z" w16du:dateUtc="2026-03-16T04:36:00Z">
                  <w:rPr>
                    <w:ins w:id="1393" w:author="Christina Sun" w:date="2026-03-15T21:20:00Z"/>
                    <w:rFonts w:asciiTheme="majorHAnsi" w:eastAsia="Arial" w:hAnsiTheme="majorHAnsi" w:cstheme="majorHAnsi"/>
                    <w:lang w:val="en-US"/>
                  </w:rPr>
                </w:rPrChange>
              </w:rPr>
              <w:pPrChange w:id="1394" w:author="Christina Sun" w:date="2026-03-15T21:24:00Z" w16du:dateUtc="2026-03-16T04:24:00Z">
                <w:pPr>
                  <w:spacing w:line="360" w:lineRule="auto"/>
                </w:pPr>
              </w:pPrChange>
            </w:pPr>
            <w:ins w:id="1395" w:author="Christina Sun" w:date="2026-03-15T21:20:00Z">
              <w:r w:rsidRPr="00B621E1">
                <w:rPr>
                  <w:rFonts w:asciiTheme="majorHAnsi" w:eastAsia="Arial" w:hAnsiTheme="majorHAnsi" w:cstheme="majorHAnsi"/>
                  <w:sz w:val="20"/>
                  <w:szCs w:val="20"/>
                  <w:lang w:val="en-US"/>
                  <w:rPrChange w:id="1396" w:author="Christina Sun" w:date="2026-03-15T21:36:00Z" w16du:dateUtc="2026-03-16T04:36:00Z">
                    <w:rPr>
                      <w:rFonts w:asciiTheme="majorHAnsi" w:eastAsia="Arial" w:hAnsiTheme="majorHAnsi" w:cstheme="majorHAnsi"/>
                      <w:lang w:val="en-US"/>
                    </w:rPr>
                  </w:rPrChange>
                </w:rPr>
                <w:t>[0.958,2.933]</w:t>
              </w:r>
            </w:ins>
          </w:p>
        </w:tc>
        <w:tc>
          <w:tcPr>
            <w:tcW w:w="2880" w:type="dxa"/>
            <w:tcMar>
              <w:top w:w="100" w:type="nil"/>
              <w:right w:w="100" w:type="nil"/>
            </w:tcMar>
            <w:vAlign w:val="center"/>
            <w:tcPrChange w:id="1397"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A025615" w14:textId="77777777" w:rsidR="00911B49" w:rsidRPr="00B621E1" w:rsidRDefault="00911B49" w:rsidP="00CB661C">
            <w:pPr>
              <w:spacing w:line="360" w:lineRule="auto"/>
              <w:jc w:val="center"/>
              <w:rPr>
                <w:ins w:id="1398" w:author="Christina Sun" w:date="2026-03-15T21:20:00Z"/>
                <w:rFonts w:asciiTheme="majorHAnsi" w:eastAsia="Arial" w:hAnsiTheme="majorHAnsi" w:cstheme="majorHAnsi"/>
                <w:sz w:val="20"/>
                <w:szCs w:val="20"/>
                <w:lang w:val="en-US"/>
                <w:rPrChange w:id="1399" w:author="Christina Sun" w:date="2026-03-15T21:36:00Z" w16du:dateUtc="2026-03-16T04:36:00Z">
                  <w:rPr>
                    <w:ins w:id="1400" w:author="Christina Sun" w:date="2026-03-15T21:20:00Z"/>
                    <w:rFonts w:asciiTheme="majorHAnsi" w:eastAsia="Arial" w:hAnsiTheme="majorHAnsi" w:cstheme="majorHAnsi"/>
                    <w:lang w:val="en-US"/>
                  </w:rPr>
                </w:rPrChange>
              </w:rPr>
              <w:pPrChange w:id="1401" w:author="Christina Sun" w:date="2026-03-15T21:24:00Z" w16du:dateUtc="2026-03-16T04:24:00Z">
                <w:pPr>
                  <w:spacing w:line="360" w:lineRule="auto"/>
                </w:pPr>
              </w:pPrChange>
            </w:pPr>
            <w:ins w:id="1402" w:author="Christina Sun" w:date="2026-03-15T21:20:00Z">
              <w:r w:rsidRPr="00B621E1">
                <w:rPr>
                  <w:rFonts w:asciiTheme="majorHAnsi" w:eastAsia="Arial" w:hAnsiTheme="majorHAnsi" w:cstheme="majorHAnsi"/>
                  <w:sz w:val="20"/>
                  <w:szCs w:val="20"/>
                  <w:lang w:val="en-US"/>
                  <w:rPrChange w:id="1403" w:author="Christina Sun" w:date="2026-03-15T21:36:00Z" w16du:dateUtc="2026-03-16T04:36:00Z">
                    <w:rPr>
                      <w:rFonts w:asciiTheme="majorHAnsi" w:eastAsia="Arial" w:hAnsiTheme="majorHAnsi" w:cstheme="majorHAnsi"/>
                      <w:lang w:val="en-US"/>
                    </w:rPr>
                  </w:rPrChange>
                </w:rPr>
                <w:t>[0.816,2.686]</w:t>
              </w:r>
            </w:ins>
          </w:p>
        </w:tc>
      </w:tr>
      <w:tr w:rsidR="00911B49" w:rsidRPr="00B621E1" w14:paraId="36383A96" w14:textId="77777777" w:rsidTr="0030238F">
        <w:tblPrEx>
          <w:tblCellMar>
            <w:top w:w="0" w:type="dxa"/>
            <w:bottom w:w="0" w:type="dxa"/>
          </w:tblCellMar>
          <w:tblPrExChange w:id="1404" w:author="Christina Sun" w:date="2026-03-15T21:23:00Z" w16du:dateUtc="2026-03-16T04:23:00Z">
            <w:tblPrEx>
              <w:tblBorders>
                <w:top w:val="none" w:sz="0" w:space="0" w:color="auto"/>
              </w:tblBorders>
              <w:tblCellMar>
                <w:top w:w="0" w:type="dxa"/>
                <w:bottom w:w="0" w:type="dxa"/>
              </w:tblCellMar>
            </w:tblPrEx>
          </w:tblPrExChange>
        </w:tblPrEx>
        <w:trPr>
          <w:jc w:val="center"/>
          <w:ins w:id="1405" w:author="Christina Sun" w:date="2026-03-15T21:20:00Z"/>
          <w:trPrChange w:id="1406" w:author="Christina Sun" w:date="2026-03-15T21:23:00Z" w16du:dateUtc="2026-03-16T04:23:00Z">
            <w:trPr>
              <w:gridAfter w:val="0"/>
            </w:trPr>
          </w:trPrChange>
        </w:trPr>
        <w:tc>
          <w:tcPr>
            <w:tcW w:w="2988" w:type="dxa"/>
            <w:tcMar>
              <w:top w:w="100" w:type="nil"/>
              <w:right w:w="100" w:type="nil"/>
            </w:tcMar>
            <w:vAlign w:val="center"/>
            <w:tcPrChange w:id="1407"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C7594CA" w14:textId="77777777" w:rsidR="00911B49" w:rsidRPr="00B621E1" w:rsidRDefault="00911B49" w:rsidP="00911B49">
            <w:pPr>
              <w:spacing w:line="360" w:lineRule="auto"/>
              <w:rPr>
                <w:ins w:id="1408" w:author="Christina Sun" w:date="2026-03-15T21:20:00Z"/>
                <w:rFonts w:asciiTheme="majorHAnsi" w:eastAsia="Arial" w:hAnsiTheme="majorHAnsi" w:cstheme="majorHAnsi"/>
                <w:sz w:val="20"/>
                <w:szCs w:val="20"/>
                <w:lang w:val="en-US"/>
                <w:rPrChange w:id="1409" w:author="Christina Sun" w:date="2026-03-15T21:36:00Z" w16du:dateUtc="2026-03-16T04:36:00Z">
                  <w:rPr>
                    <w:ins w:id="1410"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411"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5D9C9E5" w14:textId="77777777" w:rsidR="00911B49" w:rsidRPr="00B621E1" w:rsidRDefault="00911B49" w:rsidP="00CB661C">
            <w:pPr>
              <w:spacing w:line="360" w:lineRule="auto"/>
              <w:jc w:val="center"/>
              <w:rPr>
                <w:ins w:id="1412" w:author="Christina Sun" w:date="2026-03-15T21:20:00Z"/>
                <w:rFonts w:asciiTheme="majorHAnsi" w:eastAsia="Arial" w:hAnsiTheme="majorHAnsi" w:cstheme="majorHAnsi"/>
                <w:sz w:val="20"/>
                <w:szCs w:val="20"/>
                <w:lang w:val="en-US"/>
                <w:rPrChange w:id="1413" w:author="Christina Sun" w:date="2026-03-15T21:36:00Z" w16du:dateUtc="2026-03-16T04:36:00Z">
                  <w:rPr>
                    <w:ins w:id="1414" w:author="Christina Sun" w:date="2026-03-15T21:20:00Z"/>
                    <w:rFonts w:asciiTheme="majorHAnsi" w:eastAsia="Arial" w:hAnsiTheme="majorHAnsi" w:cstheme="majorHAnsi"/>
                    <w:lang w:val="en-US"/>
                  </w:rPr>
                </w:rPrChange>
              </w:rPr>
              <w:pPrChange w:id="1415" w:author="Christina Sun" w:date="2026-03-15T21:24:00Z" w16du:dateUtc="2026-03-16T04:24:00Z">
                <w:pPr>
                  <w:spacing w:line="360" w:lineRule="auto"/>
                </w:pPr>
              </w:pPrChange>
            </w:pPr>
          </w:p>
        </w:tc>
        <w:tc>
          <w:tcPr>
            <w:tcW w:w="2880" w:type="dxa"/>
            <w:tcMar>
              <w:top w:w="100" w:type="nil"/>
              <w:right w:w="100" w:type="nil"/>
            </w:tcMar>
            <w:vAlign w:val="center"/>
            <w:tcPrChange w:id="1416"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F233F17" w14:textId="77777777" w:rsidR="00911B49" w:rsidRPr="00B621E1" w:rsidRDefault="00911B49" w:rsidP="00CB661C">
            <w:pPr>
              <w:spacing w:line="360" w:lineRule="auto"/>
              <w:jc w:val="center"/>
              <w:rPr>
                <w:ins w:id="1417" w:author="Christina Sun" w:date="2026-03-15T21:20:00Z"/>
                <w:rFonts w:asciiTheme="majorHAnsi" w:eastAsia="Arial" w:hAnsiTheme="majorHAnsi" w:cstheme="majorHAnsi"/>
                <w:sz w:val="20"/>
                <w:szCs w:val="20"/>
                <w:lang w:val="en-US"/>
                <w:rPrChange w:id="1418" w:author="Christina Sun" w:date="2026-03-15T21:36:00Z" w16du:dateUtc="2026-03-16T04:36:00Z">
                  <w:rPr>
                    <w:ins w:id="1419" w:author="Christina Sun" w:date="2026-03-15T21:20:00Z"/>
                    <w:rFonts w:asciiTheme="majorHAnsi" w:eastAsia="Arial" w:hAnsiTheme="majorHAnsi" w:cstheme="majorHAnsi"/>
                    <w:lang w:val="en-US"/>
                  </w:rPr>
                </w:rPrChange>
              </w:rPr>
              <w:pPrChange w:id="1420" w:author="Christina Sun" w:date="2026-03-15T21:24:00Z" w16du:dateUtc="2026-03-16T04:24:00Z">
                <w:pPr>
                  <w:spacing w:line="360" w:lineRule="auto"/>
                </w:pPr>
              </w:pPrChange>
            </w:pPr>
          </w:p>
        </w:tc>
      </w:tr>
      <w:tr w:rsidR="00911B49" w:rsidRPr="00B621E1" w14:paraId="213C24CF" w14:textId="77777777" w:rsidTr="0030238F">
        <w:tblPrEx>
          <w:tblCellMar>
            <w:top w:w="0" w:type="dxa"/>
            <w:bottom w:w="0" w:type="dxa"/>
          </w:tblCellMar>
          <w:tblPrExChange w:id="1421" w:author="Christina Sun" w:date="2026-03-15T21:23:00Z" w16du:dateUtc="2026-03-16T04:23:00Z">
            <w:tblPrEx>
              <w:tblBorders>
                <w:top w:val="none" w:sz="0" w:space="0" w:color="auto"/>
              </w:tblBorders>
              <w:tblCellMar>
                <w:top w:w="0" w:type="dxa"/>
                <w:bottom w:w="0" w:type="dxa"/>
              </w:tblCellMar>
            </w:tblPrEx>
          </w:tblPrExChange>
        </w:tblPrEx>
        <w:trPr>
          <w:jc w:val="center"/>
          <w:ins w:id="1422" w:author="Christina Sun" w:date="2026-03-15T21:20:00Z"/>
          <w:trPrChange w:id="1423" w:author="Christina Sun" w:date="2026-03-15T21:23:00Z" w16du:dateUtc="2026-03-16T04:23:00Z">
            <w:trPr>
              <w:gridAfter w:val="0"/>
            </w:trPr>
          </w:trPrChange>
        </w:trPr>
        <w:tc>
          <w:tcPr>
            <w:tcW w:w="2988" w:type="dxa"/>
            <w:tcMar>
              <w:top w:w="100" w:type="nil"/>
              <w:right w:w="100" w:type="nil"/>
            </w:tcMar>
            <w:vAlign w:val="center"/>
            <w:tcPrChange w:id="1424"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62C4F41" w14:textId="77777777" w:rsidR="00911B49" w:rsidRPr="00B621E1" w:rsidRDefault="00911B49" w:rsidP="00911B49">
            <w:pPr>
              <w:spacing w:line="360" w:lineRule="auto"/>
              <w:rPr>
                <w:ins w:id="1425" w:author="Christina Sun" w:date="2026-03-15T21:20:00Z"/>
                <w:rFonts w:asciiTheme="majorHAnsi" w:eastAsia="Arial" w:hAnsiTheme="majorHAnsi" w:cstheme="majorHAnsi"/>
                <w:sz w:val="20"/>
                <w:szCs w:val="20"/>
                <w:lang w:val="en-US"/>
                <w:rPrChange w:id="1426" w:author="Christina Sun" w:date="2026-03-15T21:36:00Z" w16du:dateUtc="2026-03-16T04:36:00Z">
                  <w:rPr>
                    <w:ins w:id="1427" w:author="Christina Sun" w:date="2026-03-15T21:20:00Z"/>
                    <w:rFonts w:asciiTheme="majorHAnsi" w:eastAsia="Arial" w:hAnsiTheme="majorHAnsi" w:cstheme="majorHAnsi"/>
                    <w:lang w:val="en-US"/>
                  </w:rPr>
                </w:rPrChange>
              </w:rPr>
            </w:pPr>
            <w:ins w:id="1428" w:author="Christina Sun" w:date="2026-03-15T21:20:00Z">
              <w:r w:rsidRPr="00B621E1">
                <w:rPr>
                  <w:rFonts w:asciiTheme="majorHAnsi" w:eastAsia="Arial" w:hAnsiTheme="majorHAnsi" w:cstheme="majorHAnsi"/>
                  <w:sz w:val="20"/>
                  <w:szCs w:val="20"/>
                  <w:lang w:val="en-US"/>
                  <w:rPrChange w:id="1429" w:author="Christina Sun" w:date="2026-03-15T21:36:00Z" w16du:dateUtc="2026-03-16T04:36:00Z">
                    <w:rPr>
                      <w:rFonts w:asciiTheme="majorHAnsi" w:eastAsia="Arial" w:hAnsiTheme="majorHAnsi" w:cstheme="majorHAnsi"/>
                      <w:lang w:val="en-US"/>
                    </w:rPr>
                  </w:rPrChange>
                </w:rPr>
                <w:t>Transgender Woman</w:t>
              </w:r>
            </w:ins>
          </w:p>
        </w:tc>
        <w:tc>
          <w:tcPr>
            <w:tcW w:w="2880" w:type="dxa"/>
            <w:tcMar>
              <w:top w:w="100" w:type="nil"/>
              <w:right w:w="100" w:type="nil"/>
            </w:tcMar>
            <w:vAlign w:val="center"/>
            <w:tcPrChange w:id="1430"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CE94463" w14:textId="77777777" w:rsidR="00911B49" w:rsidRPr="00B621E1" w:rsidRDefault="00911B49" w:rsidP="00CB661C">
            <w:pPr>
              <w:spacing w:line="360" w:lineRule="auto"/>
              <w:jc w:val="center"/>
              <w:rPr>
                <w:ins w:id="1431" w:author="Christina Sun" w:date="2026-03-15T21:20:00Z"/>
                <w:rFonts w:asciiTheme="majorHAnsi" w:eastAsia="Arial" w:hAnsiTheme="majorHAnsi" w:cstheme="majorHAnsi"/>
                <w:sz w:val="20"/>
                <w:szCs w:val="20"/>
                <w:lang w:val="en-US"/>
                <w:rPrChange w:id="1432" w:author="Christina Sun" w:date="2026-03-15T21:36:00Z" w16du:dateUtc="2026-03-16T04:36:00Z">
                  <w:rPr>
                    <w:ins w:id="1433" w:author="Christina Sun" w:date="2026-03-15T21:20:00Z"/>
                    <w:rFonts w:asciiTheme="majorHAnsi" w:eastAsia="Arial" w:hAnsiTheme="majorHAnsi" w:cstheme="majorHAnsi"/>
                    <w:lang w:val="en-US"/>
                  </w:rPr>
                </w:rPrChange>
              </w:rPr>
              <w:pPrChange w:id="1434" w:author="Christina Sun" w:date="2026-03-15T21:24:00Z" w16du:dateUtc="2026-03-16T04:24:00Z">
                <w:pPr>
                  <w:spacing w:line="360" w:lineRule="auto"/>
                </w:pPr>
              </w:pPrChange>
            </w:pPr>
            <w:ins w:id="1435" w:author="Christina Sun" w:date="2026-03-15T21:20:00Z">
              <w:r w:rsidRPr="00B621E1">
                <w:rPr>
                  <w:rFonts w:asciiTheme="majorHAnsi" w:eastAsia="Arial" w:hAnsiTheme="majorHAnsi" w:cstheme="majorHAnsi"/>
                  <w:sz w:val="20"/>
                  <w:szCs w:val="20"/>
                  <w:lang w:val="en-US"/>
                  <w:rPrChange w:id="1436" w:author="Christina Sun" w:date="2026-03-15T21:36:00Z" w16du:dateUtc="2026-03-16T04:36:00Z">
                    <w:rPr>
                      <w:rFonts w:asciiTheme="majorHAnsi" w:eastAsia="Arial" w:hAnsiTheme="majorHAnsi" w:cstheme="majorHAnsi"/>
                      <w:lang w:val="en-US"/>
                    </w:rPr>
                  </w:rPrChange>
                </w:rPr>
                <w:t>1.717</w:t>
              </w:r>
            </w:ins>
          </w:p>
        </w:tc>
        <w:tc>
          <w:tcPr>
            <w:tcW w:w="2880" w:type="dxa"/>
            <w:tcMar>
              <w:top w:w="100" w:type="nil"/>
              <w:right w:w="100" w:type="nil"/>
            </w:tcMar>
            <w:vAlign w:val="center"/>
            <w:tcPrChange w:id="1437"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BF14049" w14:textId="77777777" w:rsidR="00911B49" w:rsidRPr="00B621E1" w:rsidRDefault="00911B49" w:rsidP="00CB661C">
            <w:pPr>
              <w:spacing w:line="360" w:lineRule="auto"/>
              <w:jc w:val="center"/>
              <w:rPr>
                <w:ins w:id="1438" w:author="Christina Sun" w:date="2026-03-15T21:20:00Z"/>
                <w:rFonts w:asciiTheme="majorHAnsi" w:eastAsia="Arial" w:hAnsiTheme="majorHAnsi" w:cstheme="majorHAnsi"/>
                <w:sz w:val="20"/>
                <w:szCs w:val="20"/>
                <w:lang w:val="en-US"/>
                <w:rPrChange w:id="1439" w:author="Christina Sun" w:date="2026-03-15T21:36:00Z" w16du:dateUtc="2026-03-16T04:36:00Z">
                  <w:rPr>
                    <w:ins w:id="1440" w:author="Christina Sun" w:date="2026-03-15T21:20:00Z"/>
                    <w:rFonts w:asciiTheme="majorHAnsi" w:eastAsia="Arial" w:hAnsiTheme="majorHAnsi" w:cstheme="majorHAnsi"/>
                    <w:lang w:val="en-US"/>
                  </w:rPr>
                </w:rPrChange>
              </w:rPr>
              <w:pPrChange w:id="1441" w:author="Christina Sun" w:date="2026-03-15T21:24:00Z" w16du:dateUtc="2026-03-16T04:24:00Z">
                <w:pPr>
                  <w:spacing w:line="360" w:lineRule="auto"/>
                </w:pPr>
              </w:pPrChange>
            </w:pPr>
            <w:ins w:id="1442" w:author="Christina Sun" w:date="2026-03-15T21:20:00Z">
              <w:r w:rsidRPr="00B621E1">
                <w:rPr>
                  <w:rFonts w:asciiTheme="majorHAnsi" w:eastAsia="Arial" w:hAnsiTheme="majorHAnsi" w:cstheme="majorHAnsi"/>
                  <w:sz w:val="20"/>
                  <w:szCs w:val="20"/>
                  <w:lang w:val="en-US"/>
                  <w:rPrChange w:id="1443" w:author="Christina Sun" w:date="2026-03-15T21:36:00Z" w16du:dateUtc="2026-03-16T04:36:00Z">
                    <w:rPr>
                      <w:rFonts w:asciiTheme="majorHAnsi" w:eastAsia="Arial" w:hAnsiTheme="majorHAnsi" w:cstheme="majorHAnsi"/>
                      <w:lang w:val="en-US"/>
                    </w:rPr>
                  </w:rPrChange>
                </w:rPr>
                <w:t>1.516</w:t>
              </w:r>
            </w:ins>
          </w:p>
        </w:tc>
      </w:tr>
      <w:tr w:rsidR="00911B49" w:rsidRPr="00B621E1" w14:paraId="27CCC111" w14:textId="77777777" w:rsidTr="0030238F">
        <w:tblPrEx>
          <w:tblCellMar>
            <w:top w:w="0" w:type="dxa"/>
            <w:bottom w:w="0" w:type="dxa"/>
          </w:tblCellMar>
          <w:tblPrExChange w:id="1444" w:author="Christina Sun" w:date="2026-03-15T21:23:00Z" w16du:dateUtc="2026-03-16T04:23:00Z">
            <w:tblPrEx>
              <w:tblBorders>
                <w:top w:val="none" w:sz="0" w:space="0" w:color="auto"/>
              </w:tblBorders>
              <w:tblCellMar>
                <w:top w:w="0" w:type="dxa"/>
                <w:bottom w:w="0" w:type="dxa"/>
              </w:tblCellMar>
            </w:tblPrEx>
          </w:tblPrExChange>
        </w:tblPrEx>
        <w:trPr>
          <w:jc w:val="center"/>
          <w:ins w:id="1445" w:author="Christina Sun" w:date="2026-03-15T21:20:00Z"/>
          <w:trPrChange w:id="1446" w:author="Christina Sun" w:date="2026-03-15T21:23:00Z" w16du:dateUtc="2026-03-16T04:23:00Z">
            <w:trPr>
              <w:gridAfter w:val="0"/>
            </w:trPr>
          </w:trPrChange>
        </w:trPr>
        <w:tc>
          <w:tcPr>
            <w:tcW w:w="2988" w:type="dxa"/>
            <w:tcMar>
              <w:top w:w="100" w:type="nil"/>
              <w:right w:w="100" w:type="nil"/>
            </w:tcMar>
            <w:vAlign w:val="center"/>
            <w:tcPrChange w:id="1447"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B5CEF72" w14:textId="77777777" w:rsidR="00911B49" w:rsidRPr="00B621E1" w:rsidRDefault="00911B49" w:rsidP="00911B49">
            <w:pPr>
              <w:spacing w:line="360" w:lineRule="auto"/>
              <w:rPr>
                <w:ins w:id="1448" w:author="Christina Sun" w:date="2026-03-15T21:20:00Z"/>
                <w:rFonts w:asciiTheme="majorHAnsi" w:eastAsia="Arial" w:hAnsiTheme="majorHAnsi" w:cstheme="majorHAnsi"/>
                <w:sz w:val="20"/>
                <w:szCs w:val="20"/>
                <w:lang w:val="en-US"/>
                <w:rPrChange w:id="1449" w:author="Christina Sun" w:date="2026-03-15T21:36:00Z" w16du:dateUtc="2026-03-16T04:36:00Z">
                  <w:rPr>
                    <w:ins w:id="1450"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451"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75A9E83" w14:textId="77777777" w:rsidR="00911B49" w:rsidRPr="00B621E1" w:rsidRDefault="00911B49" w:rsidP="00CB661C">
            <w:pPr>
              <w:spacing w:line="360" w:lineRule="auto"/>
              <w:jc w:val="center"/>
              <w:rPr>
                <w:ins w:id="1452" w:author="Christina Sun" w:date="2026-03-15T21:20:00Z"/>
                <w:rFonts w:asciiTheme="majorHAnsi" w:eastAsia="Arial" w:hAnsiTheme="majorHAnsi" w:cstheme="majorHAnsi"/>
                <w:sz w:val="20"/>
                <w:szCs w:val="20"/>
                <w:lang w:val="en-US"/>
                <w:rPrChange w:id="1453" w:author="Christina Sun" w:date="2026-03-15T21:36:00Z" w16du:dateUtc="2026-03-16T04:36:00Z">
                  <w:rPr>
                    <w:ins w:id="1454" w:author="Christina Sun" w:date="2026-03-15T21:20:00Z"/>
                    <w:rFonts w:asciiTheme="majorHAnsi" w:eastAsia="Arial" w:hAnsiTheme="majorHAnsi" w:cstheme="majorHAnsi"/>
                    <w:lang w:val="en-US"/>
                  </w:rPr>
                </w:rPrChange>
              </w:rPr>
              <w:pPrChange w:id="1455" w:author="Christina Sun" w:date="2026-03-15T21:24:00Z" w16du:dateUtc="2026-03-16T04:24:00Z">
                <w:pPr>
                  <w:spacing w:line="360" w:lineRule="auto"/>
                </w:pPr>
              </w:pPrChange>
            </w:pPr>
            <w:ins w:id="1456" w:author="Christina Sun" w:date="2026-03-15T21:20:00Z">
              <w:r w:rsidRPr="00B621E1">
                <w:rPr>
                  <w:rFonts w:asciiTheme="majorHAnsi" w:eastAsia="Arial" w:hAnsiTheme="majorHAnsi" w:cstheme="majorHAnsi"/>
                  <w:sz w:val="20"/>
                  <w:szCs w:val="20"/>
                  <w:lang w:val="en-US"/>
                  <w:rPrChange w:id="1457" w:author="Christina Sun" w:date="2026-03-15T21:36:00Z" w16du:dateUtc="2026-03-16T04:36:00Z">
                    <w:rPr>
                      <w:rFonts w:asciiTheme="majorHAnsi" w:eastAsia="Arial" w:hAnsiTheme="majorHAnsi" w:cstheme="majorHAnsi"/>
                      <w:lang w:val="en-US"/>
                    </w:rPr>
                  </w:rPrChange>
                </w:rPr>
                <w:t>[0.658,4.482]</w:t>
              </w:r>
            </w:ins>
          </w:p>
        </w:tc>
        <w:tc>
          <w:tcPr>
            <w:tcW w:w="2880" w:type="dxa"/>
            <w:tcMar>
              <w:top w:w="100" w:type="nil"/>
              <w:right w:w="100" w:type="nil"/>
            </w:tcMar>
            <w:vAlign w:val="center"/>
            <w:tcPrChange w:id="1458"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A7FE6F9" w14:textId="77777777" w:rsidR="00911B49" w:rsidRPr="00B621E1" w:rsidRDefault="00911B49" w:rsidP="00CB661C">
            <w:pPr>
              <w:spacing w:line="360" w:lineRule="auto"/>
              <w:jc w:val="center"/>
              <w:rPr>
                <w:ins w:id="1459" w:author="Christina Sun" w:date="2026-03-15T21:20:00Z"/>
                <w:rFonts w:asciiTheme="majorHAnsi" w:eastAsia="Arial" w:hAnsiTheme="majorHAnsi" w:cstheme="majorHAnsi"/>
                <w:sz w:val="20"/>
                <w:szCs w:val="20"/>
                <w:lang w:val="en-US"/>
                <w:rPrChange w:id="1460" w:author="Christina Sun" w:date="2026-03-15T21:36:00Z" w16du:dateUtc="2026-03-16T04:36:00Z">
                  <w:rPr>
                    <w:ins w:id="1461" w:author="Christina Sun" w:date="2026-03-15T21:20:00Z"/>
                    <w:rFonts w:asciiTheme="majorHAnsi" w:eastAsia="Arial" w:hAnsiTheme="majorHAnsi" w:cstheme="majorHAnsi"/>
                    <w:lang w:val="en-US"/>
                  </w:rPr>
                </w:rPrChange>
              </w:rPr>
              <w:pPrChange w:id="1462" w:author="Christina Sun" w:date="2026-03-15T21:24:00Z" w16du:dateUtc="2026-03-16T04:24:00Z">
                <w:pPr>
                  <w:spacing w:line="360" w:lineRule="auto"/>
                </w:pPr>
              </w:pPrChange>
            </w:pPr>
            <w:ins w:id="1463" w:author="Christina Sun" w:date="2026-03-15T21:20:00Z">
              <w:r w:rsidRPr="00B621E1">
                <w:rPr>
                  <w:rFonts w:asciiTheme="majorHAnsi" w:eastAsia="Arial" w:hAnsiTheme="majorHAnsi" w:cstheme="majorHAnsi"/>
                  <w:sz w:val="20"/>
                  <w:szCs w:val="20"/>
                  <w:lang w:val="en-US"/>
                  <w:rPrChange w:id="1464" w:author="Christina Sun" w:date="2026-03-15T21:36:00Z" w16du:dateUtc="2026-03-16T04:36:00Z">
                    <w:rPr>
                      <w:rFonts w:asciiTheme="majorHAnsi" w:eastAsia="Arial" w:hAnsiTheme="majorHAnsi" w:cstheme="majorHAnsi"/>
                      <w:lang w:val="en-US"/>
                    </w:rPr>
                  </w:rPrChange>
                </w:rPr>
                <w:t>[0.549,4.190]</w:t>
              </w:r>
            </w:ins>
          </w:p>
        </w:tc>
      </w:tr>
      <w:tr w:rsidR="00911B49" w:rsidRPr="00B621E1" w14:paraId="539FC6EB" w14:textId="77777777" w:rsidTr="0030238F">
        <w:tblPrEx>
          <w:tblCellMar>
            <w:top w:w="0" w:type="dxa"/>
            <w:bottom w:w="0" w:type="dxa"/>
          </w:tblCellMar>
          <w:tblPrExChange w:id="1465" w:author="Christina Sun" w:date="2026-03-15T21:23:00Z" w16du:dateUtc="2026-03-16T04:23:00Z">
            <w:tblPrEx>
              <w:tblBorders>
                <w:top w:val="none" w:sz="0" w:space="0" w:color="auto"/>
              </w:tblBorders>
              <w:tblCellMar>
                <w:top w:w="0" w:type="dxa"/>
                <w:bottom w:w="0" w:type="dxa"/>
              </w:tblCellMar>
            </w:tblPrEx>
          </w:tblPrExChange>
        </w:tblPrEx>
        <w:trPr>
          <w:jc w:val="center"/>
          <w:ins w:id="1466" w:author="Christina Sun" w:date="2026-03-15T21:20:00Z"/>
          <w:trPrChange w:id="1467" w:author="Christina Sun" w:date="2026-03-15T21:23:00Z" w16du:dateUtc="2026-03-16T04:23:00Z">
            <w:trPr>
              <w:gridAfter w:val="0"/>
            </w:trPr>
          </w:trPrChange>
        </w:trPr>
        <w:tc>
          <w:tcPr>
            <w:tcW w:w="2988" w:type="dxa"/>
            <w:tcMar>
              <w:top w:w="100" w:type="nil"/>
              <w:right w:w="100" w:type="nil"/>
            </w:tcMar>
            <w:vAlign w:val="center"/>
            <w:tcPrChange w:id="1468"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5175E26" w14:textId="77777777" w:rsidR="00911B49" w:rsidRPr="00B621E1" w:rsidRDefault="00911B49" w:rsidP="00911B49">
            <w:pPr>
              <w:spacing w:line="360" w:lineRule="auto"/>
              <w:rPr>
                <w:ins w:id="1469" w:author="Christina Sun" w:date="2026-03-15T21:20:00Z"/>
                <w:rFonts w:asciiTheme="majorHAnsi" w:eastAsia="Arial" w:hAnsiTheme="majorHAnsi" w:cstheme="majorHAnsi"/>
                <w:sz w:val="20"/>
                <w:szCs w:val="20"/>
                <w:lang w:val="en-US"/>
                <w:rPrChange w:id="1470" w:author="Christina Sun" w:date="2026-03-15T21:36:00Z" w16du:dateUtc="2026-03-16T04:36:00Z">
                  <w:rPr>
                    <w:ins w:id="1471"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472"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C83C1C1" w14:textId="77777777" w:rsidR="00911B49" w:rsidRPr="00B621E1" w:rsidRDefault="00911B49" w:rsidP="00CB661C">
            <w:pPr>
              <w:spacing w:line="360" w:lineRule="auto"/>
              <w:jc w:val="center"/>
              <w:rPr>
                <w:ins w:id="1473" w:author="Christina Sun" w:date="2026-03-15T21:20:00Z"/>
                <w:rFonts w:asciiTheme="majorHAnsi" w:eastAsia="Arial" w:hAnsiTheme="majorHAnsi" w:cstheme="majorHAnsi"/>
                <w:sz w:val="20"/>
                <w:szCs w:val="20"/>
                <w:lang w:val="en-US"/>
                <w:rPrChange w:id="1474" w:author="Christina Sun" w:date="2026-03-15T21:36:00Z" w16du:dateUtc="2026-03-16T04:36:00Z">
                  <w:rPr>
                    <w:ins w:id="1475" w:author="Christina Sun" w:date="2026-03-15T21:20:00Z"/>
                    <w:rFonts w:asciiTheme="majorHAnsi" w:eastAsia="Arial" w:hAnsiTheme="majorHAnsi" w:cstheme="majorHAnsi"/>
                    <w:lang w:val="en-US"/>
                  </w:rPr>
                </w:rPrChange>
              </w:rPr>
              <w:pPrChange w:id="1476" w:author="Christina Sun" w:date="2026-03-15T21:24:00Z" w16du:dateUtc="2026-03-16T04:24:00Z">
                <w:pPr>
                  <w:spacing w:line="360" w:lineRule="auto"/>
                </w:pPr>
              </w:pPrChange>
            </w:pPr>
          </w:p>
        </w:tc>
        <w:tc>
          <w:tcPr>
            <w:tcW w:w="2880" w:type="dxa"/>
            <w:tcMar>
              <w:top w:w="100" w:type="nil"/>
              <w:right w:w="100" w:type="nil"/>
            </w:tcMar>
            <w:vAlign w:val="center"/>
            <w:tcPrChange w:id="1477"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5ACDCD0" w14:textId="77777777" w:rsidR="00911B49" w:rsidRPr="00B621E1" w:rsidRDefault="00911B49" w:rsidP="00CB661C">
            <w:pPr>
              <w:spacing w:line="360" w:lineRule="auto"/>
              <w:jc w:val="center"/>
              <w:rPr>
                <w:ins w:id="1478" w:author="Christina Sun" w:date="2026-03-15T21:20:00Z"/>
                <w:rFonts w:asciiTheme="majorHAnsi" w:eastAsia="Arial" w:hAnsiTheme="majorHAnsi" w:cstheme="majorHAnsi"/>
                <w:sz w:val="20"/>
                <w:szCs w:val="20"/>
                <w:lang w:val="en-US"/>
                <w:rPrChange w:id="1479" w:author="Christina Sun" w:date="2026-03-15T21:36:00Z" w16du:dateUtc="2026-03-16T04:36:00Z">
                  <w:rPr>
                    <w:ins w:id="1480" w:author="Christina Sun" w:date="2026-03-15T21:20:00Z"/>
                    <w:rFonts w:asciiTheme="majorHAnsi" w:eastAsia="Arial" w:hAnsiTheme="majorHAnsi" w:cstheme="majorHAnsi"/>
                    <w:lang w:val="en-US"/>
                  </w:rPr>
                </w:rPrChange>
              </w:rPr>
              <w:pPrChange w:id="1481" w:author="Christina Sun" w:date="2026-03-15T21:24:00Z" w16du:dateUtc="2026-03-16T04:24:00Z">
                <w:pPr>
                  <w:spacing w:line="360" w:lineRule="auto"/>
                </w:pPr>
              </w:pPrChange>
            </w:pPr>
          </w:p>
        </w:tc>
      </w:tr>
      <w:tr w:rsidR="00911B49" w:rsidRPr="00B621E1" w14:paraId="1A2BD2A5" w14:textId="77777777" w:rsidTr="0030238F">
        <w:tblPrEx>
          <w:tblCellMar>
            <w:top w:w="0" w:type="dxa"/>
            <w:bottom w:w="0" w:type="dxa"/>
          </w:tblCellMar>
          <w:tblPrExChange w:id="1482" w:author="Christina Sun" w:date="2026-03-15T21:23:00Z" w16du:dateUtc="2026-03-16T04:23:00Z">
            <w:tblPrEx>
              <w:tblBorders>
                <w:top w:val="none" w:sz="0" w:space="0" w:color="auto"/>
              </w:tblBorders>
              <w:tblCellMar>
                <w:top w:w="0" w:type="dxa"/>
                <w:bottom w:w="0" w:type="dxa"/>
              </w:tblCellMar>
            </w:tblPrEx>
          </w:tblPrExChange>
        </w:tblPrEx>
        <w:trPr>
          <w:jc w:val="center"/>
          <w:ins w:id="1483" w:author="Christina Sun" w:date="2026-03-15T21:20:00Z"/>
          <w:trPrChange w:id="1484" w:author="Christina Sun" w:date="2026-03-15T21:23:00Z" w16du:dateUtc="2026-03-16T04:23:00Z">
            <w:trPr>
              <w:gridAfter w:val="0"/>
            </w:trPr>
          </w:trPrChange>
        </w:trPr>
        <w:tc>
          <w:tcPr>
            <w:tcW w:w="2988" w:type="dxa"/>
            <w:tcMar>
              <w:top w:w="100" w:type="nil"/>
              <w:right w:w="100" w:type="nil"/>
            </w:tcMar>
            <w:vAlign w:val="center"/>
            <w:tcPrChange w:id="1485"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39EF76B" w14:textId="77777777" w:rsidR="00911B49" w:rsidRPr="00B621E1" w:rsidRDefault="00911B49" w:rsidP="00911B49">
            <w:pPr>
              <w:spacing w:line="360" w:lineRule="auto"/>
              <w:rPr>
                <w:ins w:id="1486" w:author="Christina Sun" w:date="2026-03-15T21:20:00Z"/>
                <w:rFonts w:asciiTheme="majorHAnsi" w:eastAsia="Arial" w:hAnsiTheme="majorHAnsi" w:cstheme="majorHAnsi"/>
                <w:sz w:val="20"/>
                <w:szCs w:val="20"/>
                <w:lang w:val="en-US"/>
                <w:rPrChange w:id="1487" w:author="Christina Sun" w:date="2026-03-15T21:36:00Z" w16du:dateUtc="2026-03-16T04:36:00Z">
                  <w:rPr>
                    <w:ins w:id="1488" w:author="Christina Sun" w:date="2026-03-15T21:20:00Z"/>
                    <w:rFonts w:asciiTheme="majorHAnsi" w:eastAsia="Arial" w:hAnsiTheme="majorHAnsi" w:cstheme="majorHAnsi"/>
                    <w:lang w:val="en-US"/>
                  </w:rPr>
                </w:rPrChange>
              </w:rPr>
            </w:pPr>
            <w:ins w:id="1489" w:author="Christina Sun" w:date="2026-03-15T21:20:00Z">
              <w:r w:rsidRPr="00B621E1">
                <w:rPr>
                  <w:rFonts w:asciiTheme="majorHAnsi" w:eastAsia="Arial" w:hAnsiTheme="majorHAnsi" w:cstheme="majorHAnsi"/>
                  <w:sz w:val="20"/>
                  <w:szCs w:val="20"/>
                  <w:lang w:val="en-US"/>
                  <w:rPrChange w:id="1490" w:author="Christina Sun" w:date="2026-03-15T21:36:00Z" w16du:dateUtc="2026-03-16T04:36:00Z">
                    <w:rPr>
                      <w:rFonts w:asciiTheme="majorHAnsi" w:eastAsia="Arial" w:hAnsiTheme="majorHAnsi" w:cstheme="majorHAnsi"/>
                      <w:lang w:val="en-US"/>
                    </w:rPr>
                  </w:rPrChange>
                </w:rPr>
                <w:t>Non-binary</w:t>
              </w:r>
            </w:ins>
          </w:p>
        </w:tc>
        <w:tc>
          <w:tcPr>
            <w:tcW w:w="2880" w:type="dxa"/>
            <w:tcMar>
              <w:top w:w="100" w:type="nil"/>
              <w:right w:w="100" w:type="nil"/>
            </w:tcMar>
            <w:vAlign w:val="center"/>
            <w:tcPrChange w:id="1491"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48699BC" w14:textId="77777777" w:rsidR="00911B49" w:rsidRPr="00B621E1" w:rsidRDefault="00911B49" w:rsidP="00CB661C">
            <w:pPr>
              <w:spacing w:line="360" w:lineRule="auto"/>
              <w:jc w:val="center"/>
              <w:rPr>
                <w:ins w:id="1492" w:author="Christina Sun" w:date="2026-03-15T21:20:00Z"/>
                <w:rFonts w:asciiTheme="majorHAnsi" w:eastAsia="Arial" w:hAnsiTheme="majorHAnsi" w:cstheme="majorHAnsi"/>
                <w:sz w:val="20"/>
                <w:szCs w:val="20"/>
                <w:lang w:val="en-US"/>
                <w:rPrChange w:id="1493" w:author="Christina Sun" w:date="2026-03-15T21:36:00Z" w16du:dateUtc="2026-03-16T04:36:00Z">
                  <w:rPr>
                    <w:ins w:id="1494" w:author="Christina Sun" w:date="2026-03-15T21:20:00Z"/>
                    <w:rFonts w:asciiTheme="majorHAnsi" w:eastAsia="Arial" w:hAnsiTheme="majorHAnsi" w:cstheme="majorHAnsi"/>
                    <w:lang w:val="en-US"/>
                  </w:rPr>
                </w:rPrChange>
              </w:rPr>
              <w:pPrChange w:id="1495" w:author="Christina Sun" w:date="2026-03-15T21:24:00Z" w16du:dateUtc="2026-03-16T04:24:00Z">
                <w:pPr>
                  <w:spacing w:line="360" w:lineRule="auto"/>
                </w:pPr>
              </w:pPrChange>
            </w:pPr>
            <w:ins w:id="1496" w:author="Christina Sun" w:date="2026-03-15T21:20:00Z">
              <w:r w:rsidRPr="00B621E1">
                <w:rPr>
                  <w:rFonts w:asciiTheme="majorHAnsi" w:eastAsia="Arial" w:hAnsiTheme="majorHAnsi" w:cstheme="majorHAnsi"/>
                  <w:sz w:val="20"/>
                  <w:szCs w:val="20"/>
                  <w:lang w:val="en-US"/>
                  <w:rPrChange w:id="1497" w:author="Christina Sun" w:date="2026-03-15T21:36:00Z" w16du:dateUtc="2026-03-16T04:36:00Z">
                    <w:rPr>
                      <w:rFonts w:asciiTheme="majorHAnsi" w:eastAsia="Arial" w:hAnsiTheme="majorHAnsi" w:cstheme="majorHAnsi"/>
                      <w:lang w:val="en-US"/>
                    </w:rPr>
                  </w:rPrChange>
                </w:rPr>
                <w:t>1.400</w:t>
              </w:r>
              <w:r w:rsidRPr="00B621E1">
                <w:rPr>
                  <w:rFonts w:asciiTheme="majorHAnsi" w:eastAsia="Arial" w:hAnsiTheme="majorHAnsi" w:cstheme="majorHAnsi"/>
                  <w:sz w:val="20"/>
                  <w:szCs w:val="20"/>
                  <w:vertAlign w:val="superscript"/>
                  <w:lang w:val="en-US"/>
                  <w:rPrChange w:id="1498" w:author="Christina Sun" w:date="2026-03-15T21:36:00Z" w16du:dateUtc="2026-03-16T04:36:00Z">
                    <w:rPr>
                      <w:rFonts w:asciiTheme="majorHAnsi" w:eastAsia="Arial" w:hAnsiTheme="majorHAnsi" w:cstheme="majorHAnsi"/>
                      <w:vertAlign w:val="superscript"/>
                      <w:lang w:val="en-US"/>
                    </w:rPr>
                  </w:rPrChange>
                </w:rPr>
                <w:t>**</w:t>
              </w:r>
            </w:ins>
          </w:p>
        </w:tc>
        <w:tc>
          <w:tcPr>
            <w:tcW w:w="2880" w:type="dxa"/>
            <w:tcMar>
              <w:top w:w="100" w:type="nil"/>
              <w:right w:w="100" w:type="nil"/>
            </w:tcMar>
            <w:vAlign w:val="center"/>
            <w:tcPrChange w:id="1499"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AC4C7A4" w14:textId="77777777" w:rsidR="00911B49" w:rsidRPr="00B621E1" w:rsidRDefault="00911B49" w:rsidP="00CB661C">
            <w:pPr>
              <w:spacing w:line="360" w:lineRule="auto"/>
              <w:jc w:val="center"/>
              <w:rPr>
                <w:ins w:id="1500" w:author="Christina Sun" w:date="2026-03-15T21:20:00Z"/>
                <w:rFonts w:asciiTheme="majorHAnsi" w:eastAsia="Arial" w:hAnsiTheme="majorHAnsi" w:cstheme="majorHAnsi"/>
                <w:sz w:val="20"/>
                <w:szCs w:val="20"/>
                <w:lang w:val="en-US"/>
                <w:rPrChange w:id="1501" w:author="Christina Sun" w:date="2026-03-15T21:36:00Z" w16du:dateUtc="2026-03-16T04:36:00Z">
                  <w:rPr>
                    <w:ins w:id="1502" w:author="Christina Sun" w:date="2026-03-15T21:20:00Z"/>
                    <w:rFonts w:asciiTheme="majorHAnsi" w:eastAsia="Arial" w:hAnsiTheme="majorHAnsi" w:cstheme="majorHAnsi"/>
                    <w:lang w:val="en-US"/>
                  </w:rPr>
                </w:rPrChange>
              </w:rPr>
              <w:pPrChange w:id="1503" w:author="Christina Sun" w:date="2026-03-15T21:24:00Z" w16du:dateUtc="2026-03-16T04:24:00Z">
                <w:pPr>
                  <w:spacing w:line="360" w:lineRule="auto"/>
                </w:pPr>
              </w:pPrChange>
            </w:pPr>
            <w:ins w:id="1504" w:author="Christina Sun" w:date="2026-03-15T21:20:00Z">
              <w:r w:rsidRPr="00B621E1">
                <w:rPr>
                  <w:rFonts w:asciiTheme="majorHAnsi" w:eastAsia="Arial" w:hAnsiTheme="majorHAnsi" w:cstheme="majorHAnsi"/>
                  <w:sz w:val="20"/>
                  <w:szCs w:val="20"/>
                  <w:lang w:val="en-US"/>
                  <w:rPrChange w:id="1505" w:author="Christina Sun" w:date="2026-03-15T21:36:00Z" w16du:dateUtc="2026-03-16T04:36:00Z">
                    <w:rPr>
                      <w:rFonts w:asciiTheme="majorHAnsi" w:eastAsia="Arial" w:hAnsiTheme="majorHAnsi" w:cstheme="majorHAnsi"/>
                      <w:lang w:val="en-US"/>
                    </w:rPr>
                  </w:rPrChange>
                </w:rPr>
                <w:t>1.341</w:t>
              </w:r>
              <w:r w:rsidRPr="00B621E1">
                <w:rPr>
                  <w:rFonts w:asciiTheme="majorHAnsi" w:eastAsia="Arial" w:hAnsiTheme="majorHAnsi" w:cstheme="majorHAnsi"/>
                  <w:sz w:val="20"/>
                  <w:szCs w:val="20"/>
                  <w:vertAlign w:val="superscript"/>
                  <w:lang w:val="en-US"/>
                  <w:rPrChange w:id="1506" w:author="Christina Sun" w:date="2026-03-15T21:36:00Z" w16du:dateUtc="2026-03-16T04:36:00Z">
                    <w:rPr>
                      <w:rFonts w:asciiTheme="majorHAnsi" w:eastAsia="Arial" w:hAnsiTheme="majorHAnsi" w:cstheme="majorHAnsi"/>
                      <w:vertAlign w:val="superscript"/>
                      <w:lang w:val="en-US"/>
                    </w:rPr>
                  </w:rPrChange>
                </w:rPr>
                <w:t>**</w:t>
              </w:r>
            </w:ins>
          </w:p>
        </w:tc>
      </w:tr>
      <w:tr w:rsidR="00911B49" w:rsidRPr="00B621E1" w14:paraId="734BAE67" w14:textId="77777777" w:rsidTr="0030238F">
        <w:tblPrEx>
          <w:tblCellMar>
            <w:top w:w="0" w:type="dxa"/>
            <w:bottom w:w="0" w:type="dxa"/>
          </w:tblCellMar>
          <w:tblPrExChange w:id="1507" w:author="Christina Sun" w:date="2026-03-15T21:23:00Z" w16du:dateUtc="2026-03-16T04:23:00Z">
            <w:tblPrEx>
              <w:tblBorders>
                <w:top w:val="none" w:sz="0" w:space="0" w:color="auto"/>
              </w:tblBorders>
              <w:tblCellMar>
                <w:top w:w="0" w:type="dxa"/>
                <w:bottom w:w="0" w:type="dxa"/>
              </w:tblCellMar>
            </w:tblPrEx>
          </w:tblPrExChange>
        </w:tblPrEx>
        <w:trPr>
          <w:jc w:val="center"/>
          <w:ins w:id="1508" w:author="Christina Sun" w:date="2026-03-15T21:20:00Z"/>
          <w:trPrChange w:id="1509" w:author="Christina Sun" w:date="2026-03-15T21:23:00Z" w16du:dateUtc="2026-03-16T04:23:00Z">
            <w:trPr>
              <w:gridAfter w:val="0"/>
            </w:trPr>
          </w:trPrChange>
        </w:trPr>
        <w:tc>
          <w:tcPr>
            <w:tcW w:w="2988" w:type="dxa"/>
            <w:tcMar>
              <w:top w:w="100" w:type="nil"/>
              <w:right w:w="100" w:type="nil"/>
            </w:tcMar>
            <w:vAlign w:val="center"/>
            <w:tcPrChange w:id="1510"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E3CC55B" w14:textId="77777777" w:rsidR="00911B49" w:rsidRPr="00B621E1" w:rsidRDefault="00911B49" w:rsidP="00911B49">
            <w:pPr>
              <w:spacing w:line="360" w:lineRule="auto"/>
              <w:rPr>
                <w:ins w:id="1511" w:author="Christina Sun" w:date="2026-03-15T21:20:00Z"/>
                <w:rFonts w:asciiTheme="majorHAnsi" w:eastAsia="Arial" w:hAnsiTheme="majorHAnsi" w:cstheme="majorHAnsi"/>
                <w:sz w:val="20"/>
                <w:szCs w:val="20"/>
                <w:lang w:val="en-US"/>
                <w:rPrChange w:id="1512" w:author="Christina Sun" w:date="2026-03-15T21:36:00Z" w16du:dateUtc="2026-03-16T04:36:00Z">
                  <w:rPr>
                    <w:ins w:id="1513"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514"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C6BFD7E" w14:textId="77777777" w:rsidR="00911B49" w:rsidRPr="00B621E1" w:rsidRDefault="00911B49" w:rsidP="00CB661C">
            <w:pPr>
              <w:spacing w:line="360" w:lineRule="auto"/>
              <w:jc w:val="center"/>
              <w:rPr>
                <w:ins w:id="1515" w:author="Christina Sun" w:date="2026-03-15T21:20:00Z"/>
                <w:rFonts w:asciiTheme="majorHAnsi" w:eastAsia="Arial" w:hAnsiTheme="majorHAnsi" w:cstheme="majorHAnsi"/>
                <w:sz w:val="20"/>
                <w:szCs w:val="20"/>
                <w:lang w:val="en-US"/>
                <w:rPrChange w:id="1516" w:author="Christina Sun" w:date="2026-03-15T21:36:00Z" w16du:dateUtc="2026-03-16T04:36:00Z">
                  <w:rPr>
                    <w:ins w:id="1517" w:author="Christina Sun" w:date="2026-03-15T21:20:00Z"/>
                    <w:rFonts w:asciiTheme="majorHAnsi" w:eastAsia="Arial" w:hAnsiTheme="majorHAnsi" w:cstheme="majorHAnsi"/>
                    <w:lang w:val="en-US"/>
                  </w:rPr>
                </w:rPrChange>
              </w:rPr>
              <w:pPrChange w:id="1518" w:author="Christina Sun" w:date="2026-03-15T21:24:00Z" w16du:dateUtc="2026-03-16T04:24:00Z">
                <w:pPr>
                  <w:spacing w:line="360" w:lineRule="auto"/>
                </w:pPr>
              </w:pPrChange>
            </w:pPr>
            <w:ins w:id="1519" w:author="Christina Sun" w:date="2026-03-15T21:20:00Z">
              <w:r w:rsidRPr="00B621E1">
                <w:rPr>
                  <w:rFonts w:asciiTheme="majorHAnsi" w:eastAsia="Arial" w:hAnsiTheme="majorHAnsi" w:cstheme="majorHAnsi"/>
                  <w:sz w:val="20"/>
                  <w:szCs w:val="20"/>
                  <w:lang w:val="en-US"/>
                  <w:rPrChange w:id="1520" w:author="Christina Sun" w:date="2026-03-15T21:36:00Z" w16du:dateUtc="2026-03-16T04:36:00Z">
                    <w:rPr>
                      <w:rFonts w:asciiTheme="majorHAnsi" w:eastAsia="Arial" w:hAnsiTheme="majorHAnsi" w:cstheme="majorHAnsi"/>
                      <w:lang w:val="en-US"/>
                    </w:rPr>
                  </w:rPrChange>
                </w:rPr>
                <w:t>[1.075,1.822]</w:t>
              </w:r>
            </w:ins>
          </w:p>
        </w:tc>
        <w:tc>
          <w:tcPr>
            <w:tcW w:w="2880" w:type="dxa"/>
            <w:tcMar>
              <w:top w:w="100" w:type="nil"/>
              <w:right w:w="100" w:type="nil"/>
            </w:tcMar>
            <w:vAlign w:val="center"/>
            <w:tcPrChange w:id="1521"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5E87E8C" w14:textId="77777777" w:rsidR="00911B49" w:rsidRPr="00B621E1" w:rsidRDefault="00911B49" w:rsidP="00CB661C">
            <w:pPr>
              <w:spacing w:line="360" w:lineRule="auto"/>
              <w:jc w:val="center"/>
              <w:rPr>
                <w:ins w:id="1522" w:author="Christina Sun" w:date="2026-03-15T21:20:00Z"/>
                <w:rFonts w:asciiTheme="majorHAnsi" w:eastAsia="Arial" w:hAnsiTheme="majorHAnsi" w:cstheme="majorHAnsi"/>
                <w:sz w:val="20"/>
                <w:szCs w:val="20"/>
                <w:lang w:val="en-US"/>
                <w:rPrChange w:id="1523" w:author="Christina Sun" w:date="2026-03-15T21:36:00Z" w16du:dateUtc="2026-03-16T04:36:00Z">
                  <w:rPr>
                    <w:ins w:id="1524" w:author="Christina Sun" w:date="2026-03-15T21:20:00Z"/>
                    <w:rFonts w:asciiTheme="majorHAnsi" w:eastAsia="Arial" w:hAnsiTheme="majorHAnsi" w:cstheme="majorHAnsi"/>
                    <w:lang w:val="en-US"/>
                  </w:rPr>
                </w:rPrChange>
              </w:rPr>
              <w:pPrChange w:id="1525" w:author="Christina Sun" w:date="2026-03-15T21:24:00Z" w16du:dateUtc="2026-03-16T04:24:00Z">
                <w:pPr>
                  <w:spacing w:line="360" w:lineRule="auto"/>
                </w:pPr>
              </w:pPrChange>
            </w:pPr>
            <w:ins w:id="1526" w:author="Christina Sun" w:date="2026-03-15T21:20:00Z">
              <w:r w:rsidRPr="00B621E1">
                <w:rPr>
                  <w:rFonts w:asciiTheme="majorHAnsi" w:eastAsia="Arial" w:hAnsiTheme="majorHAnsi" w:cstheme="majorHAnsi"/>
                  <w:sz w:val="20"/>
                  <w:szCs w:val="20"/>
                  <w:lang w:val="en-US"/>
                  <w:rPrChange w:id="1527" w:author="Christina Sun" w:date="2026-03-15T21:36:00Z" w16du:dateUtc="2026-03-16T04:36:00Z">
                    <w:rPr>
                      <w:rFonts w:asciiTheme="majorHAnsi" w:eastAsia="Arial" w:hAnsiTheme="majorHAnsi" w:cstheme="majorHAnsi"/>
                      <w:lang w:val="en-US"/>
                    </w:rPr>
                  </w:rPrChange>
                </w:rPr>
                <w:t>[1.015,1.771]</w:t>
              </w:r>
            </w:ins>
          </w:p>
        </w:tc>
      </w:tr>
      <w:tr w:rsidR="00911B49" w:rsidRPr="00B621E1" w14:paraId="61AF4BC5" w14:textId="77777777" w:rsidTr="0030238F">
        <w:tblPrEx>
          <w:tblCellMar>
            <w:top w:w="0" w:type="dxa"/>
            <w:bottom w:w="0" w:type="dxa"/>
          </w:tblCellMar>
          <w:tblPrExChange w:id="1528" w:author="Christina Sun" w:date="2026-03-15T21:23:00Z" w16du:dateUtc="2026-03-16T04:23:00Z">
            <w:tblPrEx>
              <w:tblBorders>
                <w:top w:val="none" w:sz="0" w:space="0" w:color="auto"/>
              </w:tblBorders>
              <w:tblCellMar>
                <w:top w:w="0" w:type="dxa"/>
                <w:bottom w:w="0" w:type="dxa"/>
              </w:tblCellMar>
            </w:tblPrEx>
          </w:tblPrExChange>
        </w:tblPrEx>
        <w:trPr>
          <w:jc w:val="center"/>
          <w:ins w:id="1529" w:author="Christina Sun" w:date="2026-03-15T21:20:00Z"/>
          <w:trPrChange w:id="1530" w:author="Christina Sun" w:date="2026-03-15T21:23:00Z" w16du:dateUtc="2026-03-16T04:23:00Z">
            <w:trPr>
              <w:gridAfter w:val="0"/>
            </w:trPr>
          </w:trPrChange>
        </w:trPr>
        <w:tc>
          <w:tcPr>
            <w:tcW w:w="2988" w:type="dxa"/>
            <w:tcMar>
              <w:top w:w="100" w:type="nil"/>
              <w:right w:w="100" w:type="nil"/>
            </w:tcMar>
            <w:vAlign w:val="center"/>
            <w:tcPrChange w:id="1531"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96E94B0" w14:textId="77777777" w:rsidR="00911B49" w:rsidRPr="00B621E1" w:rsidRDefault="00911B49" w:rsidP="00911B49">
            <w:pPr>
              <w:spacing w:line="360" w:lineRule="auto"/>
              <w:rPr>
                <w:ins w:id="1532" w:author="Christina Sun" w:date="2026-03-15T21:20:00Z"/>
                <w:rFonts w:asciiTheme="majorHAnsi" w:eastAsia="Arial" w:hAnsiTheme="majorHAnsi" w:cstheme="majorHAnsi"/>
                <w:sz w:val="20"/>
                <w:szCs w:val="20"/>
                <w:lang w:val="en-US"/>
                <w:rPrChange w:id="1533" w:author="Christina Sun" w:date="2026-03-15T21:36:00Z" w16du:dateUtc="2026-03-16T04:36:00Z">
                  <w:rPr>
                    <w:ins w:id="1534"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535"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24AF3BC" w14:textId="77777777" w:rsidR="00911B49" w:rsidRPr="00B621E1" w:rsidRDefault="00911B49" w:rsidP="00CB661C">
            <w:pPr>
              <w:spacing w:line="360" w:lineRule="auto"/>
              <w:jc w:val="center"/>
              <w:rPr>
                <w:ins w:id="1536" w:author="Christina Sun" w:date="2026-03-15T21:20:00Z"/>
                <w:rFonts w:asciiTheme="majorHAnsi" w:eastAsia="Arial" w:hAnsiTheme="majorHAnsi" w:cstheme="majorHAnsi"/>
                <w:sz w:val="20"/>
                <w:szCs w:val="20"/>
                <w:lang w:val="en-US"/>
                <w:rPrChange w:id="1537" w:author="Christina Sun" w:date="2026-03-15T21:36:00Z" w16du:dateUtc="2026-03-16T04:36:00Z">
                  <w:rPr>
                    <w:ins w:id="1538" w:author="Christina Sun" w:date="2026-03-15T21:20:00Z"/>
                    <w:rFonts w:asciiTheme="majorHAnsi" w:eastAsia="Arial" w:hAnsiTheme="majorHAnsi" w:cstheme="majorHAnsi"/>
                    <w:lang w:val="en-US"/>
                  </w:rPr>
                </w:rPrChange>
              </w:rPr>
              <w:pPrChange w:id="1539" w:author="Christina Sun" w:date="2026-03-15T21:24:00Z" w16du:dateUtc="2026-03-16T04:24:00Z">
                <w:pPr>
                  <w:spacing w:line="360" w:lineRule="auto"/>
                </w:pPr>
              </w:pPrChange>
            </w:pPr>
          </w:p>
        </w:tc>
        <w:tc>
          <w:tcPr>
            <w:tcW w:w="2880" w:type="dxa"/>
            <w:tcMar>
              <w:top w:w="100" w:type="nil"/>
              <w:right w:w="100" w:type="nil"/>
            </w:tcMar>
            <w:vAlign w:val="center"/>
            <w:tcPrChange w:id="1540"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0755E4B" w14:textId="77777777" w:rsidR="00911B49" w:rsidRPr="00B621E1" w:rsidRDefault="00911B49" w:rsidP="00CB661C">
            <w:pPr>
              <w:spacing w:line="360" w:lineRule="auto"/>
              <w:jc w:val="center"/>
              <w:rPr>
                <w:ins w:id="1541" w:author="Christina Sun" w:date="2026-03-15T21:20:00Z"/>
                <w:rFonts w:asciiTheme="majorHAnsi" w:eastAsia="Arial" w:hAnsiTheme="majorHAnsi" w:cstheme="majorHAnsi"/>
                <w:sz w:val="20"/>
                <w:szCs w:val="20"/>
                <w:lang w:val="en-US"/>
                <w:rPrChange w:id="1542" w:author="Christina Sun" w:date="2026-03-15T21:36:00Z" w16du:dateUtc="2026-03-16T04:36:00Z">
                  <w:rPr>
                    <w:ins w:id="1543" w:author="Christina Sun" w:date="2026-03-15T21:20:00Z"/>
                    <w:rFonts w:asciiTheme="majorHAnsi" w:eastAsia="Arial" w:hAnsiTheme="majorHAnsi" w:cstheme="majorHAnsi"/>
                    <w:lang w:val="en-US"/>
                  </w:rPr>
                </w:rPrChange>
              </w:rPr>
              <w:pPrChange w:id="1544" w:author="Christina Sun" w:date="2026-03-15T21:24:00Z" w16du:dateUtc="2026-03-16T04:24:00Z">
                <w:pPr>
                  <w:spacing w:line="360" w:lineRule="auto"/>
                </w:pPr>
              </w:pPrChange>
            </w:pPr>
          </w:p>
        </w:tc>
      </w:tr>
      <w:tr w:rsidR="00911B49" w:rsidRPr="00B621E1" w14:paraId="362A3C30" w14:textId="77777777" w:rsidTr="0030238F">
        <w:tblPrEx>
          <w:tblCellMar>
            <w:top w:w="0" w:type="dxa"/>
            <w:bottom w:w="0" w:type="dxa"/>
          </w:tblCellMar>
          <w:tblPrExChange w:id="1545" w:author="Christina Sun" w:date="2026-03-15T21:23:00Z" w16du:dateUtc="2026-03-16T04:23:00Z">
            <w:tblPrEx>
              <w:tblBorders>
                <w:top w:val="none" w:sz="0" w:space="0" w:color="auto"/>
              </w:tblBorders>
              <w:tblCellMar>
                <w:top w:w="0" w:type="dxa"/>
                <w:bottom w:w="0" w:type="dxa"/>
              </w:tblCellMar>
            </w:tblPrEx>
          </w:tblPrExChange>
        </w:tblPrEx>
        <w:trPr>
          <w:jc w:val="center"/>
          <w:ins w:id="1546" w:author="Christina Sun" w:date="2026-03-15T21:20:00Z"/>
          <w:trPrChange w:id="1547" w:author="Christina Sun" w:date="2026-03-15T21:23:00Z" w16du:dateUtc="2026-03-16T04:23:00Z">
            <w:trPr>
              <w:gridAfter w:val="0"/>
            </w:trPr>
          </w:trPrChange>
        </w:trPr>
        <w:tc>
          <w:tcPr>
            <w:tcW w:w="2988" w:type="dxa"/>
            <w:tcMar>
              <w:top w:w="100" w:type="nil"/>
              <w:right w:w="100" w:type="nil"/>
            </w:tcMar>
            <w:vAlign w:val="center"/>
            <w:tcPrChange w:id="1548"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CFAAD65" w14:textId="77777777" w:rsidR="00911B49" w:rsidRPr="00B621E1" w:rsidRDefault="00911B49" w:rsidP="00911B49">
            <w:pPr>
              <w:spacing w:line="360" w:lineRule="auto"/>
              <w:rPr>
                <w:ins w:id="1549" w:author="Christina Sun" w:date="2026-03-15T21:20:00Z"/>
                <w:rFonts w:asciiTheme="majorHAnsi" w:eastAsia="Arial" w:hAnsiTheme="majorHAnsi" w:cstheme="majorHAnsi"/>
                <w:sz w:val="20"/>
                <w:szCs w:val="20"/>
                <w:lang w:val="en-US"/>
                <w:rPrChange w:id="1550" w:author="Christina Sun" w:date="2026-03-15T21:36:00Z" w16du:dateUtc="2026-03-16T04:36:00Z">
                  <w:rPr>
                    <w:ins w:id="1551" w:author="Christina Sun" w:date="2026-03-15T21:20:00Z"/>
                    <w:rFonts w:asciiTheme="majorHAnsi" w:eastAsia="Arial" w:hAnsiTheme="majorHAnsi" w:cstheme="majorHAnsi"/>
                    <w:lang w:val="en-US"/>
                  </w:rPr>
                </w:rPrChange>
              </w:rPr>
            </w:pPr>
            <w:ins w:id="1552" w:author="Christina Sun" w:date="2026-03-15T21:20:00Z">
              <w:r w:rsidRPr="00B621E1">
                <w:rPr>
                  <w:rFonts w:asciiTheme="majorHAnsi" w:eastAsia="Arial" w:hAnsiTheme="majorHAnsi" w:cstheme="majorHAnsi"/>
                  <w:sz w:val="20"/>
                  <w:szCs w:val="20"/>
                  <w:lang w:val="en-US"/>
                  <w:rPrChange w:id="1553" w:author="Christina Sun" w:date="2026-03-15T21:36:00Z" w16du:dateUtc="2026-03-16T04:36:00Z">
                    <w:rPr>
                      <w:rFonts w:asciiTheme="majorHAnsi" w:eastAsia="Arial" w:hAnsiTheme="majorHAnsi" w:cstheme="majorHAnsi"/>
                      <w:lang w:val="en-US"/>
                    </w:rPr>
                  </w:rPrChange>
                </w:rPr>
                <w:t>Gender Diverse/Questioning</w:t>
              </w:r>
            </w:ins>
          </w:p>
        </w:tc>
        <w:tc>
          <w:tcPr>
            <w:tcW w:w="2880" w:type="dxa"/>
            <w:tcMar>
              <w:top w:w="100" w:type="nil"/>
              <w:right w:w="100" w:type="nil"/>
            </w:tcMar>
            <w:vAlign w:val="center"/>
            <w:tcPrChange w:id="1554"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7DAB396" w14:textId="77777777" w:rsidR="00911B49" w:rsidRPr="00B621E1" w:rsidRDefault="00911B49" w:rsidP="00CB661C">
            <w:pPr>
              <w:spacing w:line="360" w:lineRule="auto"/>
              <w:jc w:val="center"/>
              <w:rPr>
                <w:ins w:id="1555" w:author="Christina Sun" w:date="2026-03-15T21:20:00Z"/>
                <w:rFonts w:asciiTheme="majorHAnsi" w:eastAsia="Arial" w:hAnsiTheme="majorHAnsi" w:cstheme="majorHAnsi"/>
                <w:sz w:val="20"/>
                <w:szCs w:val="20"/>
                <w:lang w:val="en-US"/>
                <w:rPrChange w:id="1556" w:author="Christina Sun" w:date="2026-03-15T21:36:00Z" w16du:dateUtc="2026-03-16T04:36:00Z">
                  <w:rPr>
                    <w:ins w:id="1557" w:author="Christina Sun" w:date="2026-03-15T21:20:00Z"/>
                    <w:rFonts w:asciiTheme="majorHAnsi" w:eastAsia="Arial" w:hAnsiTheme="majorHAnsi" w:cstheme="majorHAnsi"/>
                    <w:lang w:val="en-US"/>
                  </w:rPr>
                </w:rPrChange>
              </w:rPr>
              <w:pPrChange w:id="1558" w:author="Christina Sun" w:date="2026-03-15T21:24:00Z" w16du:dateUtc="2026-03-16T04:24:00Z">
                <w:pPr>
                  <w:spacing w:line="360" w:lineRule="auto"/>
                </w:pPr>
              </w:pPrChange>
            </w:pPr>
            <w:ins w:id="1559" w:author="Christina Sun" w:date="2026-03-15T21:20:00Z">
              <w:r w:rsidRPr="00B621E1">
                <w:rPr>
                  <w:rFonts w:asciiTheme="majorHAnsi" w:eastAsia="Arial" w:hAnsiTheme="majorHAnsi" w:cstheme="majorHAnsi"/>
                  <w:sz w:val="20"/>
                  <w:szCs w:val="20"/>
                  <w:lang w:val="en-US"/>
                  <w:rPrChange w:id="1560" w:author="Christina Sun" w:date="2026-03-15T21:36:00Z" w16du:dateUtc="2026-03-16T04:36:00Z">
                    <w:rPr>
                      <w:rFonts w:asciiTheme="majorHAnsi" w:eastAsia="Arial" w:hAnsiTheme="majorHAnsi" w:cstheme="majorHAnsi"/>
                      <w:lang w:val="en-US"/>
                    </w:rPr>
                  </w:rPrChange>
                </w:rPr>
                <w:t>0.757</w:t>
              </w:r>
            </w:ins>
          </w:p>
        </w:tc>
        <w:tc>
          <w:tcPr>
            <w:tcW w:w="2880" w:type="dxa"/>
            <w:tcMar>
              <w:top w:w="100" w:type="nil"/>
              <w:right w:w="100" w:type="nil"/>
            </w:tcMar>
            <w:vAlign w:val="center"/>
            <w:tcPrChange w:id="1561"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C286EA9" w14:textId="77777777" w:rsidR="00911B49" w:rsidRPr="00B621E1" w:rsidRDefault="00911B49" w:rsidP="00CB661C">
            <w:pPr>
              <w:spacing w:line="360" w:lineRule="auto"/>
              <w:jc w:val="center"/>
              <w:rPr>
                <w:ins w:id="1562" w:author="Christina Sun" w:date="2026-03-15T21:20:00Z"/>
                <w:rFonts w:asciiTheme="majorHAnsi" w:eastAsia="Arial" w:hAnsiTheme="majorHAnsi" w:cstheme="majorHAnsi"/>
                <w:sz w:val="20"/>
                <w:szCs w:val="20"/>
                <w:lang w:val="en-US"/>
                <w:rPrChange w:id="1563" w:author="Christina Sun" w:date="2026-03-15T21:36:00Z" w16du:dateUtc="2026-03-16T04:36:00Z">
                  <w:rPr>
                    <w:ins w:id="1564" w:author="Christina Sun" w:date="2026-03-15T21:20:00Z"/>
                    <w:rFonts w:asciiTheme="majorHAnsi" w:eastAsia="Arial" w:hAnsiTheme="majorHAnsi" w:cstheme="majorHAnsi"/>
                    <w:lang w:val="en-US"/>
                  </w:rPr>
                </w:rPrChange>
              </w:rPr>
              <w:pPrChange w:id="1565" w:author="Christina Sun" w:date="2026-03-15T21:24:00Z" w16du:dateUtc="2026-03-16T04:24:00Z">
                <w:pPr>
                  <w:spacing w:line="360" w:lineRule="auto"/>
                </w:pPr>
              </w:pPrChange>
            </w:pPr>
            <w:ins w:id="1566" w:author="Christina Sun" w:date="2026-03-15T21:20:00Z">
              <w:r w:rsidRPr="00B621E1">
                <w:rPr>
                  <w:rFonts w:asciiTheme="majorHAnsi" w:eastAsia="Arial" w:hAnsiTheme="majorHAnsi" w:cstheme="majorHAnsi"/>
                  <w:sz w:val="20"/>
                  <w:szCs w:val="20"/>
                  <w:lang w:val="en-US"/>
                  <w:rPrChange w:id="1567" w:author="Christina Sun" w:date="2026-03-15T21:36:00Z" w16du:dateUtc="2026-03-16T04:36:00Z">
                    <w:rPr>
                      <w:rFonts w:asciiTheme="majorHAnsi" w:eastAsia="Arial" w:hAnsiTheme="majorHAnsi" w:cstheme="majorHAnsi"/>
                      <w:lang w:val="en-US"/>
                    </w:rPr>
                  </w:rPrChange>
                </w:rPr>
                <w:t>0.681</w:t>
              </w:r>
            </w:ins>
          </w:p>
        </w:tc>
      </w:tr>
      <w:tr w:rsidR="00911B49" w:rsidRPr="00B621E1" w14:paraId="11A05C90" w14:textId="77777777" w:rsidTr="0030238F">
        <w:tblPrEx>
          <w:tblCellMar>
            <w:top w:w="0" w:type="dxa"/>
            <w:bottom w:w="0" w:type="dxa"/>
          </w:tblCellMar>
          <w:tblPrExChange w:id="1568" w:author="Christina Sun" w:date="2026-03-15T21:23:00Z" w16du:dateUtc="2026-03-16T04:23:00Z">
            <w:tblPrEx>
              <w:tblBorders>
                <w:top w:val="none" w:sz="0" w:space="0" w:color="auto"/>
              </w:tblBorders>
              <w:tblCellMar>
                <w:top w:w="0" w:type="dxa"/>
                <w:bottom w:w="0" w:type="dxa"/>
              </w:tblCellMar>
            </w:tblPrEx>
          </w:tblPrExChange>
        </w:tblPrEx>
        <w:trPr>
          <w:jc w:val="center"/>
          <w:ins w:id="1569" w:author="Christina Sun" w:date="2026-03-15T21:20:00Z"/>
          <w:trPrChange w:id="1570" w:author="Christina Sun" w:date="2026-03-15T21:23:00Z" w16du:dateUtc="2026-03-16T04:23:00Z">
            <w:trPr>
              <w:gridAfter w:val="0"/>
            </w:trPr>
          </w:trPrChange>
        </w:trPr>
        <w:tc>
          <w:tcPr>
            <w:tcW w:w="2988" w:type="dxa"/>
            <w:tcMar>
              <w:top w:w="100" w:type="nil"/>
              <w:right w:w="100" w:type="nil"/>
            </w:tcMar>
            <w:vAlign w:val="center"/>
            <w:tcPrChange w:id="1571"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D53BB68" w14:textId="77777777" w:rsidR="00911B49" w:rsidRPr="00B621E1" w:rsidRDefault="00911B49" w:rsidP="00911B49">
            <w:pPr>
              <w:spacing w:line="360" w:lineRule="auto"/>
              <w:rPr>
                <w:ins w:id="1572" w:author="Christina Sun" w:date="2026-03-15T21:20:00Z"/>
                <w:rFonts w:asciiTheme="majorHAnsi" w:eastAsia="Arial" w:hAnsiTheme="majorHAnsi" w:cstheme="majorHAnsi"/>
                <w:sz w:val="20"/>
                <w:szCs w:val="20"/>
                <w:lang w:val="en-US"/>
                <w:rPrChange w:id="1573" w:author="Christina Sun" w:date="2026-03-15T21:36:00Z" w16du:dateUtc="2026-03-16T04:36:00Z">
                  <w:rPr>
                    <w:ins w:id="1574"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575"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0494093" w14:textId="77777777" w:rsidR="00911B49" w:rsidRPr="00B621E1" w:rsidRDefault="00911B49" w:rsidP="00CB661C">
            <w:pPr>
              <w:spacing w:line="360" w:lineRule="auto"/>
              <w:jc w:val="center"/>
              <w:rPr>
                <w:ins w:id="1576" w:author="Christina Sun" w:date="2026-03-15T21:20:00Z"/>
                <w:rFonts w:asciiTheme="majorHAnsi" w:eastAsia="Arial" w:hAnsiTheme="majorHAnsi" w:cstheme="majorHAnsi"/>
                <w:sz w:val="20"/>
                <w:szCs w:val="20"/>
                <w:lang w:val="en-US"/>
                <w:rPrChange w:id="1577" w:author="Christina Sun" w:date="2026-03-15T21:36:00Z" w16du:dateUtc="2026-03-16T04:36:00Z">
                  <w:rPr>
                    <w:ins w:id="1578" w:author="Christina Sun" w:date="2026-03-15T21:20:00Z"/>
                    <w:rFonts w:asciiTheme="majorHAnsi" w:eastAsia="Arial" w:hAnsiTheme="majorHAnsi" w:cstheme="majorHAnsi"/>
                    <w:lang w:val="en-US"/>
                  </w:rPr>
                </w:rPrChange>
              </w:rPr>
              <w:pPrChange w:id="1579" w:author="Christina Sun" w:date="2026-03-15T21:24:00Z" w16du:dateUtc="2026-03-16T04:24:00Z">
                <w:pPr>
                  <w:spacing w:line="360" w:lineRule="auto"/>
                </w:pPr>
              </w:pPrChange>
            </w:pPr>
            <w:ins w:id="1580" w:author="Christina Sun" w:date="2026-03-15T21:20:00Z">
              <w:r w:rsidRPr="00B621E1">
                <w:rPr>
                  <w:rFonts w:asciiTheme="majorHAnsi" w:eastAsia="Arial" w:hAnsiTheme="majorHAnsi" w:cstheme="majorHAnsi"/>
                  <w:sz w:val="20"/>
                  <w:szCs w:val="20"/>
                  <w:lang w:val="en-US"/>
                  <w:rPrChange w:id="1581" w:author="Christina Sun" w:date="2026-03-15T21:36:00Z" w16du:dateUtc="2026-03-16T04:36:00Z">
                    <w:rPr>
                      <w:rFonts w:asciiTheme="majorHAnsi" w:eastAsia="Arial" w:hAnsiTheme="majorHAnsi" w:cstheme="majorHAnsi"/>
                      <w:lang w:val="en-US"/>
                    </w:rPr>
                  </w:rPrChange>
                </w:rPr>
                <w:t>[0.472,1.213]</w:t>
              </w:r>
            </w:ins>
          </w:p>
        </w:tc>
        <w:tc>
          <w:tcPr>
            <w:tcW w:w="2880" w:type="dxa"/>
            <w:tcMar>
              <w:top w:w="100" w:type="nil"/>
              <w:right w:w="100" w:type="nil"/>
            </w:tcMar>
            <w:vAlign w:val="center"/>
            <w:tcPrChange w:id="1582"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53F1F4A" w14:textId="77777777" w:rsidR="00911B49" w:rsidRPr="00B621E1" w:rsidRDefault="00911B49" w:rsidP="00CB661C">
            <w:pPr>
              <w:spacing w:line="360" w:lineRule="auto"/>
              <w:jc w:val="center"/>
              <w:rPr>
                <w:ins w:id="1583" w:author="Christina Sun" w:date="2026-03-15T21:20:00Z"/>
                <w:rFonts w:asciiTheme="majorHAnsi" w:eastAsia="Arial" w:hAnsiTheme="majorHAnsi" w:cstheme="majorHAnsi"/>
                <w:sz w:val="20"/>
                <w:szCs w:val="20"/>
                <w:lang w:val="en-US"/>
                <w:rPrChange w:id="1584" w:author="Christina Sun" w:date="2026-03-15T21:36:00Z" w16du:dateUtc="2026-03-16T04:36:00Z">
                  <w:rPr>
                    <w:ins w:id="1585" w:author="Christina Sun" w:date="2026-03-15T21:20:00Z"/>
                    <w:rFonts w:asciiTheme="majorHAnsi" w:eastAsia="Arial" w:hAnsiTheme="majorHAnsi" w:cstheme="majorHAnsi"/>
                    <w:lang w:val="en-US"/>
                  </w:rPr>
                </w:rPrChange>
              </w:rPr>
              <w:pPrChange w:id="1586" w:author="Christina Sun" w:date="2026-03-15T21:24:00Z" w16du:dateUtc="2026-03-16T04:24:00Z">
                <w:pPr>
                  <w:spacing w:line="360" w:lineRule="auto"/>
                </w:pPr>
              </w:pPrChange>
            </w:pPr>
            <w:ins w:id="1587" w:author="Christina Sun" w:date="2026-03-15T21:20:00Z">
              <w:r w:rsidRPr="00B621E1">
                <w:rPr>
                  <w:rFonts w:asciiTheme="majorHAnsi" w:eastAsia="Arial" w:hAnsiTheme="majorHAnsi" w:cstheme="majorHAnsi"/>
                  <w:sz w:val="20"/>
                  <w:szCs w:val="20"/>
                  <w:lang w:val="en-US"/>
                  <w:rPrChange w:id="1588" w:author="Christina Sun" w:date="2026-03-15T21:36:00Z" w16du:dateUtc="2026-03-16T04:36:00Z">
                    <w:rPr>
                      <w:rFonts w:asciiTheme="majorHAnsi" w:eastAsia="Arial" w:hAnsiTheme="majorHAnsi" w:cstheme="majorHAnsi"/>
                      <w:lang w:val="en-US"/>
                    </w:rPr>
                  </w:rPrChange>
                </w:rPr>
                <w:t>[0.412,1.125]</w:t>
              </w:r>
            </w:ins>
          </w:p>
        </w:tc>
      </w:tr>
      <w:tr w:rsidR="00911B49" w:rsidRPr="00B621E1" w14:paraId="40F877D6" w14:textId="77777777" w:rsidTr="0030238F">
        <w:tblPrEx>
          <w:tblCellMar>
            <w:top w:w="0" w:type="dxa"/>
            <w:bottom w:w="0" w:type="dxa"/>
          </w:tblCellMar>
          <w:tblPrExChange w:id="1589" w:author="Christina Sun" w:date="2026-03-15T21:23:00Z" w16du:dateUtc="2026-03-16T04:23:00Z">
            <w:tblPrEx>
              <w:tblBorders>
                <w:top w:val="none" w:sz="0" w:space="0" w:color="auto"/>
              </w:tblBorders>
              <w:tblCellMar>
                <w:top w:w="0" w:type="dxa"/>
                <w:bottom w:w="0" w:type="dxa"/>
              </w:tblCellMar>
            </w:tblPrEx>
          </w:tblPrExChange>
        </w:tblPrEx>
        <w:trPr>
          <w:jc w:val="center"/>
          <w:ins w:id="1590" w:author="Christina Sun" w:date="2026-03-15T21:20:00Z"/>
          <w:trPrChange w:id="1591" w:author="Christina Sun" w:date="2026-03-15T21:23:00Z" w16du:dateUtc="2026-03-16T04:23:00Z">
            <w:trPr>
              <w:gridAfter w:val="0"/>
            </w:trPr>
          </w:trPrChange>
        </w:trPr>
        <w:tc>
          <w:tcPr>
            <w:tcW w:w="2988" w:type="dxa"/>
            <w:tcMar>
              <w:top w:w="100" w:type="nil"/>
              <w:right w:w="100" w:type="nil"/>
            </w:tcMar>
            <w:vAlign w:val="center"/>
            <w:tcPrChange w:id="1592"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00BAB65" w14:textId="77777777" w:rsidR="00911B49" w:rsidRPr="00B621E1" w:rsidRDefault="00911B49" w:rsidP="00911B49">
            <w:pPr>
              <w:spacing w:line="360" w:lineRule="auto"/>
              <w:rPr>
                <w:ins w:id="1593" w:author="Christina Sun" w:date="2026-03-15T21:20:00Z"/>
                <w:rFonts w:asciiTheme="majorHAnsi" w:eastAsia="Arial" w:hAnsiTheme="majorHAnsi" w:cstheme="majorHAnsi"/>
                <w:sz w:val="20"/>
                <w:szCs w:val="20"/>
                <w:lang w:val="en-US"/>
                <w:rPrChange w:id="1594" w:author="Christina Sun" w:date="2026-03-15T21:36:00Z" w16du:dateUtc="2026-03-16T04:36:00Z">
                  <w:rPr>
                    <w:ins w:id="1595" w:author="Christina Sun" w:date="2026-03-15T21:20:00Z"/>
                    <w:rFonts w:asciiTheme="majorHAnsi" w:eastAsia="Arial" w:hAnsiTheme="majorHAnsi" w:cstheme="majorHAnsi"/>
                    <w:lang w:val="en-US"/>
                  </w:rPr>
                </w:rPrChange>
              </w:rPr>
            </w:pPr>
          </w:p>
        </w:tc>
        <w:tc>
          <w:tcPr>
            <w:tcW w:w="2880" w:type="dxa"/>
            <w:tcMar>
              <w:top w:w="100" w:type="nil"/>
              <w:right w:w="100" w:type="nil"/>
            </w:tcMar>
            <w:vAlign w:val="center"/>
            <w:tcPrChange w:id="1596"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ABB2C89" w14:textId="77777777" w:rsidR="00911B49" w:rsidRPr="00B621E1" w:rsidRDefault="00911B49" w:rsidP="00CB661C">
            <w:pPr>
              <w:spacing w:line="360" w:lineRule="auto"/>
              <w:jc w:val="center"/>
              <w:rPr>
                <w:ins w:id="1597" w:author="Christina Sun" w:date="2026-03-15T21:20:00Z"/>
                <w:rFonts w:asciiTheme="majorHAnsi" w:eastAsia="Arial" w:hAnsiTheme="majorHAnsi" w:cstheme="majorHAnsi"/>
                <w:sz w:val="20"/>
                <w:szCs w:val="20"/>
                <w:lang w:val="en-US"/>
                <w:rPrChange w:id="1598" w:author="Christina Sun" w:date="2026-03-15T21:36:00Z" w16du:dateUtc="2026-03-16T04:36:00Z">
                  <w:rPr>
                    <w:ins w:id="1599" w:author="Christina Sun" w:date="2026-03-15T21:20:00Z"/>
                    <w:rFonts w:asciiTheme="majorHAnsi" w:eastAsia="Arial" w:hAnsiTheme="majorHAnsi" w:cstheme="majorHAnsi"/>
                    <w:lang w:val="en-US"/>
                  </w:rPr>
                </w:rPrChange>
              </w:rPr>
              <w:pPrChange w:id="1600" w:author="Christina Sun" w:date="2026-03-15T21:24:00Z" w16du:dateUtc="2026-03-16T04:24:00Z">
                <w:pPr>
                  <w:spacing w:line="360" w:lineRule="auto"/>
                </w:pPr>
              </w:pPrChange>
            </w:pPr>
          </w:p>
        </w:tc>
        <w:tc>
          <w:tcPr>
            <w:tcW w:w="2880" w:type="dxa"/>
            <w:tcMar>
              <w:top w:w="100" w:type="nil"/>
              <w:right w:w="100" w:type="nil"/>
            </w:tcMar>
            <w:vAlign w:val="center"/>
            <w:tcPrChange w:id="1601"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9A884B9" w14:textId="77777777" w:rsidR="00911B49" w:rsidRPr="00B621E1" w:rsidRDefault="00911B49" w:rsidP="00CB661C">
            <w:pPr>
              <w:spacing w:line="360" w:lineRule="auto"/>
              <w:jc w:val="center"/>
              <w:rPr>
                <w:ins w:id="1602" w:author="Christina Sun" w:date="2026-03-15T21:20:00Z"/>
                <w:rFonts w:asciiTheme="majorHAnsi" w:eastAsia="Arial" w:hAnsiTheme="majorHAnsi" w:cstheme="majorHAnsi"/>
                <w:sz w:val="20"/>
                <w:szCs w:val="20"/>
                <w:lang w:val="en-US"/>
                <w:rPrChange w:id="1603" w:author="Christina Sun" w:date="2026-03-15T21:36:00Z" w16du:dateUtc="2026-03-16T04:36:00Z">
                  <w:rPr>
                    <w:ins w:id="1604" w:author="Christina Sun" w:date="2026-03-15T21:20:00Z"/>
                    <w:rFonts w:asciiTheme="majorHAnsi" w:eastAsia="Arial" w:hAnsiTheme="majorHAnsi" w:cstheme="majorHAnsi"/>
                    <w:lang w:val="en-US"/>
                  </w:rPr>
                </w:rPrChange>
              </w:rPr>
              <w:pPrChange w:id="1605" w:author="Christina Sun" w:date="2026-03-15T21:24:00Z" w16du:dateUtc="2026-03-16T04:24:00Z">
                <w:pPr>
                  <w:spacing w:line="360" w:lineRule="auto"/>
                </w:pPr>
              </w:pPrChange>
            </w:pPr>
          </w:p>
        </w:tc>
      </w:tr>
      <w:tr w:rsidR="00911B49" w:rsidRPr="00B621E1" w14:paraId="6F859B96" w14:textId="77777777" w:rsidTr="0030238F">
        <w:tblPrEx>
          <w:tblCellMar>
            <w:top w:w="0" w:type="dxa"/>
            <w:bottom w:w="0" w:type="dxa"/>
          </w:tblCellMar>
          <w:tblPrExChange w:id="1606" w:author="Christina Sun" w:date="2026-03-15T21:23:00Z" w16du:dateUtc="2026-03-16T04:23:00Z">
            <w:tblPrEx>
              <w:tblBorders>
                <w:top w:val="none" w:sz="0" w:space="0" w:color="auto"/>
              </w:tblBorders>
              <w:tblCellMar>
                <w:top w:w="0" w:type="dxa"/>
                <w:bottom w:w="0" w:type="dxa"/>
              </w:tblCellMar>
            </w:tblPrEx>
          </w:tblPrExChange>
        </w:tblPrEx>
        <w:trPr>
          <w:jc w:val="center"/>
          <w:ins w:id="1607" w:author="Christina Sun" w:date="2026-03-15T21:20:00Z"/>
          <w:trPrChange w:id="1608" w:author="Christina Sun" w:date="2026-03-15T21:23:00Z" w16du:dateUtc="2026-03-16T04:23:00Z">
            <w:trPr>
              <w:gridAfter w:val="0"/>
            </w:trPr>
          </w:trPrChange>
        </w:trPr>
        <w:tc>
          <w:tcPr>
            <w:tcW w:w="2988" w:type="dxa"/>
            <w:tcMar>
              <w:top w:w="100" w:type="nil"/>
              <w:right w:w="100" w:type="nil"/>
            </w:tcMar>
            <w:vAlign w:val="center"/>
            <w:tcPrChange w:id="1609" w:author="Christina Sun" w:date="2026-03-15T21:23:00Z" w16du:dateUtc="2026-03-16T04:2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71A234A" w14:textId="77777777" w:rsidR="00911B49" w:rsidRPr="00B621E1" w:rsidRDefault="00911B49" w:rsidP="00911B49">
            <w:pPr>
              <w:spacing w:line="360" w:lineRule="auto"/>
              <w:rPr>
                <w:ins w:id="1610" w:author="Christina Sun" w:date="2026-03-15T21:20:00Z"/>
                <w:rFonts w:asciiTheme="majorHAnsi" w:eastAsia="Arial" w:hAnsiTheme="majorHAnsi" w:cstheme="majorHAnsi"/>
                <w:sz w:val="20"/>
                <w:szCs w:val="20"/>
                <w:lang w:val="en-US"/>
                <w:rPrChange w:id="1611" w:author="Christina Sun" w:date="2026-03-15T21:36:00Z" w16du:dateUtc="2026-03-16T04:36:00Z">
                  <w:rPr>
                    <w:ins w:id="1612" w:author="Christina Sun" w:date="2026-03-15T21:20:00Z"/>
                    <w:rFonts w:asciiTheme="majorHAnsi" w:eastAsia="Arial" w:hAnsiTheme="majorHAnsi" w:cstheme="majorHAnsi"/>
                    <w:lang w:val="en-US"/>
                  </w:rPr>
                </w:rPrChange>
              </w:rPr>
            </w:pPr>
            <w:ins w:id="1613" w:author="Christina Sun" w:date="2026-03-15T21:20:00Z">
              <w:r w:rsidRPr="00B621E1">
                <w:rPr>
                  <w:rFonts w:asciiTheme="majorHAnsi" w:eastAsia="Arial" w:hAnsiTheme="majorHAnsi" w:cstheme="majorHAnsi"/>
                  <w:sz w:val="20"/>
                  <w:szCs w:val="20"/>
                  <w:lang w:val="en-US"/>
                  <w:rPrChange w:id="1614" w:author="Christina Sun" w:date="2026-03-15T21:36:00Z" w16du:dateUtc="2026-03-16T04:36:00Z">
                    <w:rPr>
                      <w:rFonts w:asciiTheme="majorHAnsi" w:eastAsia="Arial" w:hAnsiTheme="majorHAnsi" w:cstheme="majorHAnsi"/>
                      <w:lang w:val="en-US"/>
                    </w:rPr>
                  </w:rPrChange>
                </w:rPr>
                <w:t>Prefer Not to Say</w:t>
              </w:r>
            </w:ins>
          </w:p>
        </w:tc>
        <w:tc>
          <w:tcPr>
            <w:tcW w:w="2880" w:type="dxa"/>
            <w:tcMar>
              <w:top w:w="100" w:type="nil"/>
              <w:right w:w="100" w:type="nil"/>
            </w:tcMar>
            <w:vAlign w:val="center"/>
            <w:tcPrChange w:id="1615"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0C8797D" w14:textId="77777777" w:rsidR="00911B49" w:rsidRPr="00B621E1" w:rsidRDefault="00911B49" w:rsidP="00CB661C">
            <w:pPr>
              <w:spacing w:line="360" w:lineRule="auto"/>
              <w:jc w:val="center"/>
              <w:rPr>
                <w:ins w:id="1616" w:author="Christina Sun" w:date="2026-03-15T21:20:00Z"/>
                <w:rFonts w:asciiTheme="majorHAnsi" w:eastAsia="Arial" w:hAnsiTheme="majorHAnsi" w:cstheme="majorHAnsi"/>
                <w:sz w:val="20"/>
                <w:szCs w:val="20"/>
                <w:lang w:val="en-US"/>
                <w:rPrChange w:id="1617" w:author="Christina Sun" w:date="2026-03-15T21:36:00Z" w16du:dateUtc="2026-03-16T04:36:00Z">
                  <w:rPr>
                    <w:ins w:id="1618" w:author="Christina Sun" w:date="2026-03-15T21:20:00Z"/>
                    <w:rFonts w:asciiTheme="majorHAnsi" w:eastAsia="Arial" w:hAnsiTheme="majorHAnsi" w:cstheme="majorHAnsi"/>
                    <w:lang w:val="en-US"/>
                  </w:rPr>
                </w:rPrChange>
              </w:rPr>
              <w:pPrChange w:id="1619" w:author="Christina Sun" w:date="2026-03-15T21:24:00Z" w16du:dateUtc="2026-03-16T04:24:00Z">
                <w:pPr>
                  <w:spacing w:line="360" w:lineRule="auto"/>
                </w:pPr>
              </w:pPrChange>
            </w:pPr>
            <w:ins w:id="1620" w:author="Christina Sun" w:date="2026-03-15T21:20:00Z">
              <w:r w:rsidRPr="00B621E1">
                <w:rPr>
                  <w:rFonts w:asciiTheme="majorHAnsi" w:eastAsia="Arial" w:hAnsiTheme="majorHAnsi" w:cstheme="majorHAnsi"/>
                  <w:sz w:val="20"/>
                  <w:szCs w:val="20"/>
                  <w:lang w:val="en-US"/>
                  <w:rPrChange w:id="1621" w:author="Christina Sun" w:date="2026-03-15T21:36:00Z" w16du:dateUtc="2026-03-16T04:36:00Z">
                    <w:rPr>
                      <w:rFonts w:asciiTheme="majorHAnsi" w:eastAsia="Arial" w:hAnsiTheme="majorHAnsi" w:cstheme="majorHAnsi"/>
                      <w:lang w:val="en-US"/>
                    </w:rPr>
                  </w:rPrChange>
                </w:rPr>
                <w:t>1.117</w:t>
              </w:r>
            </w:ins>
          </w:p>
        </w:tc>
        <w:tc>
          <w:tcPr>
            <w:tcW w:w="2880" w:type="dxa"/>
            <w:tcMar>
              <w:top w:w="100" w:type="nil"/>
              <w:right w:w="100" w:type="nil"/>
            </w:tcMar>
            <w:vAlign w:val="center"/>
            <w:tcPrChange w:id="1622" w:author="Christina Sun" w:date="2026-03-15T21:23:00Z" w16du:dateUtc="2026-03-16T04:2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5E9A5AD" w14:textId="77777777" w:rsidR="00911B49" w:rsidRPr="00B621E1" w:rsidRDefault="00911B49" w:rsidP="00CB661C">
            <w:pPr>
              <w:spacing w:line="360" w:lineRule="auto"/>
              <w:jc w:val="center"/>
              <w:rPr>
                <w:ins w:id="1623" w:author="Christina Sun" w:date="2026-03-15T21:20:00Z"/>
                <w:rFonts w:asciiTheme="majorHAnsi" w:eastAsia="Arial" w:hAnsiTheme="majorHAnsi" w:cstheme="majorHAnsi"/>
                <w:sz w:val="20"/>
                <w:szCs w:val="20"/>
                <w:lang w:val="en-US"/>
                <w:rPrChange w:id="1624" w:author="Christina Sun" w:date="2026-03-15T21:36:00Z" w16du:dateUtc="2026-03-16T04:36:00Z">
                  <w:rPr>
                    <w:ins w:id="1625" w:author="Christina Sun" w:date="2026-03-15T21:20:00Z"/>
                    <w:rFonts w:asciiTheme="majorHAnsi" w:eastAsia="Arial" w:hAnsiTheme="majorHAnsi" w:cstheme="majorHAnsi"/>
                    <w:lang w:val="en-US"/>
                  </w:rPr>
                </w:rPrChange>
              </w:rPr>
              <w:pPrChange w:id="1626" w:author="Christina Sun" w:date="2026-03-15T21:24:00Z" w16du:dateUtc="2026-03-16T04:24:00Z">
                <w:pPr>
                  <w:spacing w:line="360" w:lineRule="auto"/>
                </w:pPr>
              </w:pPrChange>
            </w:pPr>
            <w:ins w:id="1627" w:author="Christina Sun" w:date="2026-03-15T21:20:00Z">
              <w:r w:rsidRPr="00B621E1">
                <w:rPr>
                  <w:rFonts w:asciiTheme="majorHAnsi" w:eastAsia="Arial" w:hAnsiTheme="majorHAnsi" w:cstheme="majorHAnsi"/>
                  <w:sz w:val="20"/>
                  <w:szCs w:val="20"/>
                  <w:lang w:val="en-US"/>
                  <w:rPrChange w:id="1628" w:author="Christina Sun" w:date="2026-03-15T21:36:00Z" w16du:dateUtc="2026-03-16T04:36:00Z">
                    <w:rPr>
                      <w:rFonts w:asciiTheme="majorHAnsi" w:eastAsia="Arial" w:hAnsiTheme="majorHAnsi" w:cstheme="majorHAnsi"/>
                      <w:lang w:val="en-US"/>
                    </w:rPr>
                  </w:rPrChange>
                </w:rPr>
                <w:t>1.100</w:t>
              </w:r>
            </w:ins>
          </w:p>
        </w:tc>
      </w:tr>
      <w:tr w:rsidR="00911B49" w:rsidRPr="00B621E1" w14:paraId="0014E3C7" w14:textId="77777777" w:rsidTr="0030238F">
        <w:tblPrEx>
          <w:tblCellMar>
            <w:top w:w="0" w:type="dxa"/>
            <w:bottom w:w="0" w:type="dxa"/>
          </w:tblCellMar>
          <w:tblPrExChange w:id="1629" w:author="Christina Sun" w:date="2026-03-15T21:24:00Z" w16du:dateUtc="2026-03-16T04:24:00Z">
            <w:tblPrEx>
              <w:tblBorders>
                <w:top w:val="none" w:sz="0" w:space="0" w:color="auto"/>
              </w:tblBorders>
              <w:tblCellMar>
                <w:top w:w="0" w:type="dxa"/>
                <w:bottom w:w="0" w:type="dxa"/>
              </w:tblCellMar>
            </w:tblPrEx>
          </w:tblPrExChange>
        </w:tblPrEx>
        <w:trPr>
          <w:jc w:val="center"/>
          <w:ins w:id="1630" w:author="Christina Sun" w:date="2026-03-15T21:20:00Z"/>
          <w:trPrChange w:id="1631" w:author="Christina Sun" w:date="2026-03-15T21:24:00Z" w16du:dateUtc="2026-03-16T04:24:00Z">
            <w:trPr>
              <w:gridAfter w:val="0"/>
            </w:trPr>
          </w:trPrChange>
        </w:trPr>
        <w:tc>
          <w:tcPr>
            <w:tcW w:w="2988" w:type="dxa"/>
            <w:tcBorders>
              <w:bottom w:val="single" w:sz="4" w:space="0" w:color="auto"/>
            </w:tcBorders>
            <w:tcMar>
              <w:top w:w="100" w:type="nil"/>
              <w:right w:w="100" w:type="nil"/>
            </w:tcMar>
            <w:vAlign w:val="center"/>
            <w:tcPrChange w:id="1632" w:author="Christina Sun" w:date="2026-03-15T21:24:00Z" w16du:dateUtc="2026-03-16T04:24:00Z">
              <w:tcPr>
                <w:tcW w:w="298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73AEBD1B" w14:textId="77777777" w:rsidR="00911B49" w:rsidRPr="00B621E1" w:rsidRDefault="00911B49" w:rsidP="00911B49">
            <w:pPr>
              <w:spacing w:line="360" w:lineRule="auto"/>
              <w:rPr>
                <w:ins w:id="1633" w:author="Christina Sun" w:date="2026-03-15T21:20:00Z"/>
                <w:rFonts w:asciiTheme="majorHAnsi" w:eastAsia="Arial" w:hAnsiTheme="majorHAnsi" w:cstheme="majorHAnsi"/>
                <w:sz w:val="20"/>
                <w:szCs w:val="20"/>
                <w:lang w:val="en-US"/>
                <w:rPrChange w:id="1634" w:author="Christina Sun" w:date="2026-03-15T21:36:00Z" w16du:dateUtc="2026-03-16T04:36:00Z">
                  <w:rPr>
                    <w:ins w:id="1635" w:author="Christina Sun" w:date="2026-03-15T21:20:00Z"/>
                    <w:rFonts w:asciiTheme="majorHAnsi" w:eastAsia="Arial" w:hAnsiTheme="majorHAnsi" w:cstheme="majorHAnsi"/>
                    <w:lang w:val="en-US"/>
                  </w:rPr>
                </w:rPrChange>
              </w:rPr>
            </w:pPr>
          </w:p>
        </w:tc>
        <w:tc>
          <w:tcPr>
            <w:tcW w:w="2880" w:type="dxa"/>
            <w:tcBorders>
              <w:bottom w:val="single" w:sz="4" w:space="0" w:color="auto"/>
            </w:tcBorders>
            <w:tcMar>
              <w:top w:w="100" w:type="nil"/>
              <w:right w:w="100" w:type="nil"/>
            </w:tcMar>
            <w:vAlign w:val="center"/>
            <w:tcPrChange w:id="1636" w:author="Christina Sun" w:date="2026-03-15T21:24:00Z" w16du:dateUtc="2026-03-16T04:2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11999924" w14:textId="77777777" w:rsidR="00911B49" w:rsidRPr="00B621E1" w:rsidRDefault="00911B49" w:rsidP="00CB661C">
            <w:pPr>
              <w:spacing w:line="360" w:lineRule="auto"/>
              <w:jc w:val="center"/>
              <w:rPr>
                <w:ins w:id="1637" w:author="Christina Sun" w:date="2026-03-15T21:20:00Z"/>
                <w:rFonts w:asciiTheme="majorHAnsi" w:eastAsia="Arial" w:hAnsiTheme="majorHAnsi" w:cstheme="majorHAnsi"/>
                <w:sz w:val="20"/>
                <w:szCs w:val="20"/>
                <w:lang w:val="en-US"/>
                <w:rPrChange w:id="1638" w:author="Christina Sun" w:date="2026-03-15T21:36:00Z" w16du:dateUtc="2026-03-16T04:36:00Z">
                  <w:rPr>
                    <w:ins w:id="1639" w:author="Christina Sun" w:date="2026-03-15T21:20:00Z"/>
                    <w:rFonts w:asciiTheme="majorHAnsi" w:eastAsia="Arial" w:hAnsiTheme="majorHAnsi" w:cstheme="majorHAnsi"/>
                    <w:lang w:val="en-US"/>
                  </w:rPr>
                </w:rPrChange>
              </w:rPr>
              <w:pPrChange w:id="1640" w:author="Christina Sun" w:date="2026-03-15T21:24:00Z" w16du:dateUtc="2026-03-16T04:24:00Z">
                <w:pPr>
                  <w:spacing w:line="360" w:lineRule="auto"/>
                </w:pPr>
              </w:pPrChange>
            </w:pPr>
            <w:ins w:id="1641" w:author="Christina Sun" w:date="2026-03-15T21:20:00Z">
              <w:r w:rsidRPr="00B621E1">
                <w:rPr>
                  <w:rFonts w:asciiTheme="majorHAnsi" w:eastAsia="Arial" w:hAnsiTheme="majorHAnsi" w:cstheme="majorHAnsi"/>
                  <w:sz w:val="20"/>
                  <w:szCs w:val="20"/>
                  <w:lang w:val="en-US"/>
                  <w:rPrChange w:id="1642" w:author="Christina Sun" w:date="2026-03-15T21:36:00Z" w16du:dateUtc="2026-03-16T04:36:00Z">
                    <w:rPr>
                      <w:rFonts w:asciiTheme="majorHAnsi" w:eastAsia="Arial" w:hAnsiTheme="majorHAnsi" w:cstheme="majorHAnsi"/>
                      <w:lang w:val="en-US"/>
                    </w:rPr>
                  </w:rPrChange>
                </w:rPr>
                <w:t>[0.790,1.579]</w:t>
              </w:r>
            </w:ins>
          </w:p>
        </w:tc>
        <w:tc>
          <w:tcPr>
            <w:tcW w:w="2880" w:type="dxa"/>
            <w:tcBorders>
              <w:bottom w:val="single" w:sz="4" w:space="0" w:color="auto"/>
            </w:tcBorders>
            <w:tcMar>
              <w:top w:w="100" w:type="nil"/>
              <w:right w:w="100" w:type="nil"/>
            </w:tcMar>
            <w:vAlign w:val="center"/>
            <w:tcPrChange w:id="1643" w:author="Christina Sun" w:date="2026-03-15T21:24:00Z" w16du:dateUtc="2026-03-16T04:2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4C94B5F2" w14:textId="77777777" w:rsidR="00911B49" w:rsidRPr="00B621E1" w:rsidRDefault="00911B49" w:rsidP="00CB661C">
            <w:pPr>
              <w:spacing w:line="360" w:lineRule="auto"/>
              <w:jc w:val="center"/>
              <w:rPr>
                <w:ins w:id="1644" w:author="Christina Sun" w:date="2026-03-15T21:20:00Z"/>
                <w:rFonts w:asciiTheme="majorHAnsi" w:eastAsia="Arial" w:hAnsiTheme="majorHAnsi" w:cstheme="majorHAnsi"/>
                <w:sz w:val="20"/>
                <w:szCs w:val="20"/>
                <w:lang w:val="en-US"/>
                <w:rPrChange w:id="1645" w:author="Christina Sun" w:date="2026-03-15T21:36:00Z" w16du:dateUtc="2026-03-16T04:36:00Z">
                  <w:rPr>
                    <w:ins w:id="1646" w:author="Christina Sun" w:date="2026-03-15T21:20:00Z"/>
                    <w:rFonts w:asciiTheme="majorHAnsi" w:eastAsia="Arial" w:hAnsiTheme="majorHAnsi" w:cstheme="majorHAnsi"/>
                    <w:lang w:val="en-US"/>
                  </w:rPr>
                </w:rPrChange>
              </w:rPr>
              <w:pPrChange w:id="1647" w:author="Christina Sun" w:date="2026-03-15T21:24:00Z" w16du:dateUtc="2026-03-16T04:24:00Z">
                <w:pPr>
                  <w:spacing w:line="360" w:lineRule="auto"/>
                </w:pPr>
              </w:pPrChange>
            </w:pPr>
            <w:ins w:id="1648" w:author="Christina Sun" w:date="2026-03-15T21:20:00Z">
              <w:r w:rsidRPr="00B621E1">
                <w:rPr>
                  <w:rFonts w:asciiTheme="majorHAnsi" w:eastAsia="Arial" w:hAnsiTheme="majorHAnsi" w:cstheme="majorHAnsi"/>
                  <w:sz w:val="20"/>
                  <w:szCs w:val="20"/>
                  <w:lang w:val="en-US"/>
                  <w:rPrChange w:id="1649" w:author="Christina Sun" w:date="2026-03-15T21:36:00Z" w16du:dateUtc="2026-03-16T04:36:00Z">
                    <w:rPr>
                      <w:rFonts w:asciiTheme="majorHAnsi" w:eastAsia="Arial" w:hAnsiTheme="majorHAnsi" w:cstheme="majorHAnsi"/>
                      <w:lang w:val="en-US"/>
                    </w:rPr>
                  </w:rPrChange>
                </w:rPr>
                <w:t>[0.754,1.603]</w:t>
              </w:r>
            </w:ins>
          </w:p>
        </w:tc>
      </w:tr>
      <w:tr w:rsidR="00911B49" w:rsidRPr="00B621E1" w14:paraId="25C15774" w14:textId="77777777" w:rsidTr="0030238F">
        <w:tblPrEx>
          <w:tblCellMar>
            <w:top w:w="0" w:type="dxa"/>
            <w:bottom w:w="0" w:type="dxa"/>
          </w:tblCellMar>
          <w:tblPrExChange w:id="1650" w:author="Christina Sun" w:date="2026-03-15T21:24:00Z" w16du:dateUtc="2026-03-16T04:24:00Z">
            <w:tblPrEx>
              <w:tblBorders>
                <w:top w:val="none" w:sz="0" w:space="0" w:color="auto"/>
              </w:tblBorders>
              <w:tblCellMar>
                <w:top w:w="0" w:type="dxa"/>
                <w:bottom w:w="0" w:type="dxa"/>
              </w:tblCellMar>
            </w:tblPrEx>
          </w:tblPrExChange>
        </w:tblPrEx>
        <w:trPr>
          <w:jc w:val="center"/>
          <w:ins w:id="1651" w:author="Christina Sun" w:date="2026-03-15T21:20:00Z"/>
          <w:trPrChange w:id="1652" w:author="Christina Sun" w:date="2026-03-15T21:24:00Z" w16du:dateUtc="2026-03-16T04:24:00Z">
            <w:trPr>
              <w:gridAfter w:val="0"/>
            </w:trPr>
          </w:trPrChange>
        </w:trPr>
        <w:tc>
          <w:tcPr>
            <w:tcW w:w="2988" w:type="dxa"/>
            <w:tcBorders>
              <w:top w:val="single" w:sz="4" w:space="0" w:color="auto"/>
            </w:tcBorders>
            <w:tcMar>
              <w:top w:w="100" w:type="nil"/>
              <w:right w:w="100" w:type="nil"/>
            </w:tcMar>
            <w:vAlign w:val="center"/>
            <w:tcPrChange w:id="1653" w:author="Christina Sun" w:date="2026-03-15T21:24:00Z" w16du:dateUtc="2026-03-16T04:24:00Z">
              <w:tcPr>
                <w:tcW w:w="298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C72FB1F" w14:textId="77777777" w:rsidR="00911B49" w:rsidRPr="00B621E1" w:rsidRDefault="00911B49" w:rsidP="00911B49">
            <w:pPr>
              <w:spacing w:line="360" w:lineRule="auto"/>
              <w:rPr>
                <w:ins w:id="1654" w:author="Christina Sun" w:date="2026-03-15T21:20:00Z"/>
                <w:rFonts w:asciiTheme="majorHAnsi" w:eastAsia="Arial" w:hAnsiTheme="majorHAnsi" w:cstheme="majorHAnsi"/>
                <w:sz w:val="20"/>
                <w:szCs w:val="20"/>
                <w:lang w:val="en-US"/>
                <w:rPrChange w:id="1655" w:author="Christina Sun" w:date="2026-03-15T21:36:00Z" w16du:dateUtc="2026-03-16T04:36:00Z">
                  <w:rPr>
                    <w:ins w:id="1656" w:author="Christina Sun" w:date="2026-03-15T21:20:00Z"/>
                    <w:rFonts w:asciiTheme="majorHAnsi" w:eastAsia="Arial" w:hAnsiTheme="majorHAnsi" w:cstheme="majorHAnsi"/>
                    <w:lang w:val="en-US"/>
                  </w:rPr>
                </w:rPrChange>
              </w:rPr>
            </w:pPr>
            <w:ins w:id="1657" w:author="Christina Sun" w:date="2026-03-15T21:20:00Z">
              <w:r w:rsidRPr="00B621E1">
                <w:rPr>
                  <w:rFonts w:asciiTheme="majorHAnsi" w:eastAsia="Arial" w:hAnsiTheme="majorHAnsi" w:cstheme="majorHAnsi"/>
                  <w:sz w:val="20"/>
                  <w:szCs w:val="20"/>
                  <w:lang w:val="en-US"/>
                  <w:rPrChange w:id="1658" w:author="Christina Sun" w:date="2026-03-15T21:36:00Z" w16du:dateUtc="2026-03-16T04:36:00Z">
                    <w:rPr>
                      <w:rFonts w:asciiTheme="majorHAnsi" w:eastAsia="Arial" w:hAnsiTheme="majorHAnsi" w:cstheme="majorHAnsi"/>
                      <w:lang w:val="en-US"/>
                    </w:rPr>
                  </w:rPrChange>
                </w:rPr>
                <w:t>Observations</w:t>
              </w:r>
            </w:ins>
          </w:p>
        </w:tc>
        <w:tc>
          <w:tcPr>
            <w:tcW w:w="2880" w:type="dxa"/>
            <w:tcBorders>
              <w:top w:val="single" w:sz="4" w:space="0" w:color="auto"/>
            </w:tcBorders>
            <w:tcMar>
              <w:top w:w="100" w:type="nil"/>
              <w:right w:w="100" w:type="nil"/>
            </w:tcMar>
            <w:vAlign w:val="center"/>
            <w:tcPrChange w:id="1659" w:author="Christina Sun" w:date="2026-03-15T21:24:00Z" w16du:dateUtc="2026-03-16T04:2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218A616" w14:textId="77777777" w:rsidR="00911B49" w:rsidRPr="00B621E1" w:rsidRDefault="00911B49" w:rsidP="00CB661C">
            <w:pPr>
              <w:spacing w:line="360" w:lineRule="auto"/>
              <w:jc w:val="center"/>
              <w:rPr>
                <w:ins w:id="1660" w:author="Christina Sun" w:date="2026-03-15T21:20:00Z"/>
                <w:rFonts w:asciiTheme="majorHAnsi" w:eastAsia="Arial" w:hAnsiTheme="majorHAnsi" w:cstheme="majorHAnsi"/>
                <w:sz w:val="20"/>
                <w:szCs w:val="20"/>
                <w:lang w:val="en-US"/>
                <w:rPrChange w:id="1661" w:author="Christina Sun" w:date="2026-03-15T21:36:00Z" w16du:dateUtc="2026-03-16T04:36:00Z">
                  <w:rPr>
                    <w:ins w:id="1662" w:author="Christina Sun" w:date="2026-03-15T21:20:00Z"/>
                    <w:rFonts w:asciiTheme="majorHAnsi" w:eastAsia="Arial" w:hAnsiTheme="majorHAnsi" w:cstheme="majorHAnsi"/>
                    <w:lang w:val="en-US"/>
                  </w:rPr>
                </w:rPrChange>
              </w:rPr>
              <w:pPrChange w:id="1663" w:author="Christina Sun" w:date="2026-03-15T21:24:00Z" w16du:dateUtc="2026-03-16T04:24:00Z">
                <w:pPr>
                  <w:spacing w:line="360" w:lineRule="auto"/>
                </w:pPr>
              </w:pPrChange>
            </w:pPr>
            <w:ins w:id="1664" w:author="Christina Sun" w:date="2026-03-15T21:20:00Z">
              <w:r w:rsidRPr="00B621E1">
                <w:rPr>
                  <w:rFonts w:asciiTheme="majorHAnsi" w:eastAsia="Arial" w:hAnsiTheme="majorHAnsi" w:cstheme="majorHAnsi"/>
                  <w:sz w:val="20"/>
                  <w:szCs w:val="20"/>
                  <w:lang w:val="en-US"/>
                  <w:rPrChange w:id="1665" w:author="Christina Sun" w:date="2026-03-15T21:36:00Z" w16du:dateUtc="2026-03-16T04:36:00Z">
                    <w:rPr>
                      <w:rFonts w:asciiTheme="majorHAnsi" w:eastAsia="Arial" w:hAnsiTheme="majorHAnsi" w:cstheme="majorHAnsi"/>
                      <w:lang w:val="en-US"/>
                    </w:rPr>
                  </w:rPrChange>
                </w:rPr>
                <w:t>7522</w:t>
              </w:r>
            </w:ins>
          </w:p>
        </w:tc>
        <w:tc>
          <w:tcPr>
            <w:tcW w:w="2880" w:type="dxa"/>
            <w:tcBorders>
              <w:top w:val="single" w:sz="4" w:space="0" w:color="auto"/>
            </w:tcBorders>
            <w:tcMar>
              <w:top w:w="100" w:type="nil"/>
              <w:right w:w="100" w:type="nil"/>
            </w:tcMar>
            <w:vAlign w:val="center"/>
            <w:tcPrChange w:id="1666" w:author="Christina Sun" w:date="2026-03-15T21:24:00Z" w16du:dateUtc="2026-03-16T04:2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6A86898" w14:textId="77777777" w:rsidR="00911B49" w:rsidRPr="00B621E1" w:rsidRDefault="00911B49" w:rsidP="00CB661C">
            <w:pPr>
              <w:spacing w:line="360" w:lineRule="auto"/>
              <w:jc w:val="center"/>
              <w:rPr>
                <w:ins w:id="1667" w:author="Christina Sun" w:date="2026-03-15T21:20:00Z"/>
                <w:rFonts w:asciiTheme="majorHAnsi" w:eastAsia="Arial" w:hAnsiTheme="majorHAnsi" w:cstheme="majorHAnsi"/>
                <w:sz w:val="20"/>
                <w:szCs w:val="20"/>
                <w:lang w:val="en-US"/>
                <w:rPrChange w:id="1668" w:author="Christina Sun" w:date="2026-03-15T21:36:00Z" w16du:dateUtc="2026-03-16T04:36:00Z">
                  <w:rPr>
                    <w:ins w:id="1669" w:author="Christina Sun" w:date="2026-03-15T21:20:00Z"/>
                    <w:rFonts w:asciiTheme="majorHAnsi" w:eastAsia="Arial" w:hAnsiTheme="majorHAnsi" w:cstheme="majorHAnsi"/>
                    <w:lang w:val="en-US"/>
                  </w:rPr>
                </w:rPrChange>
              </w:rPr>
              <w:pPrChange w:id="1670" w:author="Christina Sun" w:date="2026-03-15T21:24:00Z" w16du:dateUtc="2026-03-16T04:24:00Z">
                <w:pPr>
                  <w:spacing w:line="360" w:lineRule="auto"/>
                </w:pPr>
              </w:pPrChange>
            </w:pPr>
            <w:ins w:id="1671" w:author="Christina Sun" w:date="2026-03-15T21:20:00Z">
              <w:r w:rsidRPr="00B621E1">
                <w:rPr>
                  <w:rFonts w:asciiTheme="majorHAnsi" w:eastAsia="Arial" w:hAnsiTheme="majorHAnsi" w:cstheme="majorHAnsi"/>
                  <w:sz w:val="20"/>
                  <w:szCs w:val="20"/>
                  <w:lang w:val="en-US"/>
                  <w:rPrChange w:id="1672" w:author="Christina Sun" w:date="2026-03-15T21:36:00Z" w16du:dateUtc="2026-03-16T04:36:00Z">
                    <w:rPr>
                      <w:rFonts w:asciiTheme="majorHAnsi" w:eastAsia="Arial" w:hAnsiTheme="majorHAnsi" w:cstheme="majorHAnsi"/>
                      <w:lang w:val="en-US"/>
                    </w:rPr>
                  </w:rPrChange>
                </w:rPr>
                <w:t>7498</w:t>
              </w:r>
            </w:ins>
          </w:p>
        </w:tc>
      </w:tr>
      <w:tr w:rsidR="00911B49" w:rsidRPr="00B621E1" w14:paraId="403A693B" w14:textId="77777777" w:rsidTr="0030238F">
        <w:tblPrEx>
          <w:tblCellMar>
            <w:top w:w="0" w:type="dxa"/>
            <w:bottom w:w="0" w:type="dxa"/>
          </w:tblCellMar>
          <w:tblPrExChange w:id="1673" w:author="Christina Sun" w:date="2026-03-15T21:24:00Z" w16du:dateUtc="2026-03-16T04:24:00Z">
            <w:tblPrEx>
              <w:tblCellMar>
                <w:top w:w="0" w:type="dxa"/>
                <w:bottom w:w="0" w:type="dxa"/>
              </w:tblCellMar>
            </w:tblPrEx>
          </w:tblPrExChange>
        </w:tblPrEx>
        <w:trPr>
          <w:jc w:val="center"/>
          <w:ins w:id="1674" w:author="Christina Sun" w:date="2026-03-15T21:20:00Z"/>
          <w:trPrChange w:id="1675" w:author="Christina Sun" w:date="2026-03-15T21:24:00Z" w16du:dateUtc="2026-03-16T04:24:00Z">
            <w:trPr>
              <w:gridAfter w:val="0"/>
            </w:trPr>
          </w:trPrChange>
        </w:trPr>
        <w:tc>
          <w:tcPr>
            <w:tcW w:w="2988" w:type="dxa"/>
            <w:tcBorders>
              <w:bottom w:val="single" w:sz="4" w:space="0" w:color="auto"/>
            </w:tcBorders>
            <w:tcMar>
              <w:top w:w="100" w:type="nil"/>
              <w:right w:w="100" w:type="nil"/>
            </w:tcMar>
            <w:vAlign w:val="center"/>
            <w:tcPrChange w:id="1676" w:author="Christina Sun" w:date="2026-03-15T21:24:00Z" w16du:dateUtc="2026-03-16T04:24:00Z">
              <w:tcPr>
                <w:tcW w:w="298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0544B484" w14:textId="77777777" w:rsidR="00911B49" w:rsidRPr="00B621E1" w:rsidRDefault="00911B49" w:rsidP="00911B49">
            <w:pPr>
              <w:spacing w:line="360" w:lineRule="auto"/>
              <w:rPr>
                <w:ins w:id="1677" w:author="Christina Sun" w:date="2026-03-15T21:20:00Z"/>
                <w:rFonts w:asciiTheme="majorHAnsi" w:eastAsia="Arial" w:hAnsiTheme="majorHAnsi" w:cstheme="majorHAnsi"/>
                <w:sz w:val="20"/>
                <w:szCs w:val="20"/>
                <w:lang w:val="en-US"/>
                <w:rPrChange w:id="1678" w:author="Christina Sun" w:date="2026-03-15T21:36:00Z" w16du:dateUtc="2026-03-16T04:36:00Z">
                  <w:rPr>
                    <w:ins w:id="1679" w:author="Christina Sun" w:date="2026-03-15T21:20:00Z"/>
                    <w:rFonts w:asciiTheme="majorHAnsi" w:eastAsia="Arial" w:hAnsiTheme="majorHAnsi" w:cstheme="majorHAnsi"/>
                    <w:lang w:val="en-US"/>
                  </w:rPr>
                </w:rPrChange>
              </w:rPr>
            </w:pPr>
            <w:ins w:id="1680" w:author="Christina Sun" w:date="2026-03-15T21:20:00Z">
              <w:r w:rsidRPr="00B621E1">
                <w:rPr>
                  <w:rFonts w:asciiTheme="majorHAnsi" w:eastAsia="Arial" w:hAnsiTheme="majorHAnsi" w:cstheme="majorHAnsi"/>
                  <w:sz w:val="20"/>
                  <w:szCs w:val="20"/>
                  <w:lang w:val="en-US"/>
                  <w:rPrChange w:id="1681" w:author="Christina Sun" w:date="2026-03-15T21:36:00Z" w16du:dateUtc="2026-03-16T04:36:00Z">
                    <w:rPr>
                      <w:rFonts w:asciiTheme="majorHAnsi" w:eastAsia="Arial" w:hAnsiTheme="majorHAnsi" w:cstheme="majorHAnsi"/>
                      <w:lang w:val="en-US"/>
                    </w:rPr>
                  </w:rPrChange>
                </w:rPr>
                <w:t>Demographic Controls</w:t>
              </w:r>
            </w:ins>
          </w:p>
        </w:tc>
        <w:tc>
          <w:tcPr>
            <w:tcW w:w="2880" w:type="dxa"/>
            <w:tcBorders>
              <w:bottom w:val="single" w:sz="4" w:space="0" w:color="auto"/>
            </w:tcBorders>
            <w:tcMar>
              <w:top w:w="100" w:type="nil"/>
              <w:right w:w="100" w:type="nil"/>
            </w:tcMar>
            <w:vAlign w:val="center"/>
            <w:tcPrChange w:id="1682" w:author="Christina Sun" w:date="2026-03-15T21:24:00Z" w16du:dateUtc="2026-03-16T04:2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37CDE859" w14:textId="77777777" w:rsidR="00911B49" w:rsidRPr="00B621E1" w:rsidRDefault="00911B49" w:rsidP="00CB661C">
            <w:pPr>
              <w:spacing w:line="360" w:lineRule="auto"/>
              <w:jc w:val="center"/>
              <w:rPr>
                <w:ins w:id="1683" w:author="Christina Sun" w:date="2026-03-15T21:20:00Z"/>
                <w:rFonts w:asciiTheme="majorHAnsi" w:eastAsia="Arial" w:hAnsiTheme="majorHAnsi" w:cstheme="majorHAnsi"/>
                <w:sz w:val="20"/>
                <w:szCs w:val="20"/>
                <w:lang w:val="en-US"/>
                <w:rPrChange w:id="1684" w:author="Christina Sun" w:date="2026-03-15T21:36:00Z" w16du:dateUtc="2026-03-16T04:36:00Z">
                  <w:rPr>
                    <w:ins w:id="1685" w:author="Christina Sun" w:date="2026-03-15T21:20:00Z"/>
                    <w:rFonts w:asciiTheme="majorHAnsi" w:eastAsia="Arial" w:hAnsiTheme="majorHAnsi" w:cstheme="majorHAnsi"/>
                    <w:lang w:val="en-US"/>
                  </w:rPr>
                </w:rPrChange>
              </w:rPr>
              <w:pPrChange w:id="1686" w:author="Christina Sun" w:date="2026-03-15T21:24:00Z" w16du:dateUtc="2026-03-16T04:24:00Z">
                <w:pPr>
                  <w:spacing w:line="360" w:lineRule="auto"/>
                </w:pPr>
              </w:pPrChange>
            </w:pPr>
            <w:ins w:id="1687" w:author="Christina Sun" w:date="2026-03-15T21:20:00Z">
              <w:r w:rsidRPr="00B621E1">
                <w:rPr>
                  <w:rFonts w:asciiTheme="majorHAnsi" w:eastAsia="Arial" w:hAnsiTheme="majorHAnsi" w:cstheme="majorHAnsi"/>
                  <w:sz w:val="20"/>
                  <w:szCs w:val="20"/>
                  <w:lang w:val="en-US"/>
                  <w:rPrChange w:id="1688" w:author="Christina Sun" w:date="2026-03-15T21:36:00Z" w16du:dateUtc="2026-03-16T04:36:00Z">
                    <w:rPr>
                      <w:rFonts w:asciiTheme="majorHAnsi" w:eastAsia="Arial" w:hAnsiTheme="majorHAnsi" w:cstheme="majorHAnsi"/>
                      <w:lang w:val="en-US"/>
                    </w:rPr>
                  </w:rPrChange>
                </w:rPr>
                <w:t>No</w:t>
              </w:r>
            </w:ins>
          </w:p>
        </w:tc>
        <w:tc>
          <w:tcPr>
            <w:tcW w:w="2880" w:type="dxa"/>
            <w:tcBorders>
              <w:bottom w:val="single" w:sz="4" w:space="0" w:color="auto"/>
            </w:tcBorders>
            <w:tcMar>
              <w:top w:w="100" w:type="nil"/>
              <w:right w:w="100" w:type="nil"/>
            </w:tcMar>
            <w:vAlign w:val="center"/>
            <w:tcPrChange w:id="1689" w:author="Christina Sun" w:date="2026-03-15T21:24:00Z" w16du:dateUtc="2026-03-16T04:2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7157613E" w14:textId="77777777" w:rsidR="00911B49" w:rsidRPr="00B621E1" w:rsidRDefault="00911B49" w:rsidP="00CB661C">
            <w:pPr>
              <w:spacing w:line="360" w:lineRule="auto"/>
              <w:jc w:val="center"/>
              <w:rPr>
                <w:ins w:id="1690" w:author="Christina Sun" w:date="2026-03-15T21:20:00Z"/>
                <w:rFonts w:asciiTheme="majorHAnsi" w:eastAsia="Arial" w:hAnsiTheme="majorHAnsi" w:cstheme="majorHAnsi"/>
                <w:sz w:val="20"/>
                <w:szCs w:val="20"/>
                <w:lang w:val="en-US"/>
                <w:rPrChange w:id="1691" w:author="Christina Sun" w:date="2026-03-15T21:36:00Z" w16du:dateUtc="2026-03-16T04:36:00Z">
                  <w:rPr>
                    <w:ins w:id="1692" w:author="Christina Sun" w:date="2026-03-15T21:20:00Z"/>
                    <w:rFonts w:asciiTheme="majorHAnsi" w:eastAsia="Arial" w:hAnsiTheme="majorHAnsi" w:cstheme="majorHAnsi"/>
                    <w:lang w:val="en-US"/>
                  </w:rPr>
                </w:rPrChange>
              </w:rPr>
              <w:pPrChange w:id="1693" w:author="Christina Sun" w:date="2026-03-15T21:24:00Z" w16du:dateUtc="2026-03-16T04:24:00Z">
                <w:pPr>
                  <w:spacing w:line="360" w:lineRule="auto"/>
                </w:pPr>
              </w:pPrChange>
            </w:pPr>
            <w:ins w:id="1694" w:author="Christina Sun" w:date="2026-03-15T21:20:00Z">
              <w:r w:rsidRPr="00B621E1">
                <w:rPr>
                  <w:rFonts w:asciiTheme="majorHAnsi" w:eastAsia="Arial" w:hAnsiTheme="majorHAnsi" w:cstheme="majorHAnsi"/>
                  <w:sz w:val="20"/>
                  <w:szCs w:val="20"/>
                  <w:lang w:val="en-US"/>
                  <w:rPrChange w:id="1695" w:author="Christina Sun" w:date="2026-03-15T21:36:00Z" w16du:dateUtc="2026-03-16T04:36:00Z">
                    <w:rPr>
                      <w:rFonts w:asciiTheme="majorHAnsi" w:eastAsia="Arial" w:hAnsiTheme="majorHAnsi" w:cstheme="majorHAnsi"/>
                      <w:lang w:val="en-US"/>
                    </w:rPr>
                  </w:rPrChange>
                </w:rPr>
                <w:t>Yes</w:t>
              </w:r>
            </w:ins>
          </w:p>
        </w:tc>
      </w:tr>
    </w:tbl>
    <w:p w14:paraId="1BE3D0E1" w14:textId="77777777" w:rsidR="00911B49" w:rsidRPr="00B621E1" w:rsidRDefault="00911B49" w:rsidP="00911B49">
      <w:pPr>
        <w:spacing w:line="360" w:lineRule="auto"/>
        <w:rPr>
          <w:ins w:id="1696" w:author="Christina Sun" w:date="2026-03-15T21:20:00Z"/>
          <w:rFonts w:asciiTheme="majorHAnsi" w:eastAsia="Arial" w:hAnsiTheme="majorHAnsi" w:cstheme="majorHAnsi"/>
          <w:sz w:val="20"/>
          <w:szCs w:val="20"/>
          <w:lang w:val="en-US"/>
          <w:rPrChange w:id="1697" w:author="Christina Sun" w:date="2026-03-15T21:36:00Z" w16du:dateUtc="2026-03-16T04:36:00Z">
            <w:rPr>
              <w:ins w:id="1698" w:author="Christina Sun" w:date="2026-03-15T21:20:00Z"/>
              <w:rFonts w:asciiTheme="majorHAnsi" w:eastAsia="Arial" w:hAnsiTheme="majorHAnsi" w:cstheme="majorHAnsi"/>
              <w:lang w:val="en-US"/>
            </w:rPr>
          </w:rPrChange>
        </w:rPr>
      </w:pPr>
      <w:ins w:id="1699" w:author="Christina Sun" w:date="2026-03-15T21:20:00Z">
        <w:r w:rsidRPr="00B621E1">
          <w:rPr>
            <w:rFonts w:asciiTheme="majorHAnsi" w:eastAsia="Arial" w:hAnsiTheme="majorHAnsi" w:cstheme="majorHAnsi"/>
            <w:sz w:val="20"/>
            <w:szCs w:val="20"/>
            <w:lang w:val="en-US"/>
            <w:rPrChange w:id="1700" w:author="Christina Sun" w:date="2026-03-15T21:36:00Z" w16du:dateUtc="2026-03-16T04:36:00Z">
              <w:rPr>
                <w:rFonts w:asciiTheme="majorHAnsi" w:eastAsia="Arial" w:hAnsiTheme="majorHAnsi" w:cstheme="majorHAnsi"/>
                <w:lang w:val="en-US"/>
              </w:rPr>
            </w:rPrChange>
          </w:rPr>
          <w:t>Exponentiated coefficients; 95% confidence intervals in brackets</w:t>
        </w:r>
      </w:ins>
    </w:p>
    <w:p w14:paraId="0DD1166B" w14:textId="77777777" w:rsidR="00911B49" w:rsidRPr="00B621E1" w:rsidRDefault="00911B49" w:rsidP="00911B49">
      <w:pPr>
        <w:spacing w:line="360" w:lineRule="auto"/>
        <w:rPr>
          <w:ins w:id="1701" w:author="Christina Sun" w:date="2026-03-15T21:20:00Z"/>
          <w:rFonts w:asciiTheme="majorHAnsi" w:eastAsia="Arial" w:hAnsiTheme="majorHAnsi" w:cstheme="majorHAnsi"/>
          <w:sz w:val="20"/>
          <w:szCs w:val="20"/>
          <w:lang w:val="en-US"/>
          <w:rPrChange w:id="1702" w:author="Christina Sun" w:date="2026-03-15T21:36:00Z" w16du:dateUtc="2026-03-16T04:36:00Z">
            <w:rPr>
              <w:ins w:id="1703" w:author="Christina Sun" w:date="2026-03-15T21:20:00Z"/>
              <w:rFonts w:asciiTheme="majorHAnsi" w:eastAsia="Arial" w:hAnsiTheme="majorHAnsi" w:cstheme="majorHAnsi"/>
              <w:lang w:val="en-US"/>
            </w:rPr>
          </w:rPrChange>
        </w:rPr>
      </w:pPr>
      <w:ins w:id="1704" w:author="Christina Sun" w:date="2026-03-15T21:20:00Z">
        <w:r w:rsidRPr="00B621E1">
          <w:rPr>
            <w:rFonts w:asciiTheme="majorHAnsi" w:eastAsia="Arial" w:hAnsiTheme="majorHAnsi" w:cstheme="majorHAnsi"/>
            <w:sz w:val="20"/>
            <w:szCs w:val="20"/>
            <w:vertAlign w:val="superscript"/>
            <w:lang w:val="en-US"/>
            <w:rPrChange w:id="1705" w:author="Christina Sun" w:date="2026-03-15T21:36:00Z" w16du:dateUtc="2026-03-16T04:36:00Z">
              <w:rPr>
                <w:rFonts w:asciiTheme="majorHAnsi" w:eastAsia="Arial" w:hAnsiTheme="majorHAnsi" w:cstheme="majorHAnsi"/>
                <w:vertAlign w:val="superscript"/>
                <w:lang w:val="en-US"/>
              </w:rPr>
            </w:rPrChange>
          </w:rPr>
          <w:lastRenderedPageBreak/>
          <w:t>*</w:t>
        </w:r>
        <w:r w:rsidRPr="00B621E1">
          <w:rPr>
            <w:rFonts w:asciiTheme="majorHAnsi" w:eastAsia="Arial" w:hAnsiTheme="majorHAnsi" w:cstheme="majorHAnsi"/>
            <w:sz w:val="20"/>
            <w:szCs w:val="20"/>
            <w:lang w:val="en-US"/>
            <w:rPrChange w:id="1706" w:author="Christina Sun" w:date="2026-03-15T21:36:00Z" w16du:dateUtc="2026-03-16T04:36:00Z">
              <w:rPr>
                <w:rFonts w:asciiTheme="majorHAnsi" w:eastAsia="Arial" w:hAnsiTheme="majorHAnsi" w:cstheme="majorHAnsi"/>
                <w:lang w:val="en-US"/>
              </w:rPr>
            </w:rPrChange>
          </w:rPr>
          <w:t xml:space="preserve"> </w:t>
        </w:r>
        <w:r w:rsidRPr="00B621E1">
          <w:rPr>
            <w:rFonts w:asciiTheme="majorHAnsi" w:eastAsia="Arial" w:hAnsiTheme="majorHAnsi" w:cstheme="majorHAnsi"/>
            <w:i/>
            <w:iCs/>
            <w:sz w:val="20"/>
            <w:szCs w:val="20"/>
            <w:lang w:val="en-US"/>
            <w:rPrChange w:id="1707" w:author="Christina Sun" w:date="2026-03-15T21:36:00Z" w16du:dateUtc="2026-03-16T04:36:00Z">
              <w:rPr>
                <w:rFonts w:asciiTheme="majorHAnsi" w:eastAsia="Arial" w:hAnsiTheme="majorHAnsi" w:cstheme="majorHAnsi"/>
                <w:i/>
                <w:iCs/>
                <w:lang w:val="en-US"/>
              </w:rPr>
            </w:rPrChange>
          </w:rPr>
          <w:t>p</w:t>
        </w:r>
        <w:r w:rsidRPr="00B621E1">
          <w:rPr>
            <w:rFonts w:asciiTheme="majorHAnsi" w:eastAsia="Arial" w:hAnsiTheme="majorHAnsi" w:cstheme="majorHAnsi"/>
            <w:sz w:val="20"/>
            <w:szCs w:val="20"/>
            <w:lang w:val="en-US"/>
            <w:rPrChange w:id="1708" w:author="Christina Sun" w:date="2026-03-15T21:36:00Z" w16du:dateUtc="2026-03-16T04:36:00Z">
              <w:rPr>
                <w:rFonts w:asciiTheme="majorHAnsi" w:eastAsia="Arial" w:hAnsiTheme="majorHAnsi" w:cstheme="majorHAnsi"/>
                <w:lang w:val="en-US"/>
              </w:rPr>
            </w:rPrChange>
          </w:rPr>
          <w:t xml:space="preserve"> &lt; 0.10, </w:t>
        </w:r>
        <w:r w:rsidRPr="00B621E1">
          <w:rPr>
            <w:rFonts w:asciiTheme="majorHAnsi" w:eastAsia="Arial" w:hAnsiTheme="majorHAnsi" w:cstheme="majorHAnsi"/>
            <w:sz w:val="20"/>
            <w:szCs w:val="20"/>
            <w:vertAlign w:val="superscript"/>
            <w:lang w:val="en-US"/>
            <w:rPrChange w:id="1709" w:author="Christina Sun" w:date="2026-03-15T21:36:00Z" w16du:dateUtc="2026-03-16T04:36:00Z">
              <w:rPr>
                <w:rFonts w:asciiTheme="majorHAnsi" w:eastAsia="Arial" w:hAnsiTheme="majorHAnsi" w:cstheme="majorHAnsi"/>
                <w:vertAlign w:val="superscript"/>
                <w:lang w:val="en-US"/>
              </w:rPr>
            </w:rPrChange>
          </w:rPr>
          <w:t>**</w:t>
        </w:r>
        <w:r w:rsidRPr="00B621E1">
          <w:rPr>
            <w:rFonts w:asciiTheme="majorHAnsi" w:eastAsia="Arial" w:hAnsiTheme="majorHAnsi" w:cstheme="majorHAnsi"/>
            <w:sz w:val="20"/>
            <w:szCs w:val="20"/>
            <w:lang w:val="en-US"/>
            <w:rPrChange w:id="1710" w:author="Christina Sun" w:date="2026-03-15T21:36:00Z" w16du:dateUtc="2026-03-16T04:36:00Z">
              <w:rPr>
                <w:rFonts w:asciiTheme="majorHAnsi" w:eastAsia="Arial" w:hAnsiTheme="majorHAnsi" w:cstheme="majorHAnsi"/>
                <w:lang w:val="en-US"/>
              </w:rPr>
            </w:rPrChange>
          </w:rPr>
          <w:t xml:space="preserve"> </w:t>
        </w:r>
        <w:r w:rsidRPr="00B621E1">
          <w:rPr>
            <w:rFonts w:asciiTheme="majorHAnsi" w:eastAsia="Arial" w:hAnsiTheme="majorHAnsi" w:cstheme="majorHAnsi"/>
            <w:i/>
            <w:iCs/>
            <w:sz w:val="20"/>
            <w:szCs w:val="20"/>
            <w:lang w:val="en-US"/>
            <w:rPrChange w:id="1711" w:author="Christina Sun" w:date="2026-03-15T21:36:00Z" w16du:dateUtc="2026-03-16T04:36:00Z">
              <w:rPr>
                <w:rFonts w:asciiTheme="majorHAnsi" w:eastAsia="Arial" w:hAnsiTheme="majorHAnsi" w:cstheme="majorHAnsi"/>
                <w:i/>
                <w:iCs/>
                <w:lang w:val="en-US"/>
              </w:rPr>
            </w:rPrChange>
          </w:rPr>
          <w:t>p</w:t>
        </w:r>
        <w:r w:rsidRPr="00B621E1">
          <w:rPr>
            <w:rFonts w:asciiTheme="majorHAnsi" w:eastAsia="Arial" w:hAnsiTheme="majorHAnsi" w:cstheme="majorHAnsi"/>
            <w:sz w:val="20"/>
            <w:szCs w:val="20"/>
            <w:lang w:val="en-US"/>
            <w:rPrChange w:id="1712" w:author="Christina Sun" w:date="2026-03-15T21:36:00Z" w16du:dateUtc="2026-03-16T04:36:00Z">
              <w:rPr>
                <w:rFonts w:asciiTheme="majorHAnsi" w:eastAsia="Arial" w:hAnsiTheme="majorHAnsi" w:cstheme="majorHAnsi"/>
                <w:lang w:val="en-US"/>
              </w:rPr>
            </w:rPrChange>
          </w:rPr>
          <w:t xml:space="preserve"> &lt; 0.05, </w:t>
        </w:r>
        <w:r w:rsidRPr="00B621E1">
          <w:rPr>
            <w:rFonts w:asciiTheme="majorHAnsi" w:eastAsia="Arial" w:hAnsiTheme="majorHAnsi" w:cstheme="majorHAnsi"/>
            <w:sz w:val="20"/>
            <w:szCs w:val="20"/>
            <w:vertAlign w:val="superscript"/>
            <w:lang w:val="en-US"/>
            <w:rPrChange w:id="1713" w:author="Christina Sun" w:date="2026-03-15T21:36:00Z" w16du:dateUtc="2026-03-16T04:36:00Z">
              <w:rPr>
                <w:rFonts w:asciiTheme="majorHAnsi" w:eastAsia="Arial" w:hAnsiTheme="majorHAnsi" w:cstheme="majorHAnsi"/>
                <w:vertAlign w:val="superscript"/>
                <w:lang w:val="en-US"/>
              </w:rPr>
            </w:rPrChange>
          </w:rPr>
          <w:t>***</w:t>
        </w:r>
        <w:r w:rsidRPr="00B621E1">
          <w:rPr>
            <w:rFonts w:asciiTheme="majorHAnsi" w:eastAsia="Arial" w:hAnsiTheme="majorHAnsi" w:cstheme="majorHAnsi"/>
            <w:sz w:val="20"/>
            <w:szCs w:val="20"/>
            <w:lang w:val="en-US"/>
            <w:rPrChange w:id="1714" w:author="Christina Sun" w:date="2026-03-15T21:36:00Z" w16du:dateUtc="2026-03-16T04:36:00Z">
              <w:rPr>
                <w:rFonts w:asciiTheme="majorHAnsi" w:eastAsia="Arial" w:hAnsiTheme="majorHAnsi" w:cstheme="majorHAnsi"/>
                <w:lang w:val="en-US"/>
              </w:rPr>
            </w:rPrChange>
          </w:rPr>
          <w:t xml:space="preserve"> </w:t>
        </w:r>
        <w:r w:rsidRPr="00B621E1">
          <w:rPr>
            <w:rFonts w:asciiTheme="majorHAnsi" w:eastAsia="Arial" w:hAnsiTheme="majorHAnsi" w:cstheme="majorHAnsi"/>
            <w:i/>
            <w:iCs/>
            <w:sz w:val="20"/>
            <w:szCs w:val="20"/>
            <w:lang w:val="en-US"/>
            <w:rPrChange w:id="1715" w:author="Christina Sun" w:date="2026-03-15T21:36:00Z" w16du:dateUtc="2026-03-16T04:36:00Z">
              <w:rPr>
                <w:rFonts w:asciiTheme="majorHAnsi" w:eastAsia="Arial" w:hAnsiTheme="majorHAnsi" w:cstheme="majorHAnsi"/>
                <w:i/>
                <w:iCs/>
                <w:lang w:val="en-US"/>
              </w:rPr>
            </w:rPrChange>
          </w:rPr>
          <w:t>p</w:t>
        </w:r>
        <w:r w:rsidRPr="00B621E1">
          <w:rPr>
            <w:rFonts w:asciiTheme="majorHAnsi" w:eastAsia="Arial" w:hAnsiTheme="majorHAnsi" w:cstheme="majorHAnsi"/>
            <w:sz w:val="20"/>
            <w:szCs w:val="20"/>
            <w:lang w:val="en-US"/>
            <w:rPrChange w:id="1716" w:author="Christina Sun" w:date="2026-03-15T21:36:00Z" w16du:dateUtc="2026-03-16T04:36:00Z">
              <w:rPr>
                <w:rFonts w:asciiTheme="majorHAnsi" w:eastAsia="Arial" w:hAnsiTheme="majorHAnsi" w:cstheme="majorHAnsi"/>
                <w:lang w:val="en-US"/>
              </w:rPr>
            </w:rPrChange>
          </w:rPr>
          <w:t xml:space="preserve"> &lt; 0.01</w:t>
        </w:r>
      </w:ins>
    </w:p>
    <w:p w14:paraId="2AF3BB64" w14:textId="77777777" w:rsidR="004F595A" w:rsidRPr="00B621E1" w:rsidRDefault="004F595A" w:rsidP="004F595A">
      <w:pPr>
        <w:spacing w:line="360" w:lineRule="auto"/>
        <w:rPr>
          <w:rFonts w:asciiTheme="majorHAnsi" w:eastAsia="Arial" w:hAnsiTheme="majorHAnsi" w:cstheme="majorHAnsi"/>
          <w:sz w:val="20"/>
          <w:szCs w:val="20"/>
          <w:rPrChange w:id="1717" w:author="Christina Sun" w:date="2026-03-15T21:36:00Z" w16du:dateUtc="2026-03-16T04:36:00Z">
            <w:rPr>
              <w:rFonts w:asciiTheme="majorHAnsi" w:eastAsia="Arial" w:hAnsiTheme="majorHAnsi" w:cstheme="majorHAnsi"/>
            </w:rPr>
          </w:rPrChange>
        </w:rPr>
      </w:pPr>
      <w:r w:rsidRPr="00B621E1">
        <w:rPr>
          <w:rFonts w:asciiTheme="majorHAnsi" w:eastAsia="Arial" w:hAnsiTheme="majorHAnsi" w:cstheme="majorHAnsi"/>
          <w:sz w:val="20"/>
          <w:szCs w:val="20"/>
          <w:rPrChange w:id="1718" w:author="Christina Sun" w:date="2026-03-15T21:36:00Z" w16du:dateUtc="2026-03-16T04:36:00Z">
            <w:rPr>
              <w:rFonts w:asciiTheme="majorHAnsi" w:eastAsia="Arial" w:hAnsiTheme="majorHAnsi" w:cstheme="majorHAnsi"/>
            </w:rPr>
          </w:rPrChange>
        </w:rPr>
        <w:t xml:space="preserve"> </w:t>
      </w:r>
    </w:p>
    <w:p w14:paraId="6368B2F5" w14:textId="77777777" w:rsidR="004F595A" w:rsidRPr="00B621E1" w:rsidRDefault="004F595A" w:rsidP="004F595A">
      <w:pPr>
        <w:spacing w:line="360" w:lineRule="auto"/>
        <w:rPr>
          <w:rFonts w:asciiTheme="majorHAnsi" w:hAnsiTheme="majorHAnsi" w:cstheme="majorHAnsi"/>
          <w:b/>
          <w:bCs/>
        </w:rPr>
      </w:pPr>
      <w:del w:id="1719" w:author="Christina Sun" w:date="2026-03-15T21:20:00Z" w16du:dateUtc="2026-03-16T04:20:00Z">
        <w:r w:rsidRPr="00B621E1" w:rsidDel="00911B49">
          <w:rPr>
            <w:rFonts w:asciiTheme="majorHAnsi" w:hAnsiTheme="majorHAnsi" w:cstheme="majorHAnsi"/>
            <w:b/>
            <w:bCs/>
          </w:rPr>
          <w:br w:type="page"/>
        </w:r>
      </w:del>
    </w:p>
    <w:p w14:paraId="42A653B8" w14:textId="73F07870" w:rsidR="004F595A" w:rsidRPr="00B621E1" w:rsidRDefault="004F595A" w:rsidP="004F595A">
      <w:pPr>
        <w:spacing w:line="360" w:lineRule="auto"/>
        <w:rPr>
          <w:rFonts w:asciiTheme="majorHAnsi" w:hAnsiTheme="majorHAnsi" w:cstheme="majorHAnsi"/>
        </w:rPr>
      </w:pPr>
      <w:r w:rsidRPr="00B621E1">
        <w:rPr>
          <w:rFonts w:asciiTheme="majorHAnsi" w:hAnsiTheme="majorHAnsi" w:cstheme="majorHAnsi"/>
          <w:b/>
          <w:bCs/>
        </w:rPr>
        <w:t xml:space="preserve">Table </w:t>
      </w:r>
      <w:ins w:id="1720" w:author="Christina Sun" w:date="2026-03-15T21:32:00Z" w16du:dateUtc="2026-03-16T04:32:00Z">
        <w:r w:rsidR="00CD5298" w:rsidRPr="00824E21">
          <w:rPr>
            <w:rFonts w:asciiTheme="majorHAnsi" w:hAnsiTheme="majorHAnsi" w:cstheme="majorHAnsi"/>
            <w:b/>
            <w:bCs/>
          </w:rPr>
          <w:t>X</w:t>
        </w:r>
      </w:ins>
      <w:del w:id="1721" w:author="Christina Sun" w:date="2026-03-15T21:32:00Z" w16du:dateUtc="2026-03-16T04:32:00Z">
        <w:r w:rsidR="00A62F47" w:rsidRPr="00824E21" w:rsidDel="00CD5298">
          <w:rPr>
            <w:rFonts w:asciiTheme="majorHAnsi" w:hAnsiTheme="majorHAnsi" w:cstheme="majorHAnsi"/>
            <w:b/>
            <w:bCs/>
          </w:rPr>
          <w:delText>6</w:delText>
        </w:r>
      </w:del>
    </w:p>
    <w:p w14:paraId="090CC59D" w14:textId="25E57746" w:rsidR="00D644EE" w:rsidRPr="00B621E1" w:rsidRDefault="00D644EE">
      <w:pPr>
        <w:autoSpaceDE w:val="0"/>
        <w:autoSpaceDN w:val="0"/>
        <w:adjustRightInd w:val="0"/>
        <w:rPr>
          <w:ins w:id="1722" w:author="Christina Sun" w:date="2026-03-15T21:33:00Z" w16du:dateUtc="2026-03-16T04:33:00Z"/>
          <w:rFonts w:asciiTheme="majorHAnsi" w:hAnsiTheme="majorHAnsi" w:cstheme="majorHAnsi"/>
          <w:lang w:val="en-US"/>
        </w:rPr>
      </w:pPr>
      <w:ins w:id="1723" w:author="Christina Sun" w:date="2026-03-15T21:25:00Z" w16du:dateUtc="2026-03-16T04:25:00Z">
        <w:r w:rsidRPr="00B621E1">
          <w:rPr>
            <w:rFonts w:asciiTheme="majorHAnsi" w:hAnsiTheme="majorHAnsi" w:cstheme="majorHAnsi"/>
            <w:lang w:val="en-US"/>
            <w:rPrChange w:id="1724" w:author="Christina Sun" w:date="2026-03-15T21:36:00Z" w16du:dateUtc="2026-03-16T04:36:00Z">
              <w:rPr>
                <w:lang w:val="en-US"/>
              </w:rPr>
            </w:rPrChange>
          </w:rPr>
          <w:t>Logit Models: Intent to Attend 4-Year College (Odds Ratios)</w:t>
        </w:r>
        <w:r w:rsidRPr="00B621E1">
          <w:rPr>
            <w:rFonts w:asciiTheme="majorHAnsi" w:hAnsiTheme="majorHAnsi" w:cstheme="majorHAnsi"/>
            <w:lang w:val="en-US"/>
            <w:rPrChange w:id="1725" w:author="Christina Sun" w:date="2026-03-15T21:36:00Z" w16du:dateUtc="2026-03-16T04:36:00Z">
              <w:rPr>
                <w:lang w:val="en-US"/>
              </w:rPr>
            </w:rPrChange>
          </w:rPr>
          <w:t>, by Sexual Orientation</w:t>
        </w:r>
      </w:ins>
    </w:p>
    <w:p w14:paraId="29226C46" w14:textId="77777777" w:rsidR="002A0567" w:rsidRPr="00B621E1" w:rsidRDefault="002A0567">
      <w:pPr>
        <w:autoSpaceDE w:val="0"/>
        <w:autoSpaceDN w:val="0"/>
        <w:adjustRightInd w:val="0"/>
        <w:rPr>
          <w:ins w:id="1726" w:author="Christina Sun" w:date="2026-03-15T21:25:00Z" w16du:dateUtc="2026-03-16T04:25:00Z"/>
          <w:rFonts w:asciiTheme="majorHAnsi" w:hAnsiTheme="majorHAnsi" w:cstheme="majorHAnsi"/>
          <w:lang w:val="en-US"/>
          <w:rPrChange w:id="1727" w:author="Christina Sun" w:date="2026-03-15T21:36:00Z" w16du:dateUtc="2026-03-16T04:36:00Z">
            <w:rPr>
              <w:ins w:id="1728" w:author="Christina Sun" w:date="2026-03-15T21:25:00Z" w16du:dateUtc="2026-03-16T04:25:00Z"/>
              <w:lang w:val="en-US"/>
            </w:rPr>
          </w:rPrChange>
        </w:rPr>
      </w:pPr>
    </w:p>
    <w:tbl>
      <w:tblPr>
        <w:tblW w:w="0" w:type="auto"/>
        <w:jc w:val="center"/>
        <w:tblLayout w:type="fixed"/>
        <w:tblLook w:val="0000" w:firstRow="0" w:lastRow="0" w:firstColumn="0" w:lastColumn="0" w:noHBand="0" w:noVBand="0"/>
        <w:tblPrChange w:id="1729" w:author="Christina Sun" w:date="2026-03-15T21:27:00Z" w16du:dateUtc="2026-03-16T04:27:00Z">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PrChange>
      </w:tblPr>
      <w:tblGrid>
        <w:gridCol w:w="2268"/>
        <w:gridCol w:w="2160"/>
        <w:gridCol w:w="2160"/>
        <w:gridCol w:w="2160"/>
        <w:tblGridChange w:id="1730">
          <w:tblGrid>
            <w:gridCol w:w="108"/>
            <w:gridCol w:w="2160"/>
            <w:gridCol w:w="108"/>
            <w:gridCol w:w="2052"/>
            <w:gridCol w:w="108"/>
            <w:gridCol w:w="2052"/>
            <w:gridCol w:w="108"/>
            <w:gridCol w:w="2052"/>
            <w:gridCol w:w="108"/>
          </w:tblGrid>
        </w:tblGridChange>
      </w:tblGrid>
      <w:tr w:rsidR="00D644EE" w:rsidRPr="00B621E1" w14:paraId="49A1CD28" w14:textId="77777777" w:rsidTr="00D644EE">
        <w:tblPrEx>
          <w:tblCellMar>
            <w:top w:w="0" w:type="dxa"/>
            <w:bottom w:w="0" w:type="dxa"/>
          </w:tblCellMar>
          <w:tblPrExChange w:id="1731" w:author="Christina Sun" w:date="2026-03-15T21:27:00Z" w16du:dateUtc="2026-03-16T04:27:00Z">
            <w:tblPrEx>
              <w:tblCellMar>
                <w:top w:w="0" w:type="dxa"/>
                <w:bottom w:w="0" w:type="dxa"/>
              </w:tblCellMar>
            </w:tblPrEx>
          </w:tblPrExChange>
        </w:tblPrEx>
        <w:trPr>
          <w:jc w:val="center"/>
          <w:ins w:id="1732" w:author="Christina Sun" w:date="2026-03-15T21:25:00Z" w16du:dateUtc="2026-03-16T04:25:00Z"/>
          <w:trPrChange w:id="1733" w:author="Christina Sun" w:date="2026-03-15T21:27:00Z" w16du:dateUtc="2026-03-16T04:27:00Z">
            <w:trPr>
              <w:gridAfter w:val="0"/>
            </w:trPr>
          </w:trPrChange>
        </w:trPr>
        <w:tc>
          <w:tcPr>
            <w:tcW w:w="2268" w:type="dxa"/>
            <w:tcBorders>
              <w:top w:val="single" w:sz="4" w:space="0" w:color="auto"/>
              <w:bottom w:val="single" w:sz="4" w:space="0" w:color="auto"/>
            </w:tcBorders>
            <w:tcMar>
              <w:top w:w="100" w:type="nil"/>
              <w:right w:w="100" w:type="nil"/>
            </w:tcMar>
            <w:vAlign w:val="center"/>
            <w:tcPrChange w:id="1734" w:author="Christina Sun" w:date="2026-03-15T21:27:00Z" w16du:dateUtc="2026-03-16T04:27:00Z">
              <w:tcPr>
                <w:tcW w:w="226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4A05DE18" w14:textId="77777777" w:rsidR="00D644EE" w:rsidRPr="00B621E1" w:rsidRDefault="00D644EE" w:rsidP="00D644EE">
            <w:pPr>
              <w:autoSpaceDE w:val="0"/>
              <w:autoSpaceDN w:val="0"/>
              <w:adjustRightInd w:val="0"/>
              <w:rPr>
                <w:ins w:id="1735" w:author="Christina Sun" w:date="2026-03-15T21:25:00Z" w16du:dateUtc="2026-03-16T04:25:00Z"/>
                <w:rFonts w:asciiTheme="majorHAnsi" w:hAnsiTheme="majorHAnsi" w:cstheme="majorHAnsi"/>
                <w:sz w:val="20"/>
                <w:szCs w:val="20"/>
                <w:lang w:val="en-US"/>
                <w:rPrChange w:id="1736" w:author="Christina Sun" w:date="2026-03-15T21:36:00Z" w16du:dateUtc="2026-03-16T04:36:00Z">
                  <w:rPr>
                    <w:ins w:id="1737" w:author="Christina Sun" w:date="2026-03-15T21:25:00Z" w16du:dateUtc="2026-03-16T04:25:00Z"/>
                    <w:lang w:val="en-US"/>
                  </w:rPr>
                </w:rPrChange>
              </w:rPr>
            </w:pPr>
          </w:p>
        </w:tc>
        <w:tc>
          <w:tcPr>
            <w:tcW w:w="2160" w:type="dxa"/>
            <w:tcBorders>
              <w:top w:val="single" w:sz="4" w:space="0" w:color="auto"/>
              <w:bottom w:val="single" w:sz="4" w:space="0" w:color="auto"/>
            </w:tcBorders>
            <w:tcMar>
              <w:top w:w="100" w:type="nil"/>
              <w:right w:w="100" w:type="nil"/>
            </w:tcMar>
            <w:vAlign w:val="center"/>
            <w:tcPrChange w:id="1738" w:author="Christina Sun" w:date="2026-03-15T21:27:00Z" w16du:dateUtc="2026-03-16T04:27: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5E261230" w14:textId="77777777" w:rsidR="00D644EE" w:rsidRPr="00B621E1" w:rsidRDefault="00D644EE" w:rsidP="00D644EE">
            <w:pPr>
              <w:autoSpaceDE w:val="0"/>
              <w:autoSpaceDN w:val="0"/>
              <w:adjustRightInd w:val="0"/>
              <w:jc w:val="center"/>
              <w:rPr>
                <w:ins w:id="1739" w:author="Christina Sun" w:date="2026-03-15T21:25:00Z" w16du:dateUtc="2026-03-16T04:25:00Z"/>
                <w:rFonts w:asciiTheme="majorHAnsi" w:hAnsiTheme="majorHAnsi" w:cstheme="majorHAnsi"/>
                <w:sz w:val="20"/>
                <w:szCs w:val="20"/>
                <w:lang w:val="en-US"/>
                <w:rPrChange w:id="1740" w:author="Christina Sun" w:date="2026-03-15T21:36:00Z" w16du:dateUtc="2026-03-16T04:36:00Z">
                  <w:rPr>
                    <w:ins w:id="1741" w:author="Christina Sun" w:date="2026-03-15T21:25:00Z" w16du:dateUtc="2026-03-16T04:25:00Z"/>
                    <w:lang w:val="en-US"/>
                  </w:rPr>
                </w:rPrChange>
              </w:rPr>
            </w:pPr>
            <w:ins w:id="1742" w:author="Christina Sun" w:date="2026-03-15T21:25:00Z" w16du:dateUtc="2026-03-16T04:25:00Z">
              <w:r w:rsidRPr="00B621E1">
                <w:rPr>
                  <w:rFonts w:asciiTheme="majorHAnsi" w:hAnsiTheme="majorHAnsi" w:cstheme="majorHAnsi"/>
                  <w:sz w:val="20"/>
                  <w:szCs w:val="20"/>
                  <w:lang w:val="en-US"/>
                  <w:rPrChange w:id="1743" w:author="Christina Sun" w:date="2026-03-15T21:36:00Z" w16du:dateUtc="2026-03-16T04:36:00Z">
                    <w:rPr>
                      <w:lang w:val="en-US"/>
                    </w:rPr>
                  </w:rPrChange>
                </w:rPr>
                <w:t>(1)</w:t>
              </w:r>
            </w:ins>
          </w:p>
        </w:tc>
        <w:tc>
          <w:tcPr>
            <w:tcW w:w="2160" w:type="dxa"/>
            <w:tcBorders>
              <w:top w:val="single" w:sz="4" w:space="0" w:color="auto"/>
              <w:bottom w:val="single" w:sz="4" w:space="0" w:color="auto"/>
            </w:tcBorders>
            <w:tcMar>
              <w:top w:w="100" w:type="nil"/>
              <w:right w:w="100" w:type="nil"/>
            </w:tcMar>
            <w:vAlign w:val="center"/>
            <w:tcPrChange w:id="1744" w:author="Christina Sun" w:date="2026-03-15T21:27:00Z" w16du:dateUtc="2026-03-16T04:27: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594A29C" w14:textId="77777777" w:rsidR="00D644EE" w:rsidRPr="00B621E1" w:rsidRDefault="00D644EE" w:rsidP="00D644EE">
            <w:pPr>
              <w:autoSpaceDE w:val="0"/>
              <w:autoSpaceDN w:val="0"/>
              <w:adjustRightInd w:val="0"/>
              <w:jc w:val="center"/>
              <w:rPr>
                <w:ins w:id="1745" w:author="Christina Sun" w:date="2026-03-15T21:25:00Z" w16du:dateUtc="2026-03-16T04:25:00Z"/>
                <w:rFonts w:asciiTheme="majorHAnsi" w:hAnsiTheme="majorHAnsi" w:cstheme="majorHAnsi"/>
                <w:sz w:val="20"/>
                <w:szCs w:val="20"/>
                <w:lang w:val="en-US"/>
                <w:rPrChange w:id="1746" w:author="Christina Sun" w:date="2026-03-15T21:36:00Z" w16du:dateUtc="2026-03-16T04:36:00Z">
                  <w:rPr>
                    <w:ins w:id="1747" w:author="Christina Sun" w:date="2026-03-15T21:25:00Z" w16du:dateUtc="2026-03-16T04:25:00Z"/>
                    <w:lang w:val="en-US"/>
                  </w:rPr>
                </w:rPrChange>
              </w:rPr>
            </w:pPr>
            <w:ins w:id="1748" w:author="Christina Sun" w:date="2026-03-15T21:25:00Z" w16du:dateUtc="2026-03-16T04:25:00Z">
              <w:r w:rsidRPr="00B621E1">
                <w:rPr>
                  <w:rFonts w:asciiTheme="majorHAnsi" w:hAnsiTheme="majorHAnsi" w:cstheme="majorHAnsi"/>
                  <w:sz w:val="20"/>
                  <w:szCs w:val="20"/>
                  <w:lang w:val="en-US"/>
                  <w:rPrChange w:id="1749" w:author="Christina Sun" w:date="2026-03-15T21:36:00Z" w16du:dateUtc="2026-03-16T04:36:00Z">
                    <w:rPr>
                      <w:lang w:val="en-US"/>
                    </w:rPr>
                  </w:rPrChange>
                </w:rPr>
                <w:t>(2)</w:t>
              </w:r>
            </w:ins>
          </w:p>
        </w:tc>
        <w:tc>
          <w:tcPr>
            <w:tcW w:w="2160" w:type="dxa"/>
            <w:tcBorders>
              <w:top w:val="single" w:sz="4" w:space="0" w:color="auto"/>
              <w:bottom w:val="single" w:sz="4" w:space="0" w:color="auto"/>
            </w:tcBorders>
            <w:tcMar>
              <w:top w:w="100" w:type="nil"/>
              <w:right w:w="100" w:type="nil"/>
            </w:tcMar>
            <w:vAlign w:val="center"/>
            <w:tcPrChange w:id="1750" w:author="Christina Sun" w:date="2026-03-15T21:27:00Z" w16du:dateUtc="2026-03-16T04:27: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622F3F71" w14:textId="77777777" w:rsidR="00D644EE" w:rsidRPr="00B621E1" w:rsidRDefault="00D644EE" w:rsidP="00D644EE">
            <w:pPr>
              <w:autoSpaceDE w:val="0"/>
              <w:autoSpaceDN w:val="0"/>
              <w:adjustRightInd w:val="0"/>
              <w:jc w:val="center"/>
              <w:rPr>
                <w:ins w:id="1751" w:author="Christina Sun" w:date="2026-03-15T21:25:00Z" w16du:dateUtc="2026-03-16T04:25:00Z"/>
                <w:rFonts w:asciiTheme="majorHAnsi" w:hAnsiTheme="majorHAnsi" w:cstheme="majorHAnsi"/>
                <w:sz w:val="20"/>
                <w:szCs w:val="20"/>
                <w:lang w:val="en-US"/>
                <w:rPrChange w:id="1752" w:author="Christina Sun" w:date="2026-03-15T21:36:00Z" w16du:dateUtc="2026-03-16T04:36:00Z">
                  <w:rPr>
                    <w:ins w:id="1753" w:author="Christina Sun" w:date="2026-03-15T21:25:00Z" w16du:dateUtc="2026-03-16T04:25:00Z"/>
                    <w:lang w:val="en-US"/>
                  </w:rPr>
                </w:rPrChange>
              </w:rPr>
            </w:pPr>
            <w:ins w:id="1754" w:author="Christina Sun" w:date="2026-03-15T21:25:00Z" w16du:dateUtc="2026-03-16T04:25:00Z">
              <w:r w:rsidRPr="00B621E1">
                <w:rPr>
                  <w:rFonts w:asciiTheme="majorHAnsi" w:hAnsiTheme="majorHAnsi" w:cstheme="majorHAnsi"/>
                  <w:sz w:val="20"/>
                  <w:szCs w:val="20"/>
                  <w:lang w:val="en-US"/>
                  <w:rPrChange w:id="1755" w:author="Christina Sun" w:date="2026-03-15T21:36:00Z" w16du:dateUtc="2026-03-16T04:36:00Z">
                    <w:rPr>
                      <w:lang w:val="en-US"/>
                    </w:rPr>
                  </w:rPrChange>
                </w:rPr>
                <w:t>(3)</w:t>
              </w:r>
            </w:ins>
          </w:p>
        </w:tc>
      </w:tr>
      <w:tr w:rsidR="00D644EE" w:rsidRPr="00B621E1" w14:paraId="0E8D75F4" w14:textId="77777777" w:rsidTr="00D644EE">
        <w:tblPrEx>
          <w:tblCellMar>
            <w:top w:w="0" w:type="dxa"/>
            <w:bottom w:w="0" w:type="dxa"/>
          </w:tblCellMar>
          <w:tblPrExChange w:id="1756" w:author="Christina Sun" w:date="2026-03-15T21:26:00Z" w16du:dateUtc="2026-03-16T04:26:00Z">
            <w:tblPrEx>
              <w:tblBorders>
                <w:top w:val="none" w:sz="0" w:space="0" w:color="auto"/>
              </w:tblBorders>
              <w:tblCellMar>
                <w:top w:w="0" w:type="dxa"/>
                <w:bottom w:w="0" w:type="dxa"/>
              </w:tblCellMar>
            </w:tblPrEx>
          </w:tblPrExChange>
        </w:tblPrEx>
        <w:trPr>
          <w:jc w:val="center"/>
          <w:ins w:id="1757" w:author="Christina Sun" w:date="2026-03-15T21:25:00Z" w16du:dateUtc="2026-03-16T04:25:00Z"/>
          <w:trPrChange w:id="1758" w:author="Christina Sun" w:date="2026-03-15T21:26:00Z" w16du:dateUtc="2026-03-16T04:26:00Z">
            <w:trPr>
              <w:gridAfter w:val="0"/>
            </w:trPr>
          </w:trPrChange>
        </w:trPr>
        <w:tc>
          <w:tcPr>
            <w:tcW w:w="2268" w:type="dxa"/>
            <w:tcBorders>
              <w:top w:val="single" w:sz="4" w:space="0" w:color="auto"/>
            </w:tcBorders>
            <w:tcMar>
              <w:top w:w="100" w:type="nil"/>
              <w:right w:w="100" w:type="nil"/>
            </w:tcMar>
            <w:vAlign w:val="center"/>
            <w:tcPrChange w:id="1759"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DB75617" w14:textId="77777777" w:rsidR="00D644EE" w:rsidRPr="00B621E1" w:rsidRDefault="00D644EE" w:rsidP="00D644EE">
            <w:pPr>
              <w:autoSpaceDE w:val="0"/>
              <w:autoSpaceDN w:val="0"/>
              <w:adjustRightInd w:val="0"/>
              <w:rPr>
                <w:ins w:id="1760" w:author="Christina Sun" w:date="2026-03-15T21:25:00Z" w16du:dateUtc="2026-03-16T04:25:00Z"/>
                <w:rFonts w:asciiTheme="majorHAnsi" w:hAnsiTheme="majorHAnsi" w:cstheme="majorHAnsi"/>
                <w:sz w:val="20"/>
                <w:szCs w:val="20"/>
                <w:lang w:val="en-US"/>
                <w:rPrChange w:id="1761" w:author="Christina Sun" w:date="2026-03-15T21:36:00Z" w16du:dateUtc="2026-03-16T04:36:00Z">
                  <w:rPr>
                    <w:ins w:id="1762" w:author="Christina Sun" w:date="2026-03-15T21:25:00Z" w16du:dateUtc="2026-03-16T04:25:00Z"/>
                    <w:lang w:val="en-US"/>
                  </w:rPr>
                </w:rPrChange>
              </w:rPr>
            </w:pPr>
            <w:ins w:id="1763" w:author="Christina Sun" w:date="2026-03-15T21:25:00Z" w16du:dateUtc="2026-03-16T04:25:00Z">
              <w:r w:rsidRPr="00B621E1">
                <w:rPr>
                  <w:rFonts w:asciiTheme="majorHAnsi" w:hAnsiTheme="majorHAnsi" w:cstheme="majorHAnsi"/>
                  <w:sz w:val="20"/>
                  <w:szCs w:val="20"/>
                  <w:lang w:val="en-US"/>
                  <w:rPrChange w:id="1764" w:author="Christina Sun" w:date="2026-03-15T21:36:00Z" w16du:dateUtc="2026-03-16T04:36:00Z">
                    <w:rPr>
                      <w:lang w:val="en-US"/>
                    </w:rPr>
                  </w:rPrChange>
                </w:rPr>
                <w:t>Gay or Lesbian</w:t>
              </w:r>
            </w:ins>
          </w:p>
        </w:tc>
        <w:tc>
          <w:tcPr>
            <w:tcW w:w="2160" w:type="dxa"/>
            <w:tcBorders>
              <w:top w:val="single" w:sz="4" w:space="0" w:color="auto"/>
            </w:tcBorders>
            <w:tcMar>
              <w:top w:w="100" w:type="nil"/>
              <w:right w:w="100" w:type="nil"/>
            </w:tcMar>
            <w:vAlign w:val="center"/>
            <w:tcPrChange w:id="1765"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D6E8CF7" w14:textId="77777777" w:rsidR="00D644EE" w:rsidRPr="00B621E1" w:rsidRDefault="00D644EE" w:rsidP="00D644EE">
            <w:pPr>
              <w:autoSpaceDE w:val="0"/>
              <w:autoSpaceDN w:val="0"/>
              <w:adjustRightInd w:val="0"/>
              <w:jc w:val="center"/>
              <w:rPr>
                <w:ins w:id="1766" w:author="Christina Sun" w:date="2026-03-15T21:25:00Z" w16du:dateUtc="2026-03-16T04:25:00Z"/>
                <w:rFonts w:asciiTheme="majorHAnsi" w:hAnsiTheme="majorHAnsi" w:cstheme="majorHAnsi"/>
                <w:sz w:val="20"/>
                <w:szCs w:val="20"/>
                <w:lang w:val="en-US"/>
                <w:rPrChange w:id="1767" w:author="Christina Sun" w:date="2026-03-15T21:36:00Z" w16du:dateUtc="2026-03-16T04:36:00Z">
                  <w:rPr>
                    <w:ins w:id="1768" w:author="Christina Sun" w:date="2026-03-15T21:25:00Z" w16du:dateUtc="2026-03-16T04:25:00Z"/>
                    <w:lang w:val="en-US"/>
                  </w:rPr>
                </w:rPrChange>
              </w:rPr>
            </w:pPr>
            <w:ins w:id="1769" w:author="Christina Sun" w:date="2026-03-15T21:25:00Z" w16du:dateUtc="2026-03-16T04:25:00Z">
              <w:r w:rsidRPr="00B621E1">
                <w:rPr>
                  <w:rFonts w:asciiTheme="majorHAnsi" w:hAnsiTheme="majorHAnsi" w:cstheme="majorHAnsi"/>
                  <w:sz w:val="20"/>
                  <w:szCs w:val="20"/>
                  <w:lang w:val="en-US"/>
                  <w:rPrChange w:id="1770" w:author="Christina Sun" w:date="2026-03-15T21:36:00Z" w16du:dateUtc="2026-03-16T04:36:00Z">
                    <w:rPr>
                      <w:lang w:val="en-US"/>
                    </w:rPr>
                  </w:rPrChange>
                </w:rPr>
                <w:t>1.692</w:t>
              </w:r>
              <w:r w:rsidRPr="00B621E1">
                <w:rPr>
                  <w:rFonts w:asciiTheme="majorHAnsi" w:hAnsiTheme="majorHAnsi" w:cstheme="majorHAnsi"/>
                  <w:sz w:val="20"/>
                  <w:szCs w:val="20"/>
                  <w:vertAlign w:val="superscript"/>
                  <w:lang w:val="en-US"/>
                  <w:rPrChange w:id="1771" w:author="Christina Sun" w:date="2026-03-15T21:36:00Z" w16du:dateUtc="2026-03-16T04:36:00Z">
                    <w:rPr>
                      <w:vertAlign w:val="superscript"/>
                      <w:lang w:val="en-US"/>
                    </w:rPr>
                  </w:rPrChange>
                </w:rPr>
                <w:t>***</w:t>
              </w:r>
            </w:ins>
          </w:p>
        </w:tc>
        <w:tc>
          <w:tcPr>
            <w:tcW w:w="2160" w:type="dxa"/>
            <w:tcBorders>
              <w:top w:val="single" w:sz="4" w:space="0" w:color="auto"/>
            </w:tcBorders>
            <w:tcMar>
              <w:top w:w="100" w:type="nil"/>
              <w:right w:w="100" w:type="nil"/>
            </w:tcMar>
            <w:vAlign w:val="center"/>
            <w:tcPrChange w:id="1772"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522CD0D" w14:textId="77777777" w:rsidR="00D644EE" w:rsidRPr="00B621E1" w:rsidRDefault="00D644EE" w:rsidP="00D644EE">
            <w:pPr>
              <w:autoSpaceDE w:val="0"/>
              <w:autoSpaceDN w:val="0"/>
              <w:adjustRightInd w:val="0"/>
              <w:jc w:val="center"/>
              <w:rPr>
                <w:ins w:id="1773" w:author="Christina Sun" w:date="2026-03-15T21:25:00Z" w16du:dateUtc="2026-03-16T04:25:00Z"/>
                <w:rFonts w:asciiTheme="majorHAnsi" w:hAnsiTheme="majorHAnsi" w:cstheme="majorHAnsi"/>
                <w:sz w:val="20"/>
                <w:szCs w:val="20"/>
                <w:lang w:val="en-US"/>
                <w:rPrChange w:id="1774" w:author="Christina Sun" w:date="2026-03-15T21:36:00Z" w16du:dateUtc="2026-03-16T04:36:00Z">
                  <w:rPr>
                    <w:ins w:id="1775" w:author="Christina Sun" w:date="2026-03-15T21:25:00Z" w16du:dateUtc="2026-03-16T04:25:00Z"/>
                    <w:lang w:val="en-US"/>
                  </w:rPr>
                </w:rPrChange>
              </w:rPr>
            </w:pPr>
            <w:ins w:id="1776" w:author="Christina Sun" w:date="2026-03-15T21:25:00Z" w16du:dateUtc="2026-03-16T04:25:00Z">
              <w:r w:rsidRPr="00B621E1">
                <w:rPr>
                  <w:rFonts w:asciiTheme="majorHAnsi" w:hAnsiTheme="majorHAnsi" w:cstheme="majorHAnsi"/>
                  <w:sz w:val="20"/>
                  <w:szCs w:val="20"/>
                  <w:lang w:val="en-US"/>
                  <w:rPrChange w:id="1777" w:author="Christina Sun" w:date="2026-03-15T21:36:00Z" w16du:dateUtc="2026-03-16T04:36:00Z">
                    <w:rPr>
                      <w:lang w:val="en-US"/>
                    </w:rPr>
                  </w:rPrChange>
                </w:rPr>
                <w:t>1.498</w:t>
              </w:r>
              <w:r w:rsidRPr="00B621E1">
                <w:rPr>
                  <w:rFonts w:asciiTheme="majorHAnsi" w:hAnsiTheme="majorHAnsi" w:cstheme="majorHAnsi"/>
                  <w:sz w:val="20"/>
                  <w:szCs w:val="20"/>
                  <w:vertAlign w:val="superscript"/>
                  <w:lang w:val="en-US"/>
                  <w:rPrChange w:id="1778" w:author="Christina Sun" w:date="2026-03-15T21:36:00Z" w16du:dateUtc="2026-03-16T04:36:00Z">
                    <w:rPr>
                      <w:vertAlign w:val="superscript"/>
                      <w:lang w:val="en-US"/>
                    </w:rPr>
                  </w:rPrChange>
                </w:rPr>
                <w:t>***</w:t>
              </w:r>
            </w:ins>
          </w:p>
        </w:tc>
        <w:tc>
          <w:tcPr>
            <w:tcW w:w="2160" w:type="dxa"/>
            <w:tcBorders>
              <w:top w:val="single" w:sz="4" w:space="0" w:color="auto"/>
            </w:tcBorders>
            <w:tcMar>
              <w:top w:w="100" w:type="nil"/>
              <w:right w:w="100" w:type="nil"/>
            </w:tcMar>
            <w:vAlign w:val="center"/>
            <w:tcPrChange w:id="1779"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3214629" w14:textId="77777777" w:rsidR="00D644EE" w:rsidRPr="00B621E1" w:rsidRDefault="00D644EE" w:rsidP="00D644EE">
            <w:pPr>
              <w:autoSpaceDE w:val="0"/>
              <w:autoSpaceDN w:val="0"/>
              <w:adjustRightInd w:val="0"/>
              <w:jc w:val="center"/>
              <w:rPr>
                <w:ins w:id="1780" w:author="Christina Sun" w:date="2026-03-15T21:25:00Z" w16du:dateUtc="2026-03-16T04:25:00Z"/>
                <w:rFonts w:asciiTheme="majorHAnsi" w:hAnsiTheme="majorHAnsi" w:cstheme="majorHAnsi"/>
                <w:sz w:val="20"/>
                <w:szCs w:val="20"/>
                <w:lang w:val="en-US"/>
                <w:rPrChange w:id="1781" w:author="Christina Sun" w:date="2026-03-15T21:36:00Z" w16du:dateUtc="2026-03-16T04:36:00Z">
                  <w:rPr>
                    <w:ins w:id="1782" w:author="Christina Sun" w:date="2026-03-15T21:25:00Z" w16du:dateUtc="2026-03-16T04:25:00Z"/>
                    <w:lang w:val="en-US"/>
                  </w:rPr>
                </w:rPrChange>
              </w:rPr>
            </w:pPr>
            <w:ins w:id="1783" w:author="Christina Sun" w:date="2026-03-15T21:25:00Z" w16du:dateUtc="2026-03-16T04:25:00Z">
              <w:r w:rsidRPr="00B621E1">
                <w:rPr>
                  <w:rFonts w:asciiTheme="majorHAnsi" w:hAnsiTheme="majorHAnsi" w:cstheme="majorHAnsi"/>
                  <w:sz w:val="20"/>
                  <w:szCs w:val="20"/>
                  <w:lang w:val="en-US"/>
                  <w:rPrChange w:id="1784" w:author="Christina Sun" w:date="2026-03-15T21:36:00Z" w16du:dateUtc="2026-03-16T04:36:00Z">
                    <w:rPr>
                      <w:lang w:val="en-US"/>
                    </w:rPr>
                  </w:rPrChange>
                </w:rPr>
                <w:t>1.496</w:t>
              </w:r>
              <w:r w:rsidRPr="00B621E1">
                <w:rPr>
                  <w:rFonts w:asciiTheme="majorHAnsi" w:hAnsiTheme="majorHAnsi" w:cstheme="majorHAnsi"/>
                  <w:sz w:val="20"/>
                  <w:szCs w:val="20"/>
                  <w:vertAlign w:val="superscript"/>
                  <w:lang w:val="en-US"/>
                  <w:rPrChange w:id="1785" w:author="Christina Sun" w:date="2026-03-15T21:36:00Z" w16du:dateUtc="2026-03-16T04:36:00Z">
                    <w:rPr>
                      <w:vertAlign w:val="superscript"/>
                      <w:lang w:val="en-US"/>
                    </w:rPr>
                  </w:rPrChange>
                </w:rPr>
                <w:t>***</w:t>
              </w:r>
            </w:ins>
          </w:p>
        </w:tc>
      </w:tr>
      <w:tr w:rsidR="00D644EE" w:rsidRPr="00B621E1" w14:paraId="1F10B46B" w14:textId="77777777" w:rsidTr="00D644EE">
        <w:tblPrEx>
          <w:tblCellMar>
            <w:top w:w="0" w:type="dxa"/>
            <w:bottom w:w="0" w:type="dxa"/>
          </w:tblCellMar>
          <w:tblPrExChange w:id="1786" w:author="Christina Sun" w:date="2026-03-15T21:26:00Z" w16du:dateUtc="2026-03-16T04:26:00Z">
            <w:tblPrEx>
              <w:tblBorders>
                <w:top w:val="none" w:sz="0" w:space="0" w:color="auto"/>
              </w:tblBorders>
              <w:tblCellMar>
                <w:top w:w="0" w:type="dxa"/>
                <w:bottom w:w="0" w:type="dxa"/>
              </w:tblCellMar>
            </w:tblPrEx>
          </w:tblPrExChange>
        </w:tblPrEx>
        <w:trPr>
          <w:jc w:val="center"/>
          <w:ins w:id="1787" w:author="Christina Sun" w:date="2026-03-15T21:25:00Z" w16du:dateUtc="2026-03-16T04:25:00Z"/>
          <w:trPrChange w:id="1788" w:author="Christina Sun" w:date="2026-03-15T21:26:00Z" w16du:dateUtc="2026-03-16T04:26:00Z">
            <w:trPr>
              <w:gridAfter w:val="0"/>
            </w:trPr>
          </w:trPrChange>
        </w:trPr>
        <w:tc>
          <w:tcPr>
            <w:tcW w:w="2268" w:type="dxa"/>
            <w:tcMar>
              <w:top w:w="100" w:type="nil"/>
              <w:right w:w="100" w:type="nil"/>
            </w:tcMar>
            <w:vAlign w:val="center"/>
            <w:tcPrChange w:id="1789"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3F2CA0F" w14:textId="77777777" w:rsidR="00D644EE" w:rsidRPr="00B621E1" w:rsidRDefault="00D644EE" w:rsidP="00D644EE">
            <w:pPr>
              <w:autoSpaceDE w:val="0"/>
              <w:autoSpaceDN w:val="0"/>
              <w:adjustRightInd w:val="0"/>
              <w:rPr>
                <w:ins w:id="1790" w:author="Christina Sun" w:date="2026-03-15T21:25:00Z" w16du:dateUtc="2026-03-16T04:25:00Z"/>
                <w:rFonts w:asciiTheme="majorHAnsi" w:hAnsiTheme="majorHAnsi" w:cstheme="majorHAnsi"/>
                <w:sz w:val="20"/>
                <w:szCs w:val="20"/>
                <w:lang w:val="en-US"/>
                <w:rPrChange w:id="1791" w:author="Christina Sun" w:date="2026-03-15T21:36:00Z" w16du:dateUtc="2026-03-16T04:36:00Z">
                  <w:rPr>
                    <w:ins w:id="1792" w:author="Christina Sun" w:date="2026-03-15T21:25:00Z" w16du:dateUtc="2026-03-16T04:25:00Z"/>
                    <w:lang w:val="en-US"/>
                  </w:rPr>
                </w:rPrChange>
              </w:rPr>
            </w:pPr>
          </w:p>
        </w:tc>
        <w:tc>
          <w:tcPr>
            <w:tcW w:w="2160" w:type="dxa"/>
            <w:tcMar>
              <w:top w:w="100" w:type="nil"/>
              <w:right w:w="100" w:type="nil"/>
            </w:tcMar>
            <w:vAlign w:val="center"/>
            <w:tcPrChange w:id="1793"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43E9908" w14:textId="77777777" w:rsidR="00D644EE" w:rsidRPr="00B621E1" w:rsidRDefault="00D644EE" w:rsidP="00D644EE">
            <w:pPr>
              <w:autoSpaceDE w:val="0"/>
              <w:autoSpaceDN w:val="0"/>
              <w:adjustRightInd w:val="0"/>
              <w:jc w:val="center"/>
              <w:rPr>
                <w:ins w:id="1794" w:author="Christina Sun" w:date="2026-03-15T21:25:00Z" w16du:dateUtc="2026-03-16T04:25:00Z"/>
                <w:rFonts w:asciiTheme="majorHAnsi" w:hAnsiTheme="majorHAnsi" w:cstheme="majorHAnsi"/>
                <w:sz w:val="20"/>
                <w:szCs w:val="20"/>
                <w:lang w:val="en-US"/>
                <w:rPrChange w:id="1795" w:author="Christina Sun" w:date="2026-03-15T21:36:00Z" w16du:dateUtc="2026-03-16T04:36:00Z">
                  <w:rPr>
                    <w:ins w:id="1796" w:author="Christina Sun" w:date="2026-03-15T21:25:00Z" w16du:dateUtc="2026-03-16T04:25:00Z"/>
                    <w:lang w:val="en-US"/>
                  </w:rPr>
                </w:rPrChange>
              </w:rPr>
            </w:pPr>
            <w:ins w:id="1797" w:author="Christina Sun" w:date="2026-03-15T21:25:00Z" w16du:dateUtc="2026-03-16T04:25:00Z">
              <w:r w:rsidRPr="00B621E1">
                <w:rPr>
                  <w:rFonts w:asciiTheme="majorHAnsi" w:hAnsiTheme="majorHAnsi" w:cstheme="majorHAnsi"/>
                  <w:sz w:val="20"/>
                  <w:szCs w:val="20"/>
                  <w:lang w:val="en-US"/>
                  <w:rPrChange w:id="1798" w:author="Christina Sun" w:date="2026-03-15T21:36:00Z" w16du:dateUtc="2026-03-16T04:36:00Z">
                    <w:rPr>
                      <w:lang w:val="en-US"/>
                    </w:rPr>
                  </w:rPrChange>
                </w:rPr>
                <w:t>[1.327,2.156]</w:t>
              </w:r>
            </w:ins>
          </w:p>
        </w:tc>
        <w:tc>
          <w:tcPr>
            <w:tcW w:w="2160" w:type="dxa"/>
            <w:tcMar>
              <w:top w:w="100" w:type="nil"/>
              <w:right w:w="100" w:type="nil"/>
            </w:tcMar>
            <w:vAlign w:val="center"/>
            <w:tcPrChange w:id="1799"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081C437" w14:textId="77777777" w:rsidR="00D644EE" w:rsidRPr="00B621E1" w:rsidRDefault="00D644EE" w:rsidP="00D644EE">
            <w:pPr>
              <w:autoSpaceDE w:val="0"/>
              <w:autoSpaceDN w:val="0"/>
              <w:adjustRightInd w:val="0"/>
              <w:jc w:val="center"/>
              <w:rPr>
                <w:ins w:id="1800" w:author="Christina Sun" w:date="2026-03-15T21:25:00Z" w16du:dateUtc="2026-03-16T04:25:00Z"/>
                <w:rFonts w:asciiTheme="majorHAnsi" w:hAnsiTheme="majorHAnsi" w:cstheme="majorHAnsi"/>
                <w:sz w:val="20"/>
                <w:szCs w:val="20"/>
                <w:lang w:val="en-US"/>
                <w:rPrChange w:id="1801" w:author="Christina Sun" w:date="2026-03-15T21:36:00Z" w16du:dateUtc="2026-03-16T04:36:00Z">
                  <w:rPr>
                    <w:ins w:id="1802" w:author="Christina Sun" w:date="2026-03-15T21:25:00Z" w16du:dateUtc="2026-03-16T04:25:00Z"/>
                    <w:lang w:val="en-US"/>
                  </w:rPr>
                </w:rPrChange>
              </w:rPr>
            </w:pPr>
            <w:ins w:id="1803" w:author="Christina Sun" w:date="2026-03-15T21:25:00Z" w16du:dateUtc="2026-03-16T04:25:00Z">
              <w:r w:rsidRPr="00B621E1">
                <w:rPr>
                  <w:rFonts w:asciiTheme="majorHAnsi" w:hAnsiTheme="majorHAnsi" w:cstheme="majorHAnsi"/>
                  <w:sz w:val="20"/>
                  <w:szCs w:val="20"/>
                  <w:lang w:val="en-US"/>
                  <w:rPrChange w:id="1804" w:author="Christina Sun" w:date="2026-03-15T21:36:00Z" w16du:dateUtc="2026-03-16T04:36:00Z">
                    <w:rPr>
                      <w:lang w:val="en-US"/>
                    </w:rPr>
                  </w:rPrChange>
                </w:rPr>
                <w:t>[1.159,1.935]</w:t>
              </w:r>
            </w:ins>
          </w:p>
        </w:tc>
        <w:tc>
          <w:tcPr>
            <w:tcW w:w="2160" w:type="dxa"/>
            <w:tcMar>
              <w:top w:w="100" w:type="nil"/>
              <w:right w:w="100" w:type="nil"/>
            </w:tcMar>
            <w:vAlign w:val="center"/>
            <w:tcPrChange w:id="1805"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D5132A5" w14:textId="77777777" w:rsidR="00D644EE" w:rsidRPr="00B621E1" w:rsidRDefault="00D644EE" w:rsidP="00D644EE">
            <w:pPr>
              <w:autoSpaceDE w:val="0"/>
              <w:autoSpaceDN w:val="0"/>
              <w:adjustRightInd w:val="0"/>
              <w:jc w:val="center"/>
              <w:rPr>
                <w:ins w:id="1806" w:author="Christina Sun" w:date="2026-03-15T21:25:00Z" w16du:dateUtc="2026-03-16T04:25:00Z"/>
                <w:rFonts w:asciiTheme="majorHAnsi" w:hAnsiTheme="majorHAnsi" w:cstheme="majorHAnsi"/>
                <w:sz w:val="20"/>
                <w:szCs w:val="20"/>
                <w:lang w:val="en-US"/>
                <w:rPrChange w:id="1807" w:author="Christina Sun" w:date="2026-03-15T21:36:00Z" w16du:dateUtc="2026-03-16T04:36:00Z">
                  <w:rPr>
                    <w:ins w:id="1808" w:author="Christina Sun" w:date="2026-03-15T21:25:00Z" w16du:dateUtc="2026-03-16T04:25:00Z"/>
                    <w:lang w:val="en-US"/>
                  </w:rPr>
                </w:rPrChange>
              </w:rPr>
            </w:pPr>
            <w:ins w:id="1809" w:author="Christina Sun" w:date="2026-03-15T21:25:00Z" w16du:dateUtc="2026-03-16T04:25:00Z">
              <w:r w:rsidRPr="00B621E1">
                <w:rPr>
                  <w:rFonts w:asciiTheme="majorHAnsi" w:hAnsiTheme="majorHAnsi" w:cstheme="majorHAnsi"/>
                  <w:sz w:val="20"/>
                  <w:szCs w:val="20"/>
                  <w:lang w:val="en-US"/>
                  <w:rPrChange w:id="1810" w:author="Christina Sun" w:date="2026-03-15T21:36:00Z" w16du:dateUtc="2026-03-16T04:36:00Z">
                    <w:rPr>
                      <w:lang w:val="en-US"/>
                    </w:rPr>
                  </w:rPrChange>
                </w:rPr>
                <w:t>[1.157,1.935]</w:t>
              </w:r>
            </w:ins>
          </w:p>
        </w:tc>
      </w:tr>
      <w:tr w:rsidR="00D644EE" w:rsidRPr="00B621E1" w14:paraId="573BDBDB" w14:textId="77777777" w:rsidTr="00D644EE">
        <w:tblPrEx>
          <w:tblCellMar>
            <w:top w:w="0" w:type="dxa"/>
            <w:bottom w:w="0" w:type="dxa"/>
          </w:tblCellMar>
          <w:tblPrExChange w:id="1811" w:author="Christina Sun" w:date="2026-03-15T21:26:00Z" w16du:dateUtc="2026-03-16T04:26:00Z">
            <w:tblPrEx>
              <w:tblBorders>
                <w:top w:val="none" w:sz="0" w:space="0" w:color="auto"/>
              </w:tblBorders>
              <w:tblCellMar>
                <w:top w:w="0" w:type="dxa"/>
                <w:bottom w:w="0" w:type="dxa"/>
              </w:tblCellMar>
            </w:tblPrEx>
          </w:tblPrExChange>
        </w:tblPrEx>
        <w:trPr>
          <w:jc w:val="center"/>
          <w:ins w:id="1812" w:author="Christina Sun" w:date="2026-03-15T21:25:00Z" w16du:dateUtc="2026-03-16T04:25:00Z"/>
          <w:trPrChange w:id="1813" w:author="Christina Sun" w:date="2026-03-15T21:26:00Z" w16du:dateUtc="2026-03-16T04:26:00Z">
            <w:trPr>
              <w:gridAfter w:val="0"/>
            </w:trPr>
          </w:trPrChange>
        </w:trPr>
        <w:tc>
          <w:tcPr>
            <w:tcW w:w="2268" w:type="dxa"/>
            <w:tcMar>
              <w:top w:w="100" w:type="nil"/>
              <w:right w:w="100" w:type="nil"/>
            </w:tcMar>
            <w:vAlign w:val="center"/>
            <w:tcPrChange w:id="1814"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EE6237E" w14:textId="77777777" w:rsidR="00D644EE" w:rsidRPr="00B621E1" w:rsidRDefault="00D644EE" w:rsidP="00D644EE">
            <w:pPr>
              <w:autoSpaceDE w:val="0"/>
              <w:autoSpaceDN w:val="0"/>
              <w:adjustRightInd w:val="0"/>
              <w:rPr>
                <w:ins w:id="1815" w:author="Christina Sun" w:date="2026-03-15T21:25:00Z" w16du:dateUtc="2026-03-16T04:25:00Z"/>
                <w:rFonts w:asciiTheme="majorHAnsi" w:hAnsiTheme="majorHAnsi" w:cstheme="majorHAnsi"/>
                <w:sz w:val="20"/>
                <w:szCs w:val="20"/>
                <w:lang w:val="en-US"/>
                <w:rPrChange w:id="1816" w:author="Christina Sun" w:date="2026-03-15T21:36:00Z" w16du:dateUtc="2026-03-16T04:36:00Z">
                  <w:rPr>
                    <w:ins w:id="1817" w:author="Christina Sun" w:date="2026-03-15T21:25:00Z" w16du:dateUtc="2026-03-16T04:25:00Z"/>
                    <w:lang w:val="en-US"/>
                  </w:rPr>
                </w:rPrChange>
              </w:rPr>
            </w:pPr>
          </w:p>
        </w:tc>
        <w:tc>
          <w:tcPr>
            <w:tcW w:w="2160" w:type="dxa"/>
            <w:tcMar>
              <w:top w:w="100" w:type="nil"/>
              <w:right w:w="100" w:type="nil"/>
            </w:tcMar>
            <w:vAlign w:val="center"/>
            <w:tcPrChange w:id="1818"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DEC8293" w14:textId="77777777" w:rsidR="00D644EE" w:rsidRPr="00B621E1" w:rsidRDefault="00D644EE" w:rsidP="00D644EE">
            <w:pPr>
              <w:autoSpaceDE w:val="0"/>
              <w:autoSpaceDN w:val="0"/>
              <w:adjustRightInd w:val="0"/>
              <w:rPr>
                <w:ins w:id="1819" w:author="Christina Sun" w:date="2026-03-15T21:25:00Z" w16du:dateUtc="2026-03-16T04:25:00Z"/>
                <w:rFonts w:asciiTheme="majorHAnsi" w:hAnsiTheme="majorHAnsi" w:cstheme="majorHAnsi"/>
                <w:sz w:val="20"/>
                <w:szCs w:val="20"/>
                <w:lang w:val="en-US"/>
                <w:rPrChange w:id="1820" w:author="Christina Sun" w:date="2026-03-15T21:36:00Z" w16du:dateUtc="2026-03-16T04:36:00Z">
                  <w:rPr>
                    <w:ins w:id="1821" w:author="Christina Sun" w:date="2026-03-15T21:25:00Z" w16du:dateUtc="2026-03-16T04:25:00Z"/>
                    <w:lang w:val="en-US"/>
                  </w:rPr>
                </w:rPrChange>
              </w:rPr>
            </w:pPr>
          </w:p>
        </w:tc>
        <w:tc>
          <w:tcPr>
            <w:tcW w:w="2160" w:type="dxa"/>
            <w:tcMar>
              <w:top w:w="100" w:type="nil"/>
              <w:right w:w="100" w:type="nil"/>
            </w:tcMar>
            <w:vAlign w:val="center"/>
            <w:tcPrChange w:id="1822"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55A0729" w14:textId="77777777" w:rsidR="00D644EE" w:rsidRPr="00B621E1" w:rsidRDefault="00D644EE" w:rsidP="00D644EE">
            <w:pPr>
              <w:autoSpaceDE w:val="0"/>
              <w:autoSpaceDN w:val="0"/>
              <w:adjustRightInd w:val="0"/>
              <w:rPr>
                <w:ins w:id="1823" w:author="Christina Sun" w:date="2026-03-15T21:25:00Z" w16du:dateUtc="2026-03-16T04:25:00Z"/>
                <w:rFonts w:asciiTheme="majorHAnsi" w:hAnsiTheme="majorHAnsi" w:cstheme="majorHAnsi"/>
                <w:sz w:val="20"/>
                <w:szCs w:val="20"/>
                <w:lang w:val="en-US"/>
                <w:rPrChange w:id="1824" w:author="Christina Sun" w:date="2026-03-15T21:36:00Z" w16du:dateUtc="2026-03-16T04:36:00Z">
                  <w:rPr>
                    <w:ins w:id="1825" w:author="Christina Sun" w:date="2026-03-15T21:25:00Z" w16du:dateUtc="2026-03-16T04:25:00Z"/>
                    <w:lang w:val="en-US"/>
                  </w:rPr>
                </w:rPrChange>
              </w:rPr>
            </w:pPr>
          </w:p>
        </w:tc>
        <w:tc>
          <w:tcPr>
            <w:tcW w:w="2160" w:type="dxa"/>
            <w:tcMar>
              <w:top w:w="100" w:type="nil"/>
              <w:right w:w="100" w:type="nil"/>
            </w:tcMar>
            <w:vAlign w:val="center"/>
            <w:tcPrChange w:id="1826"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9D18DDA" w14:textId="77777777" w:rsidR="00D644EE" w:rsidRPr="00B621E1" w:rsidRDefault="00D644EE" w:rsidP="00D644EE">
            <w:pPr>
              <w:autoSpaceDE w:val="0"/>
              <w:autoSpaceDN w:val="0"/>
              <w:adjustRightInd w:val="0"/>
              <w:rPr>
                <w:ins w:id="1827" w:author="Christina Sun" w:date="2026-03-15T21:25:00Z" w16du:dateUtc="2026-03-16T04:25:00Z"/>
                <w:rFonts w:asciiTheme="majorHAnsi" w:hAnsiTheme="majorHAnsi" w:cstheme="majorHAnsi"/>
                <w:sz w:val="20"/>
                <w:szCs w:val="20"/>
                <w:lang w:val="en-US"/>
                <w:rPrChange w:id="1828" w:author="Christina Sun" w:date="2026-03-15T21:36:00Z" w16du:dateUtc="2026-03-16T04:36:00Z">
                  <w:rPr>
                    <w:ins w:id="1829" w:author="Christina Sun" w:date="2026-03-15T21:25:00Z" w16du:dateUtc="2026-03-16T04:25:00Z"/>
                    <w:lang w:val="en-US"/>
                  </w:rPr>
                </w:rPrChange>
              </w:rPr>
            </w:pPr>
          </w:p>
        </w:tc>
      </w:tr>
      <w:tr w:rsidR="00D644EE" w:rsidRPr="00B621E1" w14:paraId="0153841B" w14:textId="77777777" w:rsidTr="00D644EE">
        <w:tblPrEx>
          <w:tblCellMar>
            <w:top w:w="0" w:type="dxa"/>
            <w:bottom w:w="0" w:type="dxa"/>
          </w:tblCellMar>
          <w:tblPrExChange w:id="1830" w:author="Christina Sun" w:date="2026-03-15T21:26:00Z" w16du:dateUtc="2026-03-16T04:26:00Z">
            <w:tblPrEx>
              <w:tblBorders>
                <w:top w:val="none" w:sz="0" w:space="0" w:color="auto"/>
              </w:tblBorders>
              <w:tblCellMar>
                <w:top w:w="0" w:type="dxa"/>
                <w:bottom w:w="0" w:type="dxa"/>
              </w:tblCellMar>
            </w:tblPrEx>
          </w:tblPrExChange>
        </w:tblPrEx>
        <w:trPr>
          <w:jc w:val="center"/>
          <w:ins w:id="1831" w:author="Christina Sun" w:date="2026-03-15T21:25:00Z" w16du:dateUtc="2026-03-16T04:25:00Z"/>
          <w:trPrChange w:id="1832" w:author="Christina Sun" w:date="2026-03-15T21:26:00Z" w16du:dateUtc="2026-03-16T04:26:00Z">
            <w:trPr>
              <w:gridAfter w:val="0"/>
            </w:trPr>
          </w:trPrChange>
        </w:trPr>
        <w:tc>
          <w:tcPr>
            <w:tcW w:w="2268" w:type="dxa"/>
            <w:tcMar>
              <w:top w:w="100" w:type="nil"/>
              <w:right w:w="100" w:type="nil"/>
            </w:tcMar>
            <w:vAlign w:val="center"/>
            <w:tcPrChange w:id="1833"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E6E3D79" w14:textId="77777777" w:rsidR="00D644EE" w:rsidRPr="00B621E1" w:rsidRDefault="00D644EE" w:rsidP="00D644EE">
            <w:pPr>
              <w:autoSpaceDE w:val="0"/>
              <w:autoSpaceDN w:val="0"/>
              <w:adjustRightInd w:val="0"/>
              <w:rPr>
                <w:ins w:id="1834" w:author="Christina Sun" w:date="2026-03-15T21:25:00Z" w16du:dateUtc="2026-03-16T04:25:00Z"/>
                <w:rFonts w:asciiTheme="majorHAnsi" w:hAnsiTheme="majorHAnsi" w:cstheme="majorHAnsi"/>
                <w:sz w:val="20"/>
                <w:szCs w:val="20"/>
                <w:lang w:val="en-US"/>
                <w:rPrChange w:id="1835" w:author="Christina Sun" w:date="2026-03-15T21:36:00Z" w16du:dateUtc="2026-03-16T04:36:00Z">
                  <w:rPr>
                    <w:ins w:id="1836" w:author="Christina Sun" w:date="2026-03-15T21:25:00Z" w16du:dateUtc="2026-03-16T04:25:00Z"/>
                    <w:lang w:val="en-US"/>
                  </w:rPr>
                </w:rPrChange>
              </w:rPr>
            </w:pPr>
            <w:ins w:id="1837" w:author="Christina Sun" w:date="2026-03-15T21:25:00Z" w16du:dateUtc="2026-03-16T04:25:00Z">
              <w:r w:rsidRPr="00B621E1">
                <w:rPr>
                  <w:rFonts w:asciiTheme="majorHAnsi" w:hAnsiTheme="majorHAnsi" w:cstheme="majorHAnsi"/>
                  <w:sz w:val="20"/>
                  <w:szCs w:val="20"/>
                  <w:lang w:val="en-US"/>
                  <w:rPrChange w:id="1838" w:author="Christina Sun" w:date="2026-03-15T21:36:00Z" w16du:dateUtc="2026-03-16T04:36:00Z">
                    <w:rPr>
                      <w:lang w:val="en-US"/>
                    </w:rPr>
                  </w:rPrChange>
                </w:rPr>
                <w:t>Bisexual/Pansexual/Omnisexual</w:t>
              </w:r>
            </w:ins>
          </w:p>
        </w:tc>
        <w:tc>
          <w:tcPr>
            <w:tcW w:w="2160" w:type="dxa"/>
            <w:tcMar>
              <w:top w:w="100" w:type="nil"/>
              <w:right w:w="100" w:type="nil"/>
            </w:tcMar>
            <w:vAlign w:val="center"/>
            <w:tcPrChange w:id="1839"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639076C" w14:textId="77777777" w:rsidR="00D644EE" w:rsidRPr="00B621E1" w:rsidRDefault="00D644EE" w:rsidP="00D644EE">
            <w:pPr>
              <w:autoSpaceDE w:val="0"/>
              <w:autoSpaceDN w:val="0"/>
              <w:adjustRightInd w:val="0"/>
              <w:jc w:val="center"/>
              <w:rPr>
                <w:ins w:id="1840" w:author="Christina Sun" w:date="2026-03-15T21:25:00Z" w16du:dateUtc="2026-03-16T04:25:00Z"/>
                <w:rFonts w:asciiTheme="majorHAnsi" w:hAnsiTheme="majorHAnsi" w:cstheme="majorHAnsi"/>
                <w:sz w:val="20"/>
                <w:szCs w:val="20"/>
                <w:lang w:val="en-US"/>
                <w:rPrChange w:id="1841" w:author="Christina Sun" w:date="2026-03-15T21:36:00Z" w16du:dateUtc="2026-03-16T04:36:00Z">
                  <w:rPr>
                    <w:ins w:id="1842" w:author="Christina Sun" w:date="2026-03-15T21:25:00Z" w16du:dateUtc="2026-03-16T04:25:00Z"/>
                    <w:lang w:val="en-US"/>
                  </w:rPr>
                </w:rPrChange>
              </w:rPr>
            </w:pPr>
            <w:ins w:id="1843" w:author="Christina Sun" w:date="2026-03-15T21:25:00Z" w16du:dateUtc="2026-03-16T04:25:00Z">
              <w:r w:rsidRPr="00B621E1">
                <w:rPr>
                  <w:rFonts w:asciiTheme="majorHAnsi" w:hAnsiTheme="majorHAnsi" w:cstheme="majorHAnsi"/>
                  <w:sz w:val="20"/>
                  <w:szCs w:val="20"/>
                  <w:lang w:val="en-US"/>
                  <w:rPrChange w:id="1844" w:author="Christina Sun" w:date="2026-03-15T21:36:00Z" w16du:dateUtc="2026-03-16T04:36:00Z">
                    <w:rPr>
                      <w:lang w:val="en-US"/>
                    </w:rPr>
                  </w:rPrChange>
                </w:rPr>
                <w:t>1.410</w:t>
              </w:r>
              <w:r w:rsidRPr="00B621E1">
                <w:rPr>
                  <w:rFonts w:asciiTheme="majorHAnsi" w:hAnsiTheme="majorHAnsi" w:cstheme="majorHAnsi"/>
                  <w:sz w:val="20"/>
                  <w:szCs w:val="20"/>
                  <w:vertAlign w:val="superscript"/>
                  <w:lang w:val="en-US"/>
                  <w:rPrChange w:id="1845" w:author="Christina Sun" w:date="2026-03-15T21:36:00Z" w16du:dateUtc="2026-03-16T04:36:00Z">
                    <w:rPr>
                      <w:vertAlign w:val="superscript"/>
                      <w:lang w:val="en-US"/>
                    </w:rPr>
                  </w:rPrChange>
                </w:rPr>
                <w:t>***</w:t>
              </w:r>
            </w:ins>
          </w:p>
        </w:tc>
        <w:tc>
          <w:tcPr>
            <w:tcW w:w="2160" w:type="dxa"/>
            <w:tcMar>
              <w:top w:w="100" w:type="nil"/>
              <w:right w:w="100" w:type="nil"/>
            </w:tcMar>
            <w:vAlign w:val="center"/>
            <w:tcPrChange w:id="1846"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4DEAA7A" w14:textId="77777777" w:rsidR="00D644EE" w:rsidRPr="00B621E1" w:rsidRDefault="00D644EE" w:rsidP="00D644EE">
            <w:pPr>
              <w:autoSpaceDE w:val="0"/>
              <w:autoSpaceDN w:val="0"/>
              <w:adjustRightInd w:val="0"/>
              <w:jc w:val="center"/>
              <w:rPr>
                <w:ins w:id="1847" w:author="Christina Sun" w:date="2026-03-15T21:25:00Z" w16du:dateUtc="2026-03-16T04:25:00Z"/>
                <w:rFonts w:asciiTheme="majorHAnsi" w:hAnsiTheme="majorHAnsi" w:cstheme="majorHAnsi"/>
                <w:sz w:val="20"/>
                <w:szCs w:val="20"/>
                <w:lang w:val="en-US"/>
                <w:rPrChange w:id="1848" w:author="Christina Sun" w:date="2026-03-15T21:36:00Z" w16du:dateUtc="2026-03-16T04:36:00Z">
                  <w:rPr>
                    <w:ins w:id="1849" w:author="Christina Sun" w:date="2026-03-15T21:25:00Z" w16du:dateUtc="2026-03-16T04:25:00Z"/>
                    <w:lang w:val="en-US"/>
                  </w:rPr>
                </w:rPrChange>
              </w:rPr>
            </w:pPr>
            <w:ins w:id="1850" w:author="Christina Sun" w:date="2026-03-15T21:25:00Z" w16du:dateUtc="2026-03-16T04:25:00Z">
              <w:r w:rsidRPr="00B621E1">
                <w:rPr>
                  <w:rFonts w:asciiTheme="majorHAnsi" w:hAnsiTheme="majorHAnsi" w:cstheme="majorHAnsi"/>
                  <w:sz w:val="20"/>
                  <w:szCs w:val="20"/>
                  <w:lang w:val="en-US"/>
                  <w:rPrChange w:id="1851" w:author="Christina Sun" w:date="2026-03-15T21:36:00Z" w16du:dateUtc="2026-03-16T04:36:00Z">
                    <w:rPr>
                      <w:lang w:val="en-US"/>
                    </w:rPr>
                  </w:rPrChange>
                </w:rPr>
                <w:t>1.347</w:t>
              </w:r>
              <w:r w:rsidRPr="00B621E1">
                <w:rPr>
                  <w:rFonts w:asciiTheme="majorHAnsi" w:hAnsiTheme="majorHAnsi" w:cstheme="majorHAnsi"/>
                  <w:sz w:val="20"/>
                  <w:szCs w:val="20"/>
                  <w:vertAlign w:val="superscript"/>
                  <w:lang w:val="en-US"/>
                  <w:rPrChange w:id="1852" w:author="Christina Sun" w:date="2026-03-15T21:36:00Z" w16du:dateUtc="2026-03-16T04:36:00Z">
                    <w:rPr>
                      <w:vertAlign w:val="superscript"/>
                      <w:lang w:val="en-US"/>
                    </w:rPr>
                  </w:rPrChange>
                </w:rPr>
                <w:t>***</w:t>
              </w:r>
            </w:ins>
          </w:p>
        </w:tc>
        <w:tc>
          <w:tcPr>
            <w:tcW w:w="2160" w:type="dxa"/>
            <w:tcMar>
              <w:top w:w="100" w:type="nil"/>
              <w:right w:w="100" w:type="nil"/>
            </w:tcMar>
            <w:vAlign w:val="center"/>
            <w:tcPrChange w:id="1853"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D3EE7E8" w14:textId="77777777" w:rsidR="00D644EE" w:rsidRPr="00B621E1" w:rsidRDefault="00D644EE" w:rsidP="00D644EE">
            <w:pPr>
              <w:autoSpaceDE w:val="0"/>
              <w:autoSpaceDN w:val="0"/>
              <w:adjustRightInd w:val="0"/>
              <w:jc w:val="center"/>
              <w:rPr>
                <w:ins w:id="1854" w:author="Christina Sun" w:date="2026-03-15T21:25:00Z" w16du:dateUtc="2026-03-16T04:25:00Z"/>
                <w:rFonts w:asciiTheme="majorHAnsi" w:hAnsiTheme="majorHAnsi" w:cstheme="majorHAnsi"/>
                <w:sz w:val="20"/>
                <w:szCs w:val="20"/>
                <w:lang w:val="en-US"/>
                <w:rPrChange w:id="1855" w:author="Christina Sun" w:date="2026-03-15T21:36:00Z" w16du:dateUtc="2026-03-16T04:36:00Z">
                  <w:rPr>
                    <w:ins w:id="1856" w:author="Christina Sun" w:date="2026-03-15T21:25:00Z" w16du:dateUtc="2026-03-16T04:25:00Z"/>
                    <w:lang w:val="en-US"/>
                  </w:rPr>
                </w:rPrChange>
              </w:rPr>
            </w:pPr>
            <w:ins w:id="1857" w:author="Christina Sun" w:date="2026-03-15T21:25:00Z" w16du:dateUtc="2026-03-16T04:25:00Z">
              <w:r w:rsidRPr="00B621E1">
                <w:rPr>
                  <w:rFonts w:asciiTheme="majorHAnsi" w:hAnsiTheme="majorHAnsi" w:cstheme="majorHAnsi"/>
                  <w:sz w:val="20"/>
                  <w:szCs w:val="20"/>
                  <w:lang w:val="en-US"/>
                  <w:rPrChange w:id="1858" w:author="Christina Sun" w:date="2026-03-15T21:36:00Z" w16du:dateUtc="2026-03-16T04:36:00Z">
                    <w:rPr>
                      <w:lang w:val="en-US"/>
                    </w:rPr>
                  </w:rPrChange>
                </w:rPr>
                <w:t>1.264</w:t>
              </w:r>
              <w:r w:rsidRPr="00B621E1">
                <w:rPr>
                  <w:rFonts w:asciiTheme="majorHAnsi" w:hAnsiTheme="majorHAnsi" w:cstheme="majorHAnsi"/>
                  <w:sz w:val="20"/>
                  <w:szCs w:val="20"/>
                  <w:vertAlign w:val="superscript"/>
                  <w:lang w:val="en-US"/>
                  <w:rPrChange w:id="1859" w:author="Christina Sun" w:date="2026-03-15T21:36:00Z" w16du:dateUtc="2026-03-16T04:36:00Z">
                    <w:rPr>
                      <w:vertAlign w:val="superscript"/>
                      <w:lang w:val="en-US"/>
                    </w:rPr>
                  </w:rPrChange>
                </w:rPr>
                <w:t>***</w:t>
              </w:r>
            </w:ins>
          </w:p>
        </w:tc>
      </w:tr>
      <w:tr w:rsidR="00D644EE" w:rsidRPr="00B621E1" w14:paraId="660EDB22" w14:textId="77777777" w:rsidTr="00D644EE">
        <w:tblPrEx>
          <w:tblCellMar>
            <w:top w:w="0" w:type="dxa"/>
            <w:bottom w:w="0" w:type="dxa"/>
          </w:tblCellMar>
          <w:tblPrExChange w:id="1860" w:author="Christina Sun" w:date="2026-03-15T21:26:00Z" w16du:dateUtc="2026-03-16T04:26:00Z">
            <w:tblPrEx>
              <w:tblBorders>
                <w:top w:val="none" w:sz="0" w:space="0" w:color="auto"/>
              </w:tblBorders>
              <w:tblCellMar>
                <w:top w:w="0" w:type="dxa"/>
                <w:bottom w:w="0" w:type="dxa"/>
              </w:tblCellMar>
            </w:tblPrEx>
          </w:tblPrExChange>
        </w:tblPrEx>
        <w:trPr>
          <w:jc w:val="center"/>
          <w:ins w:id="1861" w:author="Christina Sun" w:date="2026-03-15T21:25:00Z" w16du:dateUtc="2026-03-16T04:25:00Z"/>
          <w:trPrChange w:id="1862" w:author="Christina Sun" w:date="2026-03-15T21:26:00Z" w16du:dateUtc="2026-03-16T04:26:00Z">
            <w:trPr>
              <w:gridAfter w:val="0"/>
            </w:trPr>
          </w:trPrChange>
        </w:trPr>
        <w:tc>
          <w:tcPr>
            <w:tcW w:w="2268" w:type="dxa"/>
            <w:tcMar>
              <w:top w:w="100" w:type="nil"/>
              <w:right w:w="100" w:type="nil"/>
            </w:tcMar>
            <w:vAlign w:val="center"/>
            <w:tcPrChange w:id="1863"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BFFA498" w14:textId="77777777" w:rsidR="00D644EE" w:rsidRPr="00B621E1" w:rsidRDefault="00D644EE" w:rsidP="00D644EE">
            <w:pPr>
              <w:autoSpaceDE w:val="0"/>
              <w:autoSpaceDN w:val="0"/>
              <w:adjustRightInd w:val="0"/>
              <w:rPr>
                <w:ins w:id="1864" w:author="Christina Sun" w:date="2026-03-15T21:25:00Z" w16du:dateUtc="2026-03-16T04:25:00Z"/>
                <w:rFonts w:asciiTheme="majorHAnsi" w:hAnsiTheme="majorHAnsi" w:cstheme="majorHAnsi"/>
                <w:sz w:val="20"/>
                <w:szCs w:val="20"/>
                <w:lang w:val="en-US"/>
                <w:rPrChange w:id="1865" w:author="Christina Sun" w:date="2026-03-15T21:36:00Z" w16du:dateUtc="2026-03-16T04:36:00Z">
                  <w:rPr>
                    <w:ins w:id="1866" w:author="Christina Sun" w:date="2026-03-15T21:25:00Z" w16du:dateUtc="2026-03-16T04:25:00Z"/>
                    <w:lang w:val="en-US"/>
                  </w:rPr>
                </w:rPrChange>
              </w:rPr>
            </w:pPr>
          </w:p>
        </w:tc>
        <w:tc>
          <w:tcPr>
            <w:tcW w:w="2160" w:type="dxa"/>
            <w:tcMar>
              <w:top w:w="100" w:type="nil"/>
              <w:right w:w="100" w:type="nil"/>
            </w:tcMar>
            <w:vAlign w:val="center"/>
            <w:tcPrChange w:id="1867"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95A628B" w14:textId="77777777" w:rsidR="00D644EE" w:rsidRPr="00B621E1" w:rsidRDefault="00D644EE" w:rsidP="00D644EE">
            <w:pPr>
              <w:autoSpaceDE w:val="0"/>
              <w:autoSpaceDN w:val="0"/>
              <w:adjustRightInd w:val="0"/>
              <w:jc w:val="center"/>
              <w:rPr>
                <w:ins w:id="1868" w:author="Christina Sun" w:date="2026-03-15T21:25:00Z" w16du:dateUtc="2026-03-16T04:25:00Z"/>
                <w:rFonts w:asciiTheme="majorHAnsi" w:hAnsiTheme="majorHAnsi" w:cstheme="majorHAnsi"/>
                <w:sz w:val="20"/>
                <w:szCs w:val="20"/>
                <w:lang w:val="en-US"/>
                <w:rPrChange w:id="1869" w:author="Christina Sun" w:date="2026-03-15T21:36:00Z" w16du:dateUtc="2026-03-16T04:36:00Z">
                  <w:rPr>
                    <w:ins w:id="1870" w:author="Christina Sun" w:date="2026-03-15T21:25:00Z" w16du:dateUtc="2026-03-16T04:25:00Z"/>
                    <w:lang w:val="en-US"/>
                  </w:rPr>
                </w:rPrChange>
              </w:rPr>
            </w:pPr>
            <w:ins w:id="1871" w:author="Christina Sun" w:date="2026-03-15T21:25:00Z" w16du:dateUtc="2026-03-16T04:25:00Z">
              <w:r w:rsidRPr="00B621E1">
                <w:rPr>
                  <w:rFonts w:asciiTheme="majorHAnsi" w:hAnsiTheme="majorHAnsi" w:cstheme="majorHAnsi"/>
                  <w:sz w:val="20"/>
                  <w:szCs w:val="20"/>
                  <w:lang w:val="en-US"/>
                  <w:rPrChange w:id="1872" w:author="Christina Sun" w:date="2026-03-15T21:36:00Z" w16du:dateUtc="2026-03-16T04:36:00Z">
                    <w:rPr>
                      <w:lang w:val="en-US"/>
                    </w:rPr>
                  </w:rPrChange>
                </w:rPr>
                <w:t>[1.233,1.614]</w:t>
              </w:r>
            </w:ins>
          </w:p>
        </w:tc>
        <w:tc>
          <w:tcPr>
            <w:tcW w:w="2160" w:type="dxa"/>
            <w:tcMar>
              <w:top w:w="100" w:type="nil"/>
              <w:right w:w="100" w:type="nil"/>
            </w:tcMar>
            <w:vAlign w:val="center"/>
            <w:tcPrChange w:id="1873"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B832F29" w14:textId="77777777" w:rsidR="00D644EE" w:rsidRPr="00B621E1" w:rsidRDefault="00D644EE" w:rsidP="00D644EE">
            <w:pPr>
              <w:autoSpaceDE w:val="0"/>
              <w:autoSpaceDN w:val="0"/>
              <w:adjustRightInd w:val="0"/>
              <w:jc w:val="center"/>
              <w:rPr>
                <w:ins w:id="1874" w:author="Christina Sun" w:date="2026-03-15T21:25:00Z" w16du:dateUtc="2026-03-16T04:25:00Z"/>
                <w:rFonts w:asciiTheme="majorHAnsi" w:hAnsiTheme="majorHAnsi" w:cstheme="majorHAnsi"/>
                <w:sz w:val="20"/>
                <w:szCs w:val="20"/>
                <w:lang w:val="en-US"/>
                <w:rPrChange w:id="1875" w:author="Christina Sun" w:date="2026-03-15T21:36:00Z" w16du:dateUtc="2026-03-16T04:36:00Z">
                  <w:rPr>
                    <w:ins w:id="1876" w:author="Christina Sun" w:date="2026-03-15T21:25:00Z" w16du:dateUtc="2026-03-16T04:25:00Z"/>
                    <w:lang w:val="en-US"/>
                  </w:rPr>
                </w:rPrChange>
              </w:rPr>
            </w:pPr>
            <w:ins w:id="1877" w:author="Christina Sun" w:date="2026-03-15T21:25:00Z" w16du:dateUtc="2026-03-16T04:25:00Z">
              <w:r w:rsidRPr="00B621E1">
                <w:rPr>
                  <w:rFonts w:asciiTheme="majorHAnsi" w:hAnsiTheme="majorHAnsi" w:cstheme="majorHAnsi"/>
                  <w:sz w:val="20"/>
                  <w:szCs w:val="20"/>
                  <w:lang w:val="en-US"/>
                  <w:rPrChange w:id="1878" w:author="Christina Sun" w:date="2026-03-15T21:36:00Z" w16du:dateUtc="2026-03-16T04:36:00Z">
                    <w:rPr>
                      <w:lang w:val="en-US"/>
                    </w:rPr>
                  </w:rPrChange>
                </w:rPr>
                <w:t>[1.169,1.553]</w:t>
              </w:r>
            </w:ins>
          </w:p>
        </w:tc>
        <w:tc>
          <w:tcPr>
            <w:tcW w:w="2160" w:type="dxa"/>
            <w:tcMar>
              <w:top w:w="100" w:type="nil"/>
              <w:right w:w="100" w:type="nil"/>
            </w:tcMar>
            <w:vAlign w:val="center"/>
            <w:tcPrChange w:id="1879"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2B5085E" w14:textId="77777777" w:rsidR="00D644EE" w:rsidRPr="00B621E1" w:rsidRDefault="00D644EE" w:rsidP="00D644EE">
            <w:pPr>
              <w:autoSpaceDE w:val="0"/>
              <w:autoSpaceDN w:val="0"/>
              <w:adjustRightInd w:val="0"/>
              <w:jc w:val="center"/>
              <w:rPr>
                <w:ins w:id="1880" w:author="Christina Sun" w:date="2026-03-15T21:25:00Z" w16du:dateUtc="2026-03-16T04:25:00Z"/>
                <w:rFonts w:asciiTheme="majorHAnsi" w:hAnsiTheme="majorHAnsi" w:cstheme="majorHAnsi"/>
                <w:sz w:val="20"/>
                <w:szCs w:val="20"/>
                <w:lang w:val="en-US"/>
                <w:rPrChange w:id="1881" w:author="Christina Sun" w:date="2026-03-15T21:36:00Z" w16du:dateUtc="2026-03-16T04:36:00Z">
                  <w:rPr>
                    <w:ins w:id="1882" w:author="Christina Sun" w:date="2026-03-15T21:25:00Z" w16du:dateUtc="2026-03-16T04:25:00Z"/>
                    <w:lang w:val="en-US"/>
                  </w:rPr>
                </w:rPrChange>
              </w:rPr>
            </w:pPr>
            <w:ins w:id="1883" w:author="Christina Sun" w:date="2026-03-15T21:25:00Z" w16du:dateUtc="2026-03-16T04:25:00Z">
              <w:r w:rsidRPr="00B621E1">
                <w:rPr>
                  <w:rFonts w:asciiTheme="majorHAnsi" w:hAnsiTheme="majorHAnsi" w:cstheme="majorHAnsi"/>
                  <w:sz w:val="20"/>
                  <w:szCs w:val="20"/>
                  <w:lang w:val="en-US"/>
                  <w:rPrChange w:id="1884" w:author="Christina Sun" w:date="2026-03-15T21:36:00Z" w16du:dateUtc="2026-03-16T04:36:00Z">
                    <w:rPr>
                      <w:lang w:val="en-US"/>
                    </w:rPr>
                  </w:rPrChange>
                </w:rPr>
                <w:t>[1.093,1.462]</w:t>
              </w:r>
            </w:ins>
          </w:p>
        </w:tc>
      </w:tr>
      <w:tr w:rsidR="00D644EE" w:rsidRPr="00B621E1" w14:paraId="2B74B04D" w14:textId="77777777" w:rsidTr="00D644EE">
        <w:tblPrEx>
          <w:tblCellMar>
            <w:top w:w="0" w:type="dxa"/>
            <w:bottom w:w="0" w:type="dxa"/>
          </w:tblCellMar>
          <w:tblPrExChange w:id="1885" w:author="Christina Sun" w:date="2026-03-15T21:26:00Z" w16du:dateUtc="2026-03-16T04:26:00Z">
            <w:tblPrEx>
              <w:tblBorders>
                <w:top w:val="none" w:sz="0" w:space="0" w:color="auto"/>
              </w:tblBorders>
              <w:tblCellMar>
                <w:top w:w="0" w:type="dxa"/>
                <w:bottom w:w="0" w:type="dxa"/>
              </w:tblCellMar>
            </w:tblPrEx>
          </w:tblPrExChange>
        </w:tblPrEx>
        <w:trPr>
          <w:jc w:val="center"/>
          <w:ins w:id="1886" w:author="Christina Sun" w:date="2026-03-15T21:25:00Z" w16du:dateUtc="2026-03-16T04:25:00Z"/>
          <w:trPrChange w:id="1887" w:author="Christina Sun" w:date="2026-03-15T21:26:00Z" w16du:dateUtc="2026-03-16T04:26:00Z">
            <w:trPr>
              <w:gridAfter w:val="0"/>
            </w:trPr>
          </w:trPrChange>
        </w:trPr>
        <w:tc>
          <w:tcPr>
            <w:tcW w:w="2268" w:type="dxa"/>
            <w:tcMar>
              <w:top w:w="100" w:type="nil"/>
              <w:right w:w="100" w:type="nil"/>
            </w:tcMar>
            <w:vAlign w:val="center"/>
            <w:tcPrChange w:id="1888"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2F99126" w14:textId="77777777" w:rsidR="00D644EE" w:rsidRPr="00B621E1" w:rsidRDefault="00D644EE" w:rsidP="00D644EE">
            <w:pPr>
              <w:autoSpaceDE w:val="0"/>
              <w:autoSpaceDN w:val="0"/>
              <w:adjustRightInd w:val="0"/>
              <w:rPr>
                <w:ins w:id="1889" w:author="Christina Sun" w:date="2026-03-15T21:25:00Z" w16du:dateUtc="2026-03-16T04:25:00Z"/>
                <w:rFonts w:asciiTheme="majorHAnsi" w:hAnsiTheme="majorHAnsi" w:cstheme="majorHAnsi"/>
                <w:sz w:val="20"/>
                <w:szCs w:val="20"/>
                <w:lang w:val="en-US"/>
                <w:rPrChange w:id="1890" w:author="Christina Sun" w:date="2026-03-15T21:36:00Z" w16du:dateUtc="2026-03-16T04:36:00Z">
                  <w:rPr>
                    <w:ins w:id="1891" w:author="Christina Sun" w:date="2026-03-15T21:25:00Z" w16du:dateUtc="2026-03-16T04:25:00Z"/>
                    <w:lang w:val="en-US"/>
                  </w:rPr>
                </w:rPrChange>
              </w:rPr>
            </w:pPr>
          </w:p>
        </w:tc>
        <w:tc>
          <w:tcPr>
            <w:tcW w:w="2160" w:type="dxa"/>
            <w:tcMar>
              <w:top w:w="100" w:type="nil"/>
              <w:right w:w="100" w:type="nil"/>
            </w:tcMar>
            <w:vAlign w:val="center"/>
            <w:tcPrChange w:id="1892"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B424AEE" w14:textId="77777777" w:rsidR="00D644EE" w:rsidRPr="00B621E1" w:rsidRDefault="00D644EE" w:rsidP="00D644EE">
            <w:pPr>
              <w:autoSpaceDE w:val="0"/>
              <w:autoSpaceDN w:val="0"/>
              <w:adjustRightInd w:val="0"/>
              <w:rPr>
                <w:ins w:id="1893" w:author="Christina Sun" w:date="2026-03-15T21:25:00Z" w16du:dateUtc="2026-03-16T04:25:00Z"/>
                <w:rFonts w:asciiTheme="majorHAnsi" w:hAnsiTheme="majorHAnsi" w:cstheme="majorHAnsi"/>
                <w:sz w:val="20"/>
                <w:szCs w:val="20"/>
                <w:lang w:val="en-US"/>
                <w:rPrChange w:id="1894" w:author="Christina Sun" w:date="2026-03-15T21:36:00Z" w16du:dateUtc="2026-03-16T04:36:00Z">
                  <w:rPr>
                    <w:ins w:id="1895" w:author="Christina Sun" w:date="2026-03-15T21:25:00Z" w16du:dateUtc="2026-03-16T04:25:00Z"/>
                    <w:lang w:val="en-US"/>
                  </w:rPr>
                </w:rPrChange>
              </w:rPr>
            </w:pPr>
          </w:p>
        </w:tc>
        <w:tc>
          <w:tcPr>
            <w:tcW w:w="2160" w:type="dxa"/>
            <w:tcMar>
              <w:top w:w="100" w:type="nil"/>
              <w:right w:w="100" w:type="nil"/>
            </w:tcMar>
            <w:vAlign w:val="center"/>
            <w:tcPrChange w:id="1896"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941440E" w14:textId="77777777" w:rsidR="00D644EE" w:rsidRPr="00B621E1" w:rsidRDefault="00D644EE" w:rsidP="00D644EE">
            <w:pPr>
              <w:autoSpaceDE w:val="0"/>
              <w:autoSpaceDN w:val="0"/>
              <w:adjustRightInd w:val="0"/>
              <w:rPr>
                <w:ins w:id="1897" w:author="Christina Sun" w:date="2026-03-15T21:25:00Z" w16du:dateUtc="2026-03-16T04:25:00Z"/>
                <w:rFonts w:asciiTheme="majorHAnsi" w:hAnsiTheme="majorHAnsi" w:cstheme="majorHAnsi"/>
                <w:sz w:val="20"/>
                <w:szCs w:val="20"/>
                <w:lang w:val="en-US"/>
                <w:rPrChange w:id="1898" w:author="Christina Sun" w:date="2026-03-15T21:36:00Z" w16du:dateUtc="2026-03-16T04:36:00Z">
                  <w:rPr>
                    <w:ins w:id="1899" w:author="Christina Sun" w:date="2026-03-15T21:25:00Z" w16du:dateUtc="2026-03-16T04:25:00Z"/>
                    <w:lang w:val="en-US"/>
                  </w:rPr>
                </w:rPrChange>
              </w:rPr>
            </w:pPr>
          </w:p>
        </w:tc>
        <w:tc>
          <w:tcPr>
            <w:tcW w:w="2160" w:type="dxa"/>
            <w:tcMar>
              <w:top w:w="100" w:type="nil"/>
              <w:right w:w="100" w:type="nil"/>
            </w:tcMar>
            <w:vAlign w:val="center"/>
            <w:tcPrChange w:id="1900"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7DCC4BF" w14:textId="77777777" w:rsidR="00D644EE" w:rsidRPr="00B621E1" w:rsidRDefault="00D644EE" w:rsidP="00D644EE">
            <w:pPr>
              <w:autoSpaceDE w:val="0"/>
              <w:autoSpaceDN w:val="0"/>
              <w:adjustRightInd w:val="0"/>
              <w:rPr>
                <w:ins w:id="1901" w:author="Christina Sun" w:date="2026-03-15T21:25:00Z" w16du:dateUtc="2026-03-16T04:25:00Z"/>
                <w:rFonts w:asciiTheme="majorHAnsi" w:hAnsiTheme="majorHAnsi" w:cstheme="majorHAnsi"/>
                <w:sz w:val="20"/>
                <w:szCs w:val="20"/>
                <w:lang w:val="en-US"/>
                <w:rPrChange w:id="1902" w:author="Christina Sun" w:date="2026-03-15T21:36:00Z" w16du:dateUtc="2026-03-16T04:36:00Z">
                  <w:rPr>
                    <w:ins w:id="1903" w:author="Christina Sun" w:date="2026-03-15T21:25:00Z" w16du:dateUtc="2026-03-16T04:25:00Z"/>
                    <w:lang w:val="en-US"/>
                  </w:rPr>
                </w:rPrChange>
              </w:rPr>
            </w:pPr>
          </w:p>
        </w:tc>
      </w:tr>
      <w:tr w:rsidR="00D644EE" w:rsidRPr="00B621E1" w14:paraId="5763A2DD" w14:textId="77777777" w:rsidTr="00D644EE">
        <w:tblPrEx>
          <w:tblCellMar>
            <w:top w:w="0" w:type="dxa"/>
            <w:bottom w:w="0" w:type="dxa"/>
          </w:tblCellMar>
          <w:tblPrExChange w:id="1904" w:author="Christina Sun" w:date="2026-03-15T21:26:00Z" w16du:dateUtc="2026-03-16T04:26:00Z">
            <w:tblPrEx>
              <w:tblBorders>
                <w:top w:val="none" w:sz="0" w:space="0" w:color="auto"/>
              </w:tblBorders>
              <w:tblCellMar>
                <w:top w:w="0" w:type="dxa"/>
                <w:bottom w:w="0" w:type="dxa"/>
              </w:tblCellMar>
            </w:tblPrEx>
          </w:tblPrExChange>
        </w:tblPrEx>
        <w:trPr>
          <w:jc w:val="center"/>
          <w:ins w:id="1905" w:author="Christina Sun" w:date="2026-03-15T21:25:00Z" w16du:dateUtc="2026-03-16T04:25:00Z"/>
          <w:trPrChange w:id="1906" w:author="Christina Sun" w:date="2026-03-15T21:26:00Z" w16du:dateUtc="2026-03-16T04:26:00Z">
            <w:trPr>
              <w:gridAfter w:val="0"/>
            </w:trPr>
          </w:trPrChange>
        </w:trPr>
        <w:tc>
          <w:tcPr>
            <w:tcW w:w="2268" w:type="dxa"/>
            <w:tcMar>
              <w:top w:w="100" w:type="nil"/>
              <w:right w:w="100" w:type="nil"/>
            </w:tcMar>
            <w:vAlign w:val="center"/>
            <w:tcPrChange w:id="1907"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69C3671" w14:textId="77777777" w:rsidR="00D644EE" w:rsidRPr="00B621E1" w:rsidRDefault="00D644EE" w:rsidP="00D644EE">
            <w:pPr>
              <w:autoSpaceDE w:val="0"/>
              <w:autoSpaceDN w:val="0"/>
              <w:adjustRightInd w:val="0"/>
              <w:rPr>
                <w:ins w:id="1908" w:author="Christina Sun" w:date="2026-03-15T21:25:00Z" w16du:dateUtc="2026-03-16T04:25:00Z"/>
                <w:rFonts w:asciiTheme="majorHAnsi" w:hAnsiTheme="majorHAnsi" w:cstheme="majorHAnsi"/>
                <w:sz w:val="20"/>
                <w:szCs w:val="20"/>
                <w:lang w:val="en-US"/>
                <w:rPrChange w:id="1909" w:author="Christina Sun" w:date="2026-03-15T21:36:00Z" w16du:dateUtc="2026-03-16T04:36:00Z">
                  <w:rPr>
                    <w:ins w:id="1910" w:author="Christina Sun" w:date="2026-03-15T21:25:00Z" w16du:dateUtc="2026-03-16T04:25:00Z"/>
                    <w:lang w:val="en-US"/>
                  </w:rPr>
                </w:rPrChange>
              </w:rPr>
            </w:pPr>
            <w:ins w:id="1911" w:author="Christina Sun" w:date="2026-03-15T21:25:00Z" w16du:dateUtc="2026-03-16T04:25:00Z">
              <w:r w:rsidRPr="00B621E1">
                <w:rPr>
                  <w:rFonts w:asciiTheme="majorHAnsi" w:hAnsiTheme="majorHAnsi" w:cstheme="majorHAnsi"/>
                  <w:sz w:val="20"/>
                  <w:szCs w:val="20"/>
                  <w:lang w:val="en-US"/>
                  <w:rPrChange w:id="1912" w:author="Christina Sun" w:date="2026-03-15T21:36:00Z" w16du:dateUtc="2026-03-16T04:36:00Z">
                    <w:rPr>
                      <w:lang w:val="en-US"/>
                    </w:rPr>
                  </w:rPrChange>
                </w:rPr>
                <w:t>Asexual/Aromantic/Demisexual</w:t>
              </w:r>
            </w:ins>
          </w:p>
        </w:tc>
        <w:tc>
          <w:tcPr>
            <w:tcW w:w="2160" w:type="dxa"/>
            <w:tcMar>
              <w:top w:w="100" w:type="nil"/>
              <w:right w:w="100" w:type="nil"/>
            </w:tcMar>
            <w:vAlign w:val="center"/>
            <w:tcPrChange w:id="1913"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1E156EF" w14:textId="77777777" w:rsidR="00D644EE" w:rsidRPr="00B621E1" w:rsidRDefault="00D644EE" w:rsidP="00D644EE">
            <w:pPr>
              <w:autoSpaceDE w:val="0"/>
              <w:autoSpaceDN w:val="0"/>
              <w:adjustRightInd w:val="0"/>
              <w:jc w:val="center"/>
              <w:rPr>
                <w:ins w:id="1914" w:author="Christina Sun" w:date="2026-03-15T21:25:00Z" w16du:dateUtc="2026-03-16T04:25:00Z"/>
                <w:rFonts w:asciiTheme="majorHAnsi" w:hAnsiTheme="majorHAnsi" w:cstheme="majorHAnsi"/>
                <w:sz w:val="20"/>
                <w:szCs w:val="20"/>
                <w:lang w:val="en-US"/>
                <w:rPrChange w:id="1915" w:author="Christina Sun" w:date="2026-03-15T21:36:00Z" w16du:dateUtc="2026-03-16T04:36:00Z">
                  <w:rPr>
                    <w:ins w:id="1916" w:author="Christina Sun" w:date="2026-03-15T21:25:00Z" w16du:dateUtc="2026-03-16T04:25:00Z"/>
                    <w:lang w:val="en-US"/>
                  </w:rPr>
                </w:rPrChange>
              </w:rPr>
            </w:pPr>
            <w:ins w:id="1917" w:author="Christina Sun" w:date="2026-03-15T21:25:00Z" w16du:dateUtc="2026-03-16T04:25:00Z">
              <w:r w:rsidRPr="00B621E1">
                <w:rPr>
                  <w:rFonts w:asciiTheme="majorHAnsi" w:hAnsiTheme="majorHAnsi" w:cstheme="majorHAnsi"/>
                  <w:sz w:val="20"/>
                  <w:szCs w:val="20"/>
                  <w:lang w:val="en-US"/>
                  <w:rPrChange w:id="1918" w:author="Christina Sun" w:date="2026-03-15T21:36:00Z" w16du:dateUtc="2026-03-16T04:36:00Z">
                    <w:rPr>
                      <w:lang w:val="en-US"/>
                    </w:rPr>
                  </w:rPrChange>
                </w:rPr>
                <w:t>1.608</w:t>
              </w:r>
              <w:r w:rsidRPr="00B621E1">
                <w:rPr>
                  <w:rFonts w:asciiTheme="majorHAnsi" w:hAnsiTheme="majorHAnsi" w:cstheme="majorHAnsi"/>
                  <w:sz w:val="20"/>
                  <w:szCs w:val="20"/>
                  <w:vertAlign w:val="superscript"/>
                  <w:lang w:val="en-US"/>
                  <w:rPrChange w:id="1919" w:author="Christina Sun" w:date="2026-03-15T21:36:00Z" w16du:dateUtc="2026-03-16T04:36:00Z">
                    <w:rPr>
                      <w:vertAlign w:val="superscript"/>
                      <w:lang w:val="en-US"/>
                    </w:rPr>
                  </w:rPrChange>
                </w:rPr>
                <w:t>***</w:t>
              </w:r>
            </w:ins>
          </w:p>
        </w:tc>
        <w:tc>
          <w:tcPr>
            <w:tcW w:w="2160" w:type="dxa"/>
            <w:tcMar>
              <w:top w:w="100" w:type="nil"/>
              <w:right w:w="100" w:type="nil"/>
            </w:tcMar>
            <w:vAlign w:val="center"/>
            <w:tcPrChange w:id="1920"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CD0C60C" w14:textId="77777777" w:rsidR="00D644EE" w:rsidRPr="00B621E1" w:rsidRDefault="00D644EE" w:rsidP="00D644EE">
            <w:pPr>
              <w:autoSpaceDE w:val="0"/>
              <w:autoSpaceDN w:val="0"/>
              <w:adjustRightInd w:val="0"/>
              <w:jc w:val="center"/>
              <w:rPr>
                <w:ins w:id="1921" w:author="Christina Sun" w:date="2026-03-15T21:25:00Z" w16du:dateUtc="2026-03-16T04:25:00Z"/>
                <w:rFonts w:asciiTheme="majorHAnsi" w:hAnsiTheme="majorHAnsi" w:cstheme="majorHAnsi"/>
                <w:sz w:val="20"/>
                <w:szCs w:val="20"/>
                <w:lang w:val="en-US"/>
                <w:rPrChange w:id="1922" w:author="Christina Sun" w:date="2026-03-15T21:36:00Z" w16du:dateUtc="2026-03-16T04:36:00Z">
                  <w:rPr>
                    <w:ins w:id="1923" w:author="Christina Sun" w:date="2026-03-15T21:25:00Z" w16du:dateUtc="2026-03-16T04:25:00Z"/>
                    <w:lang w:val="en-US"/>
                  </w:rPr>
                </w:rPrChange>
              </w:rPr>
            </w:pPr>
            <w:ins w:id="1924" w:author="Christina Sun" w:date="2026-03-15T21:25:00Z" w16du:dateUtc="2026-03-16T04:25:00Z">
              <w:r w:rsidRPr="00B621E1">
                <w:rPr>
                  <w:rFonts w:asciiTheme="majorHAnsi" w:hAnsiTheme="majorHAnsi" w:cstheme="majorHAnsi"/>
                  <w:sz w:val="20"/>
                  <w:szCs w:val="20"/>
                  <w:lang w:val="en-US"/>
                  <w:rPrChange w:id="1925" w:author="Christina Sun" w:date="2026-03-15T21:36:00Z" w16du:dateUtc="2026-03-16T04:36:00Z">
                    <w:rPr>
                      <w:lang w:val="en-US"/>
                    </w:rPr>
                  </w:rPrChange>
                </w:rPr>
                <w:t>1.190</w:t>
              </w:r>
            </w:ins>
          </w:p>
        </w:tc>
        <w:tc>
          <w:tcPr>
            <w:tcW w:w="2160" w:type="dxa"/>
            <w:tcMar>
              <w:top w:w="100" w:type="nil"/>
              <w:right w:w="100" w:type="nil"/>
            </w:tcMar>
            <w:vAlign w:val="center"/>
            <w:tcPrChange w:id="1926"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04A8F2D" w14:textId="77777777" w:rsidR="00D644EE" w:rsidRPr="00B621E1" w:rsidRDefault="00D644EE" w:rsidP="00D644EE">
            <w:pPr>
              <w:autoSpaceDE w:val="0"/>
              <w:autoSpaceDN w:val="0"/>
              <w:adjustRightInd w:val="0"/>
              <w:jc w:val="center"/>
              <w:rPr>
                <w:ins w:id="1927" w:author="Christina Sun" w:date="2026-03-15T21:25:00Z" w16du:dateUtc="2026-03-16T04:25:00Z"/>
                <w:rFonts w:asciiTheme="majorHAnsi" w:hAnsiTheme="majorHAnsi" w:cstheme="majorHAnsi"/>
                <w:sz w:val="20"/>
                <w:szCs w:val="20"/>
                <w:lang w:val="en-US"/>
                <w:rPrChange w:id="1928" w:author="Christina Sun" w:date="2026-03-15T21:36:00Z" w16du:dateUtc="2026-03-16T04:36:00Z">
                  <w:rPr>
                    <w:ins w:id="1929" w:author="Christina Sun" w:date="2026-03-15T21:25:00Z" w16du:dateUtc="2026-03-16T04:25:00Z"/>
                    <w:lang w:val="en-US"/>
                  </w:rPr>
                </w:rPrChange>
              </w:rPr>
            </w:pPr>
            <w:ins w:id="1930" w:author="Christina Sun" w:date="2026-03-15T21:25:00Z" w16du:dateUtc="2026-03-16T04:25:00Z">
              <w:r w:rsidRPr="00B621E1">
                <w:rPr>
                  <w:rFonts w:asciiTheme="majorHAnsi" w:hAnsiTheme="majorHAnsi" w:cstheme="majorHAnsi"/>
                  <w:sz w:val="20"/>
                  <w:szCs w:val="20"/>
                  <w:lang w:val="en-US"/>
                  <w:rPrChange w:id="1931" w:author="Christina Sun" w:date="2026-03-15T21:36:00Z" w16du:dateUtc="2026-03-16T04:36:00Z">
                    <w:rPr>
                      <w:lang w:val="en-US"/>
                    </w:rPr>
                  </w:rPrChange>
                </w:rPr>
                <w:t>1.116</w:t>
              </w:r>
            </w:ins>
          </w:p>
        </w:tc>
      </w:tr>
      <w:tr w:rsidR="00D644EE" w:rsidRPr="00B621E1" w14:paraId="0795A6E2" w14:textId="77777777" w:rsidTr="00D644EE">
        <w:tblPrEx>
          <w:tblCellMar>
            <w:top w:w="0" w:type="dxa"/>
            <w:bottom w:w="0" w:type="dxa"/>
          </w:tblCellMar>
          <w:tblPrExChange w:id="1932" w:author="Christina Sun" w:date="2026-03-15T21:26:00Z" w16du:dateUtc="2026-03-16T04:26:00Z">
            <w:tblPrEx>
              <w:tblBorders>
                <w:top w:val="none" w:sz="0" w:space="0" w:color="auto"/>
              </w:tblBorders>
              <w:tblCellMar>
                <w:top w:w="0" w:type="dxa"/>
                <w:bottom w:w="0" w:type="dxa"/>
              </w:tblCellMar>
            </w:tblPrEx>
          </w:tblPrExChange>
        </w:tblPrEx>
        <w:trPr>
          <w:jc w:val="center"/>
          <w:ins w:id="1933" w:author="Christina Sun" w:date="2026-03-15T21:25:00Z" w16du:dateUtc="2026-03-16T04:25:00Z"/>
          <w:trPrChange w:id="1934" w:author="Christina Sun" w:date="2026-03-15T21:26:00Z" w16du:dateUtc="2026-03-16T04:26:00Z">
            <w:trPr>
              <w:gridAfter w:val="0"/>
            </w:trPr>
          </w:trPrChange>
        </w:trPr>
        <w:tc>
          <w:tcPr>
            <w:tcW w:w="2268" w:type="dxa"/>
            <w:tcMar>
              <w:top w:w="100" w:type="nil"/>
              <w:right w:w="100" w:type="nil"/>
            </w:tcMar>
            <w:vAlign w:val="center"/>
            <w:tcPrChange w:id="1935"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46BD93F" w14:textId="77777777" w:rsidR="00D644EE" w:rsidRPr="00B621E1" w:rsidRDefault="00D644EE" w:rsidP="00D644EE">
            <w:pPr>
              <w:autoSpaceDE w:val="0"/>
              <w:autoSpaceDN w:val="0"/>
              <w:adjustRightInd w:val="0"/>
              <w:rPr>
                <w:ins w:id="1936" w:author="Christina Sun" w:date="2026-03-15T21:25:00Z" w16du:dateUtc="2026-03-16T04:25:00Z"/>
                <w:rFonts w:asciiTheme="majorHAnsi" w:hAnsiTheme="majorHAnsi" w:cstheme="majorHAnsi"/>
                <w:sz w:val="20"/>
                <w:szCs w:val="20"/>
                <w:lang w:val="en-US"/>
                <w:rPrChange w:id="1937" w:author="Christina Sun" w:date="2026-03-15T21:36:00Z" w16du:dateUtc="2026-03-16T04:36:00Z">
                  <w:rPr>
                    <w:ins w:id="1938" w:author="Christina Sun" w:date="2026-03-15T21:25:00Z" w16du:dateUtc="2026-03-16T04:25:00Z"/>
                    <w:lang w:val="en-US"/>
                  </w:rPr>
                </w:rPrChange>
              </w:rPr>
            </w:pPr>
          </w:p>
        </w:tc>
        <w:tc>
          <w:tcPr>
            <w:tcW w:w="2160" w:type="dxa"/>
            <w:tcMar>
              <w:top w:w="100" w:type="nil"/>
              <w:right w:w="100" w:type="nil"/>
            </w:tcMar>
            <w:vAlign w:val="center"/>
            <w:tcPrChange w:id="1939"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879FB02" w14:textId="77777777" w:rsidR="00D644EE" w:rsidRPr="00B621E1" w:rsidRDefault="00D644EE" w:rsidP="00D644EE">
            <w:pPr>
              <w:autoSpaceDE w:val="0"/>
              <w:autoSpaceDN w:val="0"/>
              <w:adjustRightInd w:val="0"/>
              <w:jc w:val="center"/>
              <w:rPr>
                <w:ins w:id="1940" w:author="Christina Sun" w:date="2026-03-15T21:25:00Z" w16du:dateUtc="2026-03-16T04:25:00Z"/>
                <w:rFonts w:asciiTheme="majorHAnsi" w:hAnsiTheme="majorHAnsi" w:cstheme="majorHAnsi"/>
                <w:sz w:val="20"/>
                <w:szCs w:val="20"/>
                <w:lang w:val="en-US"/>
                <w:rPrChange w:id="1941" w:author="Christina Sun" w:date="2026-03-15T21:36:00Z" w16du:dateUtc="2026-03-16T04:36:00Z">
                  <w:rPr>
                    <w:ins w:id="1942" w:author="Christina Sun" w:date="2026-03-15T21:25:00Z" w16du:dateUtc="2026-03-16T04:25:00Z"/>
                    <w:lang w:val="en-US"/>
                  </w:rPr>
                </w:rPrChange>
              </w:rPr>
            </w:pPr>
            <w:ins w:id="1943" w:author="Christina Sun" w:date="2026-03-15T21:25:00Z" w16du:dateUtc="2026-03-16T04:25:00Z">
              <w:r w:rsidRPr="00B621E1">
                <w:rPr>
                  <w:rFonts w:asciiTheme="majorHAnsi" w:hAnsiTheme="majorHAnsi" w:cstheme="majorHAnsi"/>
                  <w:sz w:val="20"/>
                  <w:szCs w:val="20"/>
                  <w:lang w:val="en-US"/>
                  <w:rPrChange w:id="1944" w:author="Christina Sun" w:date="2026-03-15T21:36:00Z" w16du:dateUtc="2026-03-16T04:36:00Z">
                    <w:rPr>
                      <w:lang w:val="en-US"/>
                    </w:rPr>
                  </w:rPrChange>
                </w:rPr>
                <w:t>[1.168,2.213]</w:t>
              </w:r>
            </w:ins>
          </w:p>
        </w:tc>
        <w:tc>
          <w:tcPr>
            <w:tcW w:w="2160" w:type="dxa"/>
            <w:tcMar>
              <w:top w:w="100" w:type="nil"/>
              <w:right w:w="100" w:type="nil"/>
            </w:tcMar>
            <w:vAlign w:val="center"/>
            <w:tcPrChange w:id="1945"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A9F739C" w14:textId="77777777" w:rsidR="00D644EE" w:rsidRPr="00B621E1" w:rsidRDefault="00D644EE" w:rsidP="00D644EE">
            <w:pPr>
              <w:autoSpaceDE w:val="0"/>
              <w:autoSpaceDN w:val="0"/>
              <w:adjustRightInd w:val="0"/>
              <w:jc w:val="center"/>
              <w:rPr>
                <w:ins w:id="1946" w:author="Christina Sun" w:date="2026-03-15T21:25:00Z" w16du:dateUtc="2026-03-16T04:25:00Z"/>
                <w:rFonts w:asciiTheme="majorHAnsi" w:hAnsiTheme="majorHAnsi" w:cstheme="majorHAnsi"/>
                <w:sz w:val="20"/>
                <w:szCs w:val="20"/>
                <w:lang w:val="en-US"/>
                <w:rPrChange w:id="1947" w:author="Christina Sun" w:date="2026-03-15T21:36:00Z" w16du:dateUtc="2026-03-16T04:36:00Z">
                  <w:rPr>
                    <w:ins w:id="1948" w:author="Christina Sun" w:date="2026-03-15T21:25:00Z" w16du:dateUtc="2026-03-16T04:25:00Z"/>
                    <w:lang w:val="en-US"/>
                  </w:rPr>
                </w:rPrChange>
              </w:rPr>
            </w:pPr>
            <w:ins w:id="1949" w:author="Christina Sun" w:date="2026-03-15T21:25:00Z" w16du:dateUtc="2026-03-16T04:25:00Z">
              <w:r w:rsidRPr="00B621E1">
                <w:rPr>
                  <w:rFonts w:asciiTheme="majorHAnsi" w:hAnsiTheme="majorHAnsi" w:cstheme="majorHAnsi"/>
                  <w:sz w:val="20"/>
                  <w:szCs w:val="20"/>
                  <w:lang w:val="en-US"/>
                  <w:rPrChange w:id="1950" w:author="Christina Sun" w:date="2026-03-15T21:36:00Z" w16du:dateUtc="2026-03-16T04:36:00Z">
                    <w:rPr>
                      <w:lang w:val="en-US"/>
                    </w:rPr>
                  </w:rPrChange>
                </w:rPr>
                <w:t>[0.845,1.675]</w:t>
              </w:r>
            </w:ins>
          </w:p>
        </w:tc>
        <w:tc>
          <w:tcPr>
            <w:tcW w:w="2160" w:type="dxa"/>
            <w:tcMar>
              <w:top w:w="100" w:type="nil"/>
              <w:right w:w="100" w:type="nil"/>
            </w:tcMar>
            <w:vAlign w:val="center"/>
            <w:tcPrChange w:id="1951"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223197D" w14:textId="77777777" w:rsidR="00D644EE" w:rsidRPr="00B621E1" w:rsidRDefault="00D644EE" w:rsidP="00D644EE">
            <w:pPr>
              <w:autoSpaceDE w:val="0"/>
              <w:autoSpaceDN w:val="0"/>
              <w:adjustRightInd w:val="0"/>
              <w:jc w:val="center"/>
              <w:rPr>
                <w:ins w:id="1952" w:author="Christina Sun" w:date="2026-03-15T21:25:00Z" w16du:dateUtc="2026-03-16T04:25:00Z"/>
                <w:rFonts w:asciiTheme="majorHAnsi" w:hAnsiTheme="majorHAnsi" w:cstheme="majorHAnsi"/>
                <w:sz w:val="20"/>
                <w:szCs w:val="20"/>
                <w:lang w:val="en-US"/>
                <w:rPrChange w:id="1953" w:author="Christina Sun" w:date="2026-03-15T21:36:00Z" w16du:dateUtc="2026-03-16T04:36:00Z">
                  <w:rPr>
                    <w:ins w:id="1954" w:author="Christina Sun" w:date="2026-03-15T21:25:00Z" w16du:dateUtc="2026-03-16T04:25:00Z"/>
                    <w:lang w:val="en-US"/>
                  </w:rPr>
                </w:rPrChange>
              </w:rPr>
            </w:pPr>
            <w:ins w:id="1955" w:author="Christina Sun" w:date="2026-03-15T21:25:00Z" w16du:dateUtc="2026-03-16T04:25:00Z">
              <w:r w:rsidRPr="00B621E1">
                <w:rPr>
                  <w:rFonts w:asciiTheme="majorHAnsi" w:hAnsiTheme="majorHAnsi" w:cstheme="majorHAnsi"/>
                  <w:sz w:val="20"/>
                  <w:szCs w:val="20"/>
                  <w:lang w:val="en-US"/>
                  <w:rPrChange w:id="1956" w:author="Christina Sun" w:date="2026-03-15T21:36:00Z" w16du:dateUtc="2026-03-16T04:36:00Z">
                    <w:rPr>
                      <w:lang w:val="en-US"/>
                    </w:rPr>
                  </w:rPrChange>
                </w:rPr>
                <w:t>[0.790,1.575]</w:t>
              </w:r>
            </w:ins>
          </w:p>
        </w:tc>
      </w:tr>
      <w:tr w:rsidR="00D644EE" w:rsidRPr="00B621E1" w14:paraId="0977CF78" w14:textId="77777777" w:rsidTr="00D644EE">
        <w:tblPrEx>
          <w:tblCellMar>
            <w:top w:w="0" w:type="dxa"/>
            <w:bottom w:w="0" w:type="dxa"/>
          </w:tblCellMar>
          <w:tblPrExChange w:id="1957" w:author="Christina Sun" w:date="2026-03-15T21:26:00Z" w16du:dateUtc="2026-03-16T04:26:00Z">
            <w:tblPrEx>
              <w:tblBorders>
                <w:top w:val="none" w:sz="0" w:space="0" w:color="auto"/>
              </w:tblBorders>
              <w:tblCellMar>
                <w:top w:w="0" w:type="dxa"/>
                <w:bottom w:w="0" w:type="dxa"/>
              </w:tblCellMar>
            </w:tblPrEx>
          </w:tblPrExChange>
        </w:tblPrEx>
        <w:trPr>
          <w:jc w:val="center"/>
          <w:ins w:id="1958" w:author="Christina Sun" w:date="2026-03-15T21:25:00Z" w16du:dateUtc="2026-03-16T04:25:00Z"/>
          <w:trPrChange w:id="1959" w:author="Christina Sun" w:date="2026-03-15T21:26:00Z" w16du:dateUtc="2026-03-16T04:26:00Z">
            <w:trPr>
              <w:gridAfter w:val="0"/>
            </w:trPr>
          </w:trPrChange>
        </w:trPr>
        <w:tc>
          <w:tcPr>
            <w:tcW w:w="2268" w:type="dxa"/>
            <w:tcMar>
              <w:top w:w="100" w:type="nil"/>
              <w:right w:w="100" w:type="nil"/>
            </w:tcMar>
            <w:vAlign w:val="center"/>
            <w:tcPrChange w:id="1960"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32FD0BF" w14:textId="77777777" w:rsidR="00D644EE" w:rsidRPr="00B621E1" w:rsidRDefault="00D644EE" w:rsidP="00D644EE">
            <w:pPr>
              <w:autoSpaceDE w:val="0"/>
              <w:autoSpaceDN w:val="0"/>
              <w:adjustRightInd w:val="0"/>
              <w:rPr>
                <w:ins w:id="1961" w:author="Christina Sun" w:date="2026-03-15T21:25:00Z" w16du:dateUtc="2026-03-16T04:25:00Z"/>
                <w:rFonts w:asciiTheme="majorHAnsi" w:hAnsiTheme="majorHAnsi" w:cstheme="majorHAnsi"/>
                <w:sz w:val="20"/>
                <w:szCs w:val="20"/>
                <w:lang w:val="en-US"/>
                <w:rPrChange w:id="1962" w:author="Christina Sun" w:date="2026-03-15T21:36:00Z" w16du:dateUtc="2026-03-16T04:36:00Z">
                  <w:rPr>
                    <w:ins w:id="1963" w:author="Christina Sun" w:date="2026-03-15T21:25:00Z" w16du:dateUtc="2026-03-16T04:25:00Z"/>
                    <w:lang w:val="en-US"/>
                  </w:rPr>
                </w:rPrChange>
              </w:rPr>
            </w:pPr>
          </w:p>
        </w:tc>
        <w:tc>
          <w:tcPr>
            <w:tcW w:w="2160" w:type="dxa"/>
            <w:tcMar>
              <w:top w:w="100" w:type="nil"/>
              <w:right w:w="100" w:type="nil"/>
            </w:tcMar>
            <w:vAlign w:val="center"/>
            <w:tcPrChange w:id="1964"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C67DC0C" w14:textId="77777777" w:rsidR="00D644EE" w:rsidRPr="00B621E1" w:rsidRDefault="00D644EE" w:rsidP="00D644EE">
            <w:pPr>
              <w:autoSpaceDE w:val="0"/>
              <w:autoSpaceDN w:val="0"/>
              <w:adjustRightInd w:val="0"/>
              <w:rPr>
                <w:ins w:id="1965" w:author="Christina Sun" w:date="2026-03-15T21:25:00Z" w16du:dateUtc="2026-03-16T04:25:00Z"/>
                <w:rFonts w:asciiTheme="majorHAnsi" w:hAnsiTheme="majorHAnsi" w:cstheme="majorHAnsi"/>
                <w:sz w:val="20"/>
                <w:szCs w:val="20"/>
                <w:lang w:val="en-US"/>
                <w:rPrChange w:id="1966" w:author="Christina Sun" w:date="2026-03-15T21:36:00Z" w16du:dateUtc="2026-03-16T04:36:00Z">
                  <w:rPr>
                    <w:ins w:id="1967" w:author="Christina Sun" w:date="2026-03-15T21:25:00Z" w16du:dateUtc="2026-03-16T04:25:00Z"/>
                    <w:lang w:val="en-US"/>
                  </w:rPr>
                </w:rPrChange>
              </w:rPr>
            </w:pPr>
          </w:p>
        </w:tc>
        <w:tc>
          <w:tcPr>
            <w:tcW w:w="2160" w:type="dxa"/>
            <w:tcMar>
              <w:top w:w="100" w:type="nil"/>
              <w:right w:w="100" w:type="nil"/>
            </w:tcMar>
            <w:vAlign w:val="center"/>
            <w:tcPrChange w:id="1968"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77175BA" w14:textId="77777777" w:rsidR="00D644EE" w:rsidRPr="00B621E1" w:rsidRDefault="00D644EE" w:rsidP="00D644EE">
            <w:pPr>
              <w:autoSpaceDE w:val="0"/>
              <w:autoSpaceDN w:val="0"/>
              <w:adjustRightInd w:val="0"/>
              <w:rPr>
                <w:ins w:id="1969" w:author="Christina Sun" w:date="2026-03-15T21:25:00Z" w16du:dateUtc="2026-03-16T04:25:00Z"/>
                <w:rFonts w:asciiTheme="majorHAnsi" w:hAnsiTheme="majorHAnsi" w:cstheme="majorHAnsi"/>
                <w:sz w:val="20"/>
                <w:szCs w:val="20"/>
                <w:lang w:val="en-US"/>
                <w:rPrChange w:id="1970" w:author="Christina Sun" w:date="2026-03-15T21:36:00Z" w16du:dateUtc="2026-03-16T04:36:00Z">
                  <w:rPr>
                    <w:ins w:id="1971" w:author="Christina Sun" w:date="2026-03-15T21:25:00Z" w16du:dateUtc="2026-03-16T04:25:00Z"/>
                    <w:lang w:val="en-US"/>
                  </w:rPr>
                </w:rPrChange>
              </w:rPr>
            </w:pPr>
          </w:p>
        </w:tc>
        <w:tc>
          <w:tcPr>
            <w:tcW w:w="2160" w:type="dxa"/>
            <w:tcMar>
              <w:top w:w="100" w:type="nil"/>
              <w:right w:w="100" w:type="nil"/>
            </w:tcMar>
            <w:vAlign w:val="center"/>
            <w:tcPrChange w:id="1972"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6BE3158" w14:textId="77777777" w:rsidR="00D644EE" w:rsidRPr="00B621E1" w:rsidRDefault="00D644EE" w:rsidP="00D644EE">
            <w:pPr>
              <w:autoSpaceDE w:val="0"/>
              <w:autoSpaceDN w:val="0"/>
              <w:adjustRightInd w:val="0"/>
              <w:rPr>
                <w:ins w:id="1973" w:author="Christina Sun" w:date="2026-03-15T21:25:00Z" w16du:dateUtc="2026-03-16T04:25:00Z"/>
                <w:rFonts w:asciiTheme="majorHAnsi" w:hAnsiTheme="majorHAnsi" w:cstheme="majorHAnsi"/>
                <w:sz w:val="20"/>
                <w:szCs w:val="20"/>
                <w:lang w:val="en-US"/>
                <w:rPrChange w:id="1974" w:author="Christina Sun" w:date="2026-03-15T21:36:00Z" w16du:dateUtc="2026-03-16T04:36:00Z">
                  <w:rPr>
                    <w:ins w:id="1975" w:author="Christina Sun" w:date="2026-03-15T21:25:00Z" w16du:dateUtc="2026-03-16T04:25:00Z"/>
                    <w:lang w:val="en-US"/>
                  </w:rPr>
                </w:rPrChange>
              </w:rPr>
            </w:pPr>
          </w:p>
        </w:tc>
      </w:tr>
      <w:tr w:rsidR="00D644EE" w:rsidRPr="00B621E1" w14:paraId="7B9A39CF" w14:textId="77777777" w:rsidTr="00D644EE">
        <w:tblPrEx>
          <w:tblCellMar>
            <w:top w:w="0" w:type="dxa"/>
            <w:bottom w:w="0" w:type="dxa"/>
          </w:tblCellMar>
          <w:tblPrExChange w:id="1976" w:author="Christina Sun" w:date="2026-03-15T21:26:00Z" w16du:dateUtc="2026-03-16T04:26:00Z">
            <w:tblPrEx>
              <w:tblBorders>
                <w:top w:val="none" w:sz="0" w:space="0" w:color="auto"/>
              </w:tblBorders>
              <w:tblCellMar>
                <w:top w:w="0" w:type="dxa"/>
                <w:bottom w:w="0" w:type="dxa"/>
              </w:tblCellMar>
            </w:tblPrEx>
          </w:tblPrExChange>
        </w:tblPrEx>
        <w:trPr>
          <w:jc w:val="center"/>
          <w:ins w:id="1977" w:author="Christina Sun" w:date="2026-03-15T21:25:00Z" w16du:dateUtc="2026-03-16T04:25:00Z"/>
          <w:trPrChange w:id="1978" w:author="Christina Sun" w:date="2026-03-15T21:26:00Z" w16du:dateUtc="2026-03-16T04:26:00Z">
            <w:trPr>
              <w:gridAfter w:val="0"/>
            </w:trPr>
          </w:trPrChange>
        </w:trPr>
        <w:tc>
          <w:tcPr>
            <w:tcW w:w="2268" w:type="dxa"/>
            <w:tcMar>
              <w:top w:w="100" w:type="nil"/>
              <w:right w:w="100" w:type="nil"/>
            </w:tcMar>
            <w:vAlign w:val="center"/>
            <w:tcPrChange w:id="1979"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45EE18B" w14:textId="77777777" w:rsidR="00D644EE" w:rsidRPr="00B621E1" w:rsidRDefault="00D644EE" w:rsidP="00D644EE">
            <w:pPr>
              <w:autoSpaceDE w:val="0"/>
              <w:autoSpaceDN w:val="0"/>
              <w:adjustRightInd w:val="0"/>
              <w:rPr>
                <w:ins w:id="1980" w:author="Christina Sun" w:date="2026-03-15T21:25:00Z" w16du:dateUtc="2026-03-16T04:25:00Z"/>
                <w:rFonts w:asciiTheme="majorHAnsi" w:hAnsiTheme="majorHAnsi" w:cstheme="majorHAnsi"/>
                <w:sz w:val="20"/>
                <w:szCs w:val="20"/>
                <w:lang w:val="en-US"/>
                <w:rPrChange w:id="1981" w:author="Christina Sun" w:date="2026-03-15T21:36:00Z" w16du:dateUtc="2026-03-16T04:36:00Z">
                  <w:rPr>
                    <w:ins w:id="1982" w:author="Christina Sun" w:date="2026-03-15T21:25:00Z" w16du:dateUtc="2026-03-16T04:25:00Z"/>
                    <w:lang w:val="en-US"/>
                  </w:rPr>
                </w:rPrChange>
              </w:rPr>
            </w:pPr>
            <w:ins w:id="1983" w:author="Christina Sun" w:date="2026-03-15T21:25:00Z" w16du:dateUtc="2026-03-16T04:25:00Z">
              <w:r w:rsidRPr="00B621E1">
                <w:rPr>
                  <w:rFonts w:asciiTheme="majorHAnsi" w:hAnsiTheme="majorHAnsi" w:cstheme="majorHAnsi"/>
                  <w:sz w:val="20"/>
                  <w:szCs w:val="20"/>
                  <w:lang w:val="en-US"/>
                  <w:rPrChange w:id="1984" w:author="Christina Sun" w:date="2026-03-15T21:36:00Z" w16du:dateUtc="2026-03-16T04:36:00Z">
                    <w:rPr>
                      <w:lang w:val="en-US"/>
                    </w:rPr>
                  </w:rPrChange>
                </w:rPr>
                <w:t>Other/Queer/Questioning</w:t>
              </w:r>
            </w:ins>
          </w:p>
        </w:tc>
        <w:tc>
          <w:tcPr>
            <w:tcW w:w="2160" w:type="dxa"/>
            <w:tcMar>
              <w:top w:w="100" w:type="nil"/>
              <w:right w:w="100" w:type="nil"/>
            </w:tcMar>
            <w:vAlign w:val="center"/>
            <w:tcPrChange w:id="1985"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6FF7F1D" w14:textId="77777777" w:rsidR="00D644EE" w:rsidRPr="00B621E1" w:rsidRDefault="00D644EE" w:rsidP="00D644EE">
            <w:pPr>
              <w:autoSpaceDE w:val="0"/>
              <w:autoSpaceDN w:val="0"/>
              <w:adjustRightInd w:val="0"/>
              <w:jc w:val="center"/>
              <w:rPr>
                <w:ins w:id="1986" w:author="Christina Sun" w:date="2026-03-15T21:25:00Z" w16du:dateUtc="2026-03-16T04:25:00Z"/>
                <w:rFonts w:asciiTheme="majorHAnsi" w:hAnsiTheme="majorHAnsi" w:cstheme="majorHAnsi"/>
                <w:sz w:val="20"/>
                <w:szCs w:val="20"/>
                <w:lang w:val="en-US"/>
                <w:rPrChange w:id="1987" w:author="Christina Sun" w:date="2026-03-15T21:36:00Z" w16du:dateUtc="2026-03-16T04:36:00Z">
                  <w:rPr>
                    <w:ins w:id="1988" w:author="Christina Sun" w:date="2026-03-15T21:25:00Z" w16du:dateUtc="2026-03-16T04:25:00Z"/>
                    <w:lang w:val="en-US"/>
                  </w:rPr>
                </w:rPrChange>
              </w:rPr>
            </w:pPr>
            <w:ins w:id="1989" w:author="Christina Sun" w:date="2026-03-15T21:25:00Z" w16du:dateUtc="2026-03-16T04:25:00Z">
              <w:r w:rsidRPr="00B621E1">
                <w:rPr>
                  <w:rFonts w:asciiTheme="majorHAnsi" w:hAnsiTheme="majorHAnsi" w:cstheme="majorHAnsi"/>
                  <w:sz w:val="20"/>
                  <w:szCs w:val="20"/>
                  <w:lang w:val="en-US"/>
                  <w:rPrChange w:id="1990" w:author="Christina Sun" w:date="2026-03-15T21:36:00Z" w16du:dateUtc="2026-03-16T04:36:00Z">
                    <w:rPr>
                      <w:lang w:val="en-US"/>
                    </w:rPr>
                  </w:rPrChange>
                </w:rPr>
                <w:t>1.413</w:t>
              </w:r>
              <w:r w:rsidRPr="00B621E1">
                <w:rPr>
                  <w:rFonts w:asciiTheme="majorHAnsi" w:hAnsiTheme="majorHAnsi" w:cstheme="majorHAnsi"/>
                  <w:sz w:val="20"/>
                  <w:szCs w:val="20"/>
                  <w:vertAlign w:val="superscript"/>
                  <w:lang w:val="en-US"/>
                  <w:rPrChange w:id="1991" w:author="Christina Sun" w:date="2026-03-15T21:36:00Z" w16du:dateUtc="2026-03-16T04:36:00Z">
                    <w:rPr>
                      <w:vertAlign w:val="superscript"/>
                      <w:lang w:val="en-US"/>
                    </w:rPr>
                  </w:rPrChange>
                </w:rPr>
                <w:t>*</w:t>
              </w:r>
            </w:ins>
          </w:p>
        </w:tc>
        <w:tc>
          <w:tcPr>
            <w:tcW w:w="2160" w:type="dxa"/>
            <w:tcMar>
              <w:top w:w="100" w:type="nil"/>
              <w:right w:w="100" w:type="nil"/>
            </w:tcMar>
            <w:vAlign w:val="center"/>
            <w:tcPrChange w:id="1992"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2BC71C6" w14:textId="77777777" w:rsidR="00D644EE" w:rsidRPr="00B621E1" w:rsidRDefault="00D644EE" w:rsidP="00D644EE">
            <w:pPr>
              <w:autoSpaceDE w:val="0"/>
              <w:autoSpaceDN w:val="0"/>
              <w:adjustRightInd w:val="0"/>
              <w:jc w:val="center"/>
              <w:rPr>
                <w:ins w:id="1993" w:author="Christina Sun" w:date="2026-03-15T21:25:00Z" w16du:dateUtc="2026-03-16T04:25:00Z"/>
                <w:rFonts w:asciiTheme="majorHAnsi" w:hAnsiTheme="majorHAnsi" w:cstheme="majorHAnsi"/>
                <w:sz w:val="20"/>
                <w:szCs w:val="20"/>
                <w:lang w:val="en-US"/>
                <w:rPrChange w:id="1994" w:author="Christina Sun" w:date="2026-03-15T21:36:00Z" w16du:dateUtc="2026-03-16T04:36:00Z">
                  <w:rPr>
                    <w:ins w:id="1995" w:author="Christina Sun" w:date="2026-03-15T21:25:00Z" w16du:dateUtc="2026-03-16T04:25:00Z"/>
                    <w:lang w:val="en-US"/>
                  </w:rPr>
                </w:rPrChange>
              </w:rPr>
            </w:pPr>
            <w:ins w:id="1996" w:author="Christina Sun" w:date="2026-03-15T21:25:00Z" w16du:dateUtc="2026-03-16T04:25:00Z">
              <w:r w:rsidRPr="00B621E1">
                <w:rPr>
                  <w:rFonts w:asciiTheme="majorHAnsi" w:hAnsiTheme="majorHAnsi" w:cstheme="majorHAnsi"/>
                  <w:sz w:val="20"/>
                  <w:szCs w:val="20"/>
                  <w:lang w:val="en-US"/>
                  <w:rPrChange w:id="1997" w:author="Christina Sun" w:date="2026-03-15T21:36:00Z" w16du:dateUtc="2026-03-16T04:36:00Z">
                    <w:rPr>
                      <w:lang w:val="en-US"/>
                    </w:rPr>
                  </w:rPrChange>
                </w:rPr>
                <w:t>1.186</w:t>
              </w:r>
            </w:ins>
          </w:p>
        </w:tc>
        <w:tc>
          <w:tcPr>
            <w:tcW w:w="2160" w:type="dxa"/>
            <w:tcMar>
              <w:top w:w="100" w:type="nil"/>
              <w:right w:w="100" w:type="nil"/>
            </w:tcMar>
            <w:vAlign w:val="center"/>
            <w:tcPrChange w:id="1998"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2658489" w14:textId="77777777" w:rsidR="00D644EE" w:rsidRPr="00B621E1" w:rsidRDefault="00D644EE" w:rsidP="00D644EE">
            <w:pPr>
              <w:autoSpaceDE w:val="0"/>
              <w:autoSpaceDN w:val="0"/>
              <w:adjustRightInd w:val="0"/>
              <w:jc w:val="center"/>
              <w:rPr>
                <w:ins w:id="1999" w:author="Christina Sun" w:date="2026-03-15T21:25:00Z" w16du:dateUtc="2026-03-16T04:25:00Z"/>
                <w:rFonts w:asciiTheme="majorHAnsi" w:hAnsiTheme="majorHAnsi" w:cstheme="majorHAnsi"/>
                <w:sz w:val="20"/>
                <w:szCs w:val="20"/>
                <w:lang w:val="en-US"/>
                <w:rPrChange w:id="2000" w:author="Christina Sun" w:date="2026-03-15T21:36:00Z" w16du:dateUtc="2026-03-16T04:36:00Z">
                  <w:rPr>
                    <w:ins w:id="2001" w:author="Christina Sun" w:date="2026-03-15T21:25:00Z" w16du:dateUtc="2026-03-16T04:25:00Z"/>
                    <w:lang w:val="en-US"/>
                  </w:rPr>
                </w:rPrChange>
              </w:rPr>
            </w:pPr>
            <w:ins w:id="2002" w:author="Christina Sun" w:date="2026-03-15T21:25:00Z" w16du:dateUtc="2026-03-16T04:25:00Z">
              <w:r w:rsidRPr="00B621E1">
                <w:rPr>
                  <w:rFonts w:asciiTheme="majorHAnsi" w:hAnsiTheme="majorHAnsi" w:cstheme="majorHAnsi"/>
                  <w:sz w:val="20"/>
                  <w:szCs w:val="20"/>
                  <w:lang w:val="en-US"/>
                  <w:rPrChange w:id="2003" w:author="Christina Sun" w:date="2026-03-15T21:36:00Z" w16du:dateUtc="2026-03-16T04:36:00Z">
                    <w:rPr>
                      <w:lang w:val="en-US"/>
                    </w:rPr>
                  </w:rPrChange>
                </w:rPr>
                <w:t>1.121</w:t>
              </w:r>
            </w:ins>
          </w:p>
        </w:tc>
      </w:tr>
      <w:tr w:rsidR="00D644EE" w:rsidRPr="00B621E1" w14:paraId="053D206B" w14:textId="77777777" w:rsidTr="00D644EE">
        <w:tblPrEx>
          <w:tblCellMar>
            <w:top w:w="0" w:type="dxa"/>
            <w:bottom w:w="0" w:type="dxa"/>
          </w:tblCellMar>
          <w:tblPrExChange w:id="2004" w:author="Christina Sun" w:date="2026-03-15T21:26:00Z" w16du:dateUtc="2026-03-16T04:26:00Z">
            <w:tblPrEx>
              <w:tblBorders>
                <w:top w:val="none" w:sz="0" w:space="0" w:color="auto"/>
              </w:tblBorders>
              <w:tblCellMar>
                <w:top w:w="0" w:type="dxa"/>
                <w:bottom w:w="0" w:type="dxa"/>
              </w:tblCellMar>
            </w:tblPrEx>
          </w:tblPrExChange>
        </w:tblPrEx>
        <w:trPr>
          <w:jc w:val="center"/>
          <w:ins w:id="2005" w:author="Christina Sun" w:date="2026-03-15T21:25:00Z" w16du:dateUtc="2026-03-16T04:25:00Z"/>
          <w:trPrChange w:id="2006" w:author="Christina Sun" w:date="2026-03-15T21:26:00Z" w16du:dateUtc="2026-03-16T04:26:00Z">
            <w:trPr>
              <w:gridAfter w:val="0"/>
            </w:trPr>
          </w:trPrChange>
        </w:trPr>
        <w:tc>
          <w:tcPr>
            <w:tcW w:w="2268" w:type="dxa"/>
            <w:tcMar>
              <w:top w:w="100" w:type="nil"/>
              <w:right w:w="100" w:type="nil"/>
            </w:tcMar>
            <w:vAlign w:val="center"/>
            <w:tcPrChange w:id="2007"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6A8A352" w14:textId="77777777" w:rsidR="00D644EE" w:rsidRPr="00B621E1" w:rsidRDefault="00D644EE" w:rsidP="00D644EE">
            <w:pPr>
              <w:autoSpaceDE w:val="0"/>
              <w:autoSpaceDN w:val="0"/>
              <w:adjustRightInd w:val="0"/>
              <w:rPr>
                <w:ins w:id="2008" w:author="Christina Sun" w:date="2026-03-15T21:25:00Z" w16du:dateUtc="2026-03-16T04:25:00Z"/>
                <w:rFonts w:asciiTheme="majorHAnsi" w:hAnsiTheme="majorHAnsi" w:cstheme="majorHAnsi"/>
                <w:sz w:val="20"/>
                <w:szCs w:val="20"/>
                <w:lang w:val="en-US"/>
                <w:rPrChange w:id="2009" w:author="Christina Sun" w:date="2026-03-15T21:36:00Z" w16du:dateUtc="2026-03-16T04:36:00Z">
                  <w:rPr>
                    <w:ins w:id="2010" w:author="Christina Sun" w:date="2026-03-15T21:25:00Z" w16du:dateUtc="2026-03-16T04:25:00Z"/>
                    <w:lang w:val="en-US"/>
                  </w:rPr>
                </w:rPrChange>
              </w:rPr>
            </w:pPr>
          </w:p>
        </w:tc>
        <w:tc>
          <w:tcPr>
            <w:tcW w:w="2160" w:type="dxa"/>
            <w:tcMar>
              <w:top w:w="100" w:type="nil"/>
              <w:right w:w="100" w:type="nil"/>
            </w:tcMar>
            <w:vAlign w:val="center"/>
            <w:tcPrChange w:id="2011"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E8E7AFF" w14:textId="77777777" w:rsidR="00D644EE" w:rsidRPr="00B621E1" w:rsidRDefault="00D644EE" w:rsidP="00D644EE">
            <w:pPr>
              <w:autoSpaceDE w:val="0"/>
              <w:autoSpaceDN w:val="0"/>
              <w:adjustRightInd w:val="0"/>
              <w:jc w:val="center"/>
              <w:rPr>
                <w:ins w:id="2012" w:author="Christina Sun" w:date="2026-03-15T21:25:00Z" w16du:dateUtc="2026-03-16T04:25:00Z"/>
                <w:rFonts w:asciiTheme="majorHAnsi" w:hAnsiTheme="majorHAnsi" w:cstheme="majorHAnsi"/>
                <w:sz w:val="20"/>
                <w:szCs w:val="20"/>
                <w:lang w:val="en-US"/>
                <w:rPrChange w:id="2013" w:author="Christina Sun" w:date="2026-03-15T21:36:00Z" w16du:dateUtc="2026-03-16T04:36:00Z">
                  <w:rPr>
                    <w:ins w:id="2014" w:author="Christina Sun" w:date="2026-03-15T21:25:00Z" w16du:dateUtc="2026-03-16T04:25:00Z"/>
                    <w:lang w:val="en-US"/>
                  </w:rPr>
                </w:rPrChange>
              </w:rPr>
            </w:pPr>
            <w:ins w:id="2015" w:author="Christina Sun" w:date="2026-03-15T21:25:00Z" w16du:dateUtc="2026-03-16T04:25:00Z">
              <w:r w:rsidRPr="00B621E1">
                <w:rPr>
                  <w:rFonts w:asciiTheme="majorHAnsi" w:hAnsiTheme="majorHAnsi" w:cstheme="majorHAnsi"/>
                  <w:sz w:val="20"/>
                  <w:szCs w:val="20"/>
                  <w:lang w:val="en-US"/>
                  <w:rPrChange w:id="2016" w:author="Christina Sun" w:date="2026-03-15T21:36:00Z" w16du:dateUtc="2026-03-16T04:36:00Z">
                    <w:rPr>
                      <w:lang w:val="en-US"/>
                    </w:rPr>
                  </w:rPrChange>
                </w:rPr>
                <w:t>[0.979,2.039]</w:t>
              </w:r>
            </w:ins>
          </w:p>
        </w:tc>
        <w:tc>
          <w:tcPr>
            <w:tcW w:w="2160" w:type="dxa"/>
            <w:tcMar>
              <w:top w:w="100" w:type="nil"/>
              <w:right w:w="100" w:type="nil"/>
            </w:tcMar>
            <w:vAlign w:val="center"/>
            <w:tcPrChange w:id="2017"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B116C4A" w14:textId="77777777" w:rsidR="00D644EE" w:rsidRPr="00B621E1" w:rsidRDefault="00D644EE" w:rsidP="00D644EE">
            <w:pPr>
              <w:autoSpaceDE w:val="0"/>
              <w:autoSpaceDN w:val="0"/>
              <w:adjustRightInd w:val="0"/>
              <w:jc w:val="center"/>
              <w:rPr>
                <w:ins w:id="2018" w:author="Christina Sun" w:date="2026-03-15T21:25:00Z" w16du:dateUtc="2026-03-16T04:25:00Z"/>
                <w:rFonts w:asciiTheme="majorHAnsi" w:hAnsiTheme="majorHAnsi" w:cstheme="majorHAnsi"/>
                <w:sz w:val="20"/>
                <w:szCs w:val="20"/>
                <w:lang w:val="en-US"/>
                <w:rPrChange w:id="2019" w:author="Christina Sun" w:date="2026-03-15T21:36:00Z" w16du:dateUtc="2026-03-16T04:36:00Z">
                  <w:rPr>
                    <w:ins w:id="2020" w:author="Christina Sun" w:date="2026-03-15T21:25:00Z" w16du:dateUtc="2026-03-16T04:25:00Z"/>
                    <w:lang w:val="en-US"/>
                  </w:rPr>
                </w:rPrChange>
              </w:rPr>
            </w:pPr>
            <w:ins w:id="2021" w:author="Christina Sun" w:date="2026-03-15T21:25:00Z" w16du:dateUtc="2026-03-16T04:25:00Z">
              <w:r w:rsidRPr="00B621E1">
                <w:rPr>
                  <w:rFonts w:asciiTheme="majorHAnsi" w:hAnsiTheme="majorHAnsi" w:cstheme="majorHAnsi"/>
                  <w:sz w:val="20"/>
                  <w:szCs w:val="20"/>
                  <w:lang w:val="en-US"/>
                  <w:rPrChange w:id="2022" w:author="Christina Sun" w:date="2026-03-15T21:36:00Z" w16du:dateUtc="2026-03-16T04:36:00Z">
                    <w:rPr>
                      <w:lang w:val="en-US"/>
                    </w:rPr>
                  </w:rPrChange>
                </w:rPr>
                <w:t>[0.803,1.750]</w:t>
              </w:r>
            </w:ins>
          </w:p>
        </w:tc>
        <w:tc>
          <w:tcPr>
            <w:tcW w:w="2160" w:type="dxa"/>
            <w:tcMar>
              <w:top w:w="100" w:type="nil"/>
              <w:right w:w="100" w:type="nil"/>
            </w:tcMar>
            <w:vAlign w:val="center"/>
            <w:tcPrChange w:id="2023"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674430E" w14:textId="77777777" w:rsidR="00D644EE" w:rsidRPr="00B621E1" w:rsidRDefault="00D644EE" w:rsidP="00D644EE">
            <w:pPr>
              <w:autoSpaceDE w:val="0"/>
              <w:autoSpaceDN w:val="0"/>
              <w:adjustRightInd w:val="0"/>
              <w:jc w:val="center"/>
              <w:rPr>
                <w:ins w:id="2024" w:author="Christina Sun" w:date="2026-03-15T21:25:00Z" w16du:dateUtc="2026-03-16T04:25:00Z"/>
                <w:rFonts w:asciiTheme="majorHAnsi" w:hAnsiTheme="majorHAnsi" w:cstheme="majorHAnsi"/>
                <w:sz w:val="20"/>
                <w:szCs w:val="20"/>
                <w:lang w:val="en-US"/>
                <w:rPrChange w:id="2025" w:author="Christina Sun" w:date="2026-03-15T21:36:00Z" w16du:dateUtc="2026-03-16T04:36:00Z">
                  <w:rPr>
                    <w:ins w:id="2026" w:author="Christina Sun" w:date="2026-03-15T21:25:00Z" w16du:dateUtc="2026-03-16T04:25:00Z"/>
                    <w:lang w:val="en-US"/>
                  </w:rPr>
                </w:rPrChange>
              </w:rPr>
            </w:pPr>
            <w:ins w:id="2027" w:author="Christina Sun" w:date="2026-03-15T21:25:00Z" w16du:dateUtc="2026-03-16T04:25:00Z">
              <w:r w:rsidRPr="00B621E1">
                <w:rPr>
                  <w:rFonts w:asciiTheme="majorHAnsi" w:hAnsiTheme="majorHAnsi" w:cstheme="majorHAnsi"/>
                  <w:sz w:val="20"/>
                  <w:szCs w:val="20"/>
                  <w:lang w:val="en-US"/>
                  <w:rPrChange w:id="2028" w:author="Christina Sun" w:date="2026-03-15T21:36:00Z" w16du:dateUtc="2026-03-16T04:36:00Z">
                    <w:rPr>
                      <w:lang w:val="en-US"/>
                    </w:rPr>
                  </w:rPrChange>
                </w:rPr>
                <w:t>[0.758,1.657]</w:t>
              </w:r>
            </w:ins>
          </w:p>
        </w:tc>
      </w:tr>
      <w:tr w:rsidR="00D644EE" w:rsidRPr="00B621E1" w14:paraId="782CA73E" w14:textId="77777777" w:rsidTr="00D644EE">
        <w:tblPrEx>
          <w:tblCellMar>
            <w:top w:w="0" w:type="dxa"/>
            <w:bottom w:w="0" w:type="dxa"/>
          </w:tblCellMar>
          <w:tblPrExChange w:id="2029" w:author="Christina Sun" w:date="2026-03-15T21:26:00Z" w16du:dateUtc="2026-03-16T04:26:00Z">
            <w:tblPrEx>
              <w:tblBorders>
                <w:top w:val="none" w:sz="0" w:space="0" w:color="auto"/>
              </w:tblBorders>
              <w:tblCellMar>
                <w:top w:w="0" w:type="dxa"/>
                <w:bottom w:w="0" w:type="dxa"/>
              </w:tblCellMar>
            </w:tblPrEx>
          </w:tblPrExChange>
        </w:tblPrEx>
        <w:trPr>
          <w:jc w:val="center"/>
          <w:ins w:id="2030" w:author="Christina Sun" w:date="2026-03-15T21:25:00Z" w16du:dateUtc="2026-03-16T04:25:00Z"/>
          <w:trPrChange w:id="2031" w:author="Christina Sun" w:date="2026-03-15T21:26:00Z" w16du:dateUtc="2026-03-16T04:26:00Z">
            <w:trPr>
              <w:gridAfter w:val="0"/>
            </w:trPr>
          </w:trPrChange>
        </w:trPr>
        <w:tc>
          <w:tcPr>
            <w:tcW w:w="2268" w:type="dxa"/>
            <w:tcMar>
              <w:top w:w="100" w:type="nil"/>
              <w:right w:w="100" w:type="nil"/>
            </w:tcMar>
            <w:vAlign w:val="center"/>
            <w:tcPrChange w:id="2032"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511626B" w14:textId="77777777" w:rsidR="00D644EE" w:rsidRPr="00B621E1" w:rsidRDefault="00D644EE" w:rsidP="00D644EE">
            <w:pPr>
              <w:autoSpaceDE w:val="0"/>
              <w:autoSpaceDN w:val="0"/>
              <w:adjustRightInd w:val="0"/>
              <w:rPr>
                <w:ins w:id="2033" w:author="Christina Sun" w:date="2026-03-15T21:25:00Z" w16du:dateUtc="2026-03-16T04:25:00Z"/>
                <w:rFonts w:asciiTheme="majorHAnsi" w:hAnsiTheme="majorHAnsi" w:cstheme="majorHAnsi"/>
                <w:sz w:val="20"/>
                <w:szCs w:val="20"/>
                <w:lang w:val="en-US"/>
                <w:rPrChange w:id="2034" w:author="Christina Sun" w:date="2026-03-15T21:36:00Z" w16du:dateUtc="2026-03-16T04:36:00Z">
                  <w:rPr>
                    <w:ins w:id="2035" w:author="Christina Sun" w:date="2026-03-15T21:25:00Z" w16du:dateUtc="2026-03-16T04:25:00Z"/>
                    <w:lang w:val="en-US"/>
                  </w:rPr>
                </w:rPrChange>
              </w:rPr>
            </w:pPr>
          </w:p>
        </w:tc>
        <w:tc>
          <w:tcPr>
            <w:tcW w:w="2160" w:type="dxa"/>
            <w:tcMar>
              <w:top w:w="100" w:type="nil"/>
              <w:right w:w="100" w:type="nil"/>
            </w:tcMar>
            <w:vAlign w:val="center"/>
            <w:tcPrChange w:id="2036"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6F96987" w14:textId="77777777" w:rsidR="00D644EE" w:rsidRPr="00B621E1" w:rsidRDefault="00D644EE" w:rsidP="00D644EE">
            <w:pPr>
              <w:autoSpaceDE w:val="0"/>
              <w:autoSpaceDN w:val="0"/>
              <w:adjustRightInd w:val="0"/>
              <w:rPr>
                <w:ins w:id="2037" w:author="Christina Sun" w:date="2026-03-15T21:25:00Z" w16du:dateUtc="2026-03-16T04:25:00Z"/>
                <w:rFonts w:asciiTheme="majorHAnsi" w:hAnsiTheme="majorHAnsi" w:cstheme="majorHAnsi"/>
                <w:sz w:val="20"/>
                <w:szCs w:val="20"/>
                <w:lang w:val="en-US"/>
                <w:rPrChange w:id="2038" w:author="Christina Sun" w:date="2026-03-15T21:36:00Z" w16du:dateUtc="2026-03-16T04:36:00Z">
                  <w:rPr>
                    <w:ins w:id="2039" w:author="Christina Sun" w:date="2026-03-15T21:25:00Z" w16du:dateUtc="2026-03-16T04:25:00Z"/>
                    <w:lang w:val="en-US"/>
                  </w:rPr>
                </w:rPrChange>
              </w:rPr>
            </w:pPr>
          </w:p>
        </w:tc>
        <w:tc>
          <w:tcPr>
            <w:tcW w:w="2160" w:type="dxa"/>
            <w:tcMar>
              <w:top w:w="100" w:type="nil"/>
              <w:right w:w="100" w:type="nil"/>
            </w:tcMar>
            <w:vAlign w:val="center"/>
            <w:tcPrChange w:id="2040"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95244E6" w14:textId="77777777" w:rsidR="00D644EE" w:rsidRPr="00B621E1" w:rsidRDefault="00D644EE" w:rsidP="00D644EE">
            <w:pPr>
              <w:autoSpaceDE w:val="0"/>
              <w:autoSpaceDN w:val="0"/>
              <w:adjustRightInd w:val="0"/>
              <w:rPr>
                <w:ins w:id="2041" w:author="Christina Sun" w:date="2026-03-15T21:25:00Z" w16du:dateUtc="2026-03-16T04:25:00Z"/>
                <w:rFonts w:asciiTheme="majorHAnsi" w:hAnsiTheme="majorHAnsi" w:cstheme="majorHAnsi"/>
                <w:sz w:val="20"/>
                <w:szCs w:val="20"/>
                <w:lang w:val="en-US"/>
                <w:rPrChange w:id="2042" w:author="Christina Sun" w:date="2026-03-15T21:36:00Z" w16du:dateUtc="2026-03-16T04:36:00Z">
                  <w:rPr>
                    <w:ins w:id="2043" w:author="Christina Sun" w:date="2026-03-15T21:25:00Z" w16du:dateUtc="2026-03-16T04:25:00Z"/>
                    <w:lang w:val="en-US"/>
                  </w:rPr>
                </w:rPrChange>
              </w:rPr>
            </w:pPr>
          </w:p>
        </w:tc>
        <w:tc>
          <w:tcPr>
            <w:tcW w:w="2160" w:type="dxa"/>
            <w:tcMar>
              <w:top w:w="100" w:type="nil"/>
              <w:right w:w="100" w:type="nil"/>
            </w:tcMar>
            <w:vAlign w:val="center"/>
            <w:tcPrChange w:id="2044"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429F1C4" w14:textId="77777777" w:rsidR="00D644EE" w:rsidRPr="00B621E1" w:rsidRDefault="00D644EE" w:rsidP="00D644EE">
            <w:pPr>
              <w:autoSpaceDE w:val="0"/>
              <w:autoSpaceDN w:val="0"/>
              <w:adjustRightInd w:val="0"/>
              <w:rPr>
                <w:ins w:id="2045" w:author="Christina Sun" w:date="2026-03-15T21:25:00Z" w16du:dateUtc="2026-03-16T04:25:00Z"/>
                <w:rFonts w:asciiTheme="majorHAnsi" w:hAnsiTheme="majorHAnsi" w:cstheme="majorHAnsi"/>
                <w:sz w:val="20"/>
                <w:szCs w:val="20"/>
                <w:lang w:val="en-US"/>
                <w:rPrChange w:id="2046" w:author="Christina Sun" w:date="2026-03-15T21:36:00Z" w16du:dateUtc="2026-03-16T04:36:00Z">
                  <w:rPr>
                    <w:ins w:id="2047" w:author="Christina Sun" w:date="2026-03-15T21:25:00Z" w16du:dateUtc="2026-03-16T04:25:00Z"/>
                    <w:lang w:val="en-US"/>
                  </w:rPr>
                </w:rPrChange>
              </w:rPr>
            </w:pPr>
          </w:p>
        </w:tc>
      </w:tr>
      <w:tr w:rsidR="00D644EE" w:rsidRPr="00B621E1" w14:paraId="2DD846D8" w14:textId="77777777" w:rsidTr="00D644EE">
        <w:tblPrEx>
          <w:tblCellMar>
            <w:top w:w="0" w:type="dxa"/>
            <w:bottom w:w="0" w:type="dxa"/>
          </w:tblCellMar>
          <w:tblPrExChange w:id="2048" w:author="Christina Sun" w:date="2026-03-15T21:26:00Z" w16du:dateUtc="2026-03-16T04:26:00Z">
            <w:tblPrEx>
              <w:tblBorders>
                <w:top w:val="none" w:sz="0" w:space="0" w:color="auto"/>
              </w:tblBorders>
              <w:tblCellMar>
                <w:top w:w="0" w:type="dxa"/>
                <w:bottom w:w="0" w:type="dxa"/>
              </w:tblCellMar>
            </w:tblPrEx>
          </w:tblPrExChange>
        </w:tblPrEx>
        <w:trPr>
          <w:jc w:val="center"/>
          <w:ins w:id="2049" w:author="Christina Sun" w:date="2026-03-15T21:25:00Z" w16du:dateUtc="2026-03-16T04:25:00Z"/>
          <w:trPrChange w:id="2050" w:author="Christina Sun" w:date="2026-03-15T21:26:00Z" w16du:dateUtc="2026-03-16T04:26:00Z">
            <w:trPr>
              <w:gridAfter w:val="0"/>
            </w:trPr>
          </w:trPrChange>
        </w:trPr>
        <w:tc>
          <w:tcPr>
            <w:tcW w:w="2268" w:type="dxa"/>
            <w:tcMar>
              <w:top w:w="100" w:type="nil"/>
              <w:right w:w="100" w:type="nil"/>
            </w:tcMar>
            <w:vAlign w:val="center"/>
            <w:tcPrChange w:id="2051"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418FAD2" w14:textId="77777777" w:rsidR="00D644EE" w:rsidRPr="00B621E1" w:rsidRDefault="00D644EE" w:rsidP="00D644EE">
            <w:pPr>
              <w:autoSpaceDE w:val="0"/>
              <w:autoSpaceDN w:val="0"/>
              <w:adjustRightInd w:val="0"/>
              <w:rPr>
                <w:ins w:id="2052" w:author="Christina Sun" w:date="2026-03-15T21:25:00Z" w16du:dateUtc="2026-03-16T04:25:00Z"/>
                <w:rFonts w:asciiTheme="majorHAnsi" w:hAnsiTheme="majorHAnsi" w:cstheme="majorHAnsi"/>
                <w:sz w:val="20"/>
                <w:szCs w:val="20"/>
                <w:lang w:val="en-US"/>
                <w:rPrChange w:id="2053" w:author="Christina Sun" w:date="2026-03-15T21:36:00Z" w16du:dateUtc="2026-03-16T04:36:00Z">
                  <w:rPr>
                    <w:ins w:id="2054" w:author="Christina Sun" w:date="2026-03-15T21:25:00Z" w16du:dateUtc="2026-03-16T04:25:00Z"/>
                    <w:lang w:val="en-US"/>
                  </w:rPr>
                </w:rPrChange>
              </w:rPr>
            </w:pPr>
            <w:ins w:id="2055" w:author="Christina Sun" w:date="2026-03-15T21:25:00Z" w16du:dateUtc="2026-03-16T04:25:00Z">
              <w:r w:rsidRPr="00B621E1">
                <w:rPr>
                  <w:rFonts w:asciiTheme="majorHAnsi" w:hAnsiTheme="majorHAnsi" w:cstheme="majorHAnsi"/>
                  <w:sz w:val="20"/>
                  <w:szCs w:val="20"/>
                  <w:lang w:val="en-US"/>
                  <w:rPrChange w:id="2056" w:author="Christina Sun" w:date="2026-03-15T21:36:00Z" w16du:dateUtc="2026-03-16T04:36:00Z">
                    <w:rPr>
                      <w:lang w:val="en-US"/>
                    </w:rPr>
                  </w:rPrChange>
                </w:rPr>
                <w:t>Prefer Not to Say</w:t>
              </w:r>
            </w:ins>
          </w:p>
        </w:tc>
        <w:tc>
          <w:tcPr>
            <w:tcW w:w="2160" w:type="dxa"/>
            <w:tcMar>
              <w:top w:w="100" w:type="nil"/>
              <w:right w:w="100" w:type="nil"/>
            </w:tcMar>
            <w:vAlign w:val="center"/>
            <w:tcPrChange w:id="2057"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D5B2986" w14:textId="77777777" w:rsidR="00D644EE" w:rsidRPr="00B621E1" w:rsidRDefault="00D644EE" w:rsidP="00D644EE">
            <w:pPr>
              <w:autoSpaceDE w:val="0"/>
              <w:autoSpaceDN w:val="0"/>
              <w:adjustRightInd w:val="0"/>
              <w:jc w:val="center"/>
              <w:rPr>
                <w:ins w:id="2058" w:author="Christina Sun" w:date="2026-03-15T21:25:00Z" w16du:dateUtc="2026-03-16T04:25:00Z"/>
                <w:rFonts w:asciiTheme="majorHAnsi" w:hAnsiTheme="majorHAnsi" w:cstheme="majorHAnsi"/>
                <w:sz w:val="20"/>
                <w:szCs w:val="20"/>
                <w:lang w:val="en-US"/>
                <w:rPrChange w:id="2059" w:author="Christina Sun" w:date="2026-03-15T21:36:00Z" w16du:dateUtc="2026-03-16T04:36:00Z">
                  <w:rPr>
                    <w:ins w:id="2060" w:author="Christina Sun" w:date="2026-03-15T21:25:00Z" w16du:dateUtc="2026-03-16T04:25:00Z"/>
                    <w:lang w:val="en-US"/>
                  </w:rPr>
                </w:rPrChange>
              </w:rPr>
            </w:pPr>
            <w:ins w:id="2061" w:author="Christina Sun" w:date="2026-03-15T21:25:00Z" w16du:dateUtc="2026-03-16T04:25:00Z">
              <w:r w:rsidRPr="00B621E1">
                <w:rPr>
                  <w:rFonts w:asciiTheme="majorHAnsi" w:hAnsiTheme="majorHAnsi" w:cstheme="majorHAnsi"/>
                  <w:sz w:val="20"/>
                  <w:szCs w:val="20"/>
                  <w:lang w:val="en-US"/>
                  <w:rPrChange w:id="2062" w:author="Christina Sun" w:date="2026-03-15T21:36:00Z" w16du:dateUtc="2026-03-16T04:36:00Z">
                    <w:rPr>
                      <w:lang w:val="en-US"/>
                    </w:rPr>
                  </w:rPrChange>
                </w:rPr>
                <w:t>1.001</w:t>
              </w:r>
            </w:ins>
          </w:p>
        </w:tc>
        <w:tc>
          <w:tcPr>
            <w:tcW w:w="2160" w:type="dxa"/>
            <w:tcMar>
              <w:top w:w="100" w:type="nil"/>
              <w:right w:w="100" w:type="nil"/>
            </w:tcMar>
            <w:vAlign w:val="center"/>
            <w:tcPrChange w:id="2063"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D54CE5A" w14:textId="77777777" w:rsidR="00D644EE" w:rsidRPr="00B621E1" w:rsidRDefault="00D644EE" w:rsidP="00D644EE">
            <w:pPr>
              <w:autoSpaceDE w:val="0"/>
              <w:autoSpaceDN w:val="0"/>
              <w:adjustRightInd w:val="0"/>
              <w:jc w:val="center"/>
              <w:rPr>
                <w:ins w:id="2064" w:author="Christina Sun" w:date="2026-03-15T21:25:00Z" w16du:dateUtc="2026-03-16T04:25:00Z"/>
                <w:rFonts w:asciiTheme="majorHAnsi" w:hAnsiTheme="majorHAnsi" w:cstheme="majorHAnsi"/>
                <w:sz w:val="20"/>
                <w:szCs w:val="20"/>
                <w:lang w:val="en-US"/>
                <w:rPrChange w:id="2065" w:author="Christina Sun" w:date="2026-03-15T21:36:00Z" w16du:dateUtc="2026-03-16T04:36:00Z">
                  <w:rPr>
                    <w:ins w:id="2066" w:author="Christina Sun" w:date="2026-03-15T21:25:00Z" w16du:dateUtc="2026-03-16T04:25:00Z"/>
                    <w:lang w:val="en-US"/>
                  </w:rPr>
                </w:rPrChange>
              </w:rPr>
            </w:pPr>
            <w:ins w:id="2067" w:author="Christina Sun" w:date="2026-03-15T21:25:00Z" w16du:dateUtc="2026-03-16T04:25:00Z">
              <w:r w:rsidRPr="00B621E1">
                <w:rPr>
                  <w:rFonts w:asciiTheme="majorHAnsi" w:hAnsiTheme="majorHAnsi" w:cstheme="majorHAnsi"/>
                  <w:sz w:val="20"/>
                  <w:szCs w:val="20"/>
                  <w:lang w:val="en-US"/>
                  <w:rPrChange w:id="2068" w:author="Christina Sun" w:date="2026-03-15T21:36:00Z" w16du:dateUtc="2026-03-16T04:36:00Z">
                    <w:rPr>
                      <w:lang w:val="en-US"/>
                    </w:rPr>
                  </w:rPrChange>
                </w:rPr>
                <w:t>0.899</w:t>
              </w:r>
            </w:ins>
          </w:p>
        </w:tc>
        <w:tc>
          <w:tcPr>
            <w:tcW w:w="2160" w:type="dxa"/>
            <w:tcMar>
              <w:top w:w="100" w:type="nil"/>
              <w:right w:w="100" w:type="nil"/>
            </w:tcMar>
            <w:vAlign w:val="center"/>
            <w:tcPrChange w:id="2069"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97D0FE9" w14:textId="77777777" w:rsidR="00D644EE" w:rsidRPr="00B621E1" w:rsidRDefault="00D644EE" w:rsidP="00D644EE">
            <w:pPr>
              <w:autoSpaceDE w:val="0"/>
              <w:autoSpaceDN w:val="0"/>
              <w:adjustRightInd w:val="0"/>
              <w:jc w:val="center"/>
              <w:rPr>
                <w:ins w:id="2070" w:author="Christina Sun" w:date="2026-03-15T21:25:00Z" w16du:dateUtc="2026-03-16T04:25:00Z"/>
                <w:rFonts w:asciiTheme="majorHAnsi" w:hAnsiTheme="majorHAnsi" w:cstheme="majorHAnsi"/>
                <w:sz w:val="20"/>
                <w:szCs w:val="20"/>
                <w:lang w:val="en-US"/>
                <w:rPrChange w:id="2071" w:author="Christina Sun" w:date="2026-03-15T21:36:00Z" w16du:dateUtc="2026-03-16T04:36:00Z">
                  <w:rPr>
                    <w:ins w:id="2072" w:author="Christina Sun" w:date="2026-03-15T21:25:00Z" w16du:dateUtc="2026-03-16T04:25:00Z"/>
                    <w:lang w:val="en-US"/>
                  </w:rPr>
                </w:rPrChange>
              </w:rPr>
            </w:pPr>
            <w:ins w:id="2073" w:author="Christina Sun" w:date="2026-03-15T21:25:00Z" w16du:dateUtc="2026-03-16T04:25:00Z">
              <w:r w:rsidRPr="00B621E1">
                <w:rPr>
                  <w:rFonts w:asciiTheme="majorHAnsi" w:hAnsiTheme="majorHAnsi" w:cstheme="majorHAnsi"/>
                  <w:sz w:val="20"/>
                  <w:szCs w:val="20"/>
                  <w:lang w:val="en-US"/>
                  <w:rPrChange w:id="2074" w:author="Christina Sun" w:date="2026-03-15T21:36:00Z" w16du:dateUtc="2026-03-16T04:36:00Z">
                    <w:rPr>
                      <w:lang w:val="en-US"/>
                    </w:rPr>
                  </w:rPrChange>
                </w:rPr>
                <w:t>0.863</w:t>
              </w:r>
            </w:ins>
          </w:p>
        </w:tc>
      </w:tr>
      <w:tr w:rsidR="00D644EE" w:rsidRPr="00B621E1" w14:paraId="4371F69F" w14:textId="77777777" w:rsidTr="00D644EE">
        <w:tblPrEx>
          <w:tblCellMar>
            <w:top w:w="0" w:type="dxa"/>
            <w:bottom w:w="0" w:type="dxa"/>
          </w:tblCellMar>
          <w:tblPrExChange w:id="2075" w:author="Christina Sun" w:date="2026-03-15T21:27:00Z" w16du:dateUtc="2026-03-16T04:27:00Z">
            <w:tblPrEx>
              <w:tblBorders>
                <w:top w:val="none" w:sz="0" w:space="0" w:color="auto"/>
              </w:tblBorders>
              <w:tblCellMar>
                <w:top w:w="0" w:type="dxa"/>
                <w:bottom w:w="0" w:type="dxa"/>
              </w:tblCellMar>
            </w:tblPrEx>
          </w:tblPrExChange>
        </w:tblPrEx>
        <w:trPr>
          <w:jc w:val="center"/>
          <w:ins w:id="2076" w:author="Christina Sun" w:date="2026-03-15T21:25:00Z" w16du:dateUtc="2026-03-16T04:25:00Z"/>
          <w:trPrChange w:id="2077" w:author="Christina Sun" w:date="2026-03-15T21:27:00Z" w16du:dateUtc="2026-03-16T04:27:00Z">
            <w:trPr>
              <w:gridAfter w:val="0"/>
            </w:trPr>
          </w:trPrChange>
        </w:trPr>
        <w:tc>
          <w:tcPr>
            <w:tcW w:w="2268" w:type="dxa"/>
            <w:tcBorders>
              <w:bottom w:val="single" w:sz="4" w:space="0" w:color="auto"/>
            </w:tcBorders>
            <w:tcMar>
              <w:top w:w="100" w:type="nil"/>
              <w:right w:w="100" w:type="nil"/>
            </w:tcMar>
            <w:vAlign w:val="center"/>
            <w:tcPrChange w:id="2078" w:author="Christina Sun" w:date="2026-03-15T21:27:00Z" w16du:dateUtc="2026-03-16T04:27:00Z">
              <w:tcPr>
                <w:tcW w:w="226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5D22A735" w14:textId="77777777" w:rsidR="00D644EE" w:rsidRPr="00B621E1" w:rsidRDefault="00D644EE" w:rsidP="00D644EE">
            <w:pPr>
              <w:autoSpaceDE w:val="0"/>
              <w:autoSpaceDN w:val="0"/>
              <w:adjustRightInd w:val="0"/>
              <w:rPr>
                <w:ins w:id="2079" w:author="Christina Sun" w:date="2026-03-15T21:25:00Z" w16du:dateUtc="2026-03-16T04:25:00Z"/>
                <w:rFonts w:asciiTheme="majorHAnsi" w:hAnsiTheme="majorHAnsi" w:cstheme="majorHAnsi"/>
                <w:sz w:val="20"/>
                <w:szCs w:val="20"/>
                <w:lang w:val="en-US"/>
                <w:rPrChange w:id="2080" w:author="Christina Sun" w:date="2026-03-15T21:36:00Z" w16du:dateUtc="2026-03-16T04:36:00Z">
                  <w:rPr>
                    <w:ins w:id="2081" w:author="Christina Sun" w:date="2026-03-15T21:25:00Z" w16du:dateUtc="2026-03-16T04:25:00Z"/>
                    <w:lang w:val="en-US"/>
                  </w:rPr>
                </w:rPrChange>
              </w:rPr>
            </w:pPr>
          </w:p>
        </w:tc>
        <w:tc>
          <w:tcPr>
            <w:tcW w:w="2160" w:type="dxa"/>
            <w:tcBorders>
              <w:bottom w:val="single" w:sz="4" w:space="0" w:color="auto"/>
            </w:tcBorders>
            <w:tcMar>
              <w:top w:w="100" w:type="nil"/>
              <w:right w:w="100" w:type="nil"/>
            </w:tcMar>
            <w:vAlign w:val="center"/>
            <w:tcPrChange w:id="2082" w:author="Christina Sun" w:date="2026-03-15T21:27:00Z" w16du:dateUtc="2026-03-16T04:27: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157574D2" w14:textId="77777777" w:rsidR="00D644EE" w:rsidRPr="00B621E1" w:rsidRDefault="00D644EE" w:rsidP="00D644EE">
            <w:pPr>
              <w:autoSpaceDE w:val="0"/>
              <w:autoSpaceDN w:val="0"/>
              <w:adjustRightInd w:val="0"/>
              <w:jc w:val="center"/>
              <w:rPr>
                <w:ins w:id="2083" w:author="Christina Sun" w:date="2026-03-15T21:25:00Z" w16du:dateUtc="2026-03-16T04:25:00Z"/>
                <w:rFonts w:asciiTheme="majorHAnsi" w:hAnsiTheme="majorHAnsi" w:cstheme="majorHAnsi"/>
                <w:sz w:val="20"/>
                <w:szCs w:val="20"/>
                <w:lang w:val="en-US"/>
                <w:rPrChange w:id="2084" w:author="Christina Sun" w:date="2026-03-15T21:36:00Z" w16du:dateUtc="2026-03-16T04:36:00Z">
                  <w:rPr>
                    <w:ins w:id="2085" w:author="Christina Sun" w:date="2026-03-15T21:25:00Z" w16du:dateUtc="2026-03-16T04:25:00Z"/>
                    <w:lang w:val="en-US"/>
                  </w:rPr>
                </w:rPrChange>
              </w:rPr>
            </w:pPr>
            <w:ins w:id="2086" w:author="Christina Sun" w:date="2026-03-15T21:25:00Z" w16du:dateUtc="2026-03-16T04:25:00Z">
              <w:r w:rsidRPr="00B621E1">
                <w:rPr>
                  <w:rFonts w:asciiTheme="majorHAnsi" w:hAnsiTheme="majorHAnsi" w:cstheme="majorHAnsi"/>
                  <w:sz w:val="20"/>
                  <w:szCs w:val="20"/>
                  <w:lang w:val="en-US"/>
                  <w:rPrChange w:id="2087" w:author="Christina Sun" w:date="2026-03-15T21:36:00Z" w16du:dateUtc="2026-03-16T04:36:00Z">
                    <w:rPr>
                      <w:lang w:val="en-US"/>
                    </w:rPr>
                  </w:rPrChange>
                </w:rPr>
                <w:t>[0.832,1.204]</w:t>
              </w:r>
            </w:ins>
          </w:p>
        </w:tc>
        <w:tc>
          <w:tcPr>
            <w:tcW w:w="2160" w:type="dxa"/>
            <w:tcBorders>
              <w:bottom w:val="single" w:sz="4" w:space="0" w:color="auto"/>
            </w:tcBorders>
            <w:tcMar>
              <w:top w:w="100" w:type="nil"/>
              <w:right w:w="100" w:type="nil"/>
            </w:tcMar>
            <w:vAlign w:val="center"/>
            <w:tcPrChange w:id="2088" w:author="Christina Sun" w:date="2026-03-15T21:27:00Z" w16du:dateUtc="2026-03-16T04:27: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560F6A97" w14:textId="77777777" w:rsidR="00D644EE" w:rsidRPr="00B621E1" w:rsidRDefault="00D644EE" w:rsidP="00D644EE">
            <w:pPr>
              <w:autoSpaceDE w:val="0"/>
              <w:autoSpaceDN w:val="0"/>
              <w:adjustRightInd w:val="0"/>
              <w:jc w:val="center"/>
              <w:rPr>
                <w:ins w:id="2089" w:author="Christina Sun" w:date="2026-03-15T21:25:00Z" w16du:dateUtc="2026-03-16T04:25:00Z"/>
                <w:rFonts w:asciiTheme="majorHAnsi" w:hAnsiTheme="majorHAnsi" w:cstheme="majorHAnsi"/>
                <w:sz w:val="20"/>
                <w:szCs w:val="20"/>
                <w:lang w:val="en-US"/>
                <w:rPrChange w:id="2090" w:author="Christina Sun" w:date="2026-03-15T21:36:00Z" w16du:dateUtc="2026-03-16T04:36:00Z">
                  <w:rPr>
                    <w:ins w:id="2091" w:author="Christina Sun" w:date="2026-03-15T21:25:00Z" w16du:dateUtc="2026-03-16T04:25:00Z"/>
                    <w:lang w:val="en-US"/>
                  </w:rPr>
                </w:rPrChange>
              </w:rPr>
            </w:pPr>
            <w:ins w:id="2092" w:author="Christina Sun" w:date="2026-03-15T21:25:00Z" w16du:dateUtc="2026-03-16T04:25:00Z">
              <w:r w:rsidRPr="00B621E1">
                <w:rPr>
                  <w:rFonts w:asciiTheme="majorHAnsi" w:hAnsiTheme="majorHAnsi" w:cstheme="majorHAnsi"/>
                  <w:sz w:val="20"/>
                  <w:szCs w:val="20"/>
                  <w:lang w:val="en-US"/>
                  <w:rPrChange w:id="2093" w:author="Christina Sun" w:date="2026-03-15T21:36:00Z" w16du:dateUtc="2026-03-16T04:36:00Z">
                    <w:rPr>
                      <w:lang w:val="en-US"/>
                    </w:rPr>
                  </w:rPrChange>
                </w:rPr>
                <w:t>[0.737,1.096]</w:t>
              </w:r>
            </w:ins>
          </w:p>
        </w:tc>
        <w:tc>
          <w:tcPr>
            <w:tcW w:w="2160" w:type="dxa"/>
            <w:tcBorders>
              <w:bottom w:val="single" w:sz="4" w:space="0" w:color="auto"/>
            </w:tcBorders>
            <w:tcMar>
              <w:top w:w="100" w:type="nil"/>
              <w:right w:w="100" w:type="nil"/>
            </w:tcMar>
            <w:vAlign w:val="center"/>
            <w:tcPrChange w:id="2094" w:author="Christina Sun" w:date="2026-03-15T21:27:00Z" w16du:dateUtc="2026-03-16T04:27: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2878F594" w14:textId="77777777" w:rsidR="00D644EE" w:rsidRPr="00B621E1" w:rsidRDefault="00D644EE" w:rsidP="00D644EE">
            <w:pPr>
              <w:autoSpaceDE w:val="0"/>
              <w:autoSpaceDN w:val="0"/>
              <w:adjustRightInd w:val="0"/>
              <w:jc w:val="center"/>
              <w:rPr>
                <w:ins w:id="2095" w:author="Christina Sun" w:date="2026-03-15T21:25:00Z" w16du:dateUtc="2026-03-16T04:25:00Z"/>
                <w:rFonts w:asciiTheme="majorHAnsi" w:hAnsiTheme="majorHAnsi" w:cstheme="majorHAnsi"/>
                <w:sz w:val="20"/>
                <w:szCs w:val="20"/>
                <w:lang w:val="en-US"/>
                <w:rPrChange w:id="2096" w:author="Christina Sun" w:date="2026-03-15T21:36:00Z" w16du:dateUtc="2026-03-16T04:36:00Z">
                  <w:rPr>
                    <w:ins w:id="2097" w:author="Christina Sun" w:date="2026-03-15T21:25:00Z" w16du:dateUtc="2026-03-16T04:25:00Z"/>
                    <w:lang w:val="en-US"/>
                  </w:rPr>
                </w:rPrChange>
              </w:rPr>
            </w:pPr>
            <w:ins w:id="2098" w:author="Christina Sun" w:date="2026-03-15T21:25:00Z" w16du:dateUtc="2026-03-16T04:25:00Z">
              <w:r w:rsidRPr="00B621E1">
                <w:rPr>
                  <w:rFonts w:asciiTheme="majorHAnsi" w:hAnsiTheme="majorHAnsi" w:cstheme="majorHAnsi"/>
                  <w:sz w:val="20"/>
                  <w:szCs w:val="20"/>
                  <w:lang w:val="en-US"/>
                  <w:rPrChange w:id="2099" w:author="Christina Sun" w:date="2026-03-15T21:36:00Z" w16du:dateUtc="2026-03-16T04:36:00Z">
                    <w:rPr>
                      <w:lang w:val="en-US"/>
                    </w:rPr>
                  </w:rPrChange>
                </w:rPr>
                <w:t>[0.707,1.054]</w:t>
              </w:r>
            </w:ins>
          </w:p>
        </w:tc>
      </w:tr>
      <w:tr w:rsidR="00D644EE" w:rsidRPr="00B621E1" w14:paraId="60BB06F5" w14:textId="77777777" w:rsidTr="00D644EE">
        <w:tblPrEx>
          <w:tblCellMar>
            <w:top w:w="0" w:type="dxa"/>
            <w:bottom w:w="0" w:type="dxa"/>
          </w:tblCellMar>
          <w:tblPrExChange w:id="2100" w:author="Christina Sun" w:date="2026-03-15T21:27:00Z" w16du:dateUtc="2026-03-16T04:27:00Z">
            <w:tblPrEx>
              <w:tblBorders>
                <w:top w:val="none" w:sz="0" w:space="0" w:color="auto"/>
              </w:tblBorders>
              <w:tblCellMar>
                <w:top w:w="0" w:type="dxa"/>
                <w:bottom w:w="0" w:type="dxa"/>
              </w:tblCellMar>
            </w:tblPrEx>
          </w:tblPrExChange>
        </w:tblPrEx>
        <w:trPr>
          <w:jc w:val="center"/>
          <w:ins w:id="2101" w:author="Christina Sun" w:date="2026-03-15T21:25:00Z" w16du:dateUtc="2026-03-16T04:25:00Z"/>
          <w:trPrChange w:id="2102" w:author="Christina Sun" w:date="2026-03-15T21:27:00Z" w16du:dateUtc="2026-03-16T04:27:00Z">
            <w:trPr>
              <w:gridAfter w:val="0"/>
            </w:trPr>
          </w:trPrChange>
        </w:trPr>
        <w:tc>
          <w:tcPr>
            <w:tcW w:w="2268" w:type="dxa"/>
            <w:tcBorders>
              <w:top w:val="single" w:sz="4" w:space="0" w:color="auto"/>
            </w:tcBorders>
            <w:tcMar>
              <w:top w:w="100" w:type="nil"/>
              <w:right w:w="100" w:type="nil"/>
            </w:tcMar>
            <w:vAlign w:val="center"/>
            <w:tcPrChange w:id="2103" w:author="Christina Sun" w:date="2026-03-15T21:27:00Z" w16du:dateUtc="2026-03-16T04:27:00Z">
              <w:tcPr>
                <w:tcW w:w="226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60F1306" w14:textId="77777777" w:rsidR="00D644EE" w:rsidRPr="00B621E1" w:rsidRDefault="00D644EE" w:rsidP="00D644EE">
            <w:pPr>
              <w:autoSpaceDE w:val="0"/>
              <w:autoSpaceDN w:val="0"/>
              <w:adjustRightInd w:val="0"/>
              <w:rPr>
                <w:ins w:id="2104" w:author="Christina Sun" w:date="2026-03-15T21:25:00Z" w16du:dateUtc="2026-03-16T04:25:00Z"/>
                <w:rFonts w:asciiTheme="majorHAnsi" w:hAnsiTheme="majorHAnsi" w:cstheme="majorHAnsi"/>
                <w:sz w:val="20"/>
                <w:szCs w:val="20"/>
                <w:lang w:val="en-US"/>
                <w:rPrChange w:id="2105" w:author="Christina Sun" w:date="2026-03-15T21:36:00Z" w16du:dateUtc="2026-03-16T04:36:00Z">
                  <w:rPr>
                    <w:ins w:id="2106" w:author="Christina Sun" w:date="2026-03-15T21:25:00Z" w16du:dateUtc="2026-03-16T04:25:00Z"/>
                    <w:lang w:val="en-US"/>
                  </w:rPr>
                </w:rPrChange>
              </w:rPr>
            </w:pPr>
            <w:ins w:id="2107" w:author="Christina Sun" w:date="2026-03-15T21:25:00Z" w16du:dateUtc="2026-03-16T04:25:00Z">
              <w:r w:rsidRPr="00B621E1">
                <w:rPr>
                  <w:rFonts w:asciiTheme="majorHAnsi" w:hAnsiTheme="majorHAnsi" w:cstheme="majorHAnsi"/>
                  <w:sz w:val="20"/>
                  <w:szCs w:val="20"/>
                  <w:lang w:val="en-US"/>
                  <w:rPrChange w:id="2108" w:author="Christina Sun" w:date="2026-03-15T21:36:00Z" w16du:dateUtc="2026-03-16T04:36:00Z">
                    <w:rPr>
                      <w:lang w:val="en-US"/>
                    </w:rPr>
                  </w:rPrChange>
                </w:rPr>
                <w:t>Observations</w:t>
              </w:r>
            </w:ins>
          </w:p>
        </w:tc>
        <w:tc>
          <w:tcPr>
            <w:tcW w:w="2160" w:type="dxa"/>
            <w:tcBorders>
              <w:top w:val="single" w:sz="4" w:space="0" w:color="auto"/>
            </w:tcBorders>
            <w:tcMar>
              <w:top w:w="100" w:type="nil"/>
              <w:right w:w="100" w:type="nil"/>
            </w:tcMar>
            <w:vAlign w:val="center"/>
            <w:tcPrChange w:id="2109" w:author="Christina Sun" w:date="2026-03-15T21:27:00Z" w16du:dateUtc="2026-03-16T04:27: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B5977D1" w14:textId="77777777" w:rsidR="00D644EE" w:rsidRPr="00B621E1" w:rsidRDefault="00D644EE" w:rsidP="00D644EE">
            <w:pPr>
              <w:autoSpaceDE w:val="0"/>
              <w:autoSpaceDN w:val="0"/>
              <w:adjustRightInd w:val="0"/>
              <w:jc w:val="center"/>
              <w:rPr>
                <w:ins w:id="2110" w:author="Christina Sun" w:date="2026-03-15T21:25:00Z" w16du:dateUtc="2026-03-16T04:25:00Z"/>
                <w:rFonts w:asciiTheme="majorHAnsi" w:hAnsiTheme="majorHAnsi" w:cstheme="majorHAnsi"/>
                <w:sz w:val="20"/>
                <w:szCs w:val="20"/>
                <w:lang w:val="en-US"/>
                <w:rPrChange w:id="2111" w:author="Christina Sun" w:date="2026-03-15T21:36:00Z" w16du:dateUtc="2026-03-16T04:36:00Z">
                  <w:rPr>
                    <w:ins w:id="2112" w:author="Christina Sun" w:date="2026-03-15T21:25:00Z" w16du:dateUtc="2026-03-16T04:25:00Z"/>
                    <w:lang w:val="en-US"/>
                  </w:rPr>
                </w:rPrChange>
              </w:rPr>
            </w:pPr>
            <w:ins w:id="2113" w:author="Christina Sun" w:date="2026-03-15T21:25:00Z" w16du:dateUtc="2026-03-16T04:25:00Z">
              <w:r w:rsidRPr="00B621E1">
                <w:rPr>
                  <w:rFonts w:asciiTheme="majorHAnsi" w:hAnsiTheme="majorHAnsi" w:cstheme="majorHAnsi"/>
                  <w:sz w:val="20"/>
                  <w:szCs w:val="20"/>
                  <w:lang w:val="en-US"/>
                  <w:rPrChange w:id="2114" w:author="Christina Sun" w:date="2026-03-15T21:36:00Z" w16du:dateUtc="2026-03-16T04:36:00Z">
                    <w:rPr>
                      <w:lang w:val="en-US"/>
                    </w:rPr>
                  </w:rPrChange>
                </w:rPr>
                <w:t>7481</w:t>
              </w:r>
            </w:ins>
          </w:p>
        </w:tc>
        <w:tc>
          <w:tcPr>
            <w:tcW w:w="2160" w:type="dxa"/>
            <w:tcBorders>
              <w:top w:val="single" w:sz="4" w:space="0" w:color="auto"/>
            </w:tcBorders>
            <w:tcMar>
              <w:top w:w="100" w:type="nil"/>
              <w:right w:w="100" w:type="nil"/>
            </w:tcMar>
            <w:vAlign w:val="center"/>
            <w:tcPrChange w:id="2115" w:author="Christina Sun" w:date="2026-03-15T21:27:00Z" w16du:dateUtc="2026-03-16T04:27: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2564DF8" w14:textId="77777777" w:rsidR="00D644EE" w:rsidRPr="00B621E1" w:rsidRDefault="00D644EE" w:rsidP="00D644EE">
            <w:pPr>
              <w:autoSpaceDE w:val="0"/>
              <w:autoSpaceDN w:val="0"/>
              <w:adjustRightInd w:val="0"/>
              <w:jc w:val="center"/>
              <w:rPr>
                <w:ins w:id="2116" w:author="Christina Sun" w:date="2026-03-15T21:25:00Z" w16du:dateUtc="2026-03-16T04:25:00Z"/>
                <w:rFonts w:asciiTheme="majorHAnsi" w:hAnsiTheme="majorHAnsi" w:cstheme="majorHAnsi"/>
                <w:sz w:val="20"/>
                <w:szCs w:val="20"/>
                <w:lang w:val="en-US"/>
                <w:rPrChange w:id="2117" w:author="Christina Sun" w:date="2026-03-15T21:36:00Z" w16du:dateUtc="2026-03-16T04:36:00Z">
                  <w:rPr>
                    <w:ins w:id="2118" w:author="Christina Sun" w:date="2026-03-15T21:25:00Z" w16du:dateUtc="2026-03-16T04:25:00Z"/>
                    <w:lang w:val="en-US"/>
                  </w:rPr>
                </w:rPrChange>
              </w:rPr>
            </w:pPr>
            <w:ins w:id="2119" w:author="Christina Sun" w:date="2026-03-15T21:25:00Z" w16du:dateUtc="2026-03-16T04:25:00Z">
              <w:r w:rsidRPr="00B621E1">
                <w:rPr>
                  <w:rFonts w:asciiTheme="majorHAnsi" w:hAnsiTheme="majorHAnsi" w:cstheme="majorHAnsi"/>
                  <w:sz w:val="20"/>
                  <w:szCs w:val="20"/>
                  <w:lang w:val="en-US"/>
                  <w:rPrChange w:id="2120" w:author="Christina Sun" w:date="2026-03-15T21:36:00Z" w16du:dateUtc="2026-03-16T04:36:00Z">
                    <w:rPr>
                      <w:lang w:val="en-US"/>
                    </w:rPr>
                  </w:rPrChange>
                </w:rPr>
                <w:t>7456</w:t>
              </w:r>
            </w:ins>
          </w:p>
        </w:tc>
        <w:tc>
          <w:tcPr>
            <w:tcW w:w="2160" w:type="dxa"/>
            <w:tcBorders>
              <w:top w:val="single" w:sz="4" w:space="0" w:color="auto"/>
            </w:tcBorders>
            <w:tcMar>
              <w:top w:w="100" w:type="nil"/>
              <w:right w:w="100" w:type="nil"/>
            </w:tcMar>
            <w:vAlign w:val="center"/>
            <w:tcPrChange w:id="2121" w:author="Christina Sun" w:date="2026-03-15T21:27:00Z" w16du:dateUtc="2026-03-16T04:27: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43F9C9AF" w14:textId="77777777" w:rsidR="00D644EE" w:rsidRPr="00B621E1" w:rsidRDefault="00D644EE" w:rsidP="00D644EE">
            <w:pPr>
              <w:autoSpaceDE w:val="0"/>
              <w:autoSpaceDN w:val="0"/>
              <w:adjustRightInd w:val="0"/>
              <w:jc w:val="center"/>
              <w:rPr>
                <w:ins w:id="2122" w:author="Christina Sun" w:date="2026-03-15T21:25:00Z" w16du:dateUtc="2026-03-16T04:25:00Z"/>
                <w:rFonts w:asciiTheme="majorHAnsi" w:hAnsiTheme="majorHAnsi" w:cstheme="majorHAnsi"/>
                <w:sz w:val="20"/>
                <w:szCs w:val="20"/>
                <w:lang w:val="en-US"/>
                <w:rPrChange w:id="2123" w:author="Christina Sun" w:date="2026-03-15T21:36:00Z" w16du:dateUtc="2026-03-16T04:36:00Z">
                  <w:rPr>
                    <w:ins w:id="2124" w:author="Christina Sun" w:date="2026-03-15T21:25:00Z" w16du:dateUtc="2026-03-16T04:25:00Z"/>
                    <w:lang w:val="en-US"/>
                  </w:rPr>
                </w:rPrChange>
              </w:rPr>
            </w:pPr>
            <w:ins w:id="2125" w:author="Christina Sun" w:date="2026-03-15T21:25:00Z" w16du:dateUtc="2026-03-16T04:25:00Z">
              <w:r w:rsidRPr="00B621E1">
                <w:rPr>
                  <w:rFonts w:asciiTheme="majorHAnsi" w:hAnsiTheme="majorHAnsi" w:cstheme="majorHAnsi"/>
                  <w:sz w:val="20"/>
                  <w:szCs w:val="20"/>
                  <w:lang w:val="en-US"/>
                  <w:rPrChange w:id="2126" w:author="Christina Sun" w:date="2026-03-15T21:36:00Z" w16du:dateUtc="2026-03-16T04:36:00Z">
                    <w:rPr>
                      <w:lang w:val="en-US"/>
                    </w:rPr>
                  </w:rPrChange>
                </w:rPr>
                <w:t>7446</w:t>
              </w:r>
            </w:ins>
          </w:p>
        </w:tc>
      </w:tr>
      <w:tr w:rsidR="00D644EE" w:rsidRPr="00B621E1" w14:paraId="63CD4083" w14:textId="77777777" w:rsidTr="00D644EE">
        <w:tblPrEx>
          <w:tblCellMar>
            <w:top w:w="0" w:type="dxa"/>
            <w:bottom w:w="0" w:type="dxa"/>
          </w:tblCellMar>
          <w:tblPrExChange w:id="2127" w:author="Christina Sun" w:date="2026-03-15T21:26:00Z" w16du:dateUtc="2026-03-16T04:26:00Z">
            <w:tblPrEx>
              <w:tblBorders>
                <w:top w:val="none" w:sz="0" w:space="0" w:color="auto"/>
              </w:tblBorders>
              <w:tblCellMar>
                <w:top w:w="0" w:type="dxa"/>
                <w:bottom w:w="0" w:type="dxa"/>
              </w:tblCellMar>
            </w:tblPrEx>
          </w:tblPrExChange>
        </w:tblPrEx>
        <w:trPr>
          <w:jc w:val="center"/>
          <w:ins w:id="2128" w:author="Christina Sun" w:date="2026-03-15T21:25:00Z" w16du:dateUtc="2026-03-16T04:25:00Z"/>
          <w:trPrChange w:id="2129" w:author="Christina Sun" w:date="2026-03-15T21:26:00Z" w16du:dateUtc="2026-03-16T04:26:00Z">
            <w:trPr>
              <w:gridAfter w:val="0"/>
            </w:trPr>
          </w:trPrChange>
        </w:trPr>
        <w:tc>
          <w:tcPr>
            <w:tcW w:w="2268" w:type="dxa"/>
            <w:tcMar>
              <w:top w:w="100" w:type="nil"/>
              <w:right w:w="100" w:type="nil"/>
            </w:tcMar>
            <w:vAlign w:val="center"/>
            <w:tcPrChange w:id="2130" w:author="Christina Sun" w:date="2026-03-15T21:26:00Z" w16du:dateUtc="2026-03-16T04:26: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206C152" w14:textId="77777777" w:rsidR="00D644EE" w:rsidRPr="00B621E1" w:rsidRDefault="00D644EE" w:rsidP="00D644EE">
            <w:pPr>
              <w:autoSpaceDE w:val="0"/>
              <w:autoSpaceDN w:val="0"/>
              <w:adjustRightInd w:val="0"/>
              <w:rPr>
                <w:ins w:id="2131" w:author="Christina Sun" w:date="2026-03-15T21:25:00Z" w16du:dateUtc="2026-03-16T04:25:00Z"/>
                <w:rFonts w:asciiTheme="majorHAnsi" w:hAnsiTheme="majorHAnsi" w:cstheme="majorHAnsi"/>
                <w:sz w:val="20"/>
                <w:szCs w:val="20"/>
                <w:lang w:val="en-US"/>
                <w:rPrChange w:id="2132" w:author="Christina Sun" w:date="2026-03-15T21:36:00Z" w16du:dateUtc="2026-03-16T04:36:00Z">
                  <w:rPr>
                    <w:ins w:id="2133" w:author="Christina Sun" w:date="2026-03-15T21:25:00Z" w16du:dateUtc="2026-03-16T04:25:00Z"/>
                    <w:lang w:val="en-US"/>
                  </w:rPr>
                </w:rPrChange>
              </w:rPr>
            </w:pPr>
            <w:ins w:id="2134" w:author="Christina Sun" w:date="2026-03-15T21:25:00Z" w16du:dateUtc="2026-03-16T04:25:00Z">
              <w:r w:rsidRPr="00B621E1">
                <w:rPr>
                  <w:rFonts w:asciiTheme="majorHAnsi" w:hAnsiTheme="majorHAnsi" w:cstheme="majorHAnsi"/>
                  <w:sz w:val="20"/>
                  <w:szCs w:val="20"/>
                  <w:lang w:val="en-US"/>
                  <w:rPrChange w:id="2135" w:author="Christina Sun" w:date="2026-03-15T21:36:00Z" w16du:dateUtc="2026-03-16T04:36:00Z">
                    <w:rPr>
                      <w:lang w:val="en-US"/>
                    </w:rPr>
                  </w:rPrChange>
                </w:rPr>
                <w:t>Demographic Controls</w:t>
              </w:r>
            </w:ins>
          </w:p>
        </w:tc>
        <w:tc>
          <w:tcPr>
            <w:tcW w:w="2160" w:type="dxa"/>
            <w:tcMar>
              <w:top w:w="100" w:type="nil"/>
              <w:right w:w="100" w:type="nil"/>
            </w:tcMar>
            <w:vAlign w:val="center"/>
            <w:tcPrChange w:id="2136"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83311DF" w14:textId="77777777" w:rsidR="00D644EE" w:rsidRPr="00B621E1" w:rsidRDefault="00D644EE" w:rsidP="00D644EE">
            <w:pPr>
              <w:autoSpaceDE w:val="0"/>
              <w:autoSpaceDN w:val="0"/>
              <w:adjustRightInd w:val="0"/>
              <w:jc w:val="center"/>
              <w:rPr>
                <w:ins w:id="2137" w:author="Christina Sun" w:date="2026-03-15T21:25:00Z" w16du:dateUtc="2026-03-16T04:25:00Z"/>
                <w:rFonts w:asciiTheme="majorHAnsi" w:hAnsiTheme="majorHAnsi" w:cstheme="majorHAnsi"/>
                <w:sz w:val="20"/>
                <w:szCs w:val="20"/>
                <w:lang w:val="en-US"/>
                <w:rPrChange w:id="2138" w:author="Christina Sun" w:date="2026-03-15T21:36:00Z" w16du:dateUtc="2026-03-16T04:36:00Z">
                  <w:rPr>
                    <w:ins w:id="2139" w:author="Christina Sun" w:date="2026-03-15T21:25:00Z" w16du:dateUtc="2026-03-16T04:25:00Z"/>
                    <w:lang w:val="en-US"/>
                  </w:rPr>
                </w:rPrChange>
              </w:rPr>
            </w:pPr>
            <w:ins w:id="2140" w:author="Christina Sun" w:date="2026-03-15T21:25:00Z" w16du:dateUtc="2026-03-16T04:25:00Z">
              <w:r w:rsidRPr="00B621E1">
                <w:rPr>
                  <w:rFonts w:asciiTheme="majorHAnsi" w:hAnsiTheme="majorHAnsi" w:cstheme="majorHAnsi"/>
                  <w:sz w:val="20"/>
                  <w:szCs w:val="20"/>
                  <w:lang w:val="en-US"/>
                  <w:rPrChange w:id="2141" w:author="Christina Sun" w:date="2026-03-15T21:36:00Z" w16du:dateUtc="2026-03-16T04:36:00Z">
                    <w:rPr>
                      <w:lang w:val="en-US"/>
                    </w:rPr>
                  </w:rPrChange>
                </w:rPr>
                <w:t>No</w:t>
              </w:r>
            </w:ins>
          </w:p>
        </w:tc>
        <w:tc>
          <w:tcPr>
            <w:tcW w:w="2160" w:type="dxa"/>
            <w:tcMar>
              <w:top w:w="100" w:type="nil"/>
              <w:right w:w="100" w:type="nil"/>
            </w:tcMar>
            <w:vAlign w:val="center"/>
            <w:tcPrChange w:id="2142"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A4182DD" w14:textId="77777777" w:rsidR="00D644EE" w:rsidRPr="00B621E1" w:rsidRDefault="00D644EE" w:rsidP="00D644EE">
            <w:pPr>
              <w:autoSpaceDE w:val="0"/>
              <w:autoSpaceDN w:val="0"/>
              <w:adjustRightInd w:val="0"/>
              <w:jc w:val="center"/>
              <w:rPr>
                <w:ins w:id="2143" w:author="Christina Sun" w:date="2026-03-15T21:25:00Z" w16du:dateUtc="2026-03-16T04:25:00Z"/>
                <w:rFonts w:asciiTheme="majorHAnsi" w:hAnsiTheme="majorHAnsi" w:cstheme="majorHAnsi"/>
                <w:sz w:val="20"/>
                <w:szCs w:val="20"/>
                <w:lang w:val="en-US"/>
                <w:rPrChange w:id="2144" w:author="Christina Sun" w:date="2026-03-15T21:36:00Z" w16du:dateUtc="2026-03-16T04:36:00Z">
                  <w:rPr>
                    <w:ins w:id="2145" w:author="Christina Sun" w:date="2026-03-15T21:25:00Z" w16du:dateUtc="2026-03-16T04:25:00Z"/>
                    <w:lang w:val="en-US"/>
                  </w:rPr>
                </w:rPrChange>
              </w:rPr>
            </w:pPr>
            <w:ins w:id="2146" w:author="Christina Sun" w:date="2026-03-15T21:25:00Z" w16du:dateUtc="2026-03-16T04:25:00Z">
              <w:r w:rsidRPr="00B621E1">
                <w:rPr>
                  <w:rFonts w:asciiTheme="majorHAnsi" w:hAnsiTheme="majorHAnsi" w:cstheme="majorHAnsi"/>
                  <w:sz w:val="20"/>
                  <w:szCs w:val="20"/>
                  <w:lang w:val="en-US"/>
                  <w:rPrChange w:id="2147" w:author="Christina Sun" w:date="2026-03-15T21:36:00Z" w16du:dateUtc="2026-03-16T04:36:00Z">
                    <w:rPr>
                      <w:lang w:val="en-US"/>
                    </w:rPr>
                  </w:rPrChange>
                </w:rPr>
                <w:t>Yes</w:t>
              </w:r>
            </w:ins>
          </w:p>
        </w:tc>
        <w:tc>
          <w:tcPr>
            <w:tcW w:w="2160" w:type="dxa"/>
            <w:tcMar>
              <w:top w:w="100" w:type="nil"/>
              <w:right w:w="100" w:type="nil"/>
            </w:tcMar>
            <w:vAlign w:val="center"/>
            <w:tcPrChange w:id="2148" w:author="Christina Sun" w:date="2026-03-15T21:26:00Z" w16du:dateUtc="2026-03-16T04:26: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E462382" w14:textId="77777777" w:rsidR="00D644EE" w:rsidRPr="00B621E1" w:rsidRDefault="00D644EE" w:rsidP="00D644EE">
            <w:pPr>
              <w:autoSpaceDE w:val="0"/>
              <w:autoSpaceDN w:val="0"/>
              <w:adjustRightInd w:val="0"/>
              <w:jc w:val="center"/>
              <w:rPr>
                <w:ins w:id="2149" w:author="Christina Sun" w:date="2026-03-15T21:25:00Z" w16du:dateUtc="2026-03-16T04:25:00Z"/>
                <w:rFonts w:asciiTheme="majorHAnsi" w:hAnsiTheme="majorHAnsi" w:cstheme="majorHAnsi"/>
                <w:sz w:val="20"/>
                <w:szCs w:val="20"/>
                <w:lang w:val="en-US"/>
                <w:rPrChange w:id="2150" w:author="Christina Sun" w:date="2026-03-15T21:36:00Z" w16du:dateUtc="2026-03-16T04:36:00Z">
                  <w:rPr>
                    <w:ins w:id="2151" w:author="Christina Sun" w:date="2026-03-15T21:25:00Z" w16du:dateUtc="2026-03-16T04:25:00Z"/>
                    <w:lang w:val="en-US"/>
                  </w:rPr>
                </w:rPrChange>
              </w:rPr>
            </w:pPr>
            <w:ins w:id="2152" w:author="Christina Sun" w:date="2026-03-15T21:25:00Z" w16du:dateUtc="2026-03-16T04:25:00Z">
              <w:r w:rsidRPr="00B621E1">
                <w:rPr>
                  <w:rFonts w:asciiTheme="majorHAnsi" w:hAnsiTheme="majorHAnsi" w:cstheme="majorHAnsi"/>
                  <w:sz w:val="20"/>
                  <w:szCs w:val="20"/>
                  <w:lang w:val="en-US"/>
                  <w:rPrChange w:id="2153" w:author="Christina Sun" w:date="2026-03-15T21:36:00Z" w16du:dateUtc="2026-03-16T04:36:00Z">
                    <w:rPr>
                      <w:lang w:val="en-US"/>
                    </w:rPr>
                  </w:rPrChange>
                </w:rPr>
                <w:t>Yes</w:t>
              </w:r>
            </w:ins>
          </w:p>
        </w:tc>
      </w:tr>
      <w:tr w:rsidR="00D644EE" w:rsidRPr="00B621E1" w14:paraId="59DD467D" w14:textId="77777777" w:rsidTr="00D644EE">
        <w:tblPrEx>
          <w:tblCellMar>
            <w:top w:w="0" w:type="dxa"/>
            <w:bottom w:w="0" w:type="dxa"/>
          </w:tblCellMar>
          <w:tblPrExChange w:id="2154" w:author="Christina Sun" w:date="2026-03-15T21:27:00Z" w16du:dateUtc="2026-03-16T04:27:00Z">
            <w:tblPrEx>
              <w:tblCellMar>
                <w:top w:w="0" w:type="dxa"/>
                <w:bottom w:w="0" w:type="dxa"/>
              </w:tblCellMar>
            </w:tblPrEx>
          </w:tblPrExChange>
        </w:tblPrEx>
        <w:trPr>
          <w:jc w:val="center"/>
          <w:ins w:id="2155" w:author="Christina Sun" w:date="2026-03-15T21:25:00Z" w16du:dateUtc="2026-03-16T04:25:00Z"/>
          <w:trPrChange w:id="2156" w:author="Christina Sun" w:date="2026-03-15T21:27:00Z" w16du:dateUtc="2026-03-16T04:27:00Z">
            <w:trPr>
              <w:gridAfter w:val="0"/>
            </w:trPr>
          </w:trPrChange>
        </w:trPr>
        <w:tc>
          <w:tcPr>
            <w:tcW w:w="2268" w:type="dxa"/>
            <w:tcBorders>
              <w:bottom w:val="single" w:sz="4" w:space="0" w:color="auto"/>
            </w:tcBorders>
            <w:tcMar>
              <w:top w:w="100" w:type="nil"/>
              <w:right w:w="100" w:type="nil"/>
            </w:tcMar>
            <w:vAlign w:val="center"/>
            <w:tcPrChange w:id="2157" w:author="Christina Sun" w:date="2026-03-15T21:27:00Z" w16du:dateUtc="2026-03-16T04:27:00Z">
              <w:tcPr>
                <w:tcW w:w="226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5430DF65" w14:textId="77777777" w:rsidR="00D644EE" w:rsidRPr="00B621E1" w:rsidRDefault="00D644EE" w:rsidP="00D644EE">
            <w:pPr>
              <w:autoSpaceDE w:val="0"/>
              <w:autoSpaceDN w:val="0"/>
              <w:adjustRightInd w:val="0"/>
              <w:rPr>
                <w:ins w:id="2158" w:author="Christina Sun" w:date="2026-03-15T21:25:00Z" w16du:dateUtc="2026-03-16T04:25:00Z"/>
                <w:rFonts w:asciiTheme="majorHAnsi" w:hAnsiTheme="majorHAnsi" w:cstheme="majorHAnsi"/>
                <w:sz w:val="20"/>
                <w:szCs w:val="20"/>
                <w:lang w:val="en-US"/>
                <w:rPrChange w:id="2159" w:author="Christina Sun" w:date="2026-03-15T21:36:00Z" w16du:dateUtc="2026-03-16T04:36:00Z">
                  <w:rPr>
                    <w:ins w:id="2160" w:author="Christina Sun" w:date="2026-03-15T21:25:00Z" w16du:dateUtc="2026-03-16T04:25:00Z"/>
                    <w:lang w:val="en-US"/>
                  </w:rPr>
                </w:rPrChange>
              </w:rPr>
            </w:pPr>
            <w:ins w:id="2161" w:author="Christina Sun" w:date="2026-03-15T21:25:00Z" w16du:dateUtc="2026-03-16T04:25:00Z">
              <w:r w:rsidRPr="00B621E1">
                <w:rPr>
                  <w:rFonts w:asciiTheme="majorHAnsi" w:hAnsiTheme="majorHAnsi" w:cstheme="majorHAnsi"/>
                  <w:sz w:val="20"/>
                  <w:szCs w:val="20"/>
                  <w:lang w:val="en-US"/>
                  <w:rPrChange w:id="2162" w:author="Christina Sun" w:date="2026-03-15T21:36:00Z" w16du:dateUtc="2026-03-16T04:36:00Z">
                    <w:rPr>
                      <w:lang w:val="en-US"/>
                    </w:rPr>
                  </w:rPrChange>
                </w:rPr>
                <w:t>Assigned Sex at Birth</w:t>
              </w:r>
            </w:ins>
          </w:p>
        </w:tc>
        <w:tc>
          <w:tcPr>
            <w:tcW w:w="2160" w:type="dxa"/>
            <w:tcBorders>
              <w:bottom w:val="single" w:sz="4" w:space="0" w:color="auto"/>
            </w:tcBorders>
            <w:tcMar>
              <w:top w:w="100" w:type="nil"/>
              <w:right w:w="100" w:type="nil"/>
            </w:tcMar>
            <w:vAlign w:val="center"/>
            <w:tcPrChange w:id="2163" w:author="Christina Sun" w:date="2026-03-15T21:27:00Z" w16du:dateUtc="2026-03-16T04:27: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71F6FE8E" w14:textId="77777777" w:rsidR="00D644EE" w:rsidRPr="00B621E1" w:rsidRDefault="00D644EE" w:rsidP="00D644EE">
            <w:pPr>
              <w:autoSpaceDE w:val="0"/>
              <w:autoSpaceDN w:val="0"/>
              <w:adjustRightInd w:val="0"/>
              <w:jc w:val="center"/>
              <w:rPr>
                <w:ins w:id="2164" w:author="Christina Sun" w:date="2026-03-15T21:25:00Z" w16du:dateUtc="2026-03-16T04:25:00Z"/>
                <w:rFonts w:asciiTheme="majorHAnsi" w:hAnsiTheme="majorHAnsi" w:cstheme="majorHAnsi"/>
                <w:sz w:val="20"/>
                <w:szCs w:val="20"/>
                <w:lang w:val="en-US"/>
                <w:rPrChange w:id="2165" w:author="Christina Sun" w:date="2026-03-15T21:36:00Z" w16du:dateUtc="2026-03-16T04:36:00Z">
                  <w:rPr>
                    <w:ins w:id="2166" w:author="Christina Sun" w:date="2026-03-15T21:25:00Z" w16du:dateUtc="2026-03-16T04:25:00Z"/>
                    <w:lang w:val="en-US"/>
                  </w:rPr>
                </w:rPrChange>
              </w:rPr>
            </w:pPr>
            <w:ins w:id="2167" w:author="Christina Sun" w:date="2026-03-15T21:25:00Z" w16du:dateUtc="2026-03-16T04:25:00Z">
              <w:r w:rsidRPr="00B621E1">
                <w:rPr>
                  <w:rFonts w:asciiTheme="majorHAnsi" w:hAnsiTheme="majorHAnsi" w:cstheme="majorHAnsi"/>
                  <w:sz w:val="20"/>
                  <w:szCs w:val="20"/>
                  <w:lang w:val="en-US"/>
                  <w:rPrChange w:id="2168" w:author="Christina Sun" w:date="2026-03-15T21:36:00Z" w16du:dateUtc="2026-03-16T04:36:00Z">
                    <w:rPr>
                      <w:lang w:val="en-US"/>
                    </w:rPr>
                  </w:rPrChange>
                </w:rPr>
                <w:t>No</w:t>
              </w:r>
            </w:ins>
          </w:p>
        </w:tc>
        <w:tc>
          <w:tcPr>
            <w:tcW w:w="2160" w:type="dxa"/>
            <w:tcBorders>
              <w:bottom w:val="single" w:sz="4" w:space="0" w:color="auto"/>
            </w:tcBorders>
            <w:tcMar>
              <w:top w:w="100" w:type="nil"/>
              <w:right w:w="100" w:type="nil"/>
            </w:tcMar>
            <w:vAlign w:val="center"/>
            <w:tcPrChange w:id="2169" w:author="Christina Sun" w:date="2026-03-15T21:27:00Z" w16du:dateUtc="2026-03-16T04:27: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2B9077C3" w14:textId="77777777" w:rsidR="00D644EE" w:rsidRPr="00B621E1" w:rsidRDefault="00D644EE" w:rsidP="00D644EE">
            <w:pPr>
              <w:autoSpaceDE w:val="0"/>
              <w:autoSpaceDN w:val="0"/>
              <w:adjustRightInd w:val="0"/>
              <w:jc w:val="center"/>
              <w:rPr>
                <w:ins w:id="2170" w:author="Christina Sun" w:date="2026-03-15T21:25:00Z" w16du:dateUtc="2026-03-16T04:25:00Z"/>
                <w:rFonts w:asciiTheme="majorHAnsi" w:hAnsiTheme="majorHAnsi" w:cstheme="majorHAnsi"/>
                <w:sz w:val="20"/>
                <w:szCs w:val="20"/>
                <w:lang w:val="en-US"/>
                <w:rPrChange w:id="2171" w:author="Christina Sun" w:date="2026-03-15T21:36:00Z" w16du:dateUtc="2026-03-16T04:36:00Z">
                  <w:rPr>
                    <w:ins w:id="2172" w:author="Christina Sun" w:date="2026-03-15T21:25:00Z" w16du:dateUtc="2026-03-16T04:25:00Z"/>
                    <w:lang w:val="en-US"/>
                  </w:rPr>
                </w:rPrChange>
              </w:rPr>
            </w:pPr>
            <w:ins w:id="2173" w:author="Christina Sun" w:date="2026-03-15T21:25:00Z" w16du:dateUtc="2026-03-16T04:25:00Z">
              <w:r w:rsidRPr="00B621E1">
                <w:rPr>
                  <w:rFonts w:asciiTheme="majorHAnsi" w:hAnsiTheme="majorHAnsi" w:cstheme="majorHAnsi"/>
                  <w:sz w:val="20"/>
                  <w:szCs w:val="20"/>
                  <w:lang w:val="en-US"/>
                  <w:rPrChange w:id="2174" w:author="Christina Sun" w:date="2026-03-15T21:36:00Z" w16du:dateUtc="2026-03-16T04:36:00Z">
                    <w:rPr>
                      <w:lang w:val="en-US"/>
                    </w:rPr>
                  </w:rPrChange>
                </w:rPr>
                <w:t>No</w:t>
              </w:r>
            </w:ins>
          </w:p>
        </w:tc>
        <w:tc>
          <w:tcPr>
            <w:tcW w:w="2160" w:type="dxa"/>
            <w:tcBorders>
              <w:bottom w:val="single" w:sz="4" w:space="0" w:color="auto"/>
            </w:tcBorders>
            <w:tcMar>
              <w:top w:w="100" w:type="nil"/>
              <w:right w:w="100" w:type="nil"/>
            </w:tcMar>
            <w:vAlign w:val="center"/>
            <w:tcPrChange w:id="2175" w:author="Christina Sun" w:date="2026-03-15T21:27:00Z" w16du:dateUtc="2026-03-16T04:27: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604F3626" w14:textId="77777777" w:rsidR="00D644EE" w:rsidRPr="00B621E1" w:rsidRDefault="00D644EE" w:rsidP="00D644EE">
            <w:pPr>
              <w:autoSpaceDE w:val="0"/>
              <w:autoSpaceDN w:val="0"/>
              <w:adjustRightInd w:val="0"/>
              <w:jc w:val="center"/>
              <w:rPr>
                <w:ins w:id="2176" w:author="Christina Sun" w:date="2026-03-15T21:25:00Z" w16du:dateUtc="2026-03-16T04:25:00Z"/>
                <w:rFonts w:asciiTheme="majorHAnsi" w:hAnsiTheme="majorHAnsi" w:cstheme="majorHAnsi"/>
                <w:sz w:val="20"/>
                <w:szCs w:val="20"/>
                <w:lang w:val="en-US"/>
                <w:rPrChange w:id="2177" w:author="Christina Sun" w:date="2026-03-15T21:36:00Z" w16du:dateUtc="2026-03-16T04:36:00Z">
                  <w:rPr>
                    <w:ins w:id="2178" w:author="Christina Sun" w:date="2026-03-15T21:25:00Z" w16du:dateUtc="2026-03-16T04:25:00Z"/>
                    <w:lang w:val="en-US"/>
                  </w:rPr>
                </w:rPrChange>
              </w:rPr>
            </w:pPr>
            <w:ins w:id="2179" w:author="Christina Sun" w:date="2026-03-15T21:25:00Z" w16du:dateUtc="2026-03-16T04:25:00Z">
              <w:r w:rsidRPr="00B621E1">
                <w:rPr>
                  <w:rFonts w:asciiTheme="majorHAnsi" w:hAnsiTheme="majorHAnsi" w:cstheme="majorHAnsi"/>
                  <w:sz w:val="20"/>
                  <w:szCs w:val="20"/>
                  <w:lang w:val="en-US"/>
                  <w:rPrChange w:id="2180" w:author="Christina Sun" w:date="2026-03-15T21:36:00Z" w16du:dateUtc="2026-03-16T04:36:00Z">
                    <w:rPr>
                      <w:lang w:val="en-US"/>
                    </w:rPr>
                  </w:rPrChange>
                </w:rPr>
                <w:t>Yes</w:t>
              </w:r>
            </w:ins>
          </w:p>
        </w:tc>
      </w:tr>
    </w:tbl>
    <w:p w14:paraId="18E61ED3" w14:textId="77777777" w:rsidR="00D644EE" w:rsidRPr="00B621E1" w:rsidRDefault="00D644EE">
      <w:pPr>
        <w:autoSpaceDE w:val="0"/>
        <w:autoSpaceDN w:val="0"/>
        <w:adjustRightInd w:val="0"/>
        <w:rPr>
          <w:ins w:id="2181" w:author="Christina Sun" w:date="2026-03-15T21:25:00Z" w16du:dateUtc="2026-03-16T04:25:00Z"/>
          <w:rFonts w:asciiTheme="majorHAnsi" w:hAnsiTheme="majorHAnsi" w:cstheme="majorHAnsi"/>
          <w:sz w:val="20"/>
          <w:szCs w:val="20"/>
          <w:lang w:val="en-US"/>
          <w:rPrChange w:id="2182" w:author="Christina Sun" w:date="2026-03-15T21:36:00Z" w16du:dateUtc="2026-03-16T04:36:00Z">
            <w:rPr>
              <w:ins w:id="2183" w:author="Christina Sun" w:date="2026-03-15T21:25:00Z" w16du:dateUtc="2026-03-16T04:25:00Z"/>
              <w:sz w:val="20"/>
              <w:szCs w:val="20"/>
              <w:lang w:val="en-US"/>
            </w:rPr>
          </w:rPrChange>
        </w:rPr>
      </w:pPr>
      <w:ins w:id="2184" w:author="Christina Sun" w:date="2026-03-15T21:25:00Z" w16du:dateUtc="2026-03-16T04:25:00Z">
        <w:r w:rsidRPr="00B621E1">
          <w:rPr>
            <w:rFonts w:asciiTheme="majorHAnsi" w:hAnsiTheme="majorHAnsi" w:cstheme="majorHAnsi"/>
            <w:sz w:val="20"/>
            <w:szCs w:val="20"/>
            <w:lang w:val="en-US"/>
            <w:rPrChange w:id="2185" w:author="Christina Sun" w:date="2026-03-15T21:36:00Z" w16du:dateUtc="2026-03-16T04:36:00Z">
              <w:rPr>
                <w:sz w:val="20"/>
                <w:szCs w:val="20"/>
                <w:lang w:val="en-US"/>
              </w:rPr>
            </w:rPrChange>
          </w:rPr>
          <w:t>Exponentiated coefficients; 95% confidence intervals in brackets</w:t>
        </w:r>
      </w:ins>
    </w:p>
    <w:p w14:paraId="4F395054" w14:textId="77777777" w:rsidR="00D644EE" w:rsidRPr="00B621E1" w:rsidRDefault="00D644EE">
      <w:pPr>
        <w:autoSpaceDE w:val="0"/>
        <w:autoSpaceDN w:val="0"/>
        <w:adjustRightInd w:val="0"/>
        <w:rPr>
          <w:ins w:id="2186" w:author="Christina Sun" w:date="2026-03-15T21:25:00Z" w16du:dateUtc="2026-03-16T04:25:00Z"/>
          <w:rFonts w:asciiTheme="majorHAnsi" w:hAnsiTheme="majorHAnsi" w:cstheme="majorHAnsi"/>
          <w:sz w:val="20"/>
          <w:szCs w:val="20"/>
          <w:lang w:val="en-US"/>
          <w:rPrChange w:id="2187" w:author="Christina Sun" w:date="2026-03-15T21:36:00Z" w16du:dateUtc="2026-03-16T04:36:00Z">
            <w:rPr>
              <w:ins w:id="2188" w:author="Christina Sun" w:date="2026-03-15T21:25:00Z" w16du:dateUtc="2026-03-16T04:25:00Z"/>
              <w:sz w:val="20"/>
              <w:szCs w:val="20"/>
              <w:lang w:val="en-US"/>
            </w:rPr>
          </w:rPrChange>
        </w:rPr>
      </w:pPr>
      <w:ins w:id="2189" w:author="Christina Sun" w:date="2026-03-15T21:25:00Z" w16du:dateUtc="2026-03-16T04:25:00Z">
        <w:r w:rsidRPr="00B621E1">
          <w:rPr>
            <w:rFonts w:asciiTheme="majorHAnsi" w:hAnsiTheme="majorHAnsi" w:cstheme="majorHAnsi"/>
            <w:sz w:val="20"/>
            <w:szCs w:val="20"/>
            <w:vertAlign w:val="superscript"/>
            <w:lang w:val="en-US"/>
            <w:rPrChange w:id="2190"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2191"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2192"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2193" w:author="Christina Sun" w:date="2026-03-15T21:36:00Z" w16du:dateUtc="2026-03-16T04:36:00Z">
              <w:rPr>
                <w:sz w:val="20"/>
                <w:szCs w:val="20"/>
                <w:lang w:val="en-US"/>
              </w:rPr>
            </w:rPrChange>
          </w:rPr>
          <w:t xml:space="preserve"> &lt; 0.10, </w:t>
        </w:r>
        <w:r w:rsidRPr="00B621E1">
          <w:rPr>
            <w:rFonts w:asciiTheme="majorHAnsi" w:hAnsiTheme="majorHAnsi" w:cstheme="majorHAnsi"/>
            <w:sz w:val="20"/>
            <w:szCs w:val="20"/>
            <w:vertAlign w:val="superscript"/>
            <w:lang w:val="en-US"/>
            <w:rPrChange w:id="2194"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2195"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2196"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2197" w:author="Christina Sun" w:date="2026-03-15T21:36:00Z" w16du:dateUtc="2026-03-16T04:36:00Z">
              <w:rPr>
                <w:sz w:val="20"/>
                <w:szCs w:val="20"/>
                <w:lang w:val="en-US"/>
              </w:rPr>
            </w:rPrChange>
          </w:rPr>
          <w:t xml:space="preserve"> &lt; 0.05, </w:t>
        </w:r>
        <w:r w:rsidRPr="00B621E1">
          <w:rPr>
            <w:rFonts w:asciiTheme="majorHAnsi" w:hAnsiTheme="majorHAnsi" w:cstheme="majorHAnsi"/>
            <w:sz w:val="20"/>
            <w:szCs w:val="20"/>
            <w:vertAlign w:val="superscript"/>
            <w:lang w:val="en-US"/>
            <w:rPrChange w:id="2198"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2199"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2200"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2201" w:author="Christina Sun" w:date="2026-03-15T21:36:00Z" w16du:dateUtc="2026-03-16T04:36:00Z">
              <w:rPr>
                <w:sz w:val="20"/>
                <w:szCs w:val="20"/>
                <w:lang w:val="en-US"/>
              </w:rPr>
            </w:rPrChange>
          </w:rPr>
          <w:t xml:space="preserve"> &lt; 0.01</w:t>
        </w:r>
      </w:ins>
    </w:p>
    <w:p w14:paraId="64CB91E3" w14:textId="77777777" w:rsidR="00D644EE" w:rsidRPr="00B621E1" w:rsidRDefault="00D644EE" w:rsidP="00D644EE">
      <w:pPr>
        <w:autoSpaceDE w:val="0"/>
        <w:autoSpaceDN w:val="0"/>
        <w:adjustRightInd w:val="0"/>
        <w:rPr>
          <w:ins w:id="2202" w:author="Christina Sun" w:date="2026-03-15T21:25:00Z" w16du:dateUtc="2026-03-16T04:25:00Z"/>
          <w:rFonts w:asciiTheme="majorHAnsi" w:hAnsiTheme="majorHAnsi" w:cstheme="majorHAnsi"/>
          <w:lang w:val="en-US"/>
          <w:rPrChange w:id="2203" w:author="Christina Sun" w:date="2026-03-15T21:36:00Z" w16du:dateUtc="2026-03-16T04:36:00Z">
            <w:rPr>
              <w:ins w:id="2204" w:author="Christina Sun" w:date="2026-03-15T21:25:00Z" w16du:dateUtc="2026-03-16T04:25:00Z"/>
              <w:lang w:val="en-US"/>
            </w:rPr>
          </w:rPrChange>
        </w:rPr>
      </w:pPr>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Change w:id="2205" w:author="Christina Sun" w:date="2026-03-15T21:25:00Z" w16du:dateUtc="2026-03-16T04:25:00Z">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PrChange>
      </w:tblPr>
      <w:tblGrid>
        <w:gridCol w:w="3442"/>
        <w:gridCol w:w="2960"/>
        <w:gridCol w:w="2958"/>
        <w:tblGridChange w:id="2206">
          <w:tblGrid>
            <w:gridCol w:w="3442"/>
            <w:gridCol w:w="2960"/>
            <w:gridCol w:w="2958"/>
          </w:tblGrid>
        </w:tblGridChange>
      </w:tblGrid>
      <w:tr w:rsidR="004F595A" w:rsidRPr="00B621E1" w:rsidDel="00D644EE" w14:paraId="63581E33" w14:textId="4C25EF41" w:rsidTr="00D644EE">
        <w:trPr>
          <w:trHeight w:val="285"/>
          <w:del w:id="2207" w:author="Christina Sun" w:date="2026-03-15T21:25:00Z" w16du:dateUtc="2026-03-16T04:25:00Z"/>
          <w:trPrChange w:id="2208" w:author="Christina Sun" w:date="2026-03-15T21:25:00Z" w16du:dateUtc="2026-03-16T04:25:00Z">
            <w:trPr>
              <w:trHeight w:val="285"/>
            </w:trPr>
          </w:trPrChange>
        </w:trPr>
        <w:tc>
          <w:tcPr>
            <w:tcW w:w="1839" w:type="pct"/>
            <w:tcBorders>
              <w:top w:val="single" w:sz="8" w:space="0" w:color="000000"/>
              <w:bottom w:val="single" w:sz="8" w:space="0" w:color="000000"/>
            </w:tcBorders>
            <w:tcMar>
              <w:top w:w="0" w:type="dxa"/>
              <w:left w:w="100" w:type="dxa"/>
              <w:bottom w:w="0" w:type="dxa"/>
              <w:right w:w="100" w:type="dxa"/>
            </w:tcMar>
            <w:vAlign w:val="center"/>
            <w:tcPrChange w:id="2209" w:author="Christina Sun" w:date="2026-03-15T21:25:00Z" w16du:dateUtc="2026-03-16T04:25:00Z">
              <w:tcPr>
                <w:tcW w:w="1839" w:type="pct"/>
                <w:tcBorders>
                  <w:top w:val="single" w:sz="8" w:space="0" w:color="000000"/>
                  <w:bottom w:val="single" w:sz="8" w:space="0" w:color="000000"/>
                </w:tcBorders>
                <w:tcMar>
                  <w:top w:w="0" w:type="dxa"/>
                  <w:left w:w="100" w:type="dxa"/>
                  <w:bottom w:w="0" w:type="dxa"/>
                  <w:right w:w="100" w:type="dxa"/>
                </w:tcMar>
                <w:vAlign w:val="center"/>
              </w:tcPr>
            </w:tcPrChange>
          </w:tcPr>
          <w:p w14:paraId="06438C2C" w14:textId="6E5F7371" w:rsidR="004F595A" w:rsidRPr="00824E21" w:rsidDel="00D644EE" w:rsidRDefault="004F595A" w:rsidP="00EE5F9A">
            <w:pPr>
              <w:ind w:left="-5"/>
              <w:rPr>
                <w:del w:id="2210" w:author="Christina Sun" w:date="2026-03-15T21:25:00Z" w16du:dateUtc="2026-03-16T04:25:00Z"/>
                <w:rFonts w:asciiTheme="majorHAnsi" w:hAnsiTheme="majorHAnsi" w:cstheme="majorHAnsi"/>
                <w:sz w:val="20"/>
                <w:szCs w:val="20"/>
              </w:rPr>
            </w:pPr>
            <w:del w:id="2211"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Borders>
              <w:top w:val="single" w:sz="8" w:space="0" w:color="000000"/>
              <w:bottom w:val="single" w:sz="8" w:space="0" w:color="000000"/>
            </w:tcBorders>
            <w:tcMar>
              <w:top w:w="0" w:type="dxa"/>
              <w:left w:w="100" w:type="dxa"/>
              <w:bottom w:w="0" w:type="dxa"/>
              <w:right w:w="100" w:type="dxa"/>
            </w:tcMar>
            <w:vAlign w:val="center"/>
            <w:tcPrChange w:id="2212" w:author="Christina Sun" w:date="2026-03-15T21:25:00Z" w16du:dateUtc="2026-03-16T04:25:00Z">
              <w:tcPr>
                <w:tcW w:w="1581" w:type="pct"/>
                <w:tcBorders>
                  <w:top w:val="single" w:sz="8" w:space="0" w:color="000000"/>
                  <w:bottom w:val="single" w:sz="8" w:space="0" w:color="000000"/>
                </w:tcBorders>
                <w:tcMar>
                  <w:top w:w="0" w:type="dxa"/>
                  <w:left w:w="100" w:type="dxa"/>
                  <w:bottom w:w="0" w:type="dxa"/>
                  <w:right w:w="100" w:type="dxa"/>
                </w:tcMar>
                <w:vAlign w:val="center"/>
              </w:tcPr>
            </w:tcPrChange>
          </w:tcPr>
          <w:p w14:paraId="68652523" w14:textId="5399552C" w:rsidR="004F595A" w:rsidRPr="00824E21" w:rsidDel="00D644EE" w:rsidRDefault="004F595A" w:rsidP="00EE5F9A">
            <w:pPr>
              <w:ind w:left="-120"/>
              <w:jc w:val="center"/>
              <w:rPr>
                <w:del w:id="2213" w:author="Christina Sun" w:date="2026-03-15T21:25:00Z" w16du:dateUtc="2026-03-16T04:25:00Z"/>
                <w:rFonts w:asciiTheme="majorHAnsi" w:hAnsiTheme="majorHAnsi" w:cstheme="majorHAnsi"/>
                <w:sz w:val="20"/>
                <w:szCs w:val="20"/>
              </w:rPr>
            </w:pPr>
            <w:del w:id="2214" w:author="Christina Sun" w:date="2026-03-15T21:25:00Z" w16du:dateUtc="2026-03-16T04:25:00Z">
              <w:r w:rsidRPr="00824E21" w:rsidDel="00D644EE">
                <w:rPr>
                  <w:rFonts w:asciiTheme="majorHAnsi" w:hAnsiTheme="majorHAnsi" w:cstheme="majorHAnsi"/>
                  <w:sz w:val="20"/>
                  <w:szCs w:val="20"/>
                </w:rPr>
                <w:delText>(1)</w:delText>
              </w:r>
            </w:del>
          </w:p>
        </w:tc>
        <w:tc>
          <w:tcPr>
            <w:tcW w:w="1580" w:type="pct"/>
            <w:tcBorders>
              <w:top w:val="single" w:sz="8" w:space="0" w:color="000000"/>
              <w:bottom w:val="single" w:sz="8" w:space="0" w:color="000000"/>
            </w:tcBorders>
            <w:tcMar>
              <w:top w:w="0" w:type="dxa"/>
              <w:left w:w="100" w:type="dxa"/>
              <w:bottom w:w="0" w:type="dxa"/>
              <w:right w:w="100" w:type="dxa"/>
            </w:tcMar>
            <w:vAlign w:val="center"/>
            <w:tcPrChange w:id="2215" w:author="Christina Sun" w:date="2026-03-15T21:25:00Z" w16du:dateUtc="2026-03-16T04:25:00Z">
              <w:tcPr>
                <w:tcW w:w="1581" w:type="pct"/>
                <w:tcBorders>
                  <w:top w:val="single" w:sz="8" w:space="0" w:color="000000"/>
                  <w:bottom w:val="single" w:sz="8" w:space="0" w:color="000000"/>
                </w:tcBorders>
                <w:tcMar>
                  <w:top w:w="0" w:type="dxa"/>
                  <w:left w:w="100" w:type="dxa"/>
                  <w:bottom w:w="0" w:type="dxa"/>
                  <w:right w:w="100" w:type="dxa"/>
                </w:tcMar>
                <w:vAlign w:val="center"/>
              </w:tcPr>
            </w:tcPrChange>
          </w:tcPr>
          <w:p w14:paraId="0B4EA68D" w14:textId="19437681" w:rsidR="004F595A" w:rsidRPr="00824E21" w:rsidDel="00D644EE" w:rsidRDefault="004F595A" w:rsidP="00EE5F9A">
            <w:pPr>
              <w:ind w:left="-120"/>
              <w:jc w:val="center"/>
              <w:rPr>
                <w:del w:id="2216" w:author="Christina Sun" w:date="2026-03-15T21:25:00Z" w16du:dateUtc="2026-03-16T04:25:00Z"/>
                <w:rFonts w:asciiTheme="majorHAnsi" w:hAnsiTheme="majorHAnsi" w:cstheme="majorHAnsi"/>
                <w:sz w:val="20"/>
                <w:szCs w:val="20"/>
              </w:rPr>
            </w:pPr>
            <w:del w:id="2217" w:author="Christina Sun" w:date="2026-03-15T21:25:00Z" w16du:dateUtc="2026-03-16T04:25:00Z">
              <w:r w:rsidRPr="00824E21" w:rsidDel="00D644EE">
                <w:rPr>
                  <w:rFonts w:asciiTheme="majorHAnsi" w:hAnsiTheme="majorHAnsi" w:cstheme="majorHAnsi"/>
                  <w:sz w:val="20"/>
                  <w:szCs w:val="20"/>
                </w:rPr>
                <w:delText>(2)</w:delText>
              </w:r>
            </w:del>
          </w:p>
        </w:tc>
      </w:tr>
      <w:tr w:rsidR="004F595A" w:rsidRPr="00B621E1" w:rsidDel="00D644EE" w14:paraId="1B6C2DB3" w14:textId="41D533F9" w:rsidTr="00D644EE">
        <w:trPr>
          <w:trHeight w:val="232"/>
          <w:del w:id="2218" w:author="Christina Sun" w:date="2026-03-15T21:25:00Z" w16du:dateUtc="2026-03-16T04:25:00Z"/>
          <w:trPrChange w:id="2219" w:author="Christina Sun" w:date="2026-03-15T21:25:00Z" w16du:dateUtc="2026-03-16T04:25:00Z">
            <w:trPr>
              <w:trHeight w:val="232"/>
            </w:trPr>
          </w:trPrChange>
        </w:trPr>
        <w:tc>
          <w:tcPr>
            <w:tcW w:w="1839" w:type="pct"/>
            <w:tcMar>
              <w:top w:w="0" w:type="dxa"/>
              <w:left w:w="100" w:type="dxa"/>
              <w:bottom w:w="0" w:type="dxa"/>
              <w:right w:w="100" w:type="dxa"/>
            </w:tcMar>
            <w:vAlign w:val="center"/>
            <w:tcPrChange w:id="2220" w:author="Christina Sun" w:date="2026-03-15T21:25:00Z" w16du:dateUtc="2026-03-16T04:25:00Z">
              <w:tcPr>
                <w:tcW w:w="1839" w:type="pct"/>
                <w:tcMar>
                  <w:top w:w="0" w:type="dxa"/>
                  <w:left w:w="100" w:type="dxa"/>
                  <w:bottom w:w="0" w:type="dxa"/>
                  <w:right w:w="100" w:type="dxa"/>
                </w:tcMar>
                <w:vAlign w:val="center"/>
              </w:tcPr>
            </w:tcPrChange>
          </w:tcPr>
          <w:p w14:paraId="468B8675" w14:textId="3E1679B6" w:rsidR="004F595A" w:rsidRPr="00824E21" w:rsidDel="00D644EE" w:rsidRDefault="004F595A" w:rsidP="00EE5F9A">
            <w:pPr>
              <w:ind w:left="-5"/>
              <w:rPr>
                <w:del w:id="2221" w:author="Christina Sun" w:date="2026-03-15T21:25:00Z" w16du:dateUtc="2026-03-16T04:25:00Z"/>
                <w:rFonts w:asciiTheme="majorHAnsi" w:hAnsiTheme="majorHAnsi" w:cstheme="majorHAnsi"/>
                <w:sz w:val="20"/>
                <w:szCs w:val="20"/>
              </w:rPr>
            </w:pPr>
            <w:del w:id="2222" w:author="Christina Sun" w:date="2026-03-15T21:25:00Z" w16du:dateUtc="2026-03-16T04:25:00Z">
              <w:r w:rsidRPr="00824E21" w:rsidDel="00D644EE">
                <w:rPr>
                  <w:rFonts w:asciiTheme="majorHAnsi" w:hAnsiTheme="majorHAnsi" w:cstheme="majorHAnsi"/>
                  <w:sz w:val="20"/>
                  <w:szCs w:val="20"/>
                </w:rPr>
                <w:delText>Gay or lesbian</w:delText>
              </w:r>
            </w:del>
          </w:p>
        </w:tc>
        <w:tc>
          <w:tcPr>
            <w:tcW w:w="1581" w:type="pct"/>
            <w:tcMar>
              <w:top w:w="0" w:type="dxa"/>
              <w:left w:w="100" w:type="dxa"/>
              <w:bottom w:w="0" w:type="dxa"/>
              <w:right w:w="100" w:type="dxa"/>
            </w:tcMar>
            <w:vAlign w:val="center"/>
            <w:tcPrChange w:id="2223" w:author="Christina Sun" w:date="2026-03-15T21:25:00Z" w16du:dateUtc="2026-03-16T04:25:00Z">
              <w:tcPr>
                <w:tcW w:w="1581" w:type="pct"/>
                <w:tcMar>
                  <w:top w:w="0" w:type="dxa"/>
                  <w:left w:w="100" w:type="dxa"/>
                  <w:bottom w:w="0" w:type="dxa"/>
                  <w:right w:w="100" w:type="dxa"/>
                </w:tcMar>
                <w:vAlign w:val="center"/>
              </w:tcPr>
            </w:tcPrChange>
          </w:tcPr>
          <w:p w14:paraId="71B220F9" w14:textId="4D369DAB" w:rsidR="004F595A" w:rsidRPr="00824E21" w:rsidDel="00D644EE" w:rsidRDefault="004F595A" w:rsidP="00EE5F9A">
            <w:pPr>
              <w:ind w:left="-120"/>
              <w:jc w:val="center"/>
              <w:rPr>
                <w:del w:id="2224" w:author="Christina Sun" w:date="2026-03-15T21:25:00Z" w16du:dateUtc="2026-03-16T04:25:00Z"/>
                <w:rFonts w:asciiTheme="majorHAnsi" w:hAnsiTheme="majorHAnsi" w:cstheme="majorHAnsi"/>
                <w:sz w:val="20"/>
                <w:szCs w:val="20"/>
                <w:vertAlign w:val="superscript"/>
              </w:rPr>
            </w:pPr>
            <w:del w:id="2225" w:author="Christina Sun" w:date="2026-03-15T21:25:00Z" w16du:dateUtc="2026-03-16T04:25:00Z">
              <w:r w:rsidRPr="00824E21" w:rsidDel="00D644EE">
                <w:rPr>
                  <w:rFonts w:asciiTheme="majorHAnsi" w:hAnsiTheme="majorHAnsi" w:cstheme="majorHAnsi"/>
                  <w:sz w:val="20"/>
                  <w:szCs w:val="20"/>
                </w:rPr>
                <w:delText>0.526</w:delText>
              </w:r>
              <w:r w:rsidRPr="00824E21" w:rsidDel="00D644EE">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Change w:id="2226" w:author="Christina Sun" w:date="2026-03-15T21:25:00Z" w16du:dateUtc="2026-03-16T04:25:00Z">
              <w:tcPr>
                <w:tcW w:w="1581" w:type="pct"/>
                <w:tcMar>
                  <w:top w:w="0" w:type="dxa"/>
                  <w:left w:w="100" w:type="dxa"/>
                  <w:bottom w:w="0" w:type="dxa"/>
                  <w:right w:w="100" w:type="dxa"/>
                </w:tcMar>
                <w:vAlign w:val="center"/>
              </w:tcPr>
            </w:tcPrChange>
          </w:tcPr>
          <w:p w14:paraId="59A7F4EE" w14:textId="3DBAC99C" w:rsidR="004F595A" w:rsidRPr="00824E21" w:rsidDel="00D644EE" w:rsidRDefault="004F595A" w:rsidP="00EE5F9A">
            <w:pPr>
              <w:ind w:left="-120"/>
              <w:jc w:val="center"/>
              <w:rPr>
                <w:del w:id="2227" w:author="Christina Sun" w:date="2026-03-15T21:25:00Z" w16du:dateUtc="2026-03-16T04:25:00Z"/>
                <w:rFonts w:asciiTheme="majorHAnsi" w:hAnsiTheme="majorHAnsi" w:cstheme="majorHAnsi"/>
                <w:sz w:val="20"/>
                <w:szCs w:val="20"/>
                <w:vertAlign w:val="superscript"/>
              </w:rPr>
            </w:pPr>
            <w:del w:id="2228" w:author="Christina Sun" w:date="2026-03-15T21:25:00Z" w16du:dateUtc="2026-03-16T04:25:00Z">
              <w:r w:rsidRPr="00824E21" w:rsidDel="00D644EE">
                <w:rPr>
                  <w:rFonts w:asciiTheme="majorHAnsi" w:hAnsiTheme="majorHAnsi" w:cstheme="majorHAnsi"/>
                  <w:sz w:val="20"/>
                  <w:szCs w:val="20"/>
                </w:rPr>
                <w:delText>0.404</w:delText>
              </w:r>
              <w:r w:rsidRPr="00824E21" w:rsidDel="00D644EE">
                <w:rPr>
                  <w:rFonts w:asciiTheme="majorHAnsi" w:hAnsiTheme="majorHAnsi" w:cstheme="majorHAnsi"/>
                  <w:sz w:val="20"/>
                  <w:szCs w:val="20"/>
                  <w:vertAlign w:val="superscript"/>
                </w:rPr>
                <w:delText>***</w:delText>
              </w:r>
            </w:del>
          </w:p>
        </w:tc>
      </w:tr>
      <w:tr w:rsidR="004F595A" w:rsidRPr="00B621E1" w:rsidDel="00D644EE" w14:paraId="4D34C321" w14:textId="2419C9FF" w:rsidTr="00D644EE">
        <w:trPr>
          <w:trHeight w:val="270"/>
          <w:del w:id="2229" w:author="Christina Sun" w:date="2026-03-15T21:25:00Z" w16du:dateUtc="2026-03-16T04:25:00Z"/>
          <w:trPrChange w:id="2230"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231" w:author="Christina Sun" w:date="2026-03-15T21:25:00Z" w16du:dateUtc="2026-03-16T04:25:00Z">
              <w:tcPr>
                <w:tcW w:w="1839" w:type="pct"/>
                <w:tcMar>
                  <w:top w:w="0" w:type="dxa"/>
                  <w:left w:w="100" w:type="dxa"/>
                  <w:bottom w:w="0" w:type="dxa"/>
                  <w:right w:w="100" w:type="dxa"/>
                </w:tcMar>
                <w:vAlign w:val="center"/>
              </w:tcPr>
            </w:tcPrChange>
          </w:tcPr>
          <w:p w14:paraId="2021DA56" w14:textId="11886E92" w:rsidR="004F595A" w:rsidRPr="00824E21" w:rsidDel="00D644EE" w:rsidRDefault="004F595A" w:rsidP="00EE5F9A">
            <w:pPr>
              <w:ind w:left="-5"/>
              <w:rPr>
                <w:del w:id="2232" w:author="Christina Sun" w:date="2026-03-15T21:25:00Z" w16du:dateUtc="2026-03-16T04:25:00Z"/>
                <w:rFonts w:asciiTheme="majorHAnsi" w:hAnsiTheme="majorHAnsi" w:cstheme="majorHAnsi"/>
                <w:sz w:val="20"/>
                <w:szCs w:val="20"/>
              </w:rPr>
            </w:pPr>
            <w:del w:id="2233"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234" w:author="Christina Sun" w:date="2026-03-15T21:25:00Z" w16du:dateUtc="2026-03-16T04:25:00Z">
              <w:tcPr>
                <w:tcW w:w="1581" w:type="pct"/>
                <w:tcMar>
                  <w:top w:w="0" w:type="dxa"/>
                  <w:left w:w="100" w:type="dxa"/>
                  <w:bottom w:w="0" w:type="dxa"/>
                  <w:right w:w="100" w:type="dxa"/>
                </w:tcMar>
                <w:vAlign w:val="center"/>
              </w:tcPr>
            </w:tcPrChange>
          </w:tcPr>
          <w:p w14:paraId="4DC1D275" w14:textId="29194ED3" w:rsidR="004F595A" w:rsidRPr="00824E21" w:rsidDel="00D644EE" w:rsidRDefault="004F595A" w:rsidP="00EE5F9A">
            <w:pPr>
              <w:ind w:left="-120"/>
              <w:jc w:val="center"/>
              <w:rPr>
                <w:del w:id="2235" w:author="Christina Sun" w:date="2026-03-15T21:25:00Z" w16du:dateUtc="2026-03-16T04:25:00Z"/>
                <w:rFonts w:asciiTheme="majorHAnsi" w:hAnsiTheme="majorHAnsi" w:cstheme="majorHAnsi"/>
                <w:sz w:val="20"/>
                <w:szCs w:val="20"/>
              </w:rPr>
            </w:pPr>
            <w:del w:id="2236" w:author="Christina Sun" w:date="2026-03-15T21:25:00Z" w16du:dateUtc="2026-03-16T04:25:00Z">
              <w:r w:rsidRPr="00824E21" w:rsidDel="00D644EE">
                <w:rPr>
                  <w:rFonts w:asciiTheme="majorHAnsi" w:hAnsiTheme="majorHAnsi" w:cstheme="majorHAnsi"/>
                  <w:sz w:val="20"/>
                  <w:szCs w:val="20"/>
                </w:rPr>
                <w:delText>(0.124)</w:delText>
              </w:r>
            </w:del>
          </w:p>
        </w:tc>
        <w:tc>
          <w:tcPr>
            <w:tcW w:w="1580" w:type="pct"/>
            <w:tcMar>
              <w:top w:w="0" w:type="dxa"/>
              <w:left w:w="100" w:type="dxa"/>
              <w:bottom w:w="0" w:type="dxa"/>
              <w:right w:w="100" w:type="dxa"/>
            </w:tcMar>
            <w:vAlign w:val="center"/>
            <w:tcPrChange w:id="2237" w:author="Christina Sun" w:date="2026-03-15T21:25:00Z" w16du:dateUtc="2026-03-16T04:25:00Z">
              <w:tcPr>
                <w:tcW w:w="1581" w:type="pct"/>
                <w:tcMar>
                  <w:top w:w="0" w:type="dxa"/>
                  <w:left w:w="100" w:type="dxa"/>
                  <w:bottom w:w="0" w:type="dxa"/>
                  <w:right w:w="100" w:type="dxa"/>
                </w:tcMar>
                <w:vAlign w:val="center"/>
              </w:tcPr>
            </w:tcPrChange>
          </w:tcPr>
          <w:p w14:paraId="1FB3BBB5" w14:textId="35D41441" w:rsidR="004F595A" w:rsidRPr="00824E21" w:rsidDel="00D644EE" w:rsidRDefault="004F595A" w:rsidP="00EE5F9A">
            <w:pPr>
              <w:ind w:left="-120"/>
              <w:jc w:val="center"/>
              <w:rPr>
                <w:del w:id="2238" w:author="Christina Sun" w:date="2026-03-15T21:25:00Z" w16du:dateUtc="2026-03-16T04:25:00Z"/>
                <w:rFonts w:asciiTheme="majorHAnsi" w:hAnsiTheme="majorHAnsi" w:cstheme="majorHAnsi"/>
                <w:sz w:val="20"/>
                <w:szCs w:val="20"/>
              </w:rPr>
            </w:pPr>
            <w:del w:id="2239" w:author="Christina Sun" w:date="2026-03-15T21:25:00Z" w16du:dateUtc="2026-03-16T04:25:00Z">
              <w:r w:rsidRPr="00824E21" w:rsidDel="00D644EE">
                <w:rPr>
                  <w:rFonts w:asciiTheme="majorHAnsi" w:hAnsiTheme="majorHAnsi" w:cstheme="majorHAnsi"/>
                  <w:sz w:val="20"/>
                  <w:szCs w:val="20"/>
                </w:rPr>
                <w:delText>(0.131)</w:delText>
              </w:r>
            </w:del>
          </w:p>
        </w:tc>
      </w:tr>
      <w:tr w:rsidR="004F595A" w:rsidRPr="00B621E1" w:rsidDel="00D644EE" w14:paraId="1EF9962B" w14:textId="7E3A6A31" w:rsidTr="00D644EE">
        <w:trPr>
          <w:trHeight w:val="270"/>
          <w:del w:id="2240" w:author="Christina Sun" w:date="2026-03-15T21:25:00Z" w16du:dateUtc="2026-03-16T04:25:00Z"/>
          <w:trPrChange w:id="2241"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242" w:author="Christina Sun" w:date="2026-03-15T21:25:00Z" w16du:dateUtc="2026-03-16T04:25:00Z">
              <w:tcPr>
                <w:tcW w:w="1839" w:type="pct"/>
                <w:tcMar>
                  <w:top w:w="0" w:type="dxa"/>
                  <w:left w:w="100" w:type="dxa"/>
                  <w:bottom w:w="0" w:type="dxa"/>
                  <w:right w:w="100" w:type="dxa"/>
                </w:tcMar>
                <w:vAlign w:val="center"/>
              </w:tcPr>
            </w:tcPrChange>
          </w:tcPr>
          <w:p w14:paraId="7C2EA18D" w14:textId="669C1E6D" w:rsidR="004F595A" w:rsidRPr="00824E21" w:rsidDel="00D644EE" w:rsidRDefault="004F595A" w:rsidP="00EE5F9A">
            <w:pPr>
              <w:ind w:left="-5"/>
              <w:rPr>
                <w:del w:id="2243" w:author="Christina Sun" w:date="2026-03-15T21:25:00Z" w16du:dateUtc="2026-03-16T04:25:00Z"/>
                <w:rFonts w:asciiTheme="majorHAnsi" w:hAnsiTheme="majorHAnsi" w:cstheme="majorHAnsi"/>
                <w:sz w:val="20"/>
                <w:szCs w:val="20"/>
              </w:rPr>
            </w:pPr>
            <w:del w:id="2244"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245" w:author="Christina Sun" w:date="2026-03-15T21:25:00Z" w16du:dateUtc="2026-03-16T04:25:00Z">
              <w:tcPr>
                <w:tcW w:w="1581" w:type="pct"/>
                <w:tcMar>
                  <w:top w:w="0" w:type="dxa"/>
                  <w:left w:w="100" w:type="dxa"/>
                  <w:bottom w:w="0" w:type="dxa"/>
                  <w:right w:w="100" w:type="dxa"/>
                </w:tcMar>
                <w:vAlign w:val="center"/>
              </w:tcPr>
            </w:tcPrChange>
          </w:tcPr>
          <w:p w14:paraId="23F892E3" w14:textId="0E4825A0" w:rsidR="004F595A" w:rsidRPr="00824E21" w:rsidDel="00D644EE" w:rsidRDefault="004F595A" w:rsidP="00EE5F9A">
            <w:pPr>
              <w:ind w:left="-120"/>
              <w:jc w:val="center"/>
              <w:rPr>
                <w:del w:id="2246" w:author="Christina Sun" w:date="2026-03-15T21:25:00Z" w16du:dateUtc="2026-03-16T04:25:00Z"/>
                <w:rFonts w:asciiTheme="majorHAnsi" w:hAnsiTheme="majorHAnsi" w:cstheme="majorHAnsi"/>
                <w:sz w:val="20"/>
                <w:szCs w:val="20"/>
              </w:rPr>
            </w:pPr>
          </w:p>
        </w:tc>
        <w:tc>
          <w:tcPr>
            <w:tcW w:w="1580" w:type="pct"/>
            <w:tcMar>
              <w:top w:w="0" w:type="dxa"/>
              <w:left w:w="100" w:type="dxa"/>
              <w:bottom w:w="0" w:type="dxa"/>
              <w:right w:w="100" w:type="dxa"/>
            </w:tcMar>
            <w:vAlign w:val="center"/>
            <w:tcPrChange w:id="2247" w:author="Christina Sun" w:date="2026-03-15T21:25:00Z" w16du:dateUtc="2026-03-16T04:25:00Z">
              <w:tcPr>
                <w:tcW w:w="1581" w:type="pct"/>
                <w:tcMar>
                  <w:top w:w="0" w:type="dxa"/>
                  <w:left w:w="100" w:type="dxa"/>
                  <w:bottom w:w="0" w:type="dxa"/>
                  <w:right w:w="100" w:type="dxa"/>
                </w:tcMar>
                <w:vAlign w:val="center"/>
              </w:tcPr>
            </w:tcPrChange>
          </w:tcPr>
          <w:p w14:paraId="1227E144" w14:textId="00D81F6E" w:rsidR="004F595A" w:rsidRPr="00824E21" w:rsidDel="00D644EE" w:rsidRDefault="004F595A" w:rsidP="00EE5F9A">
            <w:pPr>
              <w:ind w:left="-120"/>
              <w:jc w:val="center"/>
              <w:rPr>
                <w:del w:id="2248" w:author="Christina Sun" w:date="2026-03-15T21:25:00Z" w16du:dateUtc="2026-03-16T04:25:00Z"/>
                <w:rFonts w:asciiTheme="majorHAnsi" w:hAnsiTheme="majorHAnsi" w:cstheme="majorHAnsi"/>
                <w:sz w:val="20"/>
                <w:szCs w:val="20"/>
              </w:rPr>
            </w:pPr>
          </w:p>
        </w:tc>
      </w:tr>
      <w:tr w:rsidR="004F595A" w:rsidRPr="00B621E1" w:rsidDel="00D644EE" w14:paraId="185EBC03" w14:textId="5A7BA587" w:rsidTr="00D644EE">
        <w:trPr>
          <w:trHeight w:val="330"/>
          <w:del w:id="2249" w:author="Christina Sun" w:date="2026-03-15T21:25:00Z" w16du:dateUtc="2026-03-16T04:25:00Z"/>
          <w:trPrChange w:id="2250" w:author="Christina Sun" w:date="2026-03-15T21:25:00Z" w16du:dateUtc="2026-03-16T04:25:00Z">
            <w:trPr>
              <w:trHeight w:val="330"/>
            </w:trPr>
          </w:trPrChange>
        </w:trPr>
        <w:tc>
          <w:tcPr>
            <w:tcW w:w="1839" w:type="pct"/>
            <w:tcMar>
              <w:top w:w="0" w:type="dxa"/>
              <w:left w:w="100" w:type="dxa"/>
              <w:bottom w:w="0" w:type="dxa"/>
              <w:right w:w="100" w:type="dxa"/>
            </w:tcMar>
            <w:vAlign w:val="center"/>
            <w:tcPrChange w:id="2251" w:author="Christina Sun" w:date="2026-03-15T21:25:00Z" w16du:dateUtc="2026-03-16T04:25:00Z">
              <w:tcPr>
                <w:tcW w:w="1839" w:type="pct"/>
                <w:tcMar>
                  <w:top w:w="0" w:type="dxa"/>
                  <w:left w:w="100" w:type="dxa"/>
                  <w:bottom w:w="0" w:type="dxa"/>
                  <w:right w:w="100" w:type="dxa"/>
                </w:tcMar>
                <w:vAlign w:val="center"/>
              </w:tcPr>
            </w:tcPrChange>
          </w:tcPr>
          <w:p w14:paraId="6802A664" w14:textId="4A8A3305" w:rsidR="004F595A" w:rsidRPr="00824E21" w:rsidDel="00D644EE" w:rsidRDefault="004F595A" w:rsidP="00EE5F9A">
            <w:pPr>
              <w:ind w:left="-5"/>
              <w:rPr>
                <w:del w:id="2252" w:author="Christina Sun" w:date="2026-03-15T21:25:00Z" w16du:dateUtc="2026-03-16T04:25:00Z"/>
                <w:rFonts w:asciiTheme="majorHAnsi" w:hAnsiTheme="majorHAnsi" w:cstheme="majorHAnsi"/>
                <w:sz w:val="20"/>
                <w:szCs w:val="20"/>
              </w:rPr>
            </w:pPr>
            <w:del w:id="2253" w:author="Christina Sun" w:date="2026-03-15T21:25:00Z" w16du:dateUtc="2026-03-16T04:25:00Z">
              <w:r w:rsidRPr="00824E21" w:rsidDel="00D644EE">
                <w:rPr>
                  <w:rFonts w:asciiTheme="majorHAnsi" w:hAnsiTheme="majorHAnsi" w:cstheme="majorHAnsi"/>
                  <w:sz w:val="20"/>
                  <w:szCs w:val="20"/>
                </w:rPr>
                <w:delText>Bisexual/pansexual/omnisexual</w:delText>
              </w:r>
            </w:del>
          </w:p>
        </w:tc>
        <w:tc>
          <w:tcPr>
            <w:tcW w:w="1581" w:type="pct"/>
            <w:tcMar>
              <w:top w:w="0" w:type="dxa"/>
              <w:left w:w="100" w:type="dxa"/>
              <w:bottom w:w="0" w:type="dxa"/>
              <w:right w:w="100" w:type="dxa"/>
            </w:tcMar>
            <w:vAlign w:val="center"/>
            <w:tcPrChange w:id="2254" w:author="Christina Sun" w:date="2026-03-15T21:25:00Z" w16du:dateUtc="2026-03-16T04:25:00Z">
              <w:tcPr>
                <w:tcW w:w="1581" w:type="pct"/>
                <w:tcMar>
                  <w:top w:w="0" w:type="dxa"/>
                  <w:left w:w="100" w:type="dxa"/>
                  <w:bottom w:w="0" w:type="dxa"/>
                  <w:right w:w="100" w:type="dxa"/>
                </w:tcMar>
                <w:vAlign w:val="center"/>
              </w:tcPr>
            </w:tcPrChange>
          </w:tcPr>
          <w:p w14:paraId="48B64210" w14:textId="7266DF39" w:rsidR="004F595A" w:rsidRPr="00824E21" w:rsidDel="00D644EE" w:rsidRDefault="004F595A" w:rsidP="00EE5F9A">
            <w:pPr>
              <w:ind w:left="-120"/>
              <w:jc w:val="center"/>
              <w:rPr>
                <w:del w:id="2255" w:author="Christina Sun" w:date="2026-03-15T21:25:00Z" w16du:dateUtc="2026-03-16T04:25:00Z"/>
                <w:rFonts w:asciiTheme="majorHAnsi" w:hAnsiTheme="majorHAnsi" w:cstheme="majorHAnsi"/>
                <w:sz w:val="20"/>
                <w:szCs w:val="20"/>
                <w:vertAlign w:val="superscript"/>
              </w:rPr>
            </w:pPr>
            <w:del w:id="2256" w:author="Christina Sun" w:date="2026-03-15T21:25:00Z" w16du:dateUtc="2026-03-16T04:25:00Z">
              <w:r w:rsidRPr="00824E21" w:rsidDel="00D644EE">
                <w:rPr>
                  <w:rFonts w:asciiTheme="majorHAnsi" w:hAnsiTheme="majorHAnsi" w:cstheme="majorHAnsi"/>
                  <w:sz w:val="20"/>
                  <w:szCs w:val="20"/>
                </w:rPr>
                <w:delText>0.344</w:delText>
              </w:r>
              <w:r w:rsidRPr="00824E21" w:rsidDel="00D644EE">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Change w:id="2257" w:author="Christina Sun" w:date="2026-03-15T21:25:00Z" w16du:dateUtc="2026-03-16T04:25:00Z">
              <w:tcPr>
                <w:tcW w:w="1581" w:type="pct"/>
                <w:tcMar>
                  <w:top w:w="0" w:type="dxa"/>
                  <w:left w:w="100" w:type="dxa"/>
                  <w:bottom w:w="0" w:type="dxa"/>
                  <w:right w:w="100" w:type="dxa"/>
                </w:tcMar>
                <w:vAlign w:val="center"/>
              </w:tcPr>
            </w:tcPrChange>
          </w:tcPr>
          <w:p w14:paraId="131143B2" w14:textId="2B3990FB" w:rsidR="004F595A" w:rsidRPr="00824E21" w:rsidDel="00D644EE" w:rsidRDefault="004F595A" w:rsidP="00EE5F9A">
            <w:pPr>
              <w:ind w:left="-120"/>
              <w:jc w:val="center"/>
              <w:rPr>
                <w:del w:id="2258" w:author="Christina Sun" w:date="2026-03-15T21:25:00Z" w16du:dateUtc="2026-03-16T04:25:00Z"/>
                <w:rFonts w:asciiTheme="majorHAnsi" w:hAnsiTheme="majorHAnsi" w:cstheme="majorHAnsi"/>
                <w:sz w:val="20"/>
                <w:szCs w:val="20"/>
                <w:vertAlign w:val="superscript"/>
              </w:rPr>
            </w:pPr>
            <w:del w:id="2259" w:author="Christina Sun" w:date="2026-03-15T21:25:00Z" w16du:dateUtc="2026-03-16T04:25:00Z">
              <w:r w:rsidRPr="00824E21" w:rsidDel="00D644EE">
                <w:rPr>
                  <w:rFonts w:asciiTheme="majorHAnsi" w:hAnsiTheme="majorHAnsi" w:cstheme="majorHAnsi"/>
                  <w:sz w:val="20"/>
                  <w:szCs w:val="20"/>
                </w:rPr>
                <w:delText>0.298</w:delText>
              </w:r>
              <w:r w:rsidRPr="00824E21" w:rsidDel="00D644EE">
                <w:rPr>
                  <w:rFonts w:asciiTheme="majorHAnsi" w:hAnsiTheme="majorHAnsi" w:cstheme="majorHAnsi"/>
                  <w:sz w:val="20"/>
                  <w:szCs w:val="20"/>
                  <w:vertAlign w:val="superscript"/>
                </w:rPr>
                <w:delText>***</w:delText>
              </w:r>
            </w:del>
          </w:p>
        </w:tc>
      </w:tr>
      <w:tr w:rsidR="004F595A" w:rsidRPr="00B621E1" w:rsidDel="00D644EE" w14:paraId="26ADFE13" w14:textId="61236A45" w:rsidTr="00D644EE">
        <w:trPr>
          <w:trHeight w:val="270"/>
          <w:del w:id="2260" w:author="Christina Sun" w:date="2026-03-15T21:25:00Z" w16du:dateUtc="2026-03-16T04:25:00Z"/>
          <w:trPrChange w:id="2261"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262" w:author="Christina Sun" w:date="2026-03-15T21:25:00Z" w16du:dateUtc="2026-03-16T04:25:00Z">
              <w:tcPr>
                <w:tcW w:w="1839" w:type="pct"/>
                <w:tcMar>
                  <w:top w:w="0" w:type="dxa"/>
                  <w:left w:w="100" w:type="dxa"/>
                  <w:bottom w:w="0" w:type="dxa"/>
                  <w:right w:w="100" w:type="dxa"/>
                </w:tcMar>
                <w:vAlign w:val="center"/>
              </w:tcPr>
            </w:tcPrChange>
          </w:tcPr>
          <w:p w14:paraId="055F8959" w14:textId="517A5975" w:rsidR="004F595A" w:rsidRPr="00824E21" w:rsidDel="00D644EE" w:rsidRDefault="004F595A" w:rsidP="00EE5F9A">
            <w:pPr>
              <w:ind w:left="-5"/>
              <w:rPr>
                <w:del w:id="2263" w:author="Christina Sun" w:date="2026-03-15T21:25:00Z" w16du:dateUtc="2026-03-16T04:25:00Z"/>
                <w:rFonts w:asciiTheme="majorHAnsi" w:hAnsiTheme="majorHAnsi" w:cstheme="majorHAnsi"/>
                <w:sz w:val="20"/>
                <w:szCs w:val="20"/>
              </w:rPr>
            </w:pPr>
            <w:del w:id="2264"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265" w:author="Christina Sun" w:date="2026-03-15T21:25:00Z" w16du:dateUtc="2026-03-16T04:25:00Z">
              <w:tcPr>
                <w:tcW w:w="1581" w:type="pct"/>
                <w:tcMar>
                  <w:top w:w="0" w:type="dxa"/>
                  <w:left w:w="100" w:type="dxa"/>
                  <w:bottom w:w="0" w:type="dxa"/>
                  <w:right w:w="100" w:type="dxa"/>
                </w:tcMar>
                <w:vAlign w:val="center"/>
              </w:tcPr>
            </w:tcPrChange>
          </w:tcPr>
          <w:p w14:paraId="3D24CF08" w14:textId="2D5D26A8" w:rsidR="004F595A" w:rsidRPr="00824E21" w:rsidDel="00D644EE" w:rsidRDefault="004F595A" w:rsidP="00EE5F9A">
            <w:pPr>
              <w:ind w:left="-120"/>
              <w:jc w:val="center"/>
              <w:rPr>
                <w:del w:id="2266" w:author="Christina Sun" w:date="2026-03-15T21:25:00Z" w16du:dateUtc="2026-03-16T04:25:00Z"/>
                <w:rFonts w:asciiTheme="majorHAnsi" w:hAnsiTheme="majorHAnsi" w:cstheme="majorHAnsi"/>
                <w:sz w:val="20"/>
                <w:szCs w:val="20"/>
              </w:rPr>
            </w:pPr>
            <w:del w:id="2267" w:author="Christina Sun" w:date="2026-03-15T21:25:00Z" w16du:dateUtc="2026-03-16T04:25:00Z">
              <w:r w:rsidRPr="00824E21" w:rsidDel="00D644EE">
                <w:rPr>
                  <w:rFonts w:asciiTheme="majorHAnsi" w:hAnsiTheme="majorHAnsi" w:cstheme="majorHAnsi"/>
                  <w:sz w:val="20"/>
                  <w:szCs w:val="20"/>
                </w:rPr>
                <w:delText>(0.069)</w:delText>
              </w:r>
            </w:del>
          </w:p>
        </w:tc>
        <w:tc>
          <w:tcPr>
            <w:tcW w:w="1580" w:type="pct"/>
            <w:tcMar>
              <w:top w:w="0" w:type="dxa"/>
              <w:left w:w="100" w:type="dxa"/>
              <w:bottom w:w="0" w:type="dxa"/>
              <w:right w:w="100" w:type="dxa"/>
            </w:tcMar>
            <w:vAlign w:val="center"/>
            <w:tcPrChange w:id="2268" w:author="Christina Sun" w:date="2026-03-15T21:25:00Z" w16du:dateUtc="2026-03-16T04:25:00Z">
              <w:tcPr>
                <w:tcW w:w="1581" w:type="pct"/>
                <w:tcMar>
                  <w:top w:w="0" w:type="dxa"/>
                  <w:left w:w="100" w:type="dxa"/>
                  <w:bottom w:w="0" w:type="dxa"/>
                  <w:right w:w="100" w:type="dxa"/>
                </w:tcMar>
                <w:vAlign w:val="center"/>
              </w:tcPr>
            </w:tcPrChange>
          </w:tcPr>
          <w:p w14:paraId="48274C7C" w14:textId="5880D2CA" w:rsidR="004F595A" w:rsidRPr="00824E21" w:rsidDel="00D644EE" w:rsidRDefault="004F595A" w:rsidP="00EE5F9A">
            <w:pPr>
              <w:ind w:left="-120"/>
              <w:jc w:val="center"/>
              <w:rPr>
                <w:del w:id="2269" w:author="Christina Sun" w:date="2026-03-15T21:25:00Z" w16du:dateUtc="2026-03-16T04:25:00Z"/>
                <w:rFonts w:asciiTheme="majorHAnsi" w:hAnsiTheme="majorHAnsi" w:cstheme="majorHAnsi"/>
                <w:sz w:val="20"/>
                <w:szCs w:val="20"/>
              </w:rPr>
            </w:pPr>
            <w:del w:id="2270" w:author="Christina Sun" w:date="2026-03-15T21:25:00Z" w16du:dateUtc="2026-03-16T04:25:00Z">
              <w:r w:rsidRPr="00824E21" w:rsidDel="00D644EE">
                <w:rPr>
                  <w:rFonts w:asciiTheme="majorHAnsi" w:hAnsiTheme="majorHAnsi" w:cstheme="majorHAnsi"/>
                  <w:sz w:val="20"/>
                  <w:szCs w:val="20"/>
                </w:rPr>
                <w:delText>(0.073)</w:delText>
              </w:r>
            </w:del>
          </w:p>
        </w:tc>
      </w:tr>
      <w:tr w:rsidR="004F595A" w:rsidRPr="00B621E1" w:rsidDel="00D644EE" w14:paraId="633CAAEC" w14:textId="3FBFE38A" w:rsidTr="00D644EE">
        <w:trPr>
          <w:trHeight w:val="270"/>
          <w:del w:id="2271" w:author="Christina Sun" w:date="2026-03-15T21:25:00Z" w16du:dateUtc="2026-03-16T04:25:00Z"/>
          <w:trPrChange w:id="2272"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273" w:author="Christina Sun" w:date="2026-03-15T21:25:00Z" w16du:dateUtc="2026-03-16T04:25:00Z">
              <w:tcPr>
                <w:tcW w:w="1839" w:type="pct"/>
                <w:tcMar>
                  <w:top w:w="0" w:type="dxa"/>
                  <w:left w:w="100" w:type="dxa"/>
                  <w:bottom w:w="0" w:type="dxa"/>
                  <w:right w:w="100" w:type="dxa"/>
                </w:tcMar>
                <w:vAlign w:val="center"/>
              </w:tcPr>
            </w:tcPrChange>
          </w:tcPr>
          <w:p w14:paraId="7BF8EE40" w14:textId="65B20A18" w:rsidR="004F595A" w:rsidRPr="00824E21" w:rsidDel="00D644EE" w:rsidRDefault="004F595A" w:rsidP="00EE5F9A">
            <w:pPr>
              <w:ind w:left="-5"/>
              <w:rPr>
                <w:del w:id="2274" w:author="Christina Sun" w:date="2026-03-15T21:25:00Z" w16du:dateUtc="2026-03-16T04:25:00Z"/>
                <w:rFonts w:asciiTheme="majorHAnsi" w:hAnsiTheme="majorHAnsi" w:cstheme="majorHAnsi"/>
                <w:sz w:val="20"/>
                <w:szCs w:val="20"/>
              </w:rPr>
            </w:pPr>
            <w:del w:id="2275"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276" w:author="Christina Sun" w:date="2026-03-15T21:25:00Z" w16du:dateUtc="2026-03-16T04:25:00Z">
              <w:tcPr>
                <w:tcW w:w="1581" w:type="pct"/>
                <w:tcMar>
                  <w:top w:w="0" w:type="dxa"/>
                  <w:left w:w="100" w:type="dxa"/>
                  <w:bottom w:w="0" w:type="dxa"/>
                  <w:right w:w="100" w:type="dxa"/>
                </w:tcMar>
                <w:vAlign w:val="center"/>
              </w:tcPr>
            </w:tcPrChange>
          </w:tcPr>
          <w:p w14:paraId="17D8F4CE" w14:textId="7A3A348D" w:rsidR="004F595A" w:rsidRPr="00824E21" w:rsidDel="00D644EE" w:rsidRDefault="004F595A" w:rsidP="00EE5F9A">
            <w:pPr>
              <w:ind w:left="-120"/>
              <w:jc w:val="center"/>
              <w:rPr>
                <w:del w:id="2277" w:author="Christina Sun" w:date="2026-03-15T21:25:00Z" w16du:dateUtc="2026-03-16T04:25:00Z"/>
                <w:rFonts w:asciiTheme="majorHAnsi" w:hAnsiTheme="majorHAnsi" w:cstheme="majorHAnsi"/>
                <w:sz w:val="20"/>
                <w:szCs w:val="20"/>
              </w:rPr>
            </w:pPr>
          </w:p>
        </w:tc>
        <w:tc>
          <w:tcPr>
            <w:tcW w:w="1580" w:type="pct"/>
            <w:tcMar>
              <w:top w:w="0" w:type="dxa"/>
              <w:left w:w="100" w:type="dxa"/>
              <w:bottom w:w="0" w:type="dxa"/>
              <w:right w:w="100" w:type="dxa"/>
            </w:tcMar>
            <w:vAlign w:val="center"/>
            <w:tcPrChange w:id="2278" w:author="Christina Sun" w:date="2026-03-15T21:25:00Z" w16du:dateUtc="2026-03-16T04:25:00Z">
              <w:tcPr>
                <w:tcW w:w="1581" w:type="pct"/>
                <w:tcMar>
                  <w:top w:w="0" w:type="dxa"/>
                  <w:left w:w="100" w:type="dxa"/>
                  <w:bottom w:w="0" w:type="dxa"/>
                  <w:right w:w="100" w:type="dxa"/>
                </w:tcMar>
                <w:vAlign w:val="center"/>
              </w:tcPr>
            </w:tcPrChange>
          </w:tcPr>
          <w:p w14:paraId="7934375C" w14:textId="25FEEC67" w:rsidR="004F595A" w:rsidRPr="00824E21" w:rsidDel="00D644EE" w:rsidRDefault="004F595A" w:rsidP="00EE5F9A">
            <w:pPr>
              <w:ind w:left="-120"/>
              <w:jc w:val="center"/>
              <w:rPr>
                <w:del w:id="2279" w:author="Christina Sun" w:date="2026-03-15T21:25:00Z" w16du:dateUtc="2026-03-16T04:25:00Z"/>
                <w:rFonts w:asciiTheme="majorHAnsi" w:hAnsiTheme="majorHAnsi" w:cstheme="majorHAnsi"/>
                <w:sz w:val="20"/>
                <w:szCs w:val="20"/>
              </w:rPr>
            </w:pPr>
          </w:p>
        </w:tc>
      </w:tr>
      <w:tr w:rsidR="004F595A" w:rsidRPr="00B621E1" w:rsidDel="00D644EE" w14:paraId="1A8CA5C3" w14:textId="22700C2E" w:rsidTr="00D644EE">
        <w:trPr>
          <w:trHeight w:val="330"/>
          <w:del w:id="2280" w:author="Christina Sun" w:date="2026-03-15T21:25:00Z" w16du:dateUtc="2026-03-16T04:25:00Z"/>
          <w:trPrChange w:id="2281" w:author="Christina Sun" w:date="2026-03-15T21:25:00Z" w16du:dateUtc="2026-03-16T04:25:00Z">
            <w:trPr>
              <w:trHeight w:val="330"/>
            </w:trPr>
          </w:trPrChange>
        </w:trPr>
        <w:tc>
          <w:tcPr>
            <w:tcW w:w="1839" w:type="pct"/>
            <w:tcMar>
              <w:top w:w="0" w:type="dxa"/>
              <w:left w:w="100" w:type="dxa"/>
              <w:bottom w:w="0" w:type="dxa"/>
              <w:right w:w="100" w:type="dxa"/>
            </w:tcMar>
            <w:vAlign w:val="center"/>
            <w:tcPrChange w:id="2282" w:author="Christina Sun" w:date="2026-03-15T21:25:00Z" w16du:dateUtc="2026-03-16T04:25:00Z">
              <w:tcPr>
                <w:tcW w:w="1839" w:type="pct"/>
                <w:tcMar>
                  <w:top w:w="0" w:type="dxa"/>
                  <w:left w:w="100" w:type="dxa"/>
                  <w:bottom w:w="0" w:type="dxa"/>
                  <w:right w:w="100" w:type="dxa"/>
                </w:tcMar>
                <w:vAlign w:val="center"/>
              </w:tcPr>
            </w:tcPrChange>
          </w:tcPr>
          <w:p w14:paraId="29760C28" w14:textId="62A9662F" w:rsidR="004F595A" w:rsidRPr="00824E21" w:rsidDel="00D644EE" w:rsidRDefault="004F595A" w:rsidP="00EE5F9A">
            <w:pPr>
              <w:ind w:left="-5"/>
              <w:rPr>
                <w:del w:id="2283" w:author="Christina Sun" w:date="2026-03-15T21:25:00Z" w16du:dateUtc="2026-03-16T04:25:00Z"/>
                <w:rFonts w:asciiTheme="majorHAnsi" w:hAnsiTheme="majorHAnsi" w:cstheme="majorHAnsi"/>
                <w:sz w:val="20"/>
                <w:szCs w:val="20"/>
              </w:rPr>
            </w:pPr>
            <w:del w:id="2284" w:author="Christina Sun" w:date="2026-03-15T21:25:00Z" w16du:dateUtc="2026-03-16T04:25:00Z">
              <w:r w:rsidRPr="00824E21" w:rsidDel="00D644EE">
                <w:rPr>
                  <w:rFonts w:asciiTheme="majorHAnsi" w:hAnsiTheme="majorHAnsi" w:cstheme="majorHAnsi"/>
                  <w:sz w:val="20"/>
                  <w:szCs w:val="20"/>
                </w:rPr>
                <w:delText>Asexual/aromantic/demisexual</w:delText>
              </w:r>
            </w:del>
          </w:p>
        </w:tc>
        <w:tc>
          <w:tcPr>
            <w:tcW w:w="1581" w:type="pct"/>
            <w:tcMar>
              <w:top w:w="0" w:type="dxa"/>
              <w:left w:w="100" w:type="dxa"/>
              <w:bottom w:w="0" w:type="dxa"/>
              <w:right w:w="100" w:type="dxa"/>
            </w:tcMar>
            <w:vAlign w:val="center"/>
            <w:tcPrChange w:id="2285" w:author="Christina Sun" w:date="2026-03-15T21:25:00Z" w16du:dateUtc="2026-03-16T04:25:00Z">
              <w:tcPr>
                <w:tcW w:w="1581" w:type="pct"/>
                <w:tcMar>
                  <w:top w:w="0" w:type="dxa"/>
                  <w:left w:w="100" w:type="dxa"/>
                  <w:bottom w:w="0" w:type="dxa"/>
                  <w:right w:w="100" w:type="dxa"/>
                </w:tcMar>
                <w:vAlign w:val="center"/>
              </w:tcPr>
            </w:tcPrChange>
          </w:tcPr>
          <w:p w14:paraId="30BD2E01" w14:textId="153F11DC" w:rsidR="004F595A" w:rsidRPr="00824E21" w:rsidDel="00D644EE" w:rsidRDefault="004F595A" w:rsidP="00EE5F9A">
            <w:pPr>
              <w:ind w:left="-120"/>
              <w:jc w:val="center"/>
              <w:rPr>
                <w:del w:id="2286" w:author="Christina Sun" w:date="2026-03-15T21:25:00Z" w16du:dateUtc="2026-03-16T04:25:00Z"/>
                <w:rFonts w:asciiTheme="majorHAnsi" w:hAnsiTheme="majorHAnsi" w:cstheme="majorHAnsi"/>
                <w:sz w:val="20"/>
                <w:szCs w:val="20"/>
                <w:vertAlign w:val="superscript"/>
              </w:rPr>
            </w:pPr>
            <w:del w:id="2287" w:author="Christina Sun" w:date="2026-03-15T21:25:00Z" w16du:dateUtc="2026-03-16T04:25:00Z">
              <w:r w:rsidRPr="00824E21" w:rsidDel="00D644EE">
                <w:rPr>
                  <w:rFonts w:asciiTheme="majorHAnsi" w:hAnsiTheme="majorHAnsi" w:cstheme="majorHAnsi"/>
                  <w:sz w:val="20"/>
                  <w:szCs w:val="20"/>
                </w:rPr>
                <w:delText>0.475</w:delText>
              </w:r>
              <w:r w:rsidRPr="00824E21" w:rsidDel="00D644EE">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Change w:id="2288" w:author="Christina Sun" w:date="2026-03-15T21:25:00Z" w16du:dateUtc="2026-03-16T04:25:00Z">
              <w:tcPr>
                <w:tcW w:w="1581" w:type="pct"/>
                <w:tcMar>
                  <w:top w:w="0" w:type="dxa"/>
                  <w:left w:w="100" w:type="dxa"/>
                  <w:bottom w:w="0" w:type="dxa"/>
                  <w:right w:w="100" w:type="dxa"/>
                </w:tcMar>
                <w:vAlign w:val="center"/>
              </w:tcPr>
            </w:tcPrChange>
          </w:tcPr>
          <w:p w14:paraId="649A9D2D" w14:textId="3356C27D" w:rsidR="004F595A" w:rsidRPr="00824E21" w:rsidDel="00D644EE" w:rsidRDefault="004F595A" w:rsidP="00EE5F9A">
            <w:pPr>
              <w:ind w:left="-120"/>
              <w:jc w:val="center"/>
              <w:rPr>
                <w:del w:id="2289" w:author="Christina Sun" w:date="2026-03-15T21:25:00Z" w16du:dateUtc="2026-03-16T04:25:00Z"/>
                <w:rFonts w:asciiTheme="majorHAnsi" w:hAnsiTheme="majorHAnsi" w:cstheme="majorHAnsi"/>
                <w:sz w:val="20"/>
                <w:szCs w:val="20"/>
              </w:rPr>
            </w:pPr>
            <w:del w:id="2290" w:author="Christina Sun" w:date="2026-03-15T21:25:00Z" w16du:dateUtc="2026-03-16T04:25:00Z">
              <w:r w:rsidRPr="00824E21" w:rsidDel="00D644EE">
                <w:rPr>
                  <w:rFonts w:asciiTheme="majorHAnsi" w:hAnsiTheme="majorHAnsi" w:cstheme="majorHAnsi"/>
                  <w:sz w:val="20"/>
                  <w:szCs w:val="20"/>
                </w:rPr>
                <w:delText>0.174</w:delText>
              </w:r>
            </w:del>
          </w:p>
        </w:tc>
      </w:tr>
      <w:tr w:rsidR="004F595A" w:rsidRPr="00B621E1" w:rsidDel="00D644EE" w14:paraId="34518878" w14:textId="1C537BD0" w:rsidTr="00D644EE">
        <w:trPr>
          <w:trHeight w:val="270"/>
          <w:del w:id="2291" w:author="Christina Sun" w:date="2026-03-15T21:25:00Z" w16du:dateUtc="2026-03-16T04:25:00Z"/>
          <w:trPrChange w:id="2292"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293" w:author="Christina Sun" w:date="2026-03-15T21:25:00Z" w16du:dateUtc="2026-03-16T04:25:00Z">
              <w:tcPr>
                <w:tcW w:w="1839" w:type="pct"/>
                <w:tcMar>
                  <w:top w:w="0" w:type="dxa"/>
                  <w:left w:w="100" w:type="dxa"/>
                  <w:bottom w:w="0" w:type="dxa"/>
                  <w:right w:w="100" w:type="dxa"/>
                </w:tcMar>
                <w:vAlign w:val="center"/>
              </w:tcPr>
            </w:tcPrChange>
          </w:tcPr>
          <w:p w14:paraId="20BFD839" w14:textId="128BD09C" w:rsidR="004F595A" w:rsidRPr="00824E21" w:rsidDel="00D644EE" w:rsidRDefault="004F595A" w:rsidP="00EE5F9A">
            <w:pPr>
              <w:ind w:left="-5"/>
              <w:rPr>
                <w:del w:id="2294" w:author="Christina Sun" w:date="2026-03-15T21:25:00Z" w16du:dateUtc="2026-03-16T04:25:00Z"/>
                <w:rFonts w:asciiTheme="majorHAnsi" w:hAnsiTheme="majorHAnsi" w:cstheme="majorHAnsi"/>
                <w:sz w:val="20"/>
                <w:szCs w:val="20"/>
              </w:rPr>
            </w:pPr>
            <w:del w:id="2295"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296" w:author="Christina Sun" w:date="2026-03-15T21:25:00Z" w16du:dateUtc="2026-03-16T04:25:00Z">
              <w:tcPr>
                <w:tcW w:w="1581" w:type="pct"/>
                <w:tcMar>
                  <w:top w:w="0" w:type="dxa"/>
                  <w:left w:w="100" w:type="dxa"/>
                  <w:bottom w:w="0" w:type="dxa"/>
                  <w:right w:w="100" w:type="dxa"/>
                </w:tcMar>
                <w:vAlign w:val="center"/>
              </w:tcPr>
            </w:tcPrChange>
          </w:tcPr>
          <w:p w14:paraId="7AD6C6E3" w14:textId="4C3103D2" w:rsidR="004F595A" w:rsidRPr="00824E21" w:rsidDel="00D644EE" w:rsidRDefault="004F595A" w:rsidP="00EE5F9A">
            <w:pPr>
              <w:ind w:left="-120"/>
              <w:jc w:val="center"/>
              <w:rPr>
                <w:del w:id="2297" w:author="Christina Sun" w:date="2026-03-15T21:25:00Z" w16du:dateUtc="2026-03-16T04:25:00Z"/>
                <w:rFonts w:asciiTheme="majorHAnsi" w:hAnsiTheme="majorHAnsi" w:cstheme="majorHAnsi"/>
                <w:sz w:val="20"/>
                <w:szCs w:val="20"/>
              </w:rPr>
            </w:pPr>
            <w:del w:id="2298" w:author="Christina Sun" w:date="2026-03-15T21:25:00Z" w16du:dateUtc="2026-03-16T04:25:00Z">
              <w:r w:rsidRPr="00824E21" w:rsidDel="00D644EE">
                <w:rPr>
                  <w:rFonts w:asciiTheme="majorHAnsi" w:hAnsiTheme="majorHAnsi" w:cstheme="majorHAnsi"/>
                  <w:sz w:val="20"/>
                  <w:szCs w:val="20"/>
                </w:rPr>
                <w:delText>(0.163)</w:delText>
              </w:r>
            </w:del>
          </w:p>
        </w:tc>
        <w:tc>
          <w:tcPr>
            <w:tcW w:w="1580" w:type="pct"/>
            <w:tcMar>
              <w:top w:w="0" w:type="dxa"/>
              <w:left w:w="100" w:type="dxa"/>
              <w:bottom w:w="0" w:type="dxa"/>
              <w:right w:w="100" w:type="dxa"/>
            </w:tcMar>
            <w:vAlign w:val="center"/>
            <w:tcPrChange w:id="2299" w:author="Christina Sun" w:date="2026-03-15T21:25:00Z" w16du:dateUtc="2026-03-16T04:25:00Z">
              <w:tcPr>
                <w:tcW w:w="1581" w:type="pct"/>
                <w:tcMar>
                  <w:top w:w="0" w:type="dxa"/>
                  <w:left w:w="100" w:type="dxa"/>
                  <w:bottom w:w="0" w:type="dxa"/>
                  <w:right w:w="100" w:type="dxa"/>
                </w:tcMar>
                <w:vAlign w:val="center"/>
              </w:tcPr>
            </w:tcPrChange>
          </w:tcPr>
          <w:p w14:paraId="1C98FDE9" w14:textId="4B15BF2A" w:rsidR="004F595A" w:rsidRPr="00824E21" w:rsidDel="00D644EE" w:rsidRDefault="004F595A" w:rsidP="00EE5F9A">
            <w:pPr>
              <w:ind w:left="-120"/>
              <w:jc w:val="center"/>
              <w:rPr>
                <w:del w:id="2300" w:author="Christina Sun" w:date="2026-03-15T21:25:00Z" w16du:dateUtc="2026-03-16T04:25:00Z"/>
                <w:rFonts w:asciiTheme="majorHAnsi" w:hAnsiTheme="majorHAnsi" w:cstheme="majorHAnsi"/>
                <w:sz w:val="20"/>
                <w:szCs w:val="20"/>
              </w:rPr>
            </w:pPr>
            <w:del w:id="2301" w:author="Christina Sun" w:date="2026-03-15T21:25:00Z" w16du:dateUtc="2026-03-16T04:25:00Z">
              <w:r w:rsidRPr="00824E21" w:rsidDel="00D644EE">
                <w:rPr>
                  <w:rFonts w:asciiTheme="majorHAnsi" w:hAnsiTheme="majorHAnsi" w:cstheme="majorHAnsi"/>
                  <w:sz w:val="20"/>
                  <w:szCs w:val="20"/>
                </w:rPr>
                <w:delText>(0.175)</w:delText>
              </w:r>
            </w:del>
          </w:p>
        </w:tc>
      </w:tr>
      <w:tr w:rsidR="004F595A" w:rsidRPr="00B621E1" w:rsidDel="00D644EE" w14:paraId="76F03CA5" w14:textId="671E737E" w:rsidTr="00D644EE">
        <w:trPr>
          <w:trHeight w:val="270"/>
          <w:del w:id="2302" w:author="Christina Sun" w:date="2026-03-15T21:25:00Z" w16du:dateUtc="2026-03-16T04:25:00Z"/>
          <w:trPrChange w:id="2303"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304" w:author="Christina Sun" w:date="2026-03-15T21:25:00Z" w16du:dateUtc="2026-03-16T04:25:00Z">
              <w:tcPr>
                <w:tcW w:w="1839" w:type="pct"/>
                <w:tcMar>
                  <w:top w:w="0" w:type="dxa"/>
                  <w:left w:w="100" w:type="dxa"/>
                  <w:bottom w:w="0" w:type="dxa"/>
                  <w:right w:w="100" w:type="dxa"/>
                </w:tcMar>
                <w:vAlign w:val="center"/>
              </w:tcPr>
            </w:tcPrChange>
          </w:tcPr>
          <w:p w14:paraId="36ED3F9B" w14:textId="21700770" w:rsidR="004F595A" w:rsidRPr="00824E21" w:rsidDel="00D644EE" w:rsidRDefault="004F595A" w:rsidP="00EE5F9A">
            <w:pPr>
              <w:ind w:left="-5"/>
              <w:rPr>
                <w:del w:id="2305" w:author="Christina Sun" w:date="2026-03-15T21:25:00Z" w16du:dateUtc="2026-03-16T04:25:00Z"/>
                <w:rFonts w:asciiTheme="majorHAnsi" w:hAnsiTheme="majorHAnsi" w:cstheme="majorHAnsi"/>
                <w:sz w:val="20"/>
                <w:szCs w:val="20"/>
              </w:rPr>
            </w:pPr>
            <w:del w:id="2306"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307" w:author="Christina Sun" w:date="2026-03-15T21:25:00Z" w16du:dateUtc="2026-03-16T04:25:00Z">
              <w:tcPr>
                <w:tcW w:w="1581" w:type="pct"/>
                <w:tcMar>
                  <w:top w:w="0" w:type="dxa"/>
                  <w:left w:w="100" w:type="dxa"/>
                  <w:bottom w:w="0" w:type="dxa"/>
                  <w:right w:w="100" w:type="dxa"/>
                </w:tcMar>
                <w:vAlign w:val="center"/>
              </w:tcPr>
            </w:tcPrChange>
          </w:tcPr>
          <w:p w14:paraId="46ADF93F" w14:textId="61DA0AD5" w:rsidR="004F595A" w:rsidRPr="00824E21" w:rsidDel="00D644EE" w:rsidRDefault="004F595A" w:rsidP="00EE5F9A">
            <w:pPr>
              <w:ind w:left="-120"/>
              <w:jc w:val="center"/>
              <w:rPr>
                <w:del w:id="2308" w:author="Christina Sun" w:date="2026-03-15T21:25:00Z" w16du:dateUtc="2026-03-16T04:25:00Z"/>
                <w:rFonts w:asciiTheme="majorHAnsi" w:hAnsiTheme="majorHAnsi" w:cstheme="majorHAnsi"/>
                <w:sz w:val="20"/>
                <w:szCs w:val="20"/>
              </w:rPr>
            </w:pPr>
          </w:p>
        </w:tc>
        <w:tc>
          <w:tcPr>
            <w:tcW w:w="1580" w:type="pct"/>
            <w:tcMar>
              <w:top w:w="0" w:type="dxa"/>
              <w:left w:w="100" w:type="dxa"/>
              <w:bottom w:w="0" w:type="dxa"/>
              <w:right w:w="100" w:type="dxa"/>
            </w:tcMar>
            <w:vAlign w:val="center"/>
            <w:tcPrChange w:id="2309" w:author="Christina Sun" w:date="2026-03-15T21:25:00Z" w16du:dateUtc="2026-03-16T04:25:00Z">
              <w:tcPr>
                <w:tcW w:w="1581" w:type="pct"/>
                <w:tcMar>
                  <w:top w:w="0" w:type="dxa"/>
                  <w:left w:w="100" w:type="dxa"/>
                  <w:bottom w:w="0" w:type="dxa"/>
                  <w:right w:w="100" w:type="dxa"/>
                </w:tcMar>
                <w:vAlign w:val="center"/>
              </w:tcPr>
            </w:tcPrChange>
          </w:tcPr>
          <w:p w14:paraId="1B3FBADC" w14:textId="04DE8199" w:rsidR="004F595A" w:rsidRPr="00824E21" w:rsidDel="00D644EE" w:rsidRDefault="004F595A" w:rsidP="00EE5F9A">
            <w:pPr>
              <w:ind w:left="-120"/>
              <w:jc w:val="center"/>
              <w:rPr>
                <w:del w:id="2310" w:author="Christina Sun" w:date="2026-03-15T21:25:00Z" w16du:dateUtc="2026-03-16T04:25:00Z"/>
                <w:rFonts w:asciiTheme="majorHAnsi" w:hAnsiTheme="majorHAnsi" w:cstheme="majorHAnsi"/>
                <w:sz w:val="20"/>
                <w:szCs w:val="20"/>
              </w:rPr>
            </w:pPr>
          </w:p>
        </w:tc>
      </w:tr>
      <w:tr w:rsidR="004F595A" w:rsidRPr="00B621E1" w:rsidDel="00D644EE" w14:paraId="10A4EF28" w14:textId="63F63451" w:rsidTr="00D644EE">
        <w:trPr>
          <w:trHeight w:val="330"/>
          <w:del w:id="2311" w:author="Christina Sun" w:date="2026-03-15T21:25:00Z" w16du:dateUtc="2026-03-16T04:25:00Z"/>
          <w:trPrChange w:id="2312" w:author="Christina Sun" w:date="2026-03-15T21:25:00Z" w16du:dateUtc="2026-03-16T04:25:00Z">
            <w:trPr>
              <w:trHeight w:val="330"/>
            </w:trPr>
          </w:trPrChange>
        </w:trPr>
        <w:tc>
          <w:tcPr>
            <w:tcW w:w="1839" w:type="pct"/>
            <w:tcMar>
              <w:top w:w="0" w:type="dxa"/>
              <w:left w:w="100" w:type="dxa"/>
              <w:bottom w:w="0" w:type="dxa"/>
              <w:right w:w="100" w:type="dxa"/>
            </w:tcMar>
            <w:vAlign w:val="center"/>
            <w:tcPrChange w:id="2313" w:author="Christina Sun" w:date="2026-03-15T21:25:00Z" w16du:dateUtc="2026-03-16T04:25:00Z">
              <w:tcPr>
                <w:tcW w:w="1839" w:type="pct"/>
                <w:tcMar>
                  <w:top w:w="0" w:type="dxa"/>
                  <w:left w:w="100" w:type="dxa"/>
                  <w:bottom w:w="0" w:type="dxa"/>
                  <w:right w:w="100" w:type="dxa"/>
                </w:tcMar>
                <w:vAlign w:val="center"/>
              </w:tcPr>
            </w:tcPrChange>
          </w:tcPr>
          <w:p w14:paraId="79538504" w14:textId="19DFFBB2" w:rsidR="004F595A" w:rsidRPr="00824E21" w:rsidDel="00D644EE" w:rsidRDefault="004F595A" w:rsidP="00EE5F9A">
            <w:pPr>
              <w:ind w:left="-5"/>
              <w:rPr>
                <w:del w:id="2314" w:author="Christina Sun" w:date="2026-03-15T21:25:00Z" w16du:dateUtc="2026-03-16T04:25:00Z"/>
                <w:rFonts w:asciiTheme="majorHAnsi" w:hAnsiTheme="majorHAnsi" w:cstheme="majorHAnsi"/>
                <w:sz w:val="20"/>
                <w:szCs w:val="20"/>
              </w:rPr>
            </w:pPr>
            <w:del w:id="2315" w:author="Christina Sun" w:date="2026-03-15T21:25:00Z" w16du:dateUtc="2026-03-16T04:25:00Z">
              <w:r w:rsidRPr="00824E21" w:rsidDel="00D644EE">
                <w:rPr>
                  <w:rFonts w:asciiTheme="majorHAnsi" w:hAnsiTheme="majorHAnsi" w:cstheme="majorHAnsi"/>
                  <w:sz w:val="20"/>
                  <w:szCs w:val="20"/>
                </w:rPr>
                <w:delText>Other/queer/questioning</w:delText>
              </w:r>
            </w:del>
          </w:p>
        </w:tc>
        <w:tc>
          <w:tcPr>
            <w:tcW w:w="1581" w:type="pct"/>
            <w:tcMar>
              <w:top w:w="0" w:type="dxa"/>
              <w:left w:w="100" w:type="dxa"/>
              <w:bottom w:w="0" w:type="dxa"/>
              <w:right w:w="100" w:type="dxa"/>
            </w:tcMar>
            <w:vAlign w:val="center"/>
            <w:tcPrChange w:id="2316" w:author="Christina Sun" w:date="2026-03-15T21:25:00Z" w16du:dateUtc="2026-03-16T04:25:00Z">
              <w:tcPr>
                <w:tcW w:w="1581" w:type="pct"/>
                <w:tcMar>
                  <w:top w:w="0" w:type="dxa"/>
                  <w:left w:w="100" w:type="dxa"/>
                  <w:bottom w:w="0" w:type="dxa"/>
                  <w:right w:w="100" w:type="dxa"/>
                </w:tcMar>
                <w:vAlign w:val="center"/>
              </w:tcPr>
            </w:tcPrChange>
          </w:tcPr>
          <w:p w14:paraId="1422ED0E" w14:textId="7EB7453D" w:rsidR="004F595A" w:rsidRPr="00824E21" w:rsidDel="00D644EE" w:rsidRDefault="004F595A" w:rsidP="00EE5F9A">
            <w:pPr>
              <w:ind w:left="-120"/>
              <w:jc w:val="center"/>
              <w:rPr>
                <w:del w:id="2317" w:author="Christina Sun" w:date="2026-03-15T21:25:00Z" w16du:dateUtc="2026-03-16T04:25:00Z"/>
                <w:rFonts w:asciiTheme="majorHAnsi" w:hAnsiTheme="majorHAnsi" w:cstheme="majorHAnsi"/>
                <w:sz w:val="20"/>
                <w:szCs w:val="20"/>
                <w:vertAlign w:val="superscript"/>
              </w:rPr>
            </w:pPr>
            <w:del w:id="2318" w:author="Christina Sun" w:date="2026-03-15T21:25:00Z" w16du:dateUtc="2026-03-16T04:25:00Z">
              <w:r w:rsidRPr="00824E21" w:rsidDel="00D644EE">
                <w:rPr>
                  <w:rFonts w:asciiTheme="majorHAnsi" w:hAnsiTheme="majorHAnsi" w:cstheme="majorHAnsi"/>
                  <w:sz w:val="20"/>
                  <w:szCs w:val="20"/>
                </w:rPr>
                <w:delText>0.346</w:delText>
              </w:r>
              <w:r w:rsidRPr="00824E21" w:rsidDel="00D644EE">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Change w:id="2319" w:author="Christina Sun" w:date="2026-03-15T21:25:00Z" w16du:dateUtc="2026-03-16T04:25:00Z">
              <w:tcPr>
                <w:tcW w:w="1581" w:type="pct"/>
                <w:tcMar>
                  <w:top w:w="0" w:type="dxa"/>
                  <w:left w:w="100" w:type="dxa"/>
                  <w:bottom w:w="0" w:type="dxa"/>
                  <w:right w:w="100" w:type="dxa"/>
                </w:tcMar>
                <w:vAlign w:val="center"/>
              </w:tcPr>
            </w:tcPrChange>
          </w:tcPr>
          <w:p w14:paraId="1AECFCA4" w14:textId="02E69BDE" w:rsidR="004F595A" w:rsidRPr="00824E21" w:rsidDel="00D644EE" w:rsidRDefault="004F595A" w:rsidP="00EE5F9A">
            <w:pPr>
              <w:ind w:left="-120"/>
              <w:jc w:val="center"/>
              <w:rPr>
                <w:del w:id="2320" w:author="Christina Sun" w:date="2026-03-15T21:25:00Z" w16du:dateUtc="2026-03-16T04:25:00Z"/>
                <w:rFonts w:asciiTheme="majorHAnsi" w:hAnsiTheme="majorHAnsi" w:cstheme="majorHAnsi"/>
                <w:sz w:val="20"/>
                <w:szCs w:val="20"/>
              </w:rPr>
            </w:pPr>
            <w:del w:id="2321" w:author="Christina Sun" w:date="2026-03-15T21:25:00Z" w16du:dateUtc="2026-03-16T04:25:00Z">
              <w:r w:rsidRPr="00824E21" w:rsidDel="00D644EE">
                <w:rPr>
                  <w:rFonts w:asciiTheme="majorHAnsi" w:hAnsiTheme="majorHAnsi" w:cstheme="majorHAnsi"/>
                  <w:sz w:val="20"/>
                  <w:szCs w:val="20"/>
                </w:rPr>
                <w:delText>0.170</w:delText>
              </w:r>
            </w:del>
          </w:p>
        </w:tc>
      </w:tr>
      <w:tr w:rsidR="004F595A" w:rsidRPr="00B621E1" w:rsidDel="00D644EE" w14:paraId="762ABA7F" w14:textId="7DFB6AFA" w:rsidTr="00D644EE">
        <w:trPr>
          <w:trHeight w:val="270"/>
          <w:del w:id="2322" w:author="Christina Sun" w:date="2026-03-15T21:25:00Z" w16du:dateUtc="2026-03-16T04:25:00Z"/>
          <w:trPrChange w:id="2323"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324" w:author="Christina Sun" w:date="2026-03-15T21:25:00Z" w16du:dateUtc="2026-03-16T04:25:00Z">
              <w:tcPr>
                <w:tcW w:w="1839" w:type="pct"/>
                <w:tcMar>
                  <w:top w:w="0" w:type="dxa"/>
                  <w:left w:w="100" w:type="dxa"/>
                  <w:bottom w:w="0" w:type="dxa"/>
                  <w:right w:w="100" w:type="dxa"/>
                </w:tcMar>
                <w:vAlign w:val="center"/>
              </w:tcPr>
            </w:tcPrChange>
          </w:tcPr>
          <w:p w14:paraId="22778143" w14:textId="368B4972" w:rsidR="004F595A" w:rsidRPr="00824E21" w:rsidDel="00D644EE" w:rsidRDefault="004F595A" w:rsidP="00EE5F9A">
            <w:pPr>
              <w:ind w:left="-5"/>
              <w:rPr>
                <w:del w:id="2325" w:author="Christina Sun" w:date="2026-03-15T21:25:00Z" w16du:dateUtc="2026-03-16T04:25:00Z"/>
                <w:rFonts w:asciiTheme="majorHAnsi" w:hAnsiTheme="majorHAnsi" w:cstheme="majorHAnsi"/>
                <w:sz w:val="20"/>
                <w:szCs w:val="20"/>
              </w:rPr>
            </w:pPr>
            <w:del w:id="2326"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327" w:author="Christina Sun" w:date="2026-03-15T21:25:00Z" w16du:dateUtc="2026-03-16T04:25:00Z">
              <w:tcPr>
                <w:tcW w:w="1581" w:type="pct"/>
                <w:tcMar>
                  <w:top w:w="0" w:type="dxa"/>
                  <w:left w:w="100" w:type="dxa"/>
                  <w:bottom w:w="0" w:type="dxa"/>
                  <w:right w:w="100" w:type="dxa"/>
                </w:tcMar>
                <w:vAlign w:val="center"/>
              </w:tcPr>
            </w:tcPrChange>
          </w:tcPr>
          <w:p w14:paraId="5DA6B5DD" w14:textId="05C2F283" w:rsidR="004F595A" w:rsidRPr="00824E21" w:rsidDel="00D644EE" w:rsidRDefault="004F595A" w:rsidP="00EE5F9A">
            <w:pPr>
              <w:ind w:left="-120"/>
              <w:jc w:val="center"/>
              <w:rPr>
                <w:del w:id="2328" w:author="Christina Sun" w:date="2026-03-15T21:25:00Z" w16du:dateUtc="2026-03-16T04:25:00Z"/>
                <w:rFonts w:asciiTheme="majorHAnsi" w:hAnsiTheme="majorHAnsi" w:cstheme="majorHAnsi"/>
                <w:sz w:val="20"/>
                <w:szCs w:val="20"/>
              </w:rPr>
            </w:pPr>
            <w:del w:id="2329" w:author="Christina Sun" w:date="2026-03-15T21:25:00Z" w16du:dateUtc="2026-03-16T04:25:00Z">
              <w:r w:rsidRPr="00824E21" w:rsidDel="00D644EE">
                <w:rPr>
                  <w:rFonts w:asciiTheme="majorHAnsi" w:hAnsiTheme="majorHAnsi" w:cstheme="majorHAnsi"/>
                  <w:sz w:val="20"/>
                  <w:szCs w:val="20"/>
                </w:rPr>
                <w:delText>(0.187)</w:delText>
              </w:r>
            </w:del>
          </w:p>
        </w:tc>
        <w:tc>
          <w:tcPr>
            <w:tcW w:w="1580" w:type="pct"/>
            <w:tcMar>
              <w:top w:w="0" w:type="dxa"/>
              <w:left w:w="100" w:type="dxa"/>
              <w:bottom w:w="0" w:type="dxa"/>
              <w:right w:w="100" w:type="dxa"/>
            </w:tcMar>
            <w:vAlign w:val="center"/>
            <w:tcPrChange w:id="2330" w:author="Christina Sun" w:date="2026-03-15T21:25:00Z" w16du:dateUtc="2026-03-16T04:25:00Z">
              <w:tcPr>
                <w:tcW w:w="1581" w:type="pct"/>
                <w:tcMar>
                  <w:top w:w="0" w:type="dxa"/>
                  <w:left w:w="100" w:type="dxa"/>
                  <w:bottom w:w="0" w:type="dxa"/>
                  <w:right w:w="100" w:type="dxa"/>
                </w:tcMar>
                <w:vAlign w:val="center"/>
              </w:tcPr>
            </w:tcPrChange>
          </w:tcPr>
          <w:p w14:paraId="5F9BC6E9" w14:textId="45202A16" w:rsidR="004F595A" w:rsidRPr="00824E21" w:rsidDel="00D644EE" w:rsidRDefault="004F595A" w:rsidP="00EE5F9A">
            <w:pPr>
              <w:ind w:left="-120"/>
              <w:jc w:val="center"/>
              <w:rPr>
                <w:del w:id="2331" w:author="Christina Sun" w:date="2026-03-15T21:25:00Z" w16du:dateUtc="2026-03-16T04:25:00Z"/>
                <w:rFonts w:asciiTheme="majorHAnsi" w:hAnsiTheme="majorHAnsi" w:cstheme="majorHAnsi"/>
                <w:sz w:val="20"/>
                <w:szCs w:val="20"/>
              </w:rPr>
            </w:pPr>
            <w:del w:id="2332" w:author="Christina Sun" w:date="2026-03-15T21:25:00Z" w16du:dateUtc="2026-03-16T04:25:00Z">
              <w:r w:rsidRPr="00824E21" w:rsidDel="00D644EE">
                <w:rPr>
                  <w:rFonts w:asciiTheme="majorHAnsi" w:hAnsiTheme="majorHAnsi" w:cstheme="majorHAnsi"/>
                  <w:sz w:val="20"/>
                  <w:szCs w:val="20"/>
                </w:rPr>
                <w:delText>(0.199)</w:delText>
              </w:r>
            </w:del>
          </w:p>
        </w:tc>
      </w:tr>
      <w:tr w:rsidR="004F595A" w:rsidRPr="00B621E1" w:rsidDel="00D644EE" w14:paraId="2800584F" w14:textId="27E87B45" w:rsidTr="00D644EE">
        <w:trPr>
          <w:trHeight w:val="270"/>
          <w:del w:id="2333" w:author="Christina Sun" w:date="2026-03-15T21:25:00Z" w16du:dateUtc="2026-03-16T04:25:00Z"/>
          <w:trPrChange w:id="2334"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335" w:author="Christina Sun" w:date="2026-03-15T21:25:00Z" w16du:dateUtc="2026-03-16T04:25:00Z">
              <w:tcPr>
                <w:tcW w:w="1839" w:type="pct"/>
                <w:tcMar>
                  <w:top w:w="0" w:type="dxa"/>
                  <w:left w:w="100" w:type="dxa"/>
                  <w:bottom w:w="0" w:type="dxa"/>
                  <w:right w:w="100" w:type="dxa"/>
                </w:tcMar>
                <w:vAlign w:val="center"/>
              </w:tcPr>
            </w:tcPrChange>
          </w:tcPr>
          <w:p w14:paraId="6041A2E1" w14:textId="1459B386" w:rsidR="004F595A" w:rsidRPr="00824E21" w:rsidDel="00D644EE" w:rsidRDefault="004F595A" w:rsidP="00EE5F9A">
            <w:pPr>
              <w:ind w:left="-5"/>
              <w:rPr>
                <w:del w:id="2336" w:author="Christina Sun" w:date="2026-03-15T21:25:00Z" w16du:dateUtc="2026-03-16T04:25:00Z"/>
                <w:rFonts w:asciiTheme="majorHAnsi" w:hAnsiTheme="majorHAnsi" w:cstheme="majorHAnsi"/>
                <w:sz w:val="20"/>
                <w:szCs w:val="20"/>
              </w:rPr>
            </w:pPr>
            <w:del w:id="2337"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Change w:id="2338" w:author="Christina Sun" w:date="2026-03-15T21:25:00Z" w16du:dateUtc="2026-03-16T04:25:00Z">
              <w:tcPr>
                <w:tcW w:w="1581" w:type="pct"/>
                <w:tcMar>
                  <w:top w:w="0" w:type="dxa"/>
                  <w:left w:w="100" w:type="dxa"/>
                  <w:bottom w:w="0" w:type="dxa"/>
                  <w:right w:w="100" w:type="dxa"/>
                </w:tcMar>
                <w:vAlign w:val="center"/>
              </w:tcPr>
            </w:tcPrChange>
          </w:tcPr>
          <w:p w14:paraId="51127E9C" w14:textId="5048D347" w:rsidR="004F595A" w:rsidRPr="00824E21" w:rsidDel="00D644EE" w:rsidRDefault="004F595A" w:rsidP="00EE5F9A">
            <w:pPr>
              <w:ind w:left="-120"/>
              <w:jc w:val="center"/>
              <w:rPr>
                <w:del w:id="2339" w:author="Christina Sun" w:date="2026-03-15T21:25:00Z" w16du:dateUtc="2026-03-16T04:25:00Z"/>
                <w:rFonts w:asciiTheme="majorHAnsi" w:hAnsiTheme="majorHAnsi" w:cstheme="majorHAnsi"/>
                <w:sz w:val="20"/>
                <w:szCs w:val="20"/>
              </w:rPr>
            </w:pPr>
          </w:p>
        </w:tc>
        <w:tc>
          <w:tcPr>
            <w:tcW w:w="1580" w:type="pct"/>
            <w:tcMar>
              <w:top w:w="0" w:type="dxa"/>
              <w:left w:w="100" w:type="dxa"/>
              <w:bottom w:w="0" w:type="dxa"/>
              <w:right w:w="100" w:type="dxa"/>
            </w:tcMar>
            <w:vAlign w:val="center"/>
            <w:tcPrChange w:id="2340" w:author="Christina Sun" w:date="2026-03-15T21:25:00Z" w16du:dateUtc="2026-03-16T04:25:00Z">
              <w:tcPr>
                <w:tcW w:w="1581" w:type="pct"/>
                <w:tcMar>
                  <w:top w:w="0" w:type="dxa"/>
                  <w:left w:w="100" w:type="dxa"/>
                  <w:bottom w:w="0" w:type="dxa"/>
                  <w:right w:w="100" w:type="dxa"/>
                </w:tcMar>
                <w:vAlign w:val="center"/>
              </w:tcPr>
            </w:tcPrChange>
          </w:tcPr>
          <w:p w14:paraId="4D8FFD97" w14:textId="14DE1C18" w:rsidR="004F595A" w:rsidRPr="00824E21" w:rsidDel="00D644EE" w:rsidRDefault="004F595A" w:rsidP="00EE5F9A">
            <w:pPr>
              <w:ind w:left="-120"/>
              <w:jc w:val="center"/>
              <w:rPr>
                <w:del w:id="2341" w:author="Christina Sun" w:date="2026-03-15T21:25:00Z" w16du:dateUtc="2026-03-16T04:25:00Z"/>
                <w:rFonts w:asciiTheme="majorHAnsi" w:hAnsiTheme="majorHAnsi" w:cstheme="majorHAnsi"/>
                <w:sz w:val="20"/>
                <w:szCs w:val="20"/>
              </w:rPr>
            </w:pPr>
          </w:p>
        </w:tc>
      </w:tr>
      <w:tr w:rsidR="004F595A" w:rsidRPr="00B621E1" w:rsidDel="00D644EE" w14:paraId="008270EF" w14:textId="4D52A88D" w:rsidTr="00D644EE">
        <w:trPr>
          <w:trHeight w:val="270"/>
          <w:del w:id="2342" w:author="Christina Sun" w:date="2026-03-15T21:25:00Z" w16du:dateUtc="2026-03-16T04:25:00Z"/>
          <w:trPrChange w:id="2343" w:author="Christina Sun" w:date="2026-03-15T21:25:00Z" w16du:dateUtc="2026-03-16T04:25:00Z">
            <w:trPr>
              <w:trHeight w:val="270"/>
            </w:trPr>
          </w:trPrChange>
        </w:trPr>
        <w:tc>
          <w:tcPr>
            <w:tcW w:w="1839" w:type="pct"/>
            <w:tcMar>
              <w:top w:w="0" w:type="dxa"/>
              <w:left w:w="100" w:type="dxa"/>
              <w:bottom w:w="0" w:type="dxa"/>
              <w:right w:w="100" w:type="dxa"/>
            </w:tcMar>
            <w:vAlign w:val="center"/>
            <w:tcPrChange w:id="2344" w:author="Christina Sun" w:date="2026-03-15T21:25:00Z" w16du:dateUtc="2026-03-16T04:25:00Z">
              <w:tcPr>
                <w:tcW w:w="1839" w:type="pct"/>
                <w:tcMar>
                  <w:top w:w="0" w:type="dxa"/>
                  <w:left w:w="100" w:type="dxa"/>
                  <w:bottom w:w="0" w:type="dxa"/>
                  <w:right w:w="100" w:type="dxa"/>
                </w:tcMar>
                <w:vAlign w:val="center"/>
              </w:tcPr>
            </w:tcPrChange>
          </w:tcPr>
          <w:p w14:paraId="304888FF" w14:textId="737C2B75" w:rsidR="004F595A" w:rsidRPr="00824E21" w:rsidDel="00D644EE" w:rsidRDefault="004F595A" w:rsidP="00EE5F9A">
            <w:pPr>
              <w:ind w:left="-5"/>
              <w:rPr>
                <w:del w:id="2345" w:author="Christina Sun" w:date="2026-03-15T21:25:00Z" w16du:dateUtc="2026-03-16T04:25:00Z"/>
                <w:rFonts w:asciiTheme="majorHAnsi" w:hAnsiTheme="majorHAnsi" w:cstheme="majorHAnsi"/>
                <w:sz w:val="20"/>
                <w:szCs w:val="20"/>
              </w:rPr>
            </w:pPr>
            <w:del w:id="2346" w:author="Christina Sun" w:date="2026-03-15T21:25:00Z" w16du:dateUtc="2026-03-16T04:25:00Z">
              <w:r w:rsidRPr="00824E21" w:rsidDel="00D644EE">
                <w:rPr>
                  <w:rFonts w:asciiTheme="majorHAnsi" w:hAnsiTheme="majorHAnsi" w:cstheme="majorHAnsi"/>
                  <w:sz w:val="20"/>
                  <w:szCs w:val="20"/>
                </w:rPr>
                <w:delText>Prefer not to say</w:delText>
              </w:r>
            </w:del>
          </w:p>
        </w:tc>
        <w:tc>
          <w:tcPr>
            <w:tcW w:w="1581" w:type="pct"/>
            <w:tcMar>
              <w:top w:w="0" w:type="dxa"/>
              <w:left w:w="100" w:type="dxa"/>
              <w:bottom w:w="0" w:type="dxa"/>
              <w:right w:w="100" w:type="dxa"/>
            </w:tcMar>
            <w:vAlign w:val="center"/>
            <w:tcPrChange w:id="2347" w:author="Christina Sun" w:date="2026-03-15T21:25:00Z" w16du:dateUtc="2026-03-16T04:25:00Z">
              <w:tcPr>
                <w:tcW w:w="1581" w:type="pct"/>
                <w:tcMar>
                  <w:top w:w="0" w:type="dxa"/>
                  <w:left w:w="100" w:type="dxa"/>
                  <w:bottom w:w="0" w:type="dxa"/>
                  <w:right w:w="100" w:type="dxa"/>
                </w:tcMar>
                <w:vAlign w:val="center"/>
              </w:tcPr>
            </w:tcPrChange>
          </w:tcPr>
          <w:p w14:paraId="69BC5E40" w14:textId="6AEB59A7" w:rsidR="004F595A" w:rsidRPr="00824E21" w:rsidDel="00D644EE" w:rsidRDefault="004F595A" w:rsidP="00EE5F9A">
            <w:pPr>
              <w:ind w:left="-120"/>
              <w:jc w:val="center"/>
              <w:rPr>
                <w:del w:id="2348" w:author="Christina Sun" w:date="2026-03-15T21:25:00Z" w16du:dateUtc="2026-03-16T04:25:00Z"/>
                <w:rFonts w:asciiTheme="majorHAnsi" w:hAnsiTheme="majorHAnsi" w:cstheme="majorHAnsi"/>
                <w:sz w:val="20"/>
                <w:szCs w:val="20"/>
              </w:rPr>
            </w:pPr>
            <w:del w:id="2349" w:author="Christina Sun" w:date="2026-03-15T21:25:00Z" w16du:dateUtc="2026-03-16T04:25:00Z">
              <w:r w:rsidRPr="00824E21" w:rsidDel="00D644EE">
                <w:rPr>
                  <w:rFonts w:asciiTheme="majorHAnsi" w:hAnsiTheme="majorHAnsi" w:cstheme="majorHAnsi"/>
                  <w:sz w:val="20"/>
                  <w:szCs w:val="20"/>
                </w:rPr>
                <w:delText>0.001</w:delText>
              </w:r>
            </w:del>
          </w:p>
        </w:tc>
        <w:tc>
          <w:tcPr>
            <w:tcW w:w="1580" w:type="pct"/>
            <w:tcMar>
              <w:top w:w="0" w:type="dxa"/>
              <w:left w:w="100" w:type="dxa"/>
              <w:bottom w:w="0" w:type="dxa"/>
              <w:right w:w="100" w:type="dxa"/>
            </w:tcMar>
            <w:vAlign w:val="center"/>
            <w:tcPrChange w:id="2350" w:author="Christina Sun" w:date="2026-03-15T21:25:00Z" w16du:dateUtc="2026-03-16T04:25:00Z">
              <w:tcPr>
                <w:tcW w:w="1581" w:type="pct"/>
                <w:tcMar>
                  <w:top w:w="0" w:type="dxa"/>
                  <w:left w:w="100" w:type="dxa"/>
                  <w:bottom w:w="0" w:type="dxa"/>
                  <w:right w:w="100" w:type="dxa"/>
                </w:tcMar>
                <w:vAlign w:val="center"/>
              </w:tcPr>
            </w:tcPrChange>
          </w:tcPr>
          <w:p w14:paraId="7A789F41" w14:textId="3646986F" w:rsidR="004F595A" w:rsidRPr="00824E21" w:rsidDel="00D644EE" w:rsidRDefault="004F595A" w:rsidP="00EE5F9A">
            <w:pPr>
              <w:ind w:left="-120"/>
              <w:jc w:val="center"/>
              <w:rPr>
                <w:del w:id="2351" w:author="Christina Sun" w:date="2026-03-15T21:25:00Z" w16du:dateUtc="2026-03-16T04:25:00Z"/>
                <w:rFonts w:asciiTheme="majorHAnsi" w:hAnsiTheme="majorHAnsi" w:cstheme="majorHAnsi"/>
                <w:sz w:val="20"/>
                <w:szCs w:val="20"/>
              </w:rPr>
            </w:pPr>
            <w:del w:id="2352" w:author="Christina Sun" w:date="2026-03-15T21:25:00Z" w16du:dateUtc="2026-03-16T04:25:00Z">
              <w:r w:rsidRPr="00824E21" w:rsidDel="00D644EE">
                <w:rPr>
                  <w:rFonts w:asciiTheme="majorHAnsi" w:hAnsiTheme="majorHAnsi" w:cstheme="majorHAnsi"/>
                  <w:sz w:val="20"/>
                  <w:szCs w:val="20"/>
                </w:rPr>
                <w:delText>-0.107</w:delText>
              </w:r>
            </w:del>
          </w:p>
        </w:tc>
      </w:tr>
      <w:tr w:rsidR="004F595A" w:rsidRPr="00B621E1" w:rsidDel="00D644EE" w14:paraId="2F26C26A" w14:textId="4F6C6040" w:rsidTr="00D644EE">
        <w:trPr>
          <w:trHeight w:val="285"/>
          <w:del w:id="2353" w:author="Christina Sun" w:date="2026-03-15T21:25:00Z" w16du:dateUtc="2026-03-16T04:25:00Z"/>
          <w:trPrChange w:id="2354" w:author="Christina Sun" w:date="2026-03-15T21:25:00Z" w16du:dateUtc="2026-03-16T04:25:00Z">
            <w:trPr>
              <w:trHeight w:val="285"/>
            </w:trPr>
          </w:trPrChange>
        </w:trPr>
        <w:tc>
          <w:tcPr>
            <w:tcW w:w="1839" w:type="pct"/>
            <w:tcBorders>
              <w:bottom w:val="single" w:sz="8" w:space="0" w:color="000000"/>
            </w:tcBorders>
            <w:tcMar>
              <w:top w:w="0" w:type="dxa"/>
              <w:left w:w="100" w:type="dxa"/>
              <w:bottom w:w="0" w:type="dxa"/>
              <w:right w:w="100" w:type="dxa"/>
            </w:tcMar>
            <w:vAlign w:val="center"/>
            <w:tcPrChange w:id="2355" w:author="Christina Sun" w:date="2026-03-15T21:25:00Z" w16du:dateUtc="2026-03-16T04:25:00Z">
              <w:tcPr>
                <w:tcW w:w="1839" w:type="pct"/>
                <w:tcBorders>
                  <w:bottom w:val="single" w:sz="8" w:space="0" w:color="000000"/>
                </w:tcBorders>
                <w:tcMar>
                  <w:top w:w="0" w:type="dxa"/>
                  <w:left w:w="100" w:type="dxa"/>
                  <w:bottom w:w="0" w:type="dxa"/>
                  <w:right w:w="100" w:type="dxa"/>
                </w:tcMar>
                <w:vAlign w:val="center"/>
              </w:tcPr>
            </w:tcPrChange>
          </w:tcPr>
          <w:p w14:paraId="27333F17" w14:textId="137AE6CD" w:rsidR="004F595A" w:rsidRPr="00824E21" w:rsidDel="00D644EE" w:rsidRDefault="004F595A" w:rsidP="00EE5F9A">
            <w:pPr>
              <w:ind w:left="-5"/>
              <w:rPr>
                <w:del w:id="2356" w:author="Christina Sun" w:date="2026-03-15T21:25:00Z" w16du:dateUtc="2026-03-16T04:25:00Z"/>
                <w:rFonts w:asciiTheme="majorHAnsi" w:hAnsiTheme="majorHAnsi" w:cstheme="majorHAnsi"/>
                <w:sz w:val="20"/>
                <w:szCs w:val="20"/>
              </w:rPr>
            </w:pPr>
            <w:del w:id="2357" w:author="Christina Sun" w:date="2026-03-15T21:25:00Z" w16du:dateUtc="2026-03-16T04:25:00Z">
              <w:r w:rsidRPr="00824E21" w:rsidDel="00D644EE">
                <w:rPr>
                  <w:rFonts w:asciiTheme="majorHAnsi" w:hAnsiTheme="majorHAnsi" w:cstheme="majorHAnsi"/>
                  <w:sz w:val="20"/>
                  <w:szCs w:val="20"/>
                </w:rPr>
                <w:delText xml:space="preserve"> </w:delText>
              </w:r>
            </w:del>
          </w:p>
        </w:tc>
        <w:tc>
          <w:tcPr>
            <w:tcW w:w="1581" w:type="pct"/>
            <w:tcBorders>
              <w:bottom w:val="single" w:sz="8" w:space="0" w:color="000000"/>
            </w:tcBorders>
            <w:tcMar>
              <w:top w:w="0" w:type="dxa"/>
              <w:left w:w="100" w:type="dxa"/>
              <w:bottom w:w="0" w:type="dxa"/>
              <w:right w:w="100" w:type="dxa"/>
            </w:tcMar>
            <w:vAlign w:val="center"/>
            <w:tcPrChange w:id="2358" w:author="Christina Sun" w:date="2026-03-15T21:25:00Z" w16du:dateUtc="2026-03-16T04:25:00Z">
              <w:tcPr>
                <w:tcW w:w="1581" w:type="pct"/>
                <w:tcBorders>
                  <w:bottom w:val="single" w:sz="8" w:space="0" w:color="000000"/>
                </w:tcBorders>
                <w:tcMar>
                  <w:top w:w="0" w:type="dxa"/>
                  <w:left w:w="100" w:type="dxa"/>
                  <w:bottom w:w="0" w:type="dxa"/>
                  <w:right w:w="100" w:type="dxa"/>
                </w:tcMar>
                <w:vAlign w:val="center"/>
              </w:tcPr>
            </w:tcPrChange>
          </w:tcPr>
          <w:p w14:paraId="74082D05" w14:textId="0E33E4CC" w:rsidR="004F595A" w:rsidRPr="00824E21" w:rsidDel="00D644EE" w:rsidRDefault="004F595A" w:rsidP="00EE5F9A">
            <w:pPr>
              <w:ind w:left="-120"/>
              <w:jc w:val="center"/>
              <w:rPr>
                <w:del w:id="2359" w:author="Christina Sun" w:date="2026-03-15T21:25:00Z" w16du:dateUtc="2026-03-16T04:25:00Z"/>
                <w:rFonts w:asciiTheme="majorHAnsi" w:hAnsiTheme="majorHAnsi" w:cstheme="majorHAnsi"/>
                <w:sz w:val="20"/>
                <w:szCs w:val="20"/>
              </w:rPr>
            </w:pPr>
            <w:del w:id="2360" w:author="Christina Sun" w:date="2026-03-15T21:25:00Z" w16du:dateUtc="2026-03-16T04:25:00Z">
              <w:r w:rsidRPr="00824E21" w:rsidDel="00D644EE">
                <w:rPr>
                  <w:rFonts w:asciiTheme="majorHAnsi" w:hAnsiTheme="majorHAnsi" w:cstheme="majorHAnsi"/>
                  <w:sz w:val="20"/>
                  <w:szCs w:val="20"/>
                </w:rPr>
                <w:delText>(0.094)</w:delText>
              </w:r>
            </w:del>
          </w:p>
        </w:tc>
        <w:tc>
          <w:tcPr>
            <w:tcW w:w="1580" w:type="pct"/>
            <w:tcBorders>
              <w:bottom w:val="single" w:sz="8" w:space="0" w:color="000000"/>
            </w:tcBorders>
            <w:tcMar>
              <w:top w:w="0" w:type="dxa"/>
              <w:left w:w="100" w:type="dxa"/>
              <w:bottom w:w="0" w:type="dxa"/>
              <w:right w:w="100" w:type="dxa"/>
            </w:tcMar>
            <w:vAlign w:val="center"/>
            <w:tcPrChange w:id="2361" w:author="Christina Sun" w:date="2026-03-15T21:25:00Z" w16du:dateUtc="2026-03-16T04:25:00Z">
              <w:tcPr>
                <w:tcW w:w="1581" w:type="pct"/>
                <w:tcBorders>
                  <w:bottom w:val="single" w:sz="8" w:space="0" w:color="000000"/>
                </w:tcBorders>
                <w:tcMar>
                  <w:top w:w="0" w:type="dxa"/>
                  <w:left w:w="100" w:type="dxa"/>
                  <w:bottom w:w="0" w:type="dxa"/>
                  <w:right w:w="100" w:type="dxa"/>
                </w:tcMar>
                <w:vAlign w:val="center"/>
              </w:tcPr>
            </w:tcPrChange>
          </w:tcPr>
          <w:p w14:paraId="78B41216" w14:textId="13D437C6" w:rsidR="00D644EE" w:rsidRPr="00824E21" w:rsidDel="00D644EE" w:rsidRDefault="004F595A" w:rsidP="00EE5F9A">
            <w:pPr>
              <w:ind w:left="-120"/>
              <w:jc w:val="center"/>
              <w:rPr>
                <w:del w:id="2362" w:author="Christina Sun" w:date="2026-03-15T21:25:00Z" w16du:dateUtc="2026-03-16T04:25:00Z"/>
                <w:rFonts w:asciiTheme="majorHAnsi" w:hAnsiTheme="majorHAnsi" w:cstheme="majorHAnsi"/>
                <w:sz w:val="20"/>
                <w:szCs w:val="20"/>
              </w:rPr>
            </w:pPr>
            <w:del w:id="2363" w:author="Christina Sun" w:date="2026-03-15T21:25:00Z" w16du:dateUtc="2026-03-16T04:25:00Z">
              <w:r w:rsidRPr="00824E21" w:rsidDel="00D644EE">
                <w:rPr>
                  <w:rFonts w:asciiTheme="majorHAnsi" w:hAnsiTheme="majorHAnsi" w:cstheme="majorHAnsi"/>
                  <w:sz w:val="20"/>
                  <w:szCs w:val="20"/>
                </w:rPr>
                <w:delText>(0.101)</w:delText>
              </w:r>
            </w:del>
          </w:p>
        </w:tc>
      </w:tr>
      <w:tr w:rsidR="004F595A" w:rsidRPr="00B621E1" w:rsidDel="00D644EE" w14:paraId="7BE5824D" w14:textId="76C6C9D4" w:rsidTr="00D644EE">
        <w:trPr>
          <w:trHeight w:val="285"/>
          <w:del w:id="2364" w:author="Christina Sun" w:date="2026-03-15T21:25:00Z" w16du:dateUtc="2026-03-16T04:25:00Z"/>
          <w:trPrChange w:id="2365" w:author="Christina Sun" w:date="2026-03-15T21:25:00Z" w16du:dateUtc="2026-03-16T04:25:00Z">
            <w:trPr>
              <w:trHeight w:val="285"/>
            </w:trPr>
          </w:trPrChange>
        </w:trPr>
        <w:tc>
          <w:tcPr>
            <w:tcW w:w="1839" w:type="pct"/>
            <w:tcMar>
              <w:top w:w="0" w:type="dxa"/>
              <w:left w:w="100" w:type="dxa"/>
              <w:bottom w:w="0" w:type="dxa"/>
              <w:right w:w="100" w:type="dxa"/>
            </w:tcMar>
            <w:vAlign w:val="center"/>
            <w:tcPrChange w:id="2366" w:author="Christina Sun" w:date="2026-03-15T21:25:00Z" w16du:dateUtc="2026-03-16T04:25:00Z">
              <w:tcPr>
                <w:tcW w:w="1839" w:type="pct"/>
                <w:tcMar>
                  <w:top w:w="0" w:type="dxa"/>
                  <w:left w:w="100" w:type="dxa"/>
                  <w:bottom w:w="0" w:type="dxa"/>
                  <w:right w:w="100" w:type="dxa"/>
                </w:tcMar>
                <w:vAlign w:val="center"/>
              </w:tcPr>
            </w:tcPrChange>
          </w:tcPr>
          <w:p w14:paraId="7CFD300D" w14:textId="45B29400" w:rsidR="004F595A" w:rsidRPr="00824E21" w:rsidDel="00D644EE" w:rsidRDefault="004F595A" w:rsidP="00EE5F9A">
            <w:pPr>
              <w:ind w:left="-5"/>
              <w:rPr>
                <w:del w:id="2367" w:author="Christina Sun" w:date="2026-03-15T21:25:00Z" w16du:dateUtc="2026-03-16T04:25:00Z"/>
                <w:rFonts w:asciiTheme="majorHAnsi" w:hAnsiTheme="majorHAnsi" w:cstheme="majorHAnsi"/>
                <w:sz w:val="20"/>
                <w:szCs w:val="20"/>
              </w:rPr>
            </w:pPr>
            <w:del w:id="2368" w:author="Christina Sun" w:date="2026-03-15T21:25:00Z" w16du:dateUtc="2026-03-16T04:25:00Z">
              <w:r w:rsidRPr="00824E21" w:rsidDel="00D644EE">
                <w:rPr>
                  <w:rFonts w:asciiTheme="majorHAnsi" w:hAnsiTheme="majorHAnsi" w:cstheme="majorHAnsi"/>
                  <w:sz w:val="20"/>
                  <w:szCs w:val="20"/>
                </w:rPr>
                <w:delText>Observations</w:delText>
              </w:r>
            </w:del>
          </w:p>
        </w:tc>
        <w:tc>
          <w:tcPr>
            <w:tcW w:w="1581" w:type="pct"/>
            <w:tcMar>
              <w:top w:w="0" w:type="dxa"/>
              <w:left w:w="100" w:type="dxa"/>
              <w:bottom w:w="0" w:type="dxa"/>
              <w:right w:w="100" w:type="dxa"/>
            </w:tcMar>
            <w:vAlign w:val="center"/>
            <w:tcPrChange w:id="2369" w:author="Christina Sun" w:date="2026-03-15T21:25:00Z" w16du:dateUtc="2026-03-16T04:25:00Z">
              <w:tcPr>
                <w:tcW w:w="1581" w:type="pct"/>
                <w:tcMar>
                  <w:top w:w="0" w:type="dxa"/>
                  <w:left w:w="100" w:type="dxa"/>
                  <w:bottom w:w="0" w:type="dxa"/>
                  <w:right w:w="100" w:type="dxa"/>
                </w:tcMar>
                <w:vAlign w:val="center"/>
              </w:tcPr>
            </w:tcPrChange>
          </w:tcPr>
          <w:p w14:paraId="182950DF" w14:textId="562B9462" w:rsidR="004F595A" w:rsidRPr="00824E21" w:rsidDel="00D644EE" w:rsidRDefault="004F595A" w:rsidP="00EE5F9A">
            <w:pPr>
              <w:ind w:left="-120"/>
              <w:jc w:val="center"/>
              <w:rPr>
                <w:del w:id="2370" w:author="Christina Sun" w:date="2026-03-15T21:25:00Z" w16du:dateUtc="2026-03-16T04:25:00Z"/>
                <w:rFonts w:asciiTheme="majorHAnsi" w:hAnsiTheme="majorHAnsi" w:cstheme="majorHAnsi"/>
                <w:sz w:val="20"/>
                <w:szCs w:val="20"/>
              </w:rPr>
            </w:pPr>
            <w:del w:id="2371" w:author="Christina Sun" w:date="2026-03-15T21:25:00Z" w16du:dateUtc="2026-03-16T04:25:00Z">
              <w:r w:rsidRPr="00824E21" w:rsidDel="00D644EE">
                <w:rPr>
                  <w:rFonts w:asciiTheme="majorHAnsi" w:hAnsiTheme="majorHAnsi" w:cstheme="majorHAnsi"/>
                  <w:sz w:val="20"/>
                  <w:szCs w:val="20"/>
                </w:rPr>
                <w:delText>7481</w:delText>
              </w:r>
            </w:del>
          </w:p>
        </w:tc>
        <w:tc>
          <w:tcPr>
            <w:tcW w:w="1580" w:type="pct"/>
            <w:tcMar>
              <w:top w:w="0" w:type="dxa"/>
              <w:left w:w="100" w:type="dxa"/>
              <w:bottom w:w="0" w:type="dxa"/>
              <w:right w:w="100" w:type="dxa"/>
            </w:tcMar>
            <w:vAlign w:val="center"/>
            <w:tcPrChange w:id="2372" w:author="Christina Sun" w:date="2026-03-15T21:25:00Z" w16du:dateUtc="2026-03-16T04:25:00Z">
              <w:tcPr>
                <w:tcW w:w="1581" w:type="pct"/>
                <w:tcMar>
                  <w:top w:w="0" w:type="dxa"/>
                  <w:left w:w="100" w:type="dxa"/>
                  <w:bottom w:w="0" w:type="dxa"/>
                  <w:right w:w="100" w:type="dxa"/>
                </w:tcMar>
                <w:vAlign w:val="center"/>
              </w:tcPr>
            </w:tcPrChange>
          </w:tcPr>
          <w:p w14:paraId="04102EF1" w14:textId="4F39C852" w:rsidR="004F595A" w:rsidRPr="00824E21" w:rsidDel="00D644EE" w:rsidRDefault="004F595A" w:rsidP="00EE5F9A">
            <w:pPr>
              <w:ind w:left="-120"/>
              <w:jc w:val="center"/>
              <w:rPr>
                <w:del w:id="2373" w:author="Christina Sun" w:date="2026-03-15T21:25:00Z" w16du:dateUtc="2026-03-16T04:25:00Z"/>
                <w:rFonts w:asciiTheme="majorHAnsi" w:hAnsiTheme="majorHAnsi" w:cstheme="majorHAnsi"/>
                <w:sz w:val="20"/>
                <w:szCs w:val="20"/>
              </w:rPr>
            </w:pPr>
            <w:del w:id="2374" w:author="Christina Sun" w:date="2026-03-15T21:25:00Z" w16du:dateUtc="2026-03-16T04:25:00Z">
              <w:r w:rsidRPr="00824E21" w:rsidDel="00D644EE">
                <w:rPr>
                  <w:rFonts w:asciiTheme="majorHAnsi" w:hAnsiTheme="majorHAnsi" w:cstheme="majorHAnsi"/>
                  <w:sz w:val="20"/>
                  <w:szCs w:val="20"/>
                </w:rPr>
                <w:delText>7456</w:delText>
              </w:r>
            </w:del>
          </w:p>
        </w:tc>
      </w:tr>
      <w:tr w:rsidR="004F595A" w:rsidRPr="00B621E1" w:rsidDel="00D644EE" w14:paraId="791CC60E" w14:textId="2B272EE2" w:rsidTr="00D644EE">
        <w:trPr>
          <w:trHeight w:val="285"/>
          <w:del w:id="2375" w:author="Christina Sun" w:date="2026-03-15T21:25:00Z" w16du:dateUtc="2026-03-16T04:25:00Z"/>
          <w:trPrChange w:id="2376" w:author="Christina Sun" w:date="2026-03-15T21:25:00Z" w16du:dateUtc="2026-03-16T04:25:00Z">
            <w:trPr>
              <w:trHeight w:val="285"/>
            </w:trPr>
          </w:trPrChange>
        </w:trPr>
        <w:tc>
          <w:tcPr>
            <w:tcW w:w="1839" w:type="pct"/>
            <w:tcBorders>
              <w:bottom w:val="single" w:sz="8" w:space="0" w:color="000000"/>
            </w:tcBorders>
            <w:tcMar>
              <w:top w:w="0" w:type="dxa"/>
              <w:left w:w="100" w:type="dxa"/>
              <w:bottom w:w="0" w:type="dxa"/>
              <w:right w:w="100" w:type="dxa"/>
            </w:tcMar>
            <w:vAlign w:val="center"/>
            <w:tcPrChange w:id="2377" w:author="Christina Sun" w:date="2026-03-15T21:25:00Z" w16du:dateUtc="2026-03-16T04:25:00Z">
              <w:tcPr>
                <w:tcW w:w="1839" w:type="pct"/>
                <w:tcBorders>
                  <w:bottom w:val="single" w:sz="8" w:space="0" w:color="000000"/>
                </w:tcBorders>
                <w:tcMar>
                  <w:top w:w="0" w:type="dxa"/>
                  <w:left w:w="100" w:type="dxa"/>
                  <w:bottom w:w="0" w:type="dxa"/>
                  <w:right w:w="100" w:type="dxa"/>
                </w:tcMar>
                <w:vAlign w:val="center"/>
              </w:tcPr>
            </w:tcPrChange>
          </w:tcPr>
          <w:p w14:paraId="2EC4D15D" w14:textId="521A2348" w:rsidR="004F595A" w:rsidRPr="00824E21" w:rsidDel="00D644EE" w:rsidRDefault="004F595A" w:rsidP="00EE5F9A">
            <w:pPr>
              <w:ind w:left="-5"/>
              <w:rPr>
                <w:del w:id="2378" w:author="Christina Sun" w:date="2026-03-15T21:25:00Z" w16du:dateUtc="2026-03-16T04:25:00Z"/>
                <w:rFonts w:asciiTheme="majorHAnsi" w:hAnsiTheme="majorHAnsi" w:cstheme="majorHAnsi"/>
                <w:sz w:val="20"/>
                <w:szCs w:val="20"/>
              </w:rPr>
            </w:pPr>
            <w:del w:id="2379" w:author="Christina Sun" w:date="2026-03-15T21:25:00Z" w16du:dateUtc="2026-03-16T04:25:00Z">
              <w:r w:rsidRPr="00824E21" w:rsidDel="00D644EE">
                <w:rPr>
                  <w:rFonts w:asciiTheme="majorHAnsi" w:hAnsiTheme="majorHAnsi" w:cstheme="majorHAnsi"/>
                  <w:sz w:val="20"/>
                  <w:szCs w:val="20"/>
                </w:rPr>
                <w:delText>Demographic controls</w:delText>
              </w:r>
            </w:del>
          </w:p>
        </w:tc>
        <w:tc>
          <w:tcPr>
            <w:tcW w:w="1581" w:type="pct"/>
            <w:tcBorders>
              <w:bottom w:val="single" w:sz="8" w:space="0" w:color="000000"/>
            </w:tcBorders>
            <w:tcMar>
              <w:top w:w="0" w:type="dxa"/>
              <w:left w:w="100" w:type="dxa"/>
              <w:bottom w:w="0" w:type="dxa"/>
              <w:right w:w="100" w:type="dxa"/>
            </w:tcMar>
            <w:vAlign w:val="center"/>
            <w:tcPrChange w:id="2380" w:author="Christina Sun" w:date="2026-03-15T21:25:00Z" w16du:dateUtc="2026-03-16T04:25:00Z">
              <w:tcPr>
                <w:tcW w:w="1581" w:type="pct"/>
                <w:tcBorders>
                  <w:bottom w:val="single" w:sz="8" w:space="0" w:color="000000"/>
                </w:tcBorders>
                <w:tcMar>
                  <w:top w:w="0" w:type="dxa"/>
                  <w:left w:w="100" w:type="dxa"/>
                  <w:bottom w:w="0" w:type="dxa"/>
                  <w:right w:w="100" w:type="dxa"/>
                </w:tcMar>
                <w:vAlign w:val="center"/>
              </w:tcPr>
            </w:tcPrChange>
          </w:tcPr>
          <w:p w14:paraId="4FA0AD55" w14:textId="5762B743" w:rsidR="004F595A" w:rsidRPr="00824E21" w:rsidDel="00D644EE" w:rsidRDefault="004F595A" w:rsidP="00EE5F9A">
            <w:pPr>
              <w:ind w:left="-120"/>
              <w:jc w:val="center"/>
              <w:rPr>
                <w:del w:id="2381" w:author="Christina Sun" w:date="2026-03-15T21:25:00Z" w16du:dateUtc="2026-03-16T04:25:00Z"/>
                <w:rFonts w:asciiTheme="majorHAnsi" w:hAnsiTheme="majorHAnsi" w:cstheme="majorHAnsi"/>
                <w:sz w:val="20"/>
                <w:szCs w:val="20"/>
              </w:rPr>
            </w:pPr>
            <w:del w:id="2382" w:author="Christina Sun" w:date="2026-03-15T21:25:00Z" w16du:dateUtc="2026-03-16T04:25:00Z">
              <w:r w:rsidRPr="00824E21" w:rsidDel="00D644EE">
                <w:rPr>
                  <w:rFonts w:asciiTheme="majorHAnsi" w:hAnsiTheme="majorHAnsi" w:cstheme="majorHAnsi"/>
                  <w:sz w:val="20"/>
                  <w:szCs w:val="20"/>
                </w:rPr>
                <w:delText>No</w:delText>
              </w:r>
            </w:del>
          </w:p>
        </w:tc>
        <w:tc>
          <w:tcPr>
            <w:tcW w:w="1580" w:type="pct"/>
            <w:tcBorders>
              <w:bottom w:val="single" w:sz="8" w:space="0" w:color="000000"/>
            </w:tcBorders>
            <w:tcMar>
              <w:top w:w="0" w:type="dxa"/>
              <w:left w:w="100" w:type="dxa"/>
              <w:bottom w:w="0" w:type="dxa"/>
              <w:right w:w="100" w:type="dxa"/>
            </w:tcMar>
            <w:vAlign w:val="center"/>
            <w:tcPrChange w:id="2383" w:author="Christina Sun" w:date="2026-03-15T21:25:00Z" w16du:dateUtc="2026-03-16T04:25:00Z">
              <w:tcPr>
                <w:tcW w:w="1581" w:type="pct"/>
                <w:tcBorders>
                  <w:bottom w:val="single" w:sz="8" w:space="0" w:color="000000"/>
                </w:tcBorders>
                <w:tcMar>
                  <w:top w:w="0" w:type="dxa"/>
                  <w:left w:w="100" w:type="dxa"/>
                  <w:bottom w:w="0" w:type="dxa"/>
                  <w:right w:w="100" w:type="dxa"/>
                </w:tcMar>
                <w:vAlign w:val="center"/>
              </w:tcPr>
            </w:tcPrChange>
          </w:tcPr>
          <w:p w14:paraId="622679D5" w14:textId="5E242187" w:rsidR="004F595A" w:rsidRPr="00824E21" w:rsidDel="00D644EE" w:rsidRDefault="004F595A" w:rsidP="00EE5F9A">
            <w:pPr>
              <w:ind w:left="-120"/>
              <w:jc w:val="center"/>
              <w:rPr>
                <w:del w:id="2384" w:author="Christina Sun" w:date="2026-03-15T21:25:00Z" w16du:dateUtc="2026-03-16T04:25:00Z"/>
                <w:rFonts w:asciiTheme="majorHAnsi" w:hAnsiTheme="majorHAnsi" w:cstheme="majorHAnsi"/>
                <w:sz w:val="20"/>
                <w:szCs w:val="20"/>
              </w:rPr>
            </w:pPr>
            <w:del w:id="2385" w:author="Christina Sun" w:date="2026-03-15T21:25:00Z" w16du:dateUtc="2026-03-16T04:25:00Z">
              <w:r w:rsidRPr="00824E21" w:rsidDel="00D644EE">
                <w:rPr>
                  <w:rFonts w:asciiTheme="majorHAnsi" w:hAnsiTheme="majorHAnsi" w:cstheme="majorHAnsi"/>
                  <w:sz w:val="20"/>
                  <w:szCs w:val="20"/>
                </w:rPr>
                <w:delText>Yes</w:delText>
              </w:r>
            </w:del>
          </w:p>
        </w:tc>
      </w:tr>
    </w:tbl>
    <w:p w14:paraId="5FE6F395" w14:textId="73FD578D" w:rsidR="004F595A" w:rsidRPr="00824E21" w:rsidDel="00D644EE" w:rsidRDefault="004F595A" w:rsidP="004F595A">
      <w:pPr>
        <w:rPr>
          <w:del w:id="2386" w:author="Christina Sun" w:date="2026-03-15T21:25:00Z" w16du:dateUtc="2026-03-16T04:25:00Z"/>
          <w:rFonts w:asciiTheme="majorHAnsi" w:hAnsiTheme="majorHAnsi" w:cstheme="majorHAnsi"/>
          <w:sz w:val="20"/>
          <w:szCs w:val="20"/>
        </w:rPr>
      </w:pPr>
      <w:del w:id="2387" w:author="Christina Sun" w:date="2026-03-15T21:25:00Z" w16du:dateUtc="2026-03-16T04:25:00Z">
        <w:r w:rsidRPr="00824E21" w:rsidDel="00D644EE">
          <w:rPr>
            <w:rFonts w:asciiTheme="majorHAnsi" w:hAnsiTheme="majorHAnsi" w:cstheme="majorHAnsi"/>
            <w:i/>
            <w:iCs/>
            <w:sz w:val="20"/>
            <w:szCs w:val="20"/>
          </w:rPr>
          <w:delText>Note</w:delText>
        </w:r>
        <w:r w:rsidRPr="00824E21" w:rsidDel="00D644EE">
          <w:rPr>
            <w:rFonts w:asciiTheme="majorHAnsi" w:hAnsiTheme="majorHAnsi" w:cstheme="majorHAnsi"/>
            <w:sz w:val="20"/>
            <w:szCs w:val="20"/>
          </w:rPr>
          <w:delText>. Standard errors in parentheses.</w:delText>
        </w:r>
      </w:del>
    </w:p>
    <w:p w14:paraId="3A1B7591" w14:textId="1C7FF38E" w:rsidR="004F595A" w:rsidRPr="00824E21" w:rsidDel="00D644EE" w:rsidRDefault="004F595A" w:rsidP="004F595A">
      <w:pPr>
        <w:spacing w:after="240" w:line="360" w:lineRule="auto"/>
        <w:rPr>
          <w:del w:id="2388" w:author="Christina Sun" w:date="2026-03-15T21:25:00Z" w16du:dateUtc="2026-03-16T04:25:00Z"/>
          <w:rFonts w:asciiTheme="majorHAnsi" w:hAnsiTheme="majorHAnsi" w:cstheme="majorHAnsi"/>
          <w:sz w:val="20"/>
          <w:szCs w:val="20"/>
        </w:rPr>
      </w:pPr>
      <w:del w:id="2389" w:author="Christina Sun" w:date="2026-03-15T21:25:00Z" w16du:dateUtc="2026-03-16T04:25:00Z">
        <w:r w:rsidRPr="00824E21" w:rsidDel="00D644EE">
          <w:rPr>
            <w:rFonts w:asciiTheme="majorHAnsi" w:hAnsiTheme="majorHAnsi" w:cstheme="majorHAnsi"/>
            <w:sz w:val="20"/>
            <w:szCs w:val="20"/>
            <w:vertAlign w:val="superscript"/>
          </w:rPr>
          <w:delText>*</w:delText>
        </w:r>
        <w:r w:rsidRPr="00824E21" w:rsidDel="00D644EE">
          <w:rPr>
            <w:rFonts w:asciiTheme="majorHAnsi" w:hAnsiTheme="majorHAnsi" w:cstheme="majorHAnsi"/>
            <w:sz w:val="20"/>
            <w:szCs w:val="20"/>
          </w:rPr>
          <w:delText xml:space="preserve"> </w:delText>
        </w:r>
        <w:r w:rsidRPr="00824E21" w:rsidDel="00D644EE">
          <w:rPr>
            <w:rFonts w:asciiTheme="majorHAnsi" w:hAnsiTheme="majorHAnsi" w:cstheme="majorHAnsi"/>
            <w:i/>
            <w:iCs/>
            <w:sz w:val="20"/>
            <w:szCs w:val="20"/>
          </w:rPr>
          <w:delText>p</w:delText>
        </w:r>
        <w:r w:rsidRPr="00824E21" w:rsidDel="00D644EE">
          <w:rPr>
            <w:rFonts w:asciiTheme="majorHAnsi" w:hAnsiTheme="majorHAnsi" w:cstheme="majorHAnsi"/>
            <w:sz w:val="20"/>
            <w:szCs w:val="20"/>
          </w:rPr>
          <w:delText xml:space="preserve"> &lt; 0.10, </w:delText>
        </w:r>
        <w:r w:rsidRPr="00824E21" w:rsidDel="00D644EE">
          <w:rPr>
            <w:rFonts w:asciiTheme="majorHAnsi" w:hAnsiTheme="majorHAnsi" w:cstheme="majorHAnsi"/>
            <w:sz w:val="20"/>
            <w:szCs w:val="20"/>
            <w:vertAlign w:val="superscript"/>
          </w:rPr>
          <w:delText>**</w:delText>
        </w:r>
        <w:r w:rsidRPr="00824E21" w:rsidDel="00D644EE">
          <w:rPr>
            <w:rFonts w:asciiTheme="majorHAnsi" w:hAnsiTheme="majorHAnsi" w:cstheme="majorHAnsi"/>
            <w:sz w:val="20"/>
            <w:szCs w:val="20"/>
          </w:rPr>
          <w:delText xml:space="preserve"> </w:delText>
        </w:r>
        <w:r w:rsidRPr="00824E21" w:rsidDel="00D644EE">
          <w:rPr>
            <w:rFonts w:asciiTheme="majorHAnsi" w:hAnsiTheme="majorHAnsi" w:cstheme="majorHAnsi"/>
            <w:i/>
            <w:iCs/>
            <w:sz w:val="20"/>
            <w:szCs w:val="20"/>
          </w:rPr>
          <w:delText>p</w:delText>
        </w:r>
        <w:r w:rsidRPr="00824E21" w:rsidDel="00D644EE">
          <w:rPr>
            <w:rFonts w:asciiTheme="majorHAnsi" w:hAnsiTheme="majorHAnsi" w:cstheme="majorHAnsi"/>
            <w:sz w:val="20"/>
            <w:szCs w:val="20"/>
          </w:rPr>
          <w:delText xml:space="preserve"> &lt; 0.05, </w:delText>
        </w:r>
        <w:r w:rsidRPr="00824E21" w:rsidDel="00D644EE">
          <w:rPr>
            <w:rFonts w:asciiTheme="majorHAnsi" w:hAnsiTheme="majorHAnsi" w:cstheme="majorHAnsi"/>
            <w:sz w:val="20"/>
            <w:szCs w:val="20"/>
            <w:vertAlign w:val="superscript"/>
          </w:rPr>
          <w:delText>***</w:delText>
        </w:r>
        <w:r w:rsidRPr="00824E21" w:rsidDel="00D644EE">
          <w:rPr>
            <w:rFonts w:asciiTheme="majorHAnsi" w:hAnsiTheme="majorHAnsi" w:cstheme="majorHAnsi"/>
            <w:sz w:val="20"/>
            <w:szCs w:val="20"/>
          </w:rPr>
          <w:delText xml:space="preserve"> </w:delText>
        </w:r>
        <w:r w:rsidRPr="00824E21" w:rsidDel="00D644EE">
          <w:rPr>
            <w:rFonts w:asciiTheme="majorHAnsi" w:hAnsiTheme="majorHAnsi" w:cstheme="majorHAnsi"/>
            <w:i/>
            <w:iCs/>
            <w:sz w:val="20"/>
            <w:szCs w:val="20"/>
          </w:rPr>
          <w:delText>p</w:delText>
        </w:r>
        <w:r w:rsidRPr="00824E21" w:rsidDel="00D644EE">
          <w:rPr>
            <w:rFonts w:asciiTheme="majorHAnsi" w:hAnsiTheme="majorHAnsi" w:cstheme="majorHAnsi"/>
            <w:sz w:val="20"/>
            <w:szCs w:val="20"/>
          </w:rPr>
          <w:delText xml:space="preserve"> &lt; 0.01</w:delText>
        </w:r>
      </w:del>
    </w:p>
    <w:p w14:paraId="0E3D0D2D" w14:textId="77777777" w:rsidR="00D644EE" w:rsidRPr="00824E21" w:rsidRDefault="00D644EE" w:rsidP="004F595A">
      <w:pPr>
        <w:spacing w:line="360" w:lineRule="auto"/>
        <w:ind w:firstLine="720"/>
        <w:rPr>
          <w:ins w:id="2390" w:author="Christina Sun" w:date="2026-03-15T21:25:00Z" w16du:dateUtc="2026-03-16T04:25:00Z"/>
          <w:rFonts w:asciiTheme="majorHAnsi" w:hAnsiTheme="majorHAnsi" w:cstheme="majorHAnsi"/>
        </w:rPr>
      </w:pPr>
    </w:p>
    <w:p w14:paraId="4A7A1EBB" w14:textId="3A7DE9EC" w:rsidR="004F595A" w:rsidDel="002B2BA4" w:rsidRDefault="002B2BA4" w:rsidP="004F595A">
      <w:pPr>
        <w:spacing w:line="360" w:lineRule="auto"/>
        <w:rPr>
          <w:del w:id="2391" w:author="Christina Sun" w:date="2026-03-15T21:41:00Z" w16du:dateUtc="2026-03-16T04:41:00Z"/>
          <w:rFonts w:asciiTheme="majorHAnsi" w:hAnsiTheme="majorHAnsi" w:cstheme="majorHAnsi"/>
        </w:rPr>
      </w:pPr>
      <w:ins w:id="2392" w:author="Christina Sun" w:date="2026-03-15T21:41:00Z" w16du:dateUtc="2026-03-16T04:41:00Z">
        <w:r w:rsidRPr="002B2BA4">
          <w:rPr>
            <w:rFonts w:asciiTheme="majorHAnsi" w:hAnsiTheme="majorHAnsi" w:cstheme="majorHAnsi"/>
          </w:rPr>
          <w:t xml:space="preserve">For degree aspirations (Tables X and X), ordered logit results reported as odds ratios indicate that nonbinary students had significantly higher degree aspirations than cisgender men (OR = 1.80, 95% CI [1.43, 2.26]), with the largest and most precisely estimated odds ratio among the trans and gender expansive categories; this difference remained robust with demographic controls (OR = 1.83, 95% CI [1.45, 2.30]). Transgender men also reported significantly higher degree aspirations in both the unconditional (OR = 1.74, 95% CI [1.10, 2.75]) and controlled (OR = 1.66, 95% CI [1.03, 2.67]) models. Gender diverse/questioning students had 1.58 times the odds of aspiring to a higher degree category in the unconditional model (95% CI [1.02, 2.45]), though this attenuated to marginal significance with demographic controls (OR = 1.54, 95% CI [0.99, 2.41]). Cisgender women had significantly higher degree aspirations across both </w:t>
        </w:r>
        <w:r w:rsidRPr="002B2BA4">
          <w:rPr>
            <w:rFonts w:asciiTheme="majorHAnsi" w:hAnsiTheme="majorHAnsi" w:cstheme="majorHAnsi"/>
          </w:rPr>
          <w:lastRenderedPageBreak/>
          <w:t>specifications (OR = 1.63 unconditional; OR = 1.73 with controls). For transgender women, the very small sample size (n = 20) produced estimates that were too imprecise to support meaningful inference (OR = 1.19, 95% CI [0.55, 2.61]); while the descriptive patterns suggest that transgender students as a group report lower rates of certificate and associate degree aspirations and comparable or higher rates of master's degree aspirations relative to cisgender men, the regression models lack the statistical power to confirm these patterns for this subgroup individually. We therefore direct readers to the descriptive results in Figure 2 rather than interpret these coefficients substantively. In terms of sexual orientation, gay or lesbian students (OR = 1.53, 95% CI [1.25, 1.87]) and bisexual/pansexual/omnisexual students (OR = 1.64, 95% CI [1.45, 1.84]) consistently reported higher degree aspirations across both specifications. The odds ratios for asexual/aromantic/demisexual students (OR = 1.52, 95% CI [1.17, 1.98]) and other/queer/questioning students (OR = 1.44, 95% CI [1.06, 1.96]) were significant in the unconditional models but attenuated and no longer statistically significant with the inclusion of demographic controls, suggesting that some of these descriptive differences may reflect compositional variation in race/ethnicity or parental education.</w:t>
        </w:r>
      </w:ins>
      <w:del w:id="2393" w:author="Christina Sun" w:date="2026-03-15T21:41:00Z" w16du:dateUtc="2026-03-16T04:41:00Z">
        <w:r w:rsidR="004F595A" w:rsidRPr="00B621E1" w:rsidDel="002B2BA4">
          <w:rPr>
            <w:rFonts w:asciiTheme="majorHAnsi" w:hAnsiTheme="majorHAnsi" w:cstheme="majorHAnsi"/>
          </w:rPr>
          <w:delText xml:space="preserve">For degree aspirations (Tables </w:delText>
        </w:r>
      </w:del>
      <w:del w:id="2394" w:author="Christina Sun" w:date="2026-03-15T21:36:00Z" w16du:dateUtc="2026-03-16T04:36:00Z">
        <w:r w:rsidR="00A62F47" w:rsidRPr="00B621E1" w:rsidDel="00824E21">
          <w:rPr>
            <w:rFonts w:asciiTheme="majorHAnsi" w:hAnsiTheme="majorHAnsi" w:cstheme="majorHAnsi"/>
          </w:rPr>
          <w:delText>6</w:delText>
        </w:r>
      </w:del>
      <w:del w:id="2395" w:author="Christina Sun" w:date="2026-03-15T21:41:00Z" w16du:dateUtc="2026-03-16T04:41:00Z">
        <w:r w:rsidR="004F595A" w:rsidRPr="00B621E1" w:rsidDel="002B2BA4">
          <w:rPr>
            <w:rFonts w:asciiTheme="majorHAnsi" w:hAnsiTheme="majorHAnsi" w:cstheme="majorHAnsi"/>
          </w:rPr>
          <w:delText xml:space="preserve"> and </w:delText>
        </w:r>
      </w:del>
      <w:del w:id="2396" w:author="Christina Sun" w:date="2026-03-15T21:36:00Z" w16du:dateUtc="2026-03-16T04:36:00Z">
        <w:r w:rsidR="00A62F47" w:rsidRPr="00B621E1" w:rsidDel="00824E21">
          <w:rPr>
            <w:rFonts w:asciiTheme="majorHAnsi" w:hAnsiTheme="majorHAnsi" w:cstheme="majorHAnsi"/>
          </w:rPr>
          <w:delText>7</w:delText>
        </w:r>
      </w:del>
      <w:del w:id="2397" w:author="Christina Sun" w:date="2026-03-15T21:41:00Z" w16du:dateUtc="2026-03-16T04:41:00Z">
        <w:r w:rsidR="004F595A" w:rsidRPr="00B621E1" w:rsidDel="002B2BA4">
          <w:rPr>
            <w:rFonts w:asciiTheme="majorHAnsi" w:hAnsiTheme="majorHAnsi" w:cstheme="majorHAnsi"/>
          </w:rPr>
          <w:delText>), ordered logit results indicate that nonbinary students reported significantly higher aspirations than the reference group, cisgender men, with the largest and most precisely estimated coefficient among the trans and gender expansive categories in both specifications. Transgender men also reported significantly higher degree aspirations in both the unconditional and controlled models. Gender diverse/questioning students showed a significant positive coefficient in the unconditional model, though this attenuated to marginal significance (p &lt; 0.10) with demographic controls. For transgender women, the very small sample size (</w:delText>
        </w:r>
        <w:r w:rsidR="004F595A" w:rsidRPr="002B2BA4" w:rsidDel="002B2BA4">
          <w:rPr>
            <w:rFonts w:asciiTheme="majorHAnsi" w:hAnsiTheme="majorHAnsi" w:cstheme="majorHAnsi"/>
            <w:rPrChange w:id="2398" w:author="Christina Sun" w:date="2026-03-15T21:41:00Z" w16du:dateUtc="2026-03-16T04:41:00Z">
              <w:rPr>
                <w:rFonts w:asciiTheme="majorHAnsi" w:hAnsiTheme="majorHAnsi" w:cstheme="majorHAnsi"/>
                <w:i/>
                <w:iCs/>
              </w:rPr>
            </w:rPrChange>
          </w:rPr>
          <w:delText>n</w:delText>
        </w:r>
        <w:r w:rsidR="004F595A" w:rsidRPr="00B621E1" w:rsidDel="002B2BA4">
          <w:rPr>
            <w:rFonts w:asciiTheme="majorHAnsi" w:hAnsiTheme="majorHAnsi" w:cstheme="majorHAnsi"/>
          </w:rPr>
          <w:delText xml:space="preserve"> = 20) produced estimates that were too imprecise to support meaningful inference; while the descriptive patterns suggest that transgender students as a group report lower rates of certificate and associate degree aspirations and comparable or higher rates of master’s degree aspirations relative to cisgender men, the regression models lack the statistical power to confirm these patterns for this subgroup individually. We therefore direct readers to the descriptive results in Figure 2 rather than interpret these coefficients substantively. In terms of sexual orientation, gay or lesbian and bisexual/pansexual/omnisexual students consistently reported higher degree aspirations across both specifications, while the coefficients for asexual/aromantic/demisexual and other/queer/questioning students were significant in the unconditional regressions but attenuated with the inclusion of demographic controls.</w:delText>
        </w:r>
      </w:del>
    </w:p>
    <w:p w14:paraId="52282235" w14:textId="77777777" w:rsidR="002B2BA4" w:rsidRPr="00B621E1" w:rsidRDefault="002B2BA4" w:rsidP="004F595A">
      <w:pPr>
        <w:spacing w:line="360" w:lineRule="auto"/>
        <w:ind w:firstLine="720"/>
        <w:rPr>
          <w:ins w:id="2399" w:author="Christina Sun" w:date="2026-03-15T21:41:00Z" w16du:dateUtc="2026-03-16T04:41:00Z"/>
          <w:rFonts w:asciiTheme="majorHAnsi" w:hAnsiTheme="majorHAnsi" w:cstheme="majorHAnsi"/>
        </w:rPr>
      </w:pPr>
    </w:p>
    <w:p w14:paraId="6535ABED" w14:textId="77777777" w:rsidR="002A0567" w:rsidRPr="00B621E1" w:rsidRDefault="002A0567" w:rsidP="004F595A">
      <w:pPr>
        <w:spacing w:line="360" w:lineRule="auto"/>
        <w:rPr>
          <w:ins w:id="2400" w:author="Christina Sun" w:date="2026-03-15T21:32:00Z" w16du:dateUtc="2026-03-16T04:32:00Z"/>
          <w:rFonts w:asciiTheme="majorHAnsi" w:hAnsiTheme="majorHAnsi" w:cstheme="majorHAnsi"/>
          <w:b/>
          <w:bCs/>
        </w:rPr>
      </w:pPr>
    </w:p>
    <w:p w14:paraId="49F9CAB8" w14:textId="2FB825D9" w:rsidR="004F595A" w:rsidRPr="00B621E1" w:rsidRDefault="004F595A" w:rsidP="004F595A">
      <w:pPr>
        <w:spacing w:line="360" w:lineRule="auto"/>
        <w:rPr>
          <w:rFonts w:asciiTheme="majorHAnsi" w:hAnsiTheme="majorHAnsi" w:cstheme="majorHAnsi"/>
          <w:b/>
          <w:bCs/>
        </w:rPr>
      </w:pPr>
      <w:r w:rsidRPr="00B621E1">
        <w:rPr>
          <w:rFonts w:asciiTheme="majorHAnsi" w:hAnsiTheme="majorHAnsi" w:cstheme="majorHAnsi"/>
          <w:b/>
          <w:bCs/>
        </w:rPr>
        <w:t xml:space="preserve">Table </w:t>
      </w:r>
      <w:ins w:id="2401" w:author="Christina Sun" w:date="2026-03-15T21:32:00Z" w16du:dateUtc="2026-03-16T04:32:00Z">
        <w:r w:rsidR="002A0567" w:rsidRPr="00824E21">
          <w:rPr>
            <w:rFonts w:asciiTheme="majorHAnsi" w:hAnsiTheme="majorHAnsi" w:cstheme="majorHAnsi"/>
            <w:b/>
            <w:bCs/>
          </w:rPr>
          <w:t>X</w:t>
        </w:r>
      </w:ins>
      <w:del w:id="2402" w:author="Christina Sun" w:date="2026-03-15T21:32:00Z" w16du:dateUtc="2026-03-16T04:32:00Z">
        <w:r w:rsidR="00A62F47" w:rsidRPr="00824E21" w:rsidDel="002A0567">
          <w:rPr>
            <w:rFonts w:asciiTheme="majorHAnsi" w:hAnsiTheme="majorHAnsi" w:cstheme="majorHAnsi"/>
            <w:b/>
            <w:bCs/>
          </w:rPr>
          <w:delText>6</w:delText>
        </w:r>
      </w:del>
    </w:p>
    <w:p w14:paraId="4777BBC4" w14:textId="25F9A871" w:rsidR="002A0567" w:rsidRPr="00824E21" w:rsidRDefault="004F595A" w:rsidP="002A0567">
      <w:pPr>
        <w:autoSpaceDE w:val="0"/>
        <w:autoSpaceDN w:val="0"/>
        <w:adjustRightInd w:val="0"/>
        <w:rPr>
          <w:ins w:id="2403" w:author="Christina Sun" w:date="2026-03-15T21:33:00Z" w16du:dateUtc="2026-03-16T04:33:00Z"/>
          <w:rFonts w:asciiTheme="majorHAnsi" w:hAnsiTheme="majorHAnsi" w:cstheme="majorHAnsi"/>
          <w:i/>
          <w:iCs/>
        </w:rPr>
      </w:pPr>
      <w:del w:id="2404" w:author="Christina Sun" w:date="2026-03-15T21:35:00Z" w16du:dateUtc="2026-03-16T04:35:00Z">
        <w:r w:rsidRPr="00B621E1" w:rsidDel="00B044BB">
          <w:rPr>
            <w:rFonts w:asciiTheme="majorHAnsi" w:hAnsiTheme="majorHAnsi" w:cstheme="majorHAnsi"/>
            <w:i/>
            <w:iCs/>
            <w:highlight w:val="yellow"/>
          </w:rPr>
          <w:delText>Ordered Logit Models: Highest Degree Plans, by Gender Identity</w:delText>
        </w:r>
      </w:del>
      <w:ins w:id="2405" w:author="Christina Sun" w:date="2026-03-15T21:32:00Z" w16du:dateUtc="2026-03-16T04:32:00Z">
        <w:r w:rsidR="002A0567" w:rsidRPr="00B621E1">
          <w:rPr>
            <w:rFonts w:asciiTheme="majorHAnsi" w:hAnsiTheme="majorHAnsi" w:cstheme="majorHAnsi"/>
            <w:lang w:val="en-US"/>
            <w:rPrChange w:id="2406" w:author="Christina Sun" w:date="2026-03-15T21:36:00Z" w16du:dateUtc="2026-03-16T04:36:00Z">
              <w:rPr>
                <w:lang w:val="en-US"/>
              </w:rPr>
            </w:rPrChange>
          </w:rPr>
          <w:t>Ordered Logit Models: Highest Degree Plans (Odds Ratios)</w:t>
        </w:r>
        <w:r w:rsidR="002A0567" w:rsidRPr="00B621E1">
          <w:rPr>
            <w:rFonts w:asciiTheme="majorHAnsi" w:hAnsiTheme="majorHAnsi" w:cstheme="majorHAnsi"/>
            <w:i/>
            <w:iCs/>
            <w:highlight w:val="yellow"/>
          </w:rPr>
          <w:t xml:space="preserve"> </w:t>
        </w:r>
        <w:r w:rsidR="002A0567" w:rsidRPr="00824E21">
          <w:rPr>
            <w:rFonts w:asciiTheme="majorHAnsi" w:hAnsiTheme="majorHAnsi" w:cstheme="majorHAnsi"/>
            <w:i/>
            <w:iCs/>
            <w:highlight w:val="yellow"/>
          </w:rPr>
          <w:t>, by Gender Identity</w:t>
        </w:r>
      </w:ins>
    </w:p>
    <w:p w14:paraId="639D7C13" w14:textId="77777777" w:rsidR="002A0567" w:rsidRPr="00B621E1" w:rsidRDefault="002A0567" w:rsidP="002A0567">
      <w:pPr>
        <w:autoSpaceDE w:val="0"/>
        <w:autoSpaceDN w:val="0"/>
        <w:adjustRightInd w:val="0"/>
        <w:rPr>
          <w:ins w:id="2407" w:author="Christina Sun" w:date="2026-03-15T21:32:00Z" w16du:dateUtc="2026-03-16T04:32:00Z"/>
          <w:rFonts w:asciiTheme="majorHAnsi" w:hAnsiTheme="majorHAnsi" w:cstheme="majorHAnsi"/>
          <w:lang w:val="en-US"/>
          <w:rPrChange w:id="2408" w:author="Christina Sun" w:date="2026-03-15T21:36:00Z" w16du:dateUtc="2026-03-16T04:36:00Z">
            <w:rPr>
              <w:ins w:id="2409" w:author="Christina Sun" w:date="2026-03-15T21:32:00Z" w16du:dateUtc="2026-03-16T04:32:00Z"/>
              <w:lang w:val="en-US"/>
            </w:rPr>
          </w:rPrChange>
        </w:rPr>
      </w:pPr>
    </w:p>
    <w:tbl>
      <w:tblPr>
        <w:tblW w:w="5000" w:type="pct"/>
        <w:tblLook w:val="0000" w:firstRow="0" w:lastRow="0" w:firstColumn="0" w:lastColumn="0" w:noHBand="0" w:noVBand="0"/>
        <w:tblPrChange w:id="2410" w:author="Christina Sun" w:date="2026-03-15T21:34:00Z" w16du:dateUtc="2026-03-16T04:34:00Z">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PrChange>
      </w:tblPr>
      <w:tblGrid>
        <w:gridCol w:w="3120"/>
        <w:gridCol w:w="3121"/>
        <w:gridCol w:w="3119"/>
        <w:tblGridChange w:id="2411">
          <w:tblGrid>
            <w:gridCol w:w="108"/>
            <w:gridCol w:w="2880"/>
            <w:gridCol w:w="240"/>
            <w:gridCol w:w="2640"/>
            <w:gridCol w:w="481"/>
            <w:gridCol w:w="2399"/>
            <w:gridCol w:w="720"/>
          </w:tblGrid>
        </w:tblGridChange>
      </w:tblGrid>
      <w:tr w:rsidR="002A0567" w:rsidRPr="00B621E1" w14:paraId="64D86E65" w14:textId="77777777" w:rsidTr="002A0567">
        <w:tblPrEx>
          <w:tblCellMar>
            <w:top w:w="0" w:type="dxa"/>
            <w:bottom w:w="0" w:type="dxa"/>
          </w:tblCellMar>
          <w:tblPrExChange w:id="2412" w:author="Christina Sun" w:date="2026-03-15T21:34:00Z" w16du:dateUtc="2026-03-16T04:34:00Z">
            <w:tblPrEx>
              <w:tblCellMar>
                <w:top w:w="0" w:type="dxa"/>
                <w:bottom w:w="0" w:type="dxa"/>
              </w:tblCellMar>
            </w:tblPrEx>
          </w:tblPrExChange>
        </w:tblPrEx>
        <w:trPr>
          <w:ins w:id="2413" w:author="Christina Sun" w:date="2026-03-15T21:32:00Z" w16du:dateUtc="2026-03-16T04:32:00Z"/>
          <w:trPrChange w:id="2414" w:author="Christina Sun" w:date="2026-03-15T21:34:00Z" w16du:dateUtc="2026-03-16T04:34:00Z">
            <w:trPr>
              <w:gridAfter w:val="0"/>
            </w:trPr>
          </w:trPrChange>
        </w:trPr>
        <w:tc>
          <w:tcPr>
            <w:tcW w:w="1667" w:type="pct"/>
            <w:tcBorders>
              <w:top w:val="single" w:sz="4" w:space="0" w:color="auto"/>
              <w:bottom w:val="single" w:sz="4" w:space="0" w:color="auto"/>
            </w:tcBorders>
            <w:tcMar>
              <w:top w:w="100" w:type="nil"/>
              <w:right w:w="100" w:type="nil"/>
            </w:tcMar>
            <w:vAlign w:val="center"/>
            <w:tcPrChange w:id="2415" w:author="Christina Sun" w:date="2026-03-15T21:34:00Z" w16du:dateUtc="2026-03-16T04:34:00Z">
              <w:tcPr>
                <w:tcW w:w="298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576B1742" w14:textId="77777777" w:rsidR="002A0567" w:rsidRPr="00B621E1" w:rsidRDefault="002A0567">
            <w:pPr>
              <w:autoSpaceDE w:val="0"/>
              <w:autoSpaceDN w:val="0"/>
              <w:adjustRightInd w:val="0"/>
              <w:rPr>
                <w:ins w:id="2416" w:author="Christina Sun" w:date="2026-03-15T21:32:00Z" w16du:dateUtc="2026-03-16T04:32:00Z"/>
                <w:rFonts w:asciiTheme="majorHAnsi" w:hAnsiTheme="majorHAnsi" w:cstheme="majorHAnsi"/>
                <w:sz w:val="20"/>
                <w:szCs w:val="20"/>
                <w:lang w:val="en-US"/>
                <w:rPrChange w:id="2417" w:author="Christina Sun" w:date="2026-03-15T21:36:00Z" w16du:dateUtc="2026-03-16T04:36:00Z">
                  <w:rPr>
                    <w:ins w:id="2418" w:author="Christina Sun" w:date="2026-03-15T21:32:00Z" w16du:dateUtc="2026-03-16T04:32:00Z"/>
                    <w:lang w:val="en-US"/>
                  </w:rPr>
                </w:rPrChange>
              </w:rPr>
            </w:pPr>
          </w:p>
        </w:tc>
        <w:tc>
          <w:tcPr>
            <w:tcW w:w="1667" w:type="pct"/>
            <w:tcBorders>
              <w:top w:val="single" w:sz="4" w:space="0" w:color="auto"/>
              <w:bottom w:val="single" w:sz="4" w:space="0" w:color="auto"/>
            </w:tcBorders>
            <w:tcMar>
              <w:top w:w="100" w:type="nil"/>
              <w:right w:w="100" w:type="nil"/>
            </w:tcMar>
            <w:vAlign w:val="center"/>
            <w:tcPrChange w:id="2419" w:author="Christina Sun" w:date="2026-03-15T21:34:00Z" w16du:dateUtc="2026-03-16T04:3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42681CA3" w14:textId="77777777" w:rsidR="002A0567" w:rsidRPr="00B621E1" w:rsidRDefault="002A0567">
            <w:pPr>
              <w:autoSpaceDE w:val="0"/>
              <w:autoSpaceDN w:val="0"/>
              <w:adjustRightInd w:val="0"/>
              <w:jc w:val="center"/>
              <w:rPr>
                <w:ins w:id="2420" w:author="Christina Sun" w:date="2026-03-15T21:32:00Z" w16du:dateUtc="2026-03-16T04:32:00Z"/>
                <w:rFonts w:asciiTheme="majorHAnsi" w:hAnsiTheme="majorHAnsi" w:cstheme="majorHAnsi"/>
                <w:sz w:val="20"/>
                <w:szCs w:val="20"/>
                <w:lang w:val="en-US"/>
                <w:rPrChange w:id="2421" w:author="Christina Sun" w:date="2026-03-15T21:36:00Z" w16du:dateUtc="2026-03-16T04:36:00Z">
                  <w:rPr>
                    <w:ins w:id="2422" w:author="Christina Sun" w:date="2026-03-15T21:32:00Z" w16du:dateUtc="2026-03-16T04:32:00Z"/>
                    <w:lang w:val="en-US"/>
                  </w:rPr>
                </w:rPrChange>
              </w:rPr>
            </w:pPr>
            <w:ins w:id="2423" w:author="Christina Sun" w:date="2026-03-15T21:32:00Z" w16du:dateUtc="2026-03-16T04:32:00Z">
              <w:r w:rsidRPr="00B621E1">
                <w:rPr>
                  <w:rFonts w:asciiTheme="majorHAnsi" w:hAnsiTheme="majorHAnsi" w:cstheme="majorHAnsi"/>
                  <w:sz w:val="20"/>
                  <w:szCs w:val="20"/>
                  <w:lang w:val="en-US"/>
                  <w:rPrChange w:id="2424" w:author="Christina Sun" w:date="2026-03-15T21:36:00Z" w16du:dateUtc="2026-03-16T04:36:00Z">
                    <w:rPr>
                      <w:lang w:val="en-US"/>
                    </w:rPr>
                  </w:rPrChange>
                </w:rPr>
                <w:t>(1)</w:t>
              </w:r>
            </w:ins>
          </w:p>
        </w:tc>
        <w:tc>
          <w:tcPr>
            <w:tcW w:w="1667" w:type="pct"/>
            <w:tcBorders>
              <w:top w:val="single" w:sz="4" w:space="0" w:color="auto"/>
              <w:bottom w:val="single" w:sz="4" w:space="0" w:color="auto"/>
            </w:tcBorders>
            <w:tcMar>
              <w:top w:w="100" w:type="nil"/>
              <w:right w:w="100" w:type="nil"/>
            </w:tcMar>
            <w:vAlign w:val="center"/>
            <w:tcPrChange w:id="2425" w:author="Christina Sun" w:date="2026-03-15T21:34:00Z" w16du:dateUtc="2026-03-16T04:3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F1F7501" w14:textId="77777777" w:rsidR="002A0567" w:rsidRPr="00B621E1" w:rsidRDefault="002A0567">
            <w:pPr>
              <w:autoSpaceDE w:val="0"/>
              <w:autoSpaceDN w:val="0"/>
              <w:adjustRightInd w:val="0"/>
              <w:jc w:val="center"/>
              <w:rPr>
                <w:ins w:id="2426" w:author="Christina Sun" w:date="2026-03-15T21:32:00Z" w16du:dateUtc="2026-03-16T04:32:00Z"/>
                <w:rFonts w:asciiTheme="majorHAnsi" w:hAnsiTheme="majorHAnsi" w:cstheme="majorHAnsi"/>
                <w:sz w:val="20"/>
                <w:szCs w:val="20"/>
                <w:lang w:val="en-US"/>
                <w:rPrChange w:id="2427" w:author="Christina Sun" w:date="2026-03-15T21:36:00Z" w16du:dateUtc="2026-03-16T04:36:00Z">
                  <w:rPr>
                    <w:ins w:id="2428" w:author="Christina Sun" w:date="2026-03-15T21:32:00Z" w16du:dateUtc="2026-03-16T04:32:00Z"/>
                    <w:lang w:val="en-US"/>
                  </w:rPr>
                </w:rPrChange>
              </w:rPr>
            </w:pPr>
            <w:ins w:id="2429" w:author="Christina Sun" w:date="2026-03-15T21:32:00Z" w16du:dateUtc="2026-03-16T04:32:00Z">
              <w:r w:rsidRPr="00B621E1">
                <w:rPr>
                  <w:rFonts w:asciiTheme="majorHAnsi" w:hAnsiTheme="majorHAnsi" w:cstheme="majorHAnsi"/>
                  <w:sz w:val="20"/>
                  <w:szCs w:val="20"/>
                  <w:lang w:val="en-US"/>
                  <w:rPrChange w:id="2430" w:author="Christina Sun" w:date="2026-03-15T21:36:00Z" w16du:dateUtc="2026-03-16T04:36:00Z">
                    <w:rPr>
                      <w:lang w:val="en-US"/>
                    </w:rPr>
                  </w:rPrChange>
                </w:rPr>
                <w:t>(2)</w:t>
              </w:r>
            </w:ins>
          </w:p>
        </w:tc>
      </w:tr>
      <w:tr w:rsidR="002A0567" w:rsidRPr="00B621E1" w14:paraId="31DE8C89" w14:textId="77777777" w:rsidTr="002A0567">
        <w:tblPrEx>
          <w:tblCellMar>
            <w:top w:w="0" w:type="dxa"/>
            <w:bottom w:w="0" w:type="dxa"/>
          </w:tblCellMar>
          <w:tblPrExChange w:id="2431" w:author="Christina Sun" w:date="2026-03-15T21:34:00Z" w16du:dateUtc="2026-03-16T04:34:00Z">
            <w:tblPrEx>
              <w:tblBorders>
                <w:top w:val="none" w:sz="0" w:space="0" w:color="auto"/>
              </w:tblBorders>
              <w:tblCellMar>
                <w:top w:w="0" w:type="dxa"/>
                <w:bottom w:w="0" w:type="dxa"/>
              </w:tblCellMar>
            </w:tblPrEx>
          </w:tblPrExChange>
        </w:tblPrEx>
        <w:trPr>
          <w:ins w:id="2432" w:author="Christina Sun" w:date="2026-03-15T21:32:00Z" w16du:dateUtc="2026-03-16T04:32:00Z"/>
          <w:trPrChange w:id="2433" w:author="Christina Sun" w:date="2026-03-15T21:34:00Z" w16du:dateUtc="2026-03-16T04:34:00Z">
            <w:trPr>
              <w:gridAfter w:val="0"/>
            </w:trPr>
          </w:trPrChange>
        </w:trPr>
        <w:tc>
          <w:tcPr>
            <w:tcW w:w="1667" w:type="pct"/>
            <w:tcBorders>
              <w:top w:val="single" w:sz="4" w:space="0" w:color="auto"/>
            </w:tcBorders>
            <w:tcMar>
              <w:top w:w="100" w:type="nil"/>
              <w:right w:w="100" w:type="nil"/>
            </w:tcMar>
            <w:vAlign w:val="center"/>
            <w:tcPrChange w:id="2434" w:author="Christina Sun" w:date="2026-03-15T21:34:00Z" w16du:dateUtc="2026-03-16T04:34:00Z">
              <w:tcPr>
                <w:tcW w:w="298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5E0FFA06" w14:textId="10617A10" w:rsidR="002A0567" w:rsidRPr="00B621E1" w:rsidRDefault="002A0567">
            <w:pPr>
              <w:autoSpaceDE w:val="0"/>
              <w:autoSpaceDN w:val="0"/>
              <w:adjustRightInd w:val="0"/>
              <w:rPr>
                <w:ins w:id="2435" w:author="Christina Sun" w:date="2026-03-15T21:32:00Z" w16du:dateUtc="2026-03-16T04:32:00Z"/>
                <w:rFonts w:asciiTheme="majorHAnsi" w:hAnsiTheme="majorHAnsi" w:cstheme="majorHAnsi"/>
                <w:sz w:val="20"/>
                <w:szCs w:val="20"/>
                <w:lang w:val="en-US"/>
                <w:rPrChange w:id="2436" w:author="Christina Sun" w:date="2026-03-15T21:36:00Z" w16du:dateUtc="2026-03-16T04:36:00Z">
                  <w:rPr>
                    <w:ins w:id="2437" w:author="Christina Sun" w:date="2026-03-15T21:32:00Z" w16du:dateUtc="2026-03-16T04:32:00Z"/>
                    <w:lang w:val="en-US"/>
                  </w:rPr>
                </w:rPrChange>
              </w:rPr>
            </w:pPr>
          </w:p>
        </w:tc>
        <w:tc>
          <w:tcPr>
            <w:tcW w:w="1667" w:type="pct"/>
            <w:tcBorders>
              <w:top w:val="single" w:sz="4" w:space="0" w:color="auto"/>
            </w:tcBorders>
            <w:tcMar>
              <w:top w:w="100" w:type="nil"/>
              <w:right w:w="100" w:type="nil"/>
            </w:tcMar>
            <w:vAlign w:val="center"/>
            <w:tcPrChange w:id="2438" w:author="Christina Sun" w:date="2026-03-15T21:34:00Z" w16du:dateUtc="2026-03-16T04:3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5F79026" w14:textId="77777777" w:rsidR="002A0567" w:rsidRPr="00B621E1" w:rsidRDefault="002A0567">
            <w:pPr>
              <w:autoSpaceDE w:val="0"/>
              <w:autoSpaceDN w:val="0"/>
              <w:adjustRightInd w:val="0"/>
              <w:jc w:val="center"/>
              <w:rPr>
                <w:ins w:id="2439" w:author="Christina Sun" w:date="2026-03-15T21:32:00Z" w16du:dateUtc="2026-03-16T04:32:00Z"/>
                <w:rFonts w:asciiTheme="majorHAnsi" w:hAnsiTheme="majorHAnsi" w:cstheme="majorHAnsi"/>
                <w:sz w:val="20"/>
                <w:szCs w:val="20"/>
                <w:lang w:val="en-US"/>
                <w:rPrChange w:id="2440" w:author="Christina Sun" w:date="2026-03-15T21:36:00Z" w16du:dateUtc="2026-03-16T04:36:00Z">
                  <w:rPr>
                    <w:ins w:id="2441" w:author="Christina Sun" w:date="2026-03-15T21:32:00Z" w16du:dateUtc="2026-03-16T04:32:00Z"/>
                    <w:lang w:val="en-US"/>
                  </w:rPr>
                </w:rPrChange>
              </w:rPr>
            </w:pPr>
          </w:p>
        </w:tc>
        <w:tc>
          <w:tcPr>
            <w:tcW w:w="1667" w:type="pct"/>
            <w:tcBorders>
              <w:top w:val="single" w:sz="4" w:space="0" w:color="auto"/>
            </w:tcBorders>
            <w:tcMar>
              <w:top w:w="100" w:type="nil"/>
              <w:right w:w="100" w:type="nil"/>
            </w:tcMar>
            <w:vAlign w:val="center"/>
            <w:tcPrChange w:id="2442" w:author="Christina Sun" w:date="2026-03-15T21:34:00Z" w16du:dateUtc="2026-03-16T04:3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561BEB9" w14:textId="77777777" w:rsidR="002A0567" w:rsidRPr="00B621E1" w:rsidRDefault="002A0567">
            <w:pPr>
              <w:autoSpaceDE w:val="0"/>
              <w:autoSpaceDN w:val="0"/>
              <w:adjustRightInd w:val="0"/>
              <w:jc w:val="center"/>
              <w:rPr>
                <w:ins w:id="2443" w:author="Christina Sun" w:date="2026-03-15T21:32:00Z" w16du:dateUtc="2026-03-16T04:32:00Z"/>
                <w:rFonts w:asciiTheme="majorHAnsi" w:hAnsiTheme="majorHAnsi" w:cstheme="majorHAnsi"/>
                <w:sz w:val="20"/>
                <w:szCs w:val="20"/>
                <w:lang w:val="en-US"/>
                <w:rPrChange w:id="2444" w:author="Christina Sun" w:date="2026-03-15T21:36:00Z" w16du:dateUtc="2026-03-16T04:36:00Z">
                  <w:rPr>
                    <w:ins w:id="2445" w:author="Christina Sun" w:date="2026-03-15T21:32:00Z" w16du:dateUtc="2026-03-16T04:32:00Z"/>
                    <w:lang w:val="en-US"/>
                  </w:rPr>
                </w:rPrChange>
              </w:rPr>
            </w:pPr>
          </w:p>
        </w:tc>
      </w:tr>
      <w:tr w:rsidR="002A0567" w:rsidRPr="00B621E1" w14:paraId="5B3696DF" w14:textId="77777777" w:rsidTr="002A0567">
        <w:tblPrEx>
          <w:tblCellMar>
            <w:top w:w="0" w:type="dxa"/>
            <w:bottom w:w="0" w:type="dxa"/>
          </w:tblCellMar>
          <w:tblPrExChange w:id="2446" w:author="Christina Sun" w:date="2026-03-15T21:33:00Z" w16du:dateUtc="2026-03-16T04:33:00Z">
            <w:tblPrEx>
              <w:tblBorders>
                <w:top w:val="none" w:sz="0" w:space="0" w:color="auto"/>
              </w:tblBorders>
              <w:tblCellMar>
                <w:top w:w="0" w:type="dxa"/>
                <w:bottom w:w="0" w:type="dxa"/>
              </w:tblCellMar>
            </w:tblPrEx>
          </w:tblPrExChange>
        </w:tblPrEx>
        <w:trPr>
          <w:ins w:id="2447" w:author="Christina Sun" w:date="2026-03-15T21:32:00Z" w16du:dateUtc="2026-03-16T04:32:00Z"/>
          <w:trPrChange w:id="2448" w:author="Christina Sun" w:date="2026-03-15T21:33:00Z" w16du:dateUtc="2026-03-16T04:33:00Z">
            <w:trPr>
              <w:gridAfter w:val="0"/>
            </w:trPr>
          </w:trPrChange>
        </w:trPr>
        <w:tc>
          <w:tcPr>
            <w:tcW w:w="1667" w:type="pct"/>
            <w:tcMar>
              <w:top w:w="100" w:type="nil"/>
              <w:right w:w="100" w:type="nil"/>
            </w:tcMar>
            <w:vAlign w:val="center"/>
            <w:tcPrChange w:id="2449"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1C228A1" w14:textId="77777777" w:rsidR="002A0567" w:rsidRPr="00B621E1" w:rsidRDefault="002A0567">
            <w:pPr>
              <w:autoSpaceDE w:val="0"/>
              <w:autoSpaceDN w:val="0"/>
              <w:adjustRightInd w:val="0"/>
              <w:rPr>
                <w:ins w:id="2450" w:author="Christina Sun" w:date="2026-03-15T21:32:00Z" w16du:dateUtc="2026-03-16T04:32:00Z"/>
                <w:rFonts w:asciiTheme="majorHAnsi" w:hAnsiTheme="majorHAnsi" w:cstheme="majorHAnsi"/>
                <w:sz w:val="20"/>
                <w:szCs w:val="20"/>
                <w:lang w:val="en-US"/>
                <w:rPrChange w:id="2451" w:author="Christina Sun" w:date="2026-03-15T21:36:00Z" w16du:dateUtc="2026-03-16T04:36:00Z">
                  <w:rPr>
                    <w:ins w:id="2452" w:author="Christina Sun" w:date="2026-03-15T21:32:00Z" w16du:dateUtc="2026-03-16T04:32:00Z"/>
                    <w:lang w:val="en-US"/>
                  </w:rPr>
                </w:rPrChange>
              </w:rPr>
            </w:pPr>
            <w:ins w:id="2453" w:author="Christina Sun" w:date="2026-03-15T21:32:00Z" w16du:dateUtc="2026-03-16T04:32:00Z">
              <w:r w:rsidRPr="00B621E1">
                <w:rPr>
                  <w:rFonts w:asciiTheme="majorHAnsi" w:hAnsiTheme="majorHAnsi" w:cstheme="majorHAnsi"/>
                  <w:sz w:val="20"/>
                  <w:szCs w:val="20"/>
                  <w:lang w:val="en-US"/>
                  <w:rPrChange w:id="2454" w:author="Christina Sun" w:date="2026-03-15T21:36:00Z" w16du:dateUtc="2026-03-16T04:36:00Z">
                    <w:rPr>
                      <w:lang w:val="en-US"/>
                    </w:rPr>
                  </w:rPrChange>
                </w:rPr>
                <w:t>Cisgender Woman</w:t>
              </w:r>
            </w:ins>
          </w:p>
        </w:tc>
        <w:tc>
          <w:tcPr>
            <w:tcW w:w="1667" w:type="pct"/>
            <w:tcMar>
              <w:top w:w="100" w:type="nil"/>
              <w:right w:w="100" w:type="nil"/>
            </w:tcMar>
            <w:vAlign w:val="center"/>
            <w:tcPrChange w:id="2455"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09D7F8E" w14:textId="77777777" w:rsidR="002A0567" w:rsidRPr="00B621E1" w:rsidRDefault="002A0567">
            <w:pPr>
              <w:autoSpaceDE w:val="0"/>
              <w:autoSpaceDN w:val="0"/>
              <w:adjustRightInd w:val="0"/>
              <w:jc w:val="center"/>
              <w:rPr>
                <w:ins w:id="2456" w:author="Christina Sun" w:date="2026-03-15T21:32:00Z" w16du:dateUtc="2026-03-16T04:32:00Z"/>
                <w:rFonts w:asciiTheme="majorHAnsi" w:hAnsiTheme="majorHAnsi" w:cstheme="majorHAnsi"/>
                <w:sz w:val="20"/>
                <w:szCs w:val="20"/>
                <w:lang w:val="en-US"/>
                <w:rPrChange w:id="2457" w:author="Christina Sun" w:date="2026-03-15T21:36:00Z" w16du:dateUtc="2026-03-16T04:36:00Z">
                  <w:rPr>
                    <w:ins w:id="2458" w:author="Christina Sun" w:date="2026-03-15T21:32:00Z" w16du:dateUtc="2026-03-16T04:32:00Z"/>
                    <w:lang w:val="en-US"/>
                  </w:rPr>
                </w:rPrChange>
              </w:rPr>
            </w:pPr>
            <w:ins w:id="2459" w:author="Christina Sun" w:date="2026-03-15T21:32:00Z" w16du:dateUtc="2026-03-16T04:32:00Z">
              <w:r w:rsidRPr="00B621E1">
                <w:rPr>
                  <w:rFonts w:asciiTheme="majorHAnsi" w:hAnsiTheme="majorHAnsi" w:cstheme="majorHAnsi"/>
                  <w:sz w:val="20"/>
                  <w:szCs w:val="20"/>
                  <w:lang w:val="en-US"/>
                  <w:rPrChange w:id="2460" w:author="Christina Sun" w:date="2026-03-15T21:36:00Z" w16du:dateUtc="2026-03-16T04:36:00Z">
                    <w:rPr>
                      <w:lang w:val="en-US"/>
                    </w:rPr>
                  </w:rPrChange>
                </w:rPr>
                <w:t>1.627</w:t>
              </w:r>
              <w:r w:rsidRPr="00B621E1">
                <w:rPr>
                  <w:rFonts w:asciiTheme="majorHAnsi" w:hAnsiTheme="majorHAnsi" w:cstheme="majorHAnsi"/>
                  <w:sz w:val="20"/>
                  <w:szCs w:val="20"/>
                  <w:vertAlign w:val="superscript"/>
                  <w:lang w:val="en-US"/>
                  <w:rPrChange w:id="2461" w:author="Christina Sun" w:date="2026-03-15T21:36:00Z" w16du:dateUtc="2026-03-16T04:36:00Z">
                    <w:rPr>
                      <w:vertAlign w:val="superscript"/>
                      <w:lang w:val="en-US"/>
                    </w:rPr>
                  </w:rPrChange>
                </w:rPr>
                <w:t>***</w:t>
              </w:r>
            </w:ins>
          </w:p>
        </w:tc>
        <w:tc>
          <w:tcPr>
            <w:tcW w:w="1667" w:type="pct"/>
            <w:tcMar>
              <w:top w:w="100" w:type="nil"/>
              <w:right w:w="100" w:type="nil"/>
            </w:tcMar>
            <w:vAlign w:val="center"/>
            <w:tcPrChange w:id="2462"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53346F9" w14:textId="77777777" w:rsidR="002A0567" w:rsidRPr="00B621E1" w:rsidRDefault="002A0567">
            <w:pPr>
              <w:autoSpaceDE w:val="0"/>
              <w:autoSpaceDN w:val="0"/>
              <w:adjustRightInd w:val="0"/>
              <w:jc w:val="center"/>
              <w:rPr>
                <w:ins w:id="2463" w:author="Christina Sun" w:date="2026-03-15T21:32:00Z" w16du:dateUtc="2026-03-16T04:32:00Z"/>
                <w:rFonts w:asciiTheme="majorHAnsi" w:hAnsiTheme="majorHAnsi" w:cstheme="majorHAnsi"/>
                <w:sz w:val="20"/>
                <w:szCs w:val="20"/>
                <w:lang w:val="en-US"/>
                <w:rPrChange w:id="2464" w:author="Christina Sun" w:date="2026-03-15T21:36:00Z" w16du:dateUtc="2026-03-16T04:36:00Z">
                  <w:rPr>
                    <w:ins w:id="2465" w:author="Christina Sun" w:date="2026-03-15T21:32:00Z" w16du:dateUtc="2026-03-16T04:32:00Z"/>
                    <w:lang w:val="en-US"/>
                  </w:rPr>
                </w:rPrChange>
              </w:rPr>
            </w:pPr>
            <w:ins w:id="2466" w:author="Christina Sun" w:date="2026-03-15T21:32:00Z" w16du:dateUtc="2026-03-16T04:32:00Z">
              <w:r w:rsidRPr="00B621E1">
                <w:rPr>
                  <w:rFonts w:asciiTheme="majorHAnsi" w:hAnsiTheme="majorHAnsi" w:cstheme="majorHAnsi"/>
                  <w:sz w:val="20"/>
                  <w:szCs w:val="20"/>
                  <w:lang w:val="en-US"/>
                  <w:rPrChange w:id="2467" w:author="Christina Sun" w:date="2026-03-15T21:36:00Z" w16du:dateUtc="2026-03-16T04:36:00Z">
                    <w:rPr>
                      <w:lang w:val="en-US"/>
                    </w:rPr>
                  </w:rPrChange>
                </w:rPr>
                <w:t>1.734</w:t>
              </w:r>
              <w:r w:rsidRPr="00B621E1">
                <w:rPr>
                  <w:rFonts w:asciiTheme="majorHAnsi" w:hAnsiTheme="majorHAnsi" w:cstheme="majorHAnsi"/>
                  <w:sz w:val="20"/>
                  <w:szCs w:val="20"/>
                  <w:vertAlign w:val="superscript"/>
                  <w:lang w:val="en-US"/>
                  <w:rPrChange w:id="2468" w:author="Christina Sun" w:date="2026-03-15T21:36:00Z" w16du:dateUtc="2026-03-16T04:36:00Z">
                    <w:rPr>
                      <w:vertAlign w:val="superscript"/>
                      <w:lang w:val="en-US"/>
                    </w:rPr>
                  </w:rPrChange>
                </w:rPr>
                <w:t>***</w:t>
              </w:r>
            </w:ins>
          </w:p>
        </w:tc>
      </w:tr>
      <w:tr w:rsidR="002A0567" w:rsidRPr="00B621E1" w14:paraId="60BD3CBB" w14:textId="77777777" w:rsidTr="002A0567">
        <w:tblPrEx>
          <w:tblCellMar>
            <w:top w:w="0" w:type="dxa"/>
            <w:bottom w:w="0" w:type="dxa"/>
          </w:tblCellMar>
          <w:tblPrExChange w:id="2469" w:author="Christina Sun" w:date="2026-03-15T21:33:00Z" w16du:dateUtc="2026-03-16T04:33:00Z">
            <w:tblPrEx>
              <w:tblBorders>
                <w:top w:val="none" w:sz="0" w:space="0" w:color="auto"/>
              </w:tblBorders>
              <w:tblCellMar>
                <w:top w:w="0" w:type="dxa"/>
                <w:bottom w:w="0" w:type="dxa"/>
              </w:tblCellMar>
            </w:tblPrEx>
          </w:tblPrExChange>
        </w:tblPrEx>
        <w:trPr>
          <w:ins w:id="2470" w:author="Christina Sun" w:date="2026-03-15T21:32:00Z" w16du:dateUtc="2026-03-16T04:32:00Z"/>
          <w:trPrChange w:id="2471" w:author="Christina Sun" w:date="2026-03-15T21:33:00Z" w16du:dateUtc="2026-03-16T04:33:00Z">
            <w:trPr>
              <w:gridAfter w:val="0"/>
            </w:trPr>
          </w:trPrChange>
        </w:trPr>
        <w:tc>
          <w:tcPr>
            <w:tcW w:w="1667" w:type="pct"/>
            <w:tcMar>
              <w:top w:w="100" w:type="nil"/>
              <w:right w:w="100" w:type="nil"/>
            </w:tcMar>
            <w:vAlign w:val="center"/>
            <w:tcPrChange w:id="2472"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846CFBD" w14:textId="77777777" w:rsidR="002A0567" w:rsidRPr="00B621E1" w:rsidRDefault="002A0567">
            <w:pPr>
              <w:autoSpaceDE w:val="0"/>
              <w:autoSpaceDN w:val="0"/>
              <w:adjustRightInd w:val="0"/>
              <w:rPr>
                <w:ins w:id="2473" w:author="Christina Sun" w:date="2026-03-15T21:32:00Z" w16du:dateUtc="2026-03-16T04:32:00Z"/>
                <w:rFonts w:asciiTheme="majorHAnsi" w:hAnsiTheme="majorHAnsi" w:cstheme="majorHAnsi"/>
                <w:sz w:val="20"/>
                <w:szCs w:val="20"/>
                <w:lang w:val="en-US"/>
                <w:rPrChange w:id="2474" w:author="Christina Sun" w:date="2026-03-15T21:36:00Z" w16du:dateUtc="2026-03-16T04:36:00Z">
                  <w:rPr>
                    <w:ins w:id="2475" w:author="Christina Sun" w:date="2026-03-15T21:32:00Z" w16du:dateUtc="2026-03-16T04:32:00Z"/>
                    <w:lang w:val="en-US"/>
                  </w:rPr>
                </w:rPrChange>
              </w:rPr>
            </w:pPr>
          </w:p>
        </w:tc>
        <w:tc>
          <w:tcPr>
            <w:tcW w:w="1667" w:type="pct"/>
            <w:tcMar>
              <w:top w:w="100" w:type="nil"/>
              <w:right w:w="100" w:type="nil"/>
            </w:tcMar>
            <w:vAlign w:val="center"/>
            <w:tcPrChange w:id="2476"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F9C60A0" w14:textId="77777777" w:rsidR="002A0567" w:rsidRPr="00B621E1" w:rsidRDefault="002A0567">
            <w:pPr>
              <w:autoSpaceDE w:val="0"/>
              <w:autoSpaceDN w:val="0"/>
              <w:adjustRightInd w:val="0"/>
              <w:jc w:val="center"/>
              <w:rPr>
                <w:ins w:id="2477" w:author="Christina Sun" w:date="2026-03-15T21:32:00Z" w16du:dateUtc="2026-03-16T04:32:00Z"/>
                <w:rFonts w:asciiTheme="majorHAnsi" w:hAnsiTheme="majorHAnsi" w:cstheme="majorHAnsi"/>
                <w:sz w:val="20"/>
                <w:szCs w:val="20"/>
                <w:lang w:val="en-US"/>
                <w:rPrChange w:id="2478" w:author="Christina Sun" w:date="2026-03-15T21:36:00Z" w16du:dateUtc="2026-03-16T04:36:00Z">
                  <w:rPr>
                    <w:ins w:id="2479" w:author="Christina Sun" w:date="2026-03-15T21:32:00Z" w16du:dateUtc="2026-03-16T04:32:00Z"/>
                    <w:lang w:val="en-US"/>
                  </w:rPr>
                </w:rPrChange>
              </w:rPr>
            </w:pPr>
            <w:ins w:id="2480" w:author="Christina Sun" w:date="2026-03-15T21:32:00Z" w16du:dateUtc="2026-03-16T04:32:00Z">
              <w:r w:rsidRPr="00B621E1">
                <w:rPr>
                  <w:rFonts w:asciiTheme="majorHAnsi" w:hAnsiTheme="majorHAnsi" w:cstheme="majorHAnsi"/>
                  <w:sz w:val="20"/>
                  <w:szCs w:val="20"/>
                  <w:lang w:val="en-US"/>
                  <w:rPrChange w:id="2481" w:author="Christina Sun" w:date="2026-03-15T21:36:00Z" w16du:dateUtc="2026-03-16T04:36:00Z">
                    <w:rPr>
                      <w:lang w:val="en-US"/>
                    </w:rPr>
                  </w:rPrChange>
                </w:rPr>
                <w:t>[1.489,1.777]</w:t>
              </w:r>
            </w:ins>
          </w:p>
        </w:tc>
        <w:tc>
          <w:tcPr>
            <w:tcW w:w="1667" w:type="pct"/>
            <w:tcMar>
              <w:top w:w="100" w:type="nil"/>
              <w:right w:w="100" w:type="nil"/>
            </w:tcMar>
            <w:vAlign w:val="center"/>
            <w:tcPrChange w:id="2482"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D33A13C" w14:textId="77777777" w:rsidR="002A0567" w:rsidRPr="00B621E1" w:rsidRDefault="002A0567">
            <w:pPr>
              <w:autoSpaceDE w:val="0"/>
              <w:autoSpaceDN w:val="0"/>
              <w:adjustRightInd w:val="0"/>
              <w:jc w:val="center"/>
              <w:rPr>
                <w:ins w:id="2483" w:author="Christina Sun" w:date="2026-03-15T21:32:00Z" w16du:dateUtc="2026-03-16T04:32:00Z"/>
                <w:rFonts w:asciiTheme="majorHAnsi" w:hAnsiTheme="majorHAnsi" w:cstheme="majorHAnsi"/>
                <w:sz w:val="20"/>
                <w:szCs w:val="20"/>
                <w:lang w:val="en-US"/>
                <w:rPrChange w:id="2484" w:author="Christina Sun" w:date="2026-03-15T21:36:00Z" w16du:dateUtc="2026-03-16T04:36:00Z">
                  <w:rPr>
                    <w:ins w:id="2485" w:author="Christina Sun" w:date="2026-03-15T21:32:00Z" w16du:dateUtc="2026-03-16T04:32:00Z"/>
                    <w:lang w:val="en-US"/>
                  </w:rPr>
                </w:rPrChange>
              </w:rPr>
            </w:pPr>
            <w:ins w:id="2486" w:author="Christina Sun" w:date="2026-03-15T21:32:00Z" w16du:dateUtc="2026-03-16T04:32:00Z">
              <w:r w:rsidRPr="00B621E1">
                <w:rPr>
                  <w:rFonts w:asciiTheme="majorHAnsi" w:hAnsiTheme="majorHAnsi" w:cstheme="majorHAnsi"/>
                  <w:sz w:val="20"/>
                  <w:szCs w:val="20"/>
                  <w:lang w:val="en-US"/>
                  <w:rPrChange w:id="2487" w:author="Christina Sun" w:date="2026-03-15T21:36:00Z" w16du:dateUtc="2026-03-16T04:36:00Z">
                    <w:rPr>
                      <w:lang w:val="en-US"/>
                    </w:rPr>
                  </w:rPrChange>
                </w:rPr>
                <w:t>[1.585,1.896]</w:t>
              </w:r>
            </w:ins>
          </w:p>
        </w:tc>
      </w:tr>
      <w:tr w:rsidR="002A0567" w:rsidRPr="00B621E1" w14:paraId="33679E23" w14:textId="77777777" w:rsidTr="002A0567">
        <w:tblPrEx>
          <w:tblCellMar>
            <w:top w:w="0" w:type="dxa"/>
            <w:bottom w:w="0" w:type="dxa"/>
          </w:tblCellMar>
          <w:tblPrExChange w:id="2488" w:author="Christina Sun" w:date="2026-03-15T21:33:00Z" w16du:dateUtc="2026-03-16T04:33:00Z">
            <w:tblPrEx>
              <w:tblBorders>
                <w:top w:val="none" w:sz="0" w:space="0" w:color="auto"/>
              </w:tblBorders>
              <w:tblCellMar>
                <w:top w:w="0" w:type="dxa"/>
                <w:bottom w:w="0" w:type="dxa"/>
              </w:tblCellMar>
            </w:tblPrEx>
          </w:tblPrExChange>
        </w:tblPrEx>
        <w:trPr>
          <w:ins w:id="2489" w:author="Christina Sun" w:date="2026-03-15T21:32:00Z" w16du:dateUtc="2026-03-16T04:32:00Z"/>
          <w:trPrChange w:id="2490" w:author="Christina Sun" w:date="2026-03-15T21:33:00Z" w16du:dateUtc="2026-03-16T04:33:00Z">
            <w:trPr>
              <w:gridAfter w:val="0"/>
            </w:trPr>
          </w:trPrChange>
        </w:trPr>
        <w:tc>
          <w:tcPr>
            <w:tcW w:w="1667" w:type="pct"/>
            <w:tcMar>
              <w:top w:w="100" w:type="nil"/>
              <w:right w:w="100" w:type="nil"/>
            </w:tcMar>
            <w:vAlign w:val="center"/>
            <w:tcPrChange w:id="2491"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6CFCC24" w14:textId="77777777" w:rsidR="002A0567" w:rsidRPr="00B621E1" w:rsidRDefault="002A0567">
            <w:pPr>
              <w:autoSpaceDE w:val="0"/>
              <w:autoSpaceDN w:val="0"/>
              <w:adjustRightInd w:val="0"/>
              <w:rPr>
                <w:ins w:id="2492" w:author="Christina Sun" w:date="2026-03-15T21:32:00Z" w16du:dateUtc="2026-03-16T04:32:00Z"/>
                <w:rFonts w:asciiTheme="majorHAnsi" w:hAnsiTheme="majorHAnsi" w:cstheme="majorHAnsi"/>
                <w:sz w:val="20"/>
                <w:szCs w:val="20"/>
                <w:lang w:val="en-US"/>
                <w:rPrChange w:id="2493" w:author="Christina Sun" w:date="2026-03-15T21:36:00Z" w16du:dateUtc="2026-03-16T04:36:00Z">
                  <w:rPr>
                    <w:ins w:id="2494" w:author="Christina Sun" w:date="2026-03-15T21:32:00Z" w16du:dateUtc="2026-03-16T04:32:00Z"/>
                    <w:lang w:val="en-US"/>
                  </w:rPr>
                </w:rPrChange>
              </w:rPr>
            </w:pPr>
          </w:p>
        </w:tc>
        <w:tc>
          <w:tcPr>
            <w:tcW w:w="1667" w:type="pct"/>
            <w:tcMar>
              <w:top w:w="100" w:type="nil"/>
              <w:right w:w="100" w:type="nil"/>
            </w:tcMar>
            <w:vAlign w:val="center"/>
            <w:tcPrChange w:id="2495"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CD764BB" w14:textId="77777777" w:rsidR="002A0567" w:rsidRPr="00B621E1" w:rsidRDefault="002A0567">
            <w:pPr>
              <w:autoSpaceDE w:val="0"/>
              <w:autoSpaceDN w:val="0"/>
              <w:adjustRightInd w:val="0"/>
              <w:rPr>
                <w:ins w:id="2496" w:author="Christina Sun" w:date="2026-03-15T21:32:00Z" w16du:dateUtc="2026-03-16T04:32:00Z"/>
                <w:rFonts w:asciiTheme="majorHAnsi" w:hAnsiTheme="majorHAnsi" w:cstheme="majorHAnsi"/>
                <w:sz w:val="20"/>
                <w:szCs w:val="20"/>
                <w:lang w:val="en-US"/>
                <w:rPrChange w:id="2497" w:author="Christina Sun" w:date="2026-03-15T21:36:00Z" w16du:dateUtc="2026-03-16T04:36:00Z">
                  <w:rPr>
                    <w:ins w:id="2498" w:author="Christina Sun" w:date="2026-03-15T21:32:00Z" w16du:dateUtc="2026-03-16T04:32:00Z"/>
                    <w:lang w:val="en-US"/>
                  </w:rPr>
                </w:rPrChange>
              </w:rPr>
            </w:pPr>
          </w:p>
        </w:tc>
        <w:tc>
          <w:tcPr>
            <w:tcW w:w="1667" w:type="pct"/>
            <w:tcMar>
              <w:top w:w="100" w:type="nil"/>
              <w:right w:w="100" w:type="nil"/>
            </w:tcMar>
            <w:vAlign w:val="center"/>
            <w:tcPrChange w:id="2499"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E404A19" w14:textId="77777777" w:rsidR="002A0567" w:rsidRPr="00B621E1" w:rsidRDefault="002A0567">
            <w:pPr>
              <w:autoSpaceDE w:val="0"/>
              <w:autoSpaceDN w:val="0"/>
              <w:adjustRightInd w:val="0"/>
              <w:rPr>
                <w:ins w:id="2500" w:author="Christina Sun" w:date="2026-03-15T21:32:00Z" w16du:dateUtc="2026-03-16T04:32:00Z"/>
                <w:rFonts w:asciiTheme="majorHAnsi" w:hAnsiTheme="majorHAnsi" w:cstheme="majorHAnsi"/>
                <w:sz w:val="20"/>
                <w:szCs w:val="20"/>
                <w:lang w:val="en-US"/>
                <w:rPrChange w:id="2501" w:author="Christina Sun" w:date="2026-03-15T21:36:00Z" w16du:dateUtc="2026-03-16T04:36:00Z">
                  <w:rPr>
                    <w:ins w:id="2502" w:author="Christina Sun" w:date="2026-03-15T21:32:00Z" w16du:dateUtc="2026-03-16T04:32:00Z"/>
                    <w:lang w:val="en-US"/>
                  </w:rPr>
                </w:rPrChange>
              </w:rPr>
            </w:pPr>
          </w:p>
        </w:tc>
      </w:tr>
      <w:tr w:rsidR="002A0567" w:rsidRPr="00B621E1" w14:paraId="5C5C5500" w14:textId="77777777" w:rsidTr="002A0567">
        <w:tblPrEx>
          <w:tblCellMar>
            <w:top w:w="0" w:type="dxa"/>
            <w:bottom w:w="0" w:type="dxa"/>
          </w:tblCellMar>
          <w:tblPrExChange w:id="2503" w:author="Christina Sun" w:date="2026-03-15T21:33:00Z" w16du:dateUtc="2026-03-16T04:33:00Z">
            <w:tblPrEx>
              <w:tblBorders>
                <w:top w:val="none" w:sz="0" w:space="0" w:color="auto"/>
              </w:tblBorders>
              <w:tblCellMar>
                <w:top w:w="0" w:type="dxa"/>
                <w:bottom w:w="0" w:type="dxa"/>
              </w:tblCellMar>
            </w:tblPrEx>
          </w:tblPrExChange>
        </w:tblPrEx>
        <w:trPr>
          <w:ins w:id="2504" w:author="Christina Sun" w:date="2026-03-15T21:32:00Z" w16du:dateUtc="2026-03-16T04:32:00Z"/>
          <w:trPrChange w:id="2505" w:author="Christina Sun" w:date="2026-03-15T21:33:00Z" w16du:dateUtc="2026-03-16T04:33:00Z">
            <w:trPr>
              <w:gridAfter w:val="0"/>
            </w:trPr>
          </w:trPrChange>
        </w:trPr>
        <w:tc>
          <w:tcPr>
            <w:tcW w:w="1667" w:type="pct"/>
            <w:tcMar>
              <w:top w:w="100" w:type="nil"/>
              <w:right w:w="100" w:type="nil"/>
            </w:tcMar>
            <w:vAlign w:val="center"/>
            <w:tcPrChange w:id="2506"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92A84B3" w14:textId="77777777" w:rsidR="002A0567" w:rsidRPr="00B621E1" w:rsidRDefault="002A0567">
            <w:pPr>
              <w:autoSpaceDE w:val="0"/>
              <w:autoSpaceDN w:val="0"/>
              <w:adjustRightInd w:val="0"/>
              <w:rPr>
                <w:ins w:id="2507" w:author="Christina Sun" w:date="2026-03-15T21:32:00Z" w16du:dateUtc="2026-03-16T04:32:00Z"/>
                <w:rFonts w:asciiTheme="majorHAnsi" w:hAnsiTheme="majorHAnsi" w:cstheme="majorHAnsi"/>
                <w:sz w:val="20"/>
                <w:szCs w:val="20"/>
                <w:lang w:val="en-US"/>
                <w:rPrChange w:id="2508" w:author="Christina Sun" w:date="2026-03-15T21:36:00Z" w16du:dateUtc="2026-03-16T04:36:00Z">
                  <w:rPr>
                    <w:ins w:id="2509" w:author="Christina Sun" w:date="2026-03-15T21:32:00Z" w16du:dateUtc="2026-03-16T04:32:00Z"/>
                    <w:lang w:val="en-US"/>
                  </w:rPr>
                </w:rPrChange>
              </w:rPr>
            </w:pPr>
            <w:ins w:id="2510" w:author="Christina Sun" w:date="2026-03-15T21:32:00Z" w16du:dateUtc="2026-03-16T04:32:00Z">
              <w:r w:rsidRPr="00B621E1">
                <w:rPr>
                  <w:rFonts w:asciiTheme="majorHAnsi" w:hAnsiTheme="majorHAnsi" w:cstheme="majorHAnsi"/>
                  <w:sz w:val="20"/>
                  <w:szCs w:val="20"/>
                  <w:lang w:val="en-US"/>
                  <w:rPrChange w:id="2511" w:author="Christina Sun" w:date="2026-03-15T21:36:00Z" w16du:dateUtc="2026-03-16T04:36:00Z">
                    <w:rPr>
                      <w:lang w:val="en-US"/>
                    </w:rPr>
                  </w:rPrChange>
                </w:rPr>
                <w:t>Transgender Man</w:t>
              </w:r>
            </w:ins>
          </w:p>
        </w:tc>
        <w:tc>
          <w:tcPr>
            <w:tcW w:w="1667" w:type="pct"/>
            <w:tcMar>
              <w:top w:w="100" w:type="nil"/>
              <w:right w:w="100" w:type="nil"/>
            </w:tcMar>
            <w:vAlign w:val="center"/>
            <w:tcPrChange w:id="2512"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F3194A7" w14:textId="77777777" w:rsidR="002A0567" w:rsidRPr="00B621E1" w:rsidRDefault="002A0567">
            <w:pPr>
              <w:autoSpaceDE w:val="0"/>
              <w:autoSpaceDN w:val="0"/>
              <w:adjustRightInd w:val="0"/>
              <w:jc w:val="center"/>
              <w:rPr>
                <w:ins w:id="2513" w:author="Christina Sun" w:date="2026-03-15T21:32:00Z" w16du:dateUtc="2026-03-16T04:32:00Z"/>
                <w:rFonts w:asciiTheme="majorHAnsi" w:hAnsiTheme="majorHAnsi" w:cstheme="majorHAnsi"/>
                <w:sz w:val="20"/>
                <w:szCs w:val="20"/>
                <w:lang w:val="en-US"/>
                <w:rPrChange w:id="2514" w:author="Christina Sun" w:date="2026-03-15T21:36:00Z" w16du:dateUtc="2026-03-16T04:36:00Z">
                  <w:rPr>
                    <w:ins w:id="2515" w:author="Christina Sun" w:date="2026-03-15T21:32:00Z" w16du:dateUtc="2026-03-16T04:32:00Z"/>
                    <w:lang w:val="en-US"/>
                  </w:rPr>
                </w:rPrChange>
              </w:rPr>
            </w:pPr>
            <w:ins w:id="2516" w:author="Christina Sun" w:date="2026-03-15T21:32:00Z" w16du:dateUtc="2026-03-16T04:32:00Z">
              <w:r w:rsidRPr="00B621E1">
                <w:rPr>
                  <w:rFonts w:asciiTheme="majorHAnsi" w:hAnsiTheme="majorHAnsi" w:cstheme="majorHAnsi"/>
                  <w:sz w:val="20"/>
                  <w:szCs w:val="20"/>
                  <w:lang w:val="en-US"/>
                  <w:rPrChange w:id="2517" w:author="Christina Sun" w:date="2026-03-15T21:36:00Z" w16du:dateUtc="2026-03-16T04:36:00Z">
                    <w:rPr>
                      <w:lang w:val="en-US"/>
                    </w:rPr>
                  </w:rPrChange>
                </w:rPr>
                <w:t>1.738</w:t>
              </w:r>
              <w:r w:rsidRPr="00B621E1">
                <w:rPr>
                  <w:rFonts w:asciiTheme="majorHAnsi" w:hAnsiTheme="majorHAnsi" w:cstheme="majorHAnsi"/>
                  <w:sz w:val="20"/>
                  <w:szCs w:val="20"/>
                  <w:vertAlign w:val="superscript"/>
                  <w:lang w:val="en-US"/>
                  <w:rPrChange w:id="2518" w:author="Christina Sun" w:date="2026-03-15T21:36:00Z" w16du:dateUtc="2026-03-16T04:36:00Z">
                    <w:rPr>
                      <w:vertAlign w:val="superscript"/>
                      <w:lang w:val="en-US"/>
                    </w:rPr>
                  </w:rPrChange>
                </w:rPr>
                <w:t>**</w:t>
              </w:r>
            </w:ins>
          </w:p>
        </w:tc>
        <w:tc>
          <w:tcPr>
            <w:tcW w:w="1667" w:type="pct"/>
            <w:tcMar>
              <w:top w:w="100" w:type="nil"/>
              <w:right w:w="100" w:type="nil"/>
            </w:tcMar>
            <w:vAlign w:val="center"/>
            <w:tcPrChange w:id="2519"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C20AB67" w14:textId="77777777" w:rsidR="002A0567" w:rsidRPr="00B621E1" w:rsidRDefault="002A0567">
            <w:pPr>
              <w:autoSpaceDE w:val="0"/>
              <w:autoSpaceDN w:val="0"/>
              <w:adjustRightInd w:val="0"/>
              <w:jc w:val="center"/>
              <w:rPr>
                <w:ins w:id="2520" w:author="Christina Sun" w:date="2026-03-15T21:32:00Z" w16du:dateUtc="2026-03-16T04:32:00Z"/>
                <w:rFonts w:asciiTheme="majorHAnsi" w:hAnsiTheme="majorHAnsi" w:cstheme="majorHAnsi"/>
                <w:sz w:val="20"/>
                <w:szCs w:val="20"/>
                <w:lang w:val="en-US"/>
                <w:rPrChange w:id="2521" w:author="Christina Sun" w:date="2026-03-15T21:36:00Z" w16du:dateUtc="2026-03-16T04:36:00Z">
                  <w:rPr>
                    <w:ins w:id="2522" w:author="Christina Sun" w:date="2026-03-15T21:32:00Z" w16du:dateUtc="2026-03-16T04:32:00Z"/>
                    <w:lang w:val="en-US"/>
                  </w:rPr>
                </w:rPrChange>
              </w:rPr>
            </w:pPr>
            <w:ins w:id="2523" w:author="Christina Sun" w:date="2026-03-15T21:32:00Z" w16du:dateUtc="2026-03-16T04:32:00Z">
              <w:r w:rsidRPr="00B621E1">
                <w:rPr>
                  <w:rFonts w:asciiTheme="majorHAnsi" w:hAnsiTheme="majorHAnsi" w:cstheme="majorHAnsi"/>
                  <w:sz w:val="20"/>
                  <w:szCs w:val="20"/>
                  <w:lang w:val="en-US"/>
                  <w:rPrChange w:id="2524" w:author="Christina Sun" w:date="2026-03-15T21:36:00Z" w16du:dateUtc="2026-03-16T04:36:00Z">
                    <w:rPr>
                      <w:lang w:val="en-US"/>
                    </w:rPr>
                  </w:rPrChange>
                </w:rPr>
                <w:t>1.661</w:t>
              </w:r>
              <w:r w:rsidRPr="00B621E1">
                <w:rPr>
                  <w:rFonts w:asciiTheme="majorHAnsi" w:hAnsiTheme="majorHAnsi" w:cstheme="majorHAnsi"/>
                  <w:sz w:val="20"/>
                  <w:szCs w:val="20"/>
                  <w:vertAlign w:val="superscript"/>
                  <w:lang w:val="en-US"/>
                  <w:rPrChange w:id="2525" w:author="Christina Sun" w:date="2026-03-15T21:36:00Z" w16du:dateUtc="2026-03-16T04:36:00Z">
                    <w:rPr>
                      <w:vertAlign w:val="superscript"/>
                      <w:lang w:val="en-US"/>
                    </w:rPr>
                  </w:rPrChange>
                </w:rPr>
                <w:t>**</w:t>
              </w:r>
            </w:ins>
          </w:p>
        </w:tc>
      </w:tr>
      <w:tr w:rsidR="002A0567" w:rsidRPr="00B621E1" w14:paraId="677FC4D2" w14:textId="77777777" w:rsidTr="002A0567">
        <w:tblPrEx>
          <w:tblCellMar>
            <w:top w:w="0" w:type="dxa"/>
            <w:bottom w:w="0" w:type="dxa"/>
          </w:tblCellMar>
          <w:tblPrExChange w:id="2526" w:author="Christina Sun" w:date="2026-03-15T21:33:00Z" w16du:dateUtc="2026-03-16T04:33:00Z">
            <w:tblPrEx>
              <w:tblBorders>
                <w:top w:val="none" w:sz="0" w:space="0" w:color="auto"/>
              </w:tblBorders>
              <w:tblCellMar>
                <w:top w:w="0" w:type="dxa"/>
                <w:bottom w:w="0" w:type="dxa"/>
              </w:tblCellMar>
            </w:tblPrEx>
          </w:tblPrExChange>
        </w:tblPrEx>
        <w:trPr>
          <w:ins w:id="2527" w:author="Christina Sun" w:date="2026-03-15T21:32:00Z" w16du:dateUtc="2026-03-16T04:32:00Z"/>
          <w:trPrChange w:id="2528" w:author="Christina Sun" w:date="2026-03-15T21:33:00Z" w16du:dateUtc="2026-03-16T04:33:00Z">
            <w:trPr>
              <w:gridAfter w:val="0"/>
            </w:trPr>
          </w:trPrChange>
        </w:trPr>
        <w:tc>
          <w:tcPr>
            <w:tcW w:w="1667" w:type="pct"/>
            <w:tcMar>
              <w:top w:w="100" w:type="nil"/>
              <w:right w:w="100" w:type="nil"/>
            </w:tcMar>
            <w:vAlign w:val="center"/>
            <w:tcPrChange w:id="2529"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D35BEE2" w14:textId="77777777" w:rsidR="002A0567" w:rsidRPr="00B621E1" w:rsidRDefault="002A0567">
            <w:pPr>
              <w:autoSpaceDE w:val="0"/>
              <w:autoSpaceDN w:val="0"/>
              <w:adjustRightInd w:val="0"/>
              <w:rPr>
                <w:ins w:id="2530" w:author="Christina Sun" w:date="2026-03-15T21:32:00Z" w16du:dateUtc="2026-03-16T04:32:00Z"/>
                <w:rFonts w:asciiTheme="majorHAnsi" w:hAnsiTheme="majorHAnsi" w:cstheme="majorHAnsi"/>
                <w:sz w:val="20"/>
                <w:szCs w:val="20"/>
                <w:lang w:val="en-US"/>
                <w:rPrChange w:id="2531" w:author="Christina Sun" w:date="2026-03-15T21:36:00Z" w16du:dateUtc="2026-03-16T04:36:00Z">
                  <w:rPr>
                    <w:ins w:id="2532" w:author="Christina Sun" w:date="2026-03-15T21:32:00Z" w16du:dateUtc="2026-03-16T04:32:00Z"/>
                    <w:lang w:val="en-US"/>
                  </w:rPr>
                </w:rPrChange>
              </w:rPr>
            </w:pPr>
          </w:p>
        </w:tc>
        <w:tc>
          <w:tcPr>
            <w:tcW w:w="1667" w:type="pct"/>
            <w:tcMar>
              <w:top w:w="100" w:type="nil"/>
              <w:right w:w="100" w:type="nil"/>
            </w:tcMar>
            <w:vAlign w:val="center"/>
            <w:tcPrChange w:id="2533"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1E8D4CA" w14:textId="77777777" w:rsidR="002A0567" w:rsidRPr="00B621E1" w:rsidRDefault="002A0567">
            <w:pPr>
              <w:autoSpaceDE w:val="0"/>
              <w:autoSpaceDN w:val="0"/>
              <w:adjustRightInd w:val="0"/>
              <w:jc w:val="center"/>
              <w:rPr>
                <w:ins w:id="2534" w:author="Christina Sun" w:date="2026-03-15T21:32:00Z" w16du:dateUtc="2026-03-16T04:32:00Z"/>
                <w:rFonts w:asciiTheme="majorHAnsi" w:hAnsiTheme="majorHAnsi" w:cstheme="majorHAnsi"/>
                <w:sz w:val="20"/>
                <w:szCs w:val="20"/>
                <w:lang w:val="en-US"/>
                <w:rPrChange w:id="2535" w:author="Christina Sun" w:date="2026-03-15T21:36:00Z" w16du:dateUtc="2026-03-16T04:36:00Z">
                  <w:rPr>
                    <w:ins w:id="2536" w:author="Christina Sun" w:date="2026-03-15T21:32:00Z" w16du:dateUtc="2026-03-16T04:32:00Z"/>
                    <w:lang w:val="en-US"/>
                  </w:rPr>
                </w:rPrChange>
              </w:rPr>
            </w:pPr>
            <w:ins w:id="2537" w:author="Christina Sun" w:date="2026-03-15T21:32:00Z" w16du:dateUtc="2026-03-16T04:32:00Z">
              <w:r w:rsidRPr="00B621E1">
                <w:rPr>
                  <w:rFonts w:asciiTheme="majorHAnsi" w:hAnsiTheme="majorHAnsi" w:cstheme="majorHAnsi"/>
                  <w:sz w:val="20"/>
                  <w:szCs w:val="20"/>
                  <w:lang w:val="en-US"/>
                  <w:rPrChange w:id="2538" w:author="Christina Sun" w:date="2026-03-15T21:36:00Z" w16du:dateUtc="2026-03-16T04:36:00Z">
                    <w:rPr>
                      <w:lang w:val="en-US"/>
                    </w:rPr>
                  </w:rPrChange>
                </w:rPr>
                <w:t>[1.098,2.750]</w:t>
              </w:r>
            </w:ins>
          </w:p>
        </w:tc>
        <w:tc>
          <w:tcPr>
            <w:tcW w:w="1667" w:type="pct"/>
            <w:tcMar>
              <w:top w:w="100" w:type="nil"/>
              <w:right w:w="100" w:type="nil"/>
            </w:tcMar>
            <w:vAlign w:val="center"/>
            <w:tcPrChange w:id="2539"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C3850C8" w14:textId="77777777" w:rsidR="002A0567" w:rsidRPr="00B621E1" w:rsidRDefault="002A0567">
            <w:pPr>
              <w:autoSpaceDE w:val="0"/>
              <w:autoSpaceDN w:val="0"/>
              <w:adjustRightInd w:val="0"/>
              <w:jc w:val="center"/>
              <w:rPr>
                <w:ins w:id="2540" w:author="Christina Sun" w:date="2026-03-15T21:32:00Z" w16du:dateUtc="2026-03-16T04:32:00Z"/>
                <w:rFonts w:asciiTheme="majorHAnsi" w:hAnsiTheme="majorHAnsi" w:cstheme="majorHAnsi"/>
                <w:sz w:val="20"/>
                <w:szCs w:val="20"/>
                <w:lang w:val="en-US"/>
                <w:rPrChange w:id="2541" w:author="Christina Sun" w:date="2026-03-15T21:36:00Z" w16du:dateUtc="2026-03-16T04:36:00Z">
                  <w:rPr>
                    <w:ins w:id="2542" w:author="Christina Sun" w:date="2026-03-15T21:32:00Z" w16du:dateUtc="2026-03-16T04:32:00Z"/>
                    <w:lang w:val="en-US"/>
                  </w:rPr>
                </w:rPrChange>
              </w:rPr>
            </w:pPr>
            <w:ins w:id="2543" w:author="Christina Sun" w:date="2026-03-15T21:32:00Z" w16du:dateUtc="2026-03-16T04:32:00Z">
              <w:r w:rsidRPr="00B621E1">
                <w:rPr>
                  <w:rFonts w:asciiTheme="majorHAnsi" w:hAnsiTheme="majorHAnsi" w:cstheme="majorHAnsi"/>
                  <w:sz w:val="20"/>
                  <w:szCs w:val="20"/>
                  <w:lang w:val="en-US"/>
                  <w:rPrChange w:id="2544" w:author="Christina Sun" w:date="2026-03-15T21:36:00Z" w16du:dateUtc="2026-03-16T04:36:00Z">
                    <w:rPr>
                      <w:lang w:val="en-US"/>
                    </w:rPr>
                  </w:rPrChange>
                </w:rPr>
                <w:t>[1.032,2.674]</w:t>
              </w:r>
            </w:ins>
          </w:p>
        </w:tc>
      </w:tr>
      <w:tr w:rsidR="002A0567" w:rsidRPr="00B621E1" w14:paraId="4A702B42" w14:textId="77777777" w:rsidTr="002A0567">
        <w:tblPrEx>
          <w:tblCellMar>
            <w:top w:w="0" w:type="dxa"/>
            <w:bottom w:w="0" w:type="dxa"/>
          </w:tblCellMar>
          <w:tblPrExChange w:id="2545" w:author="Christina Sun" w:date="2026-03-15T21:33:00Z" w16du:dateUtc="2026-03-16T04:33:00Z">
            <w:tblPrEx>
              <w:tblBorders>
                <w:top w:val="none" w:sz="0" w:space="0" w:color="auto"/>
              </w:tblBorders>
              <w:tblCellMar>
                <w:top w:w="0" w:type="dxa"/>
                <w:bottom w:w="0" w:type="dxa"/>
              </w:tblCellMar>
            </w:tblPrEx>
          </w:tblPrExChange>
        </w:tblPrEx>
        <w:trPr>
          <w:ins w:id="2546" w:author="Christina Sun" w:date="2026-03-15T21:32:00Z" w16du:dateUtc="2026-03-16T04:32:00Z"/>
          <w:trPrChange w:id="2547" w:author="Christina Sun" w:date="2026-03-15T21:33:00Z" w16du:dateUtc="2026-03-16T04:33:00Z">
            <w:trPr>
              <w:gridAfter w:val="0"/>
            </w:trPr>
          </w:trPrChange>
        </w:trPr>
        <w:tc>
          <w:tcPr>
            <w:tcW w:w="1667" w:type="pct"/>
            <w:tcMar>
              <w:top w:w="100" w:type="nil"/>
              <w:right w:w="100" w:type="nil"/>
            </w:tcMar>
            <w:vAlign w:val="center"/>
            <w:tcPrChange w:id="2548"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BAEA706" w14:textId="77777777" w:rsidR="002A0567" w:rsidRPr="00B621E1" w:rsidRDefault="002A0567">
            <w:pPr>
              <w:autoSpaceDE w:val="0"/>
              <w:autoSpaceDN w:val="0"/>
              <w:adjustRightInd w:val="0"/>
              <w:rPr>
                <w:ins w:id="2549" w:author="Christina Sun" w:date="2026-03-15T21:32:00Z" w16du:dateUtc="2026-03-16T04:32:00Z"/>
                <w:rFonts w:asciiTheme="majorHAnsi" w:hAnsiTheme="majorHAnsi" w:cstheme="majorHAnsi"/>
                <w:sz w:val="20"/>
                <w:szCs w:val="20"/>
                <w:lang w:val="en-US"/>
                <w:rPrChange w:id="2550" w:author="Christina Sun" w:date="2026-03-15T21:36:00Z" w16du:dateUtc="2026-03-16T04:36:00Z">
                  <w:rPr>
                    <w:ins w:id="2551" w:author="Christina Sun" w:date="2026-03-15T21:32:00Z" w16du:dateUtc="2026-03-16T04:32:00Z"/>
                    <w:lang w:val="en-US"/>
                  </w:rPr>
                </w:rPrChange>
              </w:rPr>
            </w:pPr>
          </w:p>
        </w:tc>
        <w:tc>
          <w:tcPr>
            <w:tcW w:w="1667" w:type="pct"/>
            <w:tcMar>
              <w:top w:w="100" w:type="nil"/>
              <w:right w:w="100" w:type="nil"/>
            </w:tcMar>
            <w:vAlign w:val="center"/>
            <w:tcPrChange w:id="2552"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64A58E2" w14:textId="77777777" w:rsidR="002A0567" w:rsidRPr="00B621E1" w:rsidRDefault="002A0567">
            <w:pPr>
              <w:autoSpaceDE w:val="0"/>
              <w:autoSpaceDN w:val="0"/>
              <w:adjustRightInd w:val="0"/>
              <w:rPr>
                <w:ins w:id="2553" w:author="Christina Sun" w:date="2026-03-15T21:32:00Z" w16du:dateUtc="2026-03-16T04:32:00Z"/>
                <w:rFonts w:asciiTheme="majorHAnsi" w:hAnsiTheme="majorHAnsi" w:cstheme="majorHAnsi"/>
                <w:sz w:val="20"/>
                <w:szCs w:val="20"/>
                <w:lang w:val="en-US"/>
                <w:rPrChange w:id="2554" w:author="Christina Sun" w:date="2026-03-15T21:36:00Z" w16du:dateUtc="2026-03-16T04:36:00Z">
                  <w:rPr>
                    <w:ins w:id="2555" w:author="Christina Sun" w:date="2026-03-15T21:32:00Z" w16du:dateUtc="2026-03-16T04:32:00Z"/>
                    <w:lang w:val="en-US"/>
                  </w:rPr>
                </w:rPrChange>
              </w:rPr>
            </w:pPr>
          </w:p>
        </w:tc>
        <w:tc>
          <w:tcPr>
            <w:tcW w:w="1667" w:type="pct"/>
            <w:tcMar>
              <w:top w:w="100" w:type="nil"/>
              <w:right w:w="100" w:type="nil"/>
            </w:tcMar>
            <w:vAlign w:val="center"/>
            <w:tcPrChange w:id="2556"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D40CFC9" w14:textId="77777777" w:rsidR="002A0567" w:rsidRPr="00B621E1" w:rsidRDefault="002A0567">
            <w:pPr>
              <w:autoSpaceDE w:val="0"/>
              <w:autoSpaceDN w:val="0"/>
              <w:adjustRightInd w:val="0"/>
              <w:rPr>
                <w:ins w:id="2557" w:author="Christina Sun" w:date="2026-03-15T21:32:00Z" w16du:dateUtc="2026-03-16T04:32:00Z"/>
                <w:rFonts w:asciiTheme="majorHAnsi" w:hAnsiTheme="majorHAnsi" w:cstheme="majorHAnsi"/>
                <w:sz w:val="20"/>
                <w:szCs w:val="20"/>
                <w:lang w:val="en-US"/>
                <w:rPrChange w:id="2558" w:author="Christina Sun" w:date="2026-03-15T21:36:00Z" w16du:dateUtc="2026-03-16T04:36:00Z">
                  <w:rPr>
                    <w:ins w:id="2559" w:author="Christina Sun" w:date="2026-03-15T21:32:00Z" w16du:dateUtc="2026-03-16T04:32:00Z"/>
                    <w:lang w:val="en-US"/>
                  </w:rPr>
                </w:rPrChange>
              </w:rPr>
            </w:pPr>
          </w:p>
        </w:tc>
      </w:tr>
      <w:tr w:rsidR="002A0567" w:rsidRPr="00B621E1" w14:paraId="5C06E65B" w14:textId="77777777" w:rsidTr="002A0567">
        <w:tblPrEx>
          <w:tblCellMar>
            <w:top w:w="0" w:type="dxa"/>
            <w:bottom w:w="0" w:type="dxa"/>
          </w:tblCellMar>
          <w:tblPrExChange w:id="2560" w:author="Christina Sun" w:date="2026-03-15T21:33:00Z" w16du:dateUtc="2026-03-16T04:33:00Z">
            <w:tblPrEx>
              <w:tblBorders>
                <w:top w:val="none" w:sz="0" w:space="0" w:color="auto"/>
              </w:tblBorders>
              <w:tblCellMar>
                <w:top w:w="0" w:type="dxa"/>
                <w:bottom w:w="0" w:type="dxa"/>
              </w:tblCellMar>
            </w:tblPrEx>
          </w:tblPrExChange>
        </w:tblPrEx>
        <w:trPr>
          <w:ins w:id="2561" w:author="Christina Sun" w:date="2026-03-15T21:32:00Z" w16du:dateUtc="2026-03-16T04:32:00Z"/>
          <w:trPrChange w:id="2562" w:author="Christina Sun" w:date="2026-03-15T21:33:00Z" w16du:dateUtc="2026-03-16T04:33:00Z">
            <w:trPr>
              <w:gridAfter w:val="0"/>
            </w:trPr>
          </w:trPrChange>
        </w:trPr>
        <w:tc>
          <w:tcPr>
            <w:tcW w:w="1667" w:type="pct"/>
            <w:tcMar>
              <w:top w:w="100" w:type="nil"/>
              <w:right w:w="100" w:type="nil"/>
            </w:tcMar>
            <w:vAlign w:val="center"/>
            <w:tcPrChange w:id="2563"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C3869A1" w14:textId="77777777" w:rsidR="002A0567" w:rsidRPr="00B621E1" w:rsidRDefault="002A0567">
            <w:pPr>
              <w:autoSpaceDE w:val="0"/>
              <w:autoSpaceDN w:val="0"/>
              <w:adjustRightInd w:val="0"/>
              <w:rPr>
                <w:ins w:id="2564" w:author="Christina Sun" w:date="2026-03-15T21:32:00Z" w16du:dateUtc="2026-03-16T04:32:00Z"/>
                <w:rFonts w:asciiTheme="majorHAnsi" w:hAnsiTheme="majorHAnsi" w:cstheme="majorHAnsi"/>
                <w:sz w:val="20"/>
                <w:szCs w:val="20"/>
                <w:lang w:val="en-US"/>
                <w:rPrChange w:id="2565" w:author="Christina Sun" w:date="2026-03-15T21:36:00Z" w16du:dateUtc="2026-03-16T04:36:00Z">
                  <w:rPr>
                    <w:ins w:id="2566" w:author="Christina Sun" w:date="2026-03-15T21:32:00Z" w16du:dateUtc="2026-03-16T04:32:00Z"/>
                    <w:lang w:val="en-US"/>
                  </w:rPr>
                </w:rPrChange>
              </w:rPr>
            </w:pPr>
            <w:ins w:id="2567" w:author="Christina Sun" w:date="2026-03-15T21:32:00Z" w16du:dateUtc="2026-03-16T04:32:00Z">
              <w:r w:rsidRPr="00B621E1">
                <w:rPr>
                  <w:rFonts w:asciiTheme="majorHAnsi" w:hAnsiTheme="majorHAnsi" w:cstheme="majorHAnsi"/>
                  <w:sz w:val="20"/>
                  <w:szCs w:val="20"/>
                  <w:lang w:val="en-US"/>
                  <w:rPrChange w:id="2568" w:author="Christina Sun" w:date="2026-03-15T21:36:00Z" w16du:dateUtc="2026-03-16T04:36:00Z">
                    <w:rPr>
                      <w:lang w:val="en-US"/>
                    </w:rPr>
                  </w:rPrChange>
                </w:rPr>
                <w:t>Transgender Woman</w:t>
              </w:r>
            </w:ins>
          </w:p>
        </w:tc>
        <w:tc>
          <w:tcPr>
            <w:tcW w:w="1667" w:type="pct"/>
            <w:tcMar>
              <w:top w:w="100" w:type="nil"/>
              <w:right w:w="100" w:type="nil"/>
            </w:tcMar>
            <w:vAlign w:val="center"/>
            <w:tcPrChange w:id="2569"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B39197C" w14:textId="77777777" w:rsidR="002A0567" w:rsidRPr="00B621E1" w:rsidRDefault="002A0567">
            <w:pPr>
              <w:autoSpaceDE w:val="0"/>
              <w:autoSpaceDN w:val="0"/>
              <w:adjustRightInd w:val="0"/>
              <w:jc w:val="center"/>
              <w:rPr>
                <w:ins w:id="2570" w:author="Christina Sun" w:date="2026-03-15T21:32:00Z" w16du:dateUtc="2026-03-16T04:32:00Z"/>
                <w:rFonts w:asciiTheme="majorHAnsi" w:hAnsiTheme="majorHAnsi" w:cstheme="majorHAnsi"/>
                <w:sz w:val="20"/>
                <w:szCs w:val="20"/>
                <w:lang w:val="en-US"/>
                <w:rPrChange w:id="2571" w:author="Christina Sun" w:date="2026-03-15T21:36:00Z" w16du:dateUtc="2026-03-16T04:36:00Z">
                  <w:rPr>
                    <w:ins w:id="2572" w:author="Christina Sun" w:date="2026-03-15T21:32:00Z" w16du:dateUtc="2026-03-16T04:32:00Z"/>
                    <w:lang w:val="en-US"/>
                  </w:rPr>
                </w:rPrChange>
              </w:rPr>
            </w:pPr>
            <w:ins w:id="2573" w:author="Christina Sun" w:date="2026-03-15T21:32:00Z" w16du:dateUtc="2026-03-16T04:32:00Z">
              <w:r w:rsidRPr="00B621E1">
                <w:rPr>
                  <w:rFonts w:asciiTheme="majorHAnsi" w:hAnsiTheme="majorHAnsi" w:cstheme="majorHAnsi"/>
                  <w:sz w:val="20"/>
                  <w:szCs w:val="20"/>
                  <w:lang w:val="en-US"/>
                  <w:rPrChange w:id="2574" w:author="Christina Sun" w:date="2026-03-15T21:36:00Z" w16du:dateUtc="2026-03-16T04:36:00Z">
                    <w:rPr>
                      <w:lang w:val="en-US"/>
                    </w:rPr>
                  </w:rPrChange>
                </w:rPr>
                <w:t>1.194</w:t>
              </w:r>
            </w:ins>
          </w:p>
        </w:tc>
        <w:tc>
          <w:tcPr>
            <w:tcW w:w="1667" w:type="pct"/>
            <w:tcMar>
              <w:top w:w="100" w:type="nil"/>
              <w:right w:w="100" w:type="nil"/>
            </w:tcMar>
            <w:vAlign w:val="center"/>
            <w:tcPrChange w:id="2575"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8937546" w14:textId="77777777" w:rsidR="002A0567" w:rsidRPr="00B621E1" w:rsidRDefault="002A0567">
            <w:pPr>
              <w:autoSpaceDE w:val="0"/>
              <w:autoSpaceDN w:val="0"/>
              <w:adjustRightInd w:val="0"/>
              <w:jc w:val="center"/>
              <w:rPr>
                <w:ins w:id="2576" w:author="Christina Sun" w:date="2026-03-15T21:32:00Z" w16du:dateUtc="2026-03-16T04:32:00Z"/>
                <w:rFonts w:asciiTheme="majorHAnsi" w:hAnsiTheme="majorHAnsi" w:cstheme="majorHAnsi"/>
                <w:sz w:val="20"/>
                <w:szCs w:val="20"/>
                <w:lang w:val="en-US"/>
                <w:rPrChange w:id="2577" w:author="Christina Sun" w:date="2026-03-15T21:36:00Z" w16du:dateUtc="2026-03-16T04:36:00Z">
                  <w:rPr>
                    <w:ins w:id="2578" w:author="Christina Sun" w:date="2026-03-15T21:32:00Z" w16du:dateUtc="2026-03-16T04:32:00Z"/>
                    <w:lang w:val="en-US"/>
                  </w:rPr>
                </w:rPrChange>
              </w:rPr>
            </w:pPr>
            <w:ins w:id="2579" w:author="Christina Sun" w:date="2026-03-15T21:32:00Z" w16du:dateUtc="2026-03-16T04:32:00Z">
              <w:r w:rsidRPr="00B621E1">
                <w:rPr>
                  <w:rFonts w:asciiTheme="majorHAnsi" w:hAnsiTheme="majorHAnsi" w:cstheme="majorHAnsi"/>
                  <w:sz w:val="20"/>
                  <w:szCs w:val="20"/>
                  <w:lang w:val="en-US"/>
                  <w:rPrChange w:id="2580" w:author="Christina Sun" w:date="2026-03-15T21:36:00Z" w16du:dateUtc="2026-03-16T04:36:00Z">
                    <w:rPr>
                      <w:lang w:val="en-US"/>
                    </w:rPr>
                  </w:rPrChange>
                </w:rPr>
                <w:t>1.050</w:t>
              </w:r>
            </w:ins>
          </w:p>
        </w:tc>
      </w:tr>
      <w:tr w:rsidR="002A0567" w:rsidRPr="00B621E1" w14:paraId="042CCB68" w14:textId="77777777" w:rsidTr="002A0567">
        <w:tblPrEx>
          <w:tblCellMar>
            <w:top w:w="0" w:type="dxa"/>
            <w:bottom w:w="0" w:type="dxa"/>
          </w:tblCellMar>
          <w:tblPrExChange w:id="2581" w:author="Christina Sun" w:date="2026-03-15T21:33:00Z" w16du:dateUtc="2026-03-16T04:33:00Z">
            <w:tblPrEx>
              <w:tblBorders>
                <w:top w:val="none" w:sz="0" w:space="0" w:color="auto"/>
              </w:tblBorders>
              <w:tblCellMar>
                <w:top w:w="0" w:type="dxa"/>
                <w:bottom w:w="0" w:type="dxa"/>
              </w:tblCellMar>
            </w:tblPrEx>
          </w:tblPrExChange>
        </w:tblPrEx>
        <w:trPr>
          <w:ins w:id="2582" w:author="Christina Sun" w:date="2026-03-15T21:32:00Z" w16du:dateUtc="2026-03-16T04:32:00Z"/>
          <w:trPrChange w:id="2583" w:author="Christina Sun" w:date="2026-03-15T21:33:00Z" w16du:dateUtc="2026-03-16T04:33:00Z">
            <w:trPr>
              <w:gridAfter w:val="0"/>
            </w:trPr>
          </w:trPrChange>
        </w:trPr>
        <w:tc>
          <w:tcPr>
            <w:tcW w:w="1667" w:type="pct"/>
            <w:tcMar>
              <w:top w:w="100" w:type="nil"/>
              <w:right w:w="100" w:type="nil"/>
            </w:tcMar>
            <w:vAlign w:val="center"/>
            <w:tcPrChange w:id="2584"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FC0086E" w14:textId="77777777" w:rsidR="002A0567" w:rsidRPr="00B621E1" w:rsidRDefault="002A0567">
            <w:pPr>
              <w:autoSpaceDE w:val="0"/>
              <w:autoSpaceDN w:val="0"/>
              <w:adjustRightInd w:val="0"/>
              <w:rPr>
                <w:ins w:id="2585" w:author="Christina Sun" w:date="2026-03-15T21:32:00Z" w16du:dateUtc="2026-03-16T04:32:00Z"/>
                <w:rFonts w:asciiTheme="majorHAnsi" w:hAnsiTheme="majorHAnsi" w:cstheme="majorHAnsi"/>
                <w:sz w:val="20"/>
                <w:szCs w:val="20"/>
                <w:lang w:val="en-US"/>
                <w:rPrChange w:id="2586" w:author="Christina Sun" w:date="2026-03-15T21:36:00Z" w16du:dateUtc="2026-03-16T04:36:00Z">
                  <w:rPr>
                    <w:ins w:id="2587" w:author="Christina Sun" w:date="2026-03-15T21:32:00Z" w16du:dateUtc="2026-03-16T04:32:00Z"/>
                    <w:lang w:val="en-US"/>
                  </w:rPr>
                </w:rPrChange>
              </w:rPr>
            </w:pPr>
          </w:p>
        </w:tc>
        <w:tc>
          <w:tcPr>
            <w:tcW w:w="1667" w:type="pct"/>
            <w:tcMar>
              <w:top w:w="100" w:type="nil"/>
              <w:right w:w="100" w:type="nil"/>
            </w:tcMar>
            <w:vAlign w:val="center"/>
            <w:tcPrChange w:id="2588"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5100F7E" w14:textId="77777777" w:rsidR="002A0567" w:rsidRPr="00B621E1" w:rsidRDefault="002A0567">
            <w:pPr>
              <w:autoSpaceDE w:val="0"/>
              <w:autoSpaceDN w:val="0"/>
              <w:adjustRightInd w:val="0"/>
              <w:jc w:val="center"/>
              <w:rPr>
                <w:ins w:id="2589" w:author="Christina Sun" w:date="2026-03-15T21:32:00Z" w16du:dateUtc="2026-03-16T04:32:00Z"/>
                <w:rFonts w:asciiTheme="majorHAnsi" w:hAnsiTheme="majorHAnsi" w:cstheme="majorHAnsi"/>
                <w:sz w:val="20"/>
                <w:szCs w:val="20"/>
                <w:lang w:val="en-US"/>
                <w:rPrChange w:id="2590" w:author="Christina Sun" w:date="2026-03-15T21:36:00Z" w16du:dateUtc="2026-03-16T04:36:00Z">
                  <w:rPr>
                    <w:ins w:id="2591" w:author="Christina Sun" w:date="2026-03-15T21:32:00Z" w16du:dateUtc="2026-03-16T04:32:00Z"/>
                    <w:lang w:val="en-US"/>
                  </w:rPr>
                </w:rPrChange>
              </w:rPr>
            </w:pPr>
            <w:ins w:id="2592" w:author="Christina Sun" w:date="2026-03-15T21:32:00Z" w16du:dateUtc="2026-03-16T04:32:00Z">
              <w:r w:rsidRPr="00B621E1">
                <w:rPr>
                  <w:rFonts w:asciiTheme="majorHAnsi" w:hAnsiTheme="majorHAnsi" w:cstheme="majorHAnsi"/>
                  <w:sz w:val="20"/>
                  <w:szCs w:val="20"/>
                  <w:lang w:val="en-US"/>
                  <w:rPrChange w:id="2593" w:author="Christina Sun" w:date="2026-03-15T21:36:00Z" w16du:dateUtc="2026-03-16T04:36:00Z">
                    <w:rPr>
                      <w:lang w:val="en-US"/>
                    </w:rPr>
                  </w:rPrChange>
                </w:rPr>
                <w:t>[0.548,2.605]</w:t>
              </w:r>
            </w:ins>
          </w:p>
        </w:tc>
        <w:tc>
          <w:tcPr>
            <w:tcW w:w="1667" w:type="pct"/>
            <w:tcMar>
              <w:top w:w="100" w:type="nil"/>
              <w:right w:w="100" w:type="nil"/>
            </w:tcMar>
            <w:vAlign w:val="center"/>
            <w:tcPrChange w:id="2594"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42F4311" w14:textId="77777777" w:rsidR="002A0567" w:rsidRPr="00B621E1" w:rsidRDefault="002A0567">
            <w:pPr>
              <w:autoSpaceDE w:val="0"/>
              <w:autoSpaceDN w:val="0"/>
              <w:adjustRightInd w:val="0"/>
              <w:jc w:val="center"/>
              <w:rPr>
                <w:ins w:id="2595" w:author="Christina Sun" w:date="2026-03-15T21:32:00Z" w16du:dateUtc="2026-03-16T04:32:00Z"/>
                <w:rFonts w:asciiTheme="majorHAnsi" w:hAnsiTheme="majorHAnsi" w:cstheme="majorHAnsi"/>
                <w:sz w:val="20"/>
                <w:szCs w:val="20"/>
                <w:lang w:val="en-US"/>
                <w:rPrChange w:id="2596" w:author="Christina Sun" w:date="2026-03-15T21:36:00Z" w16du:dateUtc="2026-03-16T04:36:00Z">
                  <w:rPr>
                    <w:ins w:id="2597" w:author="Christina Sun" w:date="2026-03-15T21:32:00Z" w16du:dateUtc="2026-03-16T04:32:00Z"/>
                    <w:lang w:val="en-US"/>
                  </w:rPr>
                </w:rPrChange>
              </w:rPr>
            </w:pPr>
            <w:ins w:id="2598" w:author="Christina Sun" w:date="2026-03-15T21:32:00Z" w16du:dateUtc="2026-03-16T04:32:00Z">
              <w:r w:rsidRPr="00B621E1">
                <w:rPr>
                  <w:rFonts w:asciiTheme="majorHAnsi" w:hAnsiTheme="majorHAnsi" w:cstheme="majorHAnsi"/>
                  <w:sz w:val="20"/>
                  <w:szCs w:val="20"/>
                  <w:lang w:val="en-US"/>
                  <w:rPrChange w:id="2599" w:author="Christina Sun" w:date="2026-03-15T21:36:00Z" w16du:dateUtc="2026-03-16T04:36:00Z">
                    <w:rPr>
                      <w:lang w:val="en-US"/>
                    </w:rPr>
                  </w:rPrChange>
                </w:rPr>
                <w:t>[0.477,2.311]</w:t>
              </w:r>
            </w:ins>
          </w:p>
        </w:tc>
      </w:tr>
      <w:tr w:rsidR="002A0567" w:rsidRPr="00B621E1" w14:paraId="0408C1D1" w14:textId="77777777" w:rsidTr="002A0567">
        <w:tblPrEx>
          <w:tblCellMar>
            <w:top w:w="0" w:type="dxa"/>
            <w:bottom w:w="0" w:type="dxa"/>
          </w:tblCellMar>
          <w:tblPrExChange w:id="2600" w:author="Christina Sun" w:date="2026-03-15T21:33:00Z" w16du:dateUtc="2026-03-16T04:33:00Z">
            <w:tblPrEx>
              <w:tblBorders>
                <w:top w:val="none" w:sz="0" w:space="0" w:color="auto"/>
              </w:tblBorders>
              <w:tblCellMar>
                <w:top w:w="0" w:type="dxa"/>
                <w:bottom w:w="0" w:type="dxa"/>
              </w:tblCellMar>
            </w:tblPrEx>
          </w:tblPrExChange>
        </w:tblPrEx>
        <w:trPr>
          <w:ins w:id="2601" w:author="Christina Sun" w:date="2026-03-15T21:32:00Z" w16du:dateUtc="2026-03-16T04:32:00Z"/>
          <w:trPrChange w:id="2602" w:author="Christina Sun" w:date="2026-03-15T21:33:00Z" w16du:dateUtc="2026-03-16T04:33:00Z">
            <w:trPr>
              <w:gridAfter w:val="0"/>
            </w:trPr>
          </w:trPrChange>
        </w:trPr>
        <w:tc>
          <w:tcPr>
            <w:tcW w:w="1667" w:type="pct"/>
            <w:tcMar>
              <w:top w:w="100" w:type="nil"/>
              <w:right w:w="100" w:type="nil"/>
            </w:tcMar>
            <w:vAlign w:val="center"/>
            <w:tcPrChange w:id="2603"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583FB4B" w14:textId="77777777" w:rsidR="002A0567" w:rsidRPr="00B621E1" w:rsidRDefault="002A0567">
            <w:pPr>
              <w:autoSpaceDE w:val="0"/>
              <w:autoSpaceDN w:val="0"/>
              <w:adjustRightInd w:val="0"/>
              <w:rPr>
                <w:ins w:id="2604" w:author="Christina Sun" w:date="2026-03-15T21:32:00Z" w16du:dateUtc="2026-03-16T04:32:00Z"/>
                <w:rFonts w:asciiTheme="majorHAnsi" w:hAnsiTheme="majorHAnsi" w:cstheme="majorHAnsi"/>
                <w:sz w:val="20"/>
                <w:szCs w:val="20"/>
                <w:lang w:val="en-US"/>
                <w:rPrChange w:id="2605" w:author="Christina Sun" w:date="2026-03-15T21:36:00Z" w16du:dateUtc="2026-03-16T04:36:00Z">
                  <w:rPr>
                    <w:ins w:id="2606" w:author="Christina Sun" w:date="2026-03-15T21:32:00Z" w16du:dateUtc="2026-03-16T04:32:00Z"/>
                    <w:lang w:val="en-US"/>
                  </w:rPr>
                </w:rPrChange>
              </w:rPr>
            </w:pPr>
          </w:p>
        </w:tc>
        <w:tc>
          <w:tcPr>
            <w:tcW w:w="1667" w:type="pct"/>
            <w:tcMar>
              <w:top w:w="100" w:type="nil"/>
              <w:right w:w="100" w:type="nil"/>
            </w:tcMar>
            <w:vAlign w:val="center"/>
            <w:tcPrChange w:id="2607"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34C5405" w14:textId="77777777" w:rsidR="002A0567" w:rsidRPr="00B621E1" w:rsidRDefault="002A0567">
            <w:pPr>
              <w:autoSpaceDE w:val="0"/>
              <w:autoSpaceDN w:val="0"/>
              <w:adjustRightInd w:val="0"/>
              <w:rPr>
                <w:ins w:id="2608" w:author="Christina Sun" w:date="2026-03-15T21:32:00Z" w16du:dateUtc="2026-03-16T04:32:00Z"/>
                <w:rFonts w:asciiTheme="majorHAnsi" w:hAnsiTheme="majorHAnsi" w:cstheme="majorHAnsi"/>
                <w:sz w:val="20"/>
                <w:szCs w:val="20"/>
                <w:lang w:val="en-US"/>
                <w:rPrChange w:id="2609" w:author="Christina Sun" w:date="2026-03-15T21:36:00Z" w16du:dateUtc="2026-03-16T04:36:00Z">
                  <w:rPr>
                    <w:ins w:id="2610" w:author="Christina Sun" w:date="2026-03-15T21:32:00Z" w16du:dateUtc="2026-03-16T04:32:00Z"/>
                    <w:lang w:val="en-US"/>
                  </w:rPr>
                </w:rPrChange>
              </w:rPr>
            </w:pPr>
          </w:p>
        </w:tc>
        <w:tc>
          <w:tcPr>
            <w:tcW w:w="1667" w:type="pct"/>
            <w:tcMar>
              <w:top w:w="100" w:type="nil"/>
              <w:right w:w="100" w:type="nil"/>
            </w:tcMar>
            <w:vAlign w:val="center"/>
            <w:tcPrChange w:id="2611"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240339C" w14:textId="77777777" w:rsidR="002A0567" w:rsidRPr="00B621E1" w:rsidRDefault="002A0567">
            <w:pPr>
              <w:autoSpaceDE w:val="0"/>
              <w:autoSpaceDN w:val="0"/>
              <w:adjustRightInd w:val="0"/>
              <w:rPr>
                <w:ins w:id="2612" w:author="Christina Sun" w:date="2026-03-15T21:32:00Z" w16du:dateUtc="2026-03-16T04:32:00Z"/>
                <w:rFonts w:asciiTheme="majorHAnsi" w:hAnsiTheme="majorHAnsi" w:cstheme="majorHAnsi"/>
                <w:sz w:val="20"/>
                <w:szCs w:val="20"/>
                <w:lang w:val="en-US"/>
                <w:rPrChange w:id="2613" w:author="Christina Sun" w:date="2026-03-15T21:36:00Z" w16du:dateUtc="2026-03-16T04:36:00Z">
                  <w:rPr>
                    <w:ins w:id="2614" w:author="Christina Sun" w:date="2026-03-15T21:32:00Z" w16du:dateUtc="2026-03-16T04:32:00Z"/>
                    <w:lang w:val="en-US"/>
                  </w:rPr>
                </w:rPrChange>
              </w:rPr>
            </w:pPr>
          </w:p>
        </w:tc>
      </w:tr>
      <w:tr w:rsidR="002A0567" w:rsidRPr="00B621E1" w14:paraId="45B95D1F" w14:textId="77777777" w:rsidTr="002A0567">
        <w:tblPrEx>
          <w:tblCellMar>
            <w:top w:w="0" w:type="dxa"/>
            <w:bottom w:w="0" w:type="dxa"/>
          </w:tblCellMar>
          <w:tblPrExChange w:id="2615" w:author="Christina Sun" w:date="2026-03-15T21:33:00Z" w16du:dateUtc="2026-03-16T04:33:00Z">
            <w:tblPrEx>
              <w:tblBorders>
                <w:top w:val="none" w:sz="0" w:space="0" w:color="auto"/>
              </w:tblBorders>
              <w:tblCellMar>
                <w:top w:w="0" w:type="dxa"/>
                <w:bottom w:w="0" w:type="dxa"/>
              </w:tblCellMar>
            </w:tblPrEx>
          </w:tblPrExChange>
        </w:tblPrEx>
        <w:trPr>
          <w:ins w:id="2616" w:author="Christina Sun" w:date="2026-03-15T21:32:00Z" w16du:dateUtc="2026-03-16T04:32:00Z"/>
          <w:trPrChange w:id="2617" w:author="Christina Sun" w:date="2026-03-15T21:33:00Z" w16du:dateUtc="2026-03-16T04:33:00Z">
            <w:trPr>
              <w:gridAfter w:val="0"/>
            </w:trPr>
          </w:trPrChange>
        </w:trPr>
        <w:tc>
          <w:tcPr>
            <w:tcW w:w="1667" w:type="pct"/>
            <w:tcMar>
              <w:top w:w="100" w:type="nil"/>
              <w:right w:w="100" w:type="nil"/>
            </w:tcMar>
            <w:vAlign w:val="center"/>
            <w:tcPrChange w:id="2618"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F000FBE" w14:textId="77777777" w:rsidR="002A0567" w:rsidRPr="00B621E1" w:rsidRDefault="002A0567">
            <w:pPr>
              <w:autoSpaceDE w:val="0"/>
              <w:autoSpaceDN w:val="0"/>
              <w:adjustRightInd w:val="0"/>
              <w:rPr>
                <w:ins w:id="2619" w:author="Christina Sun" w:date="2026-03-15T21:32:00Z" w16du:dateUtc="2026-03-16T04:32:00Z"/>
                <w:rFonts w:asciiTheme="majorHAnsi" w:hAnsiTheme="majorHAnsi" w:cstheme="majorHAnsi"/>
                <w:sz w:val="20"/>
                <w:szCs w:val="20"/>
                <w:lang w:val="en-US"/>
                <w:rPrChange w:id="2620" w:author="Christina Sun" w:date="2026-03-15T21:36:00Z" w16du:dateUtc="2026-03-16T04:36:00Z">
                  <w:rPr>
                    <w:ins w:id="2621" w:author="Christina Sun" w:date="2026-03-15T21:32:00Z" w16du:dateUtc="2026-03-16T04:32:00Z"/>
                    <w:lang w:val="en-US"/>
                  </w:rPr>
                </w:rPrChange>
              </w:rPr>
            </w:pPr>
            <w:ins w:id="2622" w:author="Christina Sun" w:date="2026-03-15T21:32:00Z" w16du:dateUtc="2026-03-16T04:32:00Z">
              <w:r w:rsidRPr="00B621E1">
                <w:rPr>
                  <w:rFonts w:asciiTheme="majorHAnsi" w:hAnsiTheme="majorHAnsi" w:cstheme="majorHAnsi"/>
                  <w:sz w:val="20"/>
                  <w:szCs w:val="20"/>
                  <w:lang w:val="en-US"/>
                  <w:rPrChange w:id="2623" w:author="Christina Sun" w:date="2026-03-15T21:36:00Z" w16du:dateUtc="2026-03-16T04:36:00Z">
                    <w:rPr>
                      <w:lang w:val="en-US"/>
                    </w:rPr>
                  </w:rPrChange>
                </w:rPr>
                <w:t>Non-binary</w:t>
              </w:r>
            </w:ins>
          </w:p>
        </w:tc>
        <w:tc>
          <w:tcPr>
            <w:tcW w:w="1667" w:type="pct"/>
            <w:tcMar>
              <w:top w:w="100" w:type="nil"/>
              <w:right w:w="100" w:type="nil"/>
            </w:tcMar>
            <w:vAlign w:val="center"/>
            <w:tcPrChange w:id="2624"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068DB4B" w14:textId="77777777" w:rsidR="002A0567" w:rsidRPr="00B621E1" w:rsidRDefault="002A0567">
            <w:pPr>
              <w:autoSpaceDE w:val="0"/>
              <w:autoSpaceDN w:val="0"/>
              <w:adjustRightInd w:val="0"/>
              <w:jc w:val="center"/>
              <w:rPr>
                <w:ins w:id="2625" w:author="Christina Sun" w:date="2026-03-15T21:32:00Z" w16du:dateUtc="2026-03-16T04:32:00Z"/>
                <w:rFonts w:asciiTheme="majorHAnsi" w:hAnsiTheme="majorHAnsi" w:cstheme="majorHAnsi"/>
                <w:sz w:val="20"/>
                <w:szCs w:val="20"/>
                <w:lang w:val="en-US"/>
                <w:rPrChange w:id="2626" w:author="Christina Sun" w:date="2026-03-15T21:36:00Z" w16du:dateUtc="2026-03-16T04:36:00Z">
                  <w:rPr>
                    <w:ins w:id="2627" w:author="Christina Sun" w:date="2026-03-15T21:32:00Z" w16du:dateUtc="2026-03-16T04:32:00Z"/>
                    <w:lang w:val="en-US"/>
                  </w:rPr>
                </w:rPrChange>
              </w:rPr>
            </w:pPr>
            <w:ins w:id="2628" w:author="Christina Sun" w:date="2026-03-15T21:32:00Z" w16du:dateUtc="2026-03-16T04:32:00Z">
              <w:r w:rsidRPr="00B621E1">
                <w:rPr>
                  <w:rFonts w:asciiTheme="majorHAnsi" w:hAnsiTheme="majorHAnsi" w:cstheme="majorHAnsi"/>
                  <w:sz w:val="20"/>
                  <w:szCs w:val="20"/>
                  <w:lang w:val="en-US"/>
                  <w:rPrChange w:id="2629" w:author="Christina Sun" w:date="2026-03-15T21:36:00Z" w16du:dateUtc="2026-03-16T04:36:00Z">
                    <w:rPr>
                      <w:lang w:val="en-US"/>
                    </w:rPr>
                  </w:rPrChange>
                </w:rPr>
                <w:t>1.798</w:t>
              </w:r>
              <w:r w:rsidRPr="00B621E1">
                <w:rPr>
                  <w:rFonts w:asciiTheme="majorHAnsi" w:hAnsiTheme="majorHAnsi" w:cstheme="majorHAnsi"/>
                  <w:sz w:val="20"/>
                  <w:szCs w:val="20"/>
                  <w:vertAlign w:val="superscript"/>
                  <w:lang w:val="en-US"/>
                  <w:rPrChange w:id="2630" w:author="Christina Sun" w:date="2026-03-15T21:36:00Z" w16du:dateUtc="2026-03-16T04:36:00Z">
                    <w:rPr>
                      <w:vertAlign w:val="superscript"/>
                      <w:lang w:val="en-US"/>
                    </w:rPr>
                  </w:rPrChange>
                </w:rPr>
                <w:t>***</w:t>
              </w:r>
            </w:ins>
          </w:p>
        </w:tc>
        <w:tc>
          <w:tcPr>
            <w:tcW w:w="1667" w:type="pct"/>
            <w:tcMar>
              <w:top w:w="100" w:type="nil"/>
              <w:right w:w="100" w:type="nil"/>
            </w:tcMar>
            <w:vAlign w:val="center"/>
            <w:tcPrChange w:id="2631"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1B19BF8" w14:textId="77777777" w:rsidR="002A0567" w:rsidRPr="00B621E1" w:rsidRDefault="002A0567">
            <w:pPr>
              <w:autoSpaceDE w:val="0"/>
              <w:autoSpaceDN w:val="0"/>
              <w:adjustRightInd w:val="0"/>
              <w:jc w:val="center"/>
              <w:rPr>
                <w:ins w:id="2632" w:author="Christina Sun" w:date="2026-03-15T21:32:00Z" w16du:dateUtc="2026-03-16T04:32:00Z"/>
                <w:rFonts w:asciiTheme="majorHAnsi" w:hAnsiTheme="majorHAnsi" w:cstheme="majorHAnsi"/>
                <w:sz w:val="20"/>
                <w:szCs w:val="20"/>
                <w:lang w:val="en-US"/>
                <w:rPrChange w:id="2633" w:author="Christina Sun" w:date="2026-03-15T21:36:00Z" w16du:dateUtc="2026-03-16T04:36:00Z">
                  <w:rPr>
                    <w:ins w:id="2634" w:author="Christina Sun" w:date="2026-03-15T21:32:00Z" w16du:dateUtc="2026-03-16T04:32:00Z"/>
                    <w:lang w:val="en-US"/>
                  </w:rPr>
                </w:rPrChange>
              </w:rPr>
            </w:pPr>
            <w:ins w:id="2635" w:author="Christina Sun" w:date="2026-03-15T21:32:00Z" w16du:dateUtc="2026-03-16T04:32:00Z">
              <w:r w:rsidRPr="00B621E1">
                <w:rPr>
                  <w:rFonts w:asciiTheme="majorHAnsi" w:hAnsiTheme="majorHAnsi" w:cstheme="majorHAnsi"/>
                  <w:sz w:val="20"/>
                  <w:szCs w:val="20"/>
                  <w:lang w:val="en-US"/>
                  <w:rPrChange w:id="2636" w:author="Christina Sun" w:date="2026-03-15T21:36:00Z" w16du:dateUtc="2026-03-16T04:36:00Z">
                    <w:rPr>
                      <w:lang w:val="en-US"/>
                    </w:rPr>
                  </w:rPrChange>
                </w:rPr>
                <w:t>1.829</w:t>
              </w:r>
              <w:r w:rsidRPr="00B621E1">
                <w:rPr>
                  <w:rFonts w:asciiTheme="majorHAnsi" w:hAnsiTheme="majorHAnsi" w:cstheme="majorHAnsi"/>
                  <w:sz w:val="20"/>
                  <w:szCs w:val="20"/>
                  <w:vertAlign w:val="superscript"/>
                  <w:lang w:val="en-US"/>
                  <w:rPrChange w:id="2637" w:author="Christina Sun" w:date="2026-03-15T21:36:00Z" w16du:dateUtc="2026-03-16T04:36:00Z">
                    <w:rPr>
                      <w:vertAlign w:val="superscript"/>
                      <w:lang w:val="en-US"/>
                    </w:rPr>
                  </w:rPrChange>
                </w:rPr>
                <w:t>***</w:t>
              </w:r>
            </w:ins>
          </w:p>
        </w:tc>
      </w:tr>
      <w:tr w:rsidR="002A0567" w:rsidRPr="00B621E1" w14:paraId="631DE734" w14:textId="77777777" w:rsidTr="002A0567">
        <w:tblPrEx>
          <w:tblCellMar>
            <w:top w:w="0" w:type="dxa"/>
            <w:bottom w:w="0" w:type="dxa"/>
          </w:tblCellMar>
          <w:tblPrExChange w:id="2638" w:author="Christina Sun" w:date="2026-03-15T21:33:00Z" w16du:dateUtc="2026-03-16T04:33:00Z">
            <w:tblPrEx>
              <w:tblBorders>
                <w:top w:val="none" w:sz="0" w:space="0" w:color="auto"/>
              </w:tblBorders>
              <w:tblCellMar>
                <w:top w:w="0" w:type="dxa"/>
                <w:bottom w:w="0" w:type="dxa"/>
              </w:tblCellMar>
            </w:tblPrEx>
          </w:tblPrExChange>
        </w:tblPrEx>
        <w:trPr>
          <w:ins w:id="2639" w:author="Christina Sun" w:date="2026-03-15T21:32:00Z" w16du:dateUtc="2026-03-16T04:32:00Z"/>
          <w:trPrChange w:id="2640" w:author="Christina Sun" w:date="2026-03-15T21:33:00Z" w16du:dateUtc="2026-03-16T04:33:00Z">
            <w:trPr>
              <w:gridAfter w:val="0"/>
            </w:trPr>
          </w:trPrChange>
        </w:trPr>
        <w:tc>
          <w:tcPr>
            <w:tcW w:w="1667" w:type="pct"/>
            <w:tcMar>
              <w:top w:w="100" w:type="nil"/>
              <w:right w:w="100" w:type="nil"/>
            </w:tcMar>
            <w:vAlign w:val="center"/>
            <w:tcPrChange w:id="2641"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3365AFB" w14:textId="77777777" w:rsidR="002A0567" w:rsidRPr="00B621E1" w:rsidRDefault="002A0567">
            <w:pPr>
              <w:autoSpaceDE w:val="0"/>
              <w:autoSpaceDN w:val="0"/>
              <w:adjustRightInd w:val="0"/>
              <w:rPr>
                <w:ins w:id="2642" w:author="Christina Sun" w:date="2026-03-15T21:32:00Z" w16du:dateUtc="2026-03-16T04:32:00Z"/>
                <w:rFonts w:asciiTheme="majorHAnsi" w:hAnsiTheme="majorHAnsi" w:cstheme="majorHAnsi"/>
                <w:sz w:val="20"/>
                <w:szCs w:val="20"/>
                <w:lang w:val="en-US"/>
                <w:rPrChange w:id="2643" w:author="Christina Sun" w:date="2026-03-15T21:36:00Z" w16du:dateUtc="2026-03-16T04:36:00Z">
                  <w:rPr>
                    <w:ins w:id="2644" w:author="Christina Sun" w:date="2026-03-15T21:32:00Z" w16du:dateUtc="2026-03-16T04:32:00Z"/>
                    <w:lang w:val="en-US"/>
                  </w:rPr>
                </w:rPrChange>
              </w:rPr>
            </w:pPr>
          </w:p>
        </w:tc>
        <w:tc>
          <w:tcPr>
            <w:tcW w:w="1667" w:type="pct"/>
            <w:tcMar>
              <w:top w:w="100" w:type="nil"/>
              <w:right w:w="100" w:type="nil"/>
            </w:tcMar>
            <w:vAlign w:val="center"/>
            <w:tcPrChange w:id="2645"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74D3E88" w14:textId="77777777" w:rsidR="002A0567" w:rsidRPr="00B621E1" w:rsidRDefault="002A0567">
            <w:pPr>
              <w:autoSpaceDE w:val="0"/>
              <w:autoSpaceDN w:val="0"/>
              <w:adjustRightInd w:val="0"/>
              <w:jc w:val="center"/>
              <w:rPr>
                <w:ins w:id="2646" w:author="Christina Sun" w:date="2026-03-15T21:32:00Z" w16du:dateUtc="2026-03-16T04:32:00Z"/>
                <w:rFonts w:asciiTheme="majorHAnsi" w:hAnsiTheme="majorHAnsi" w:cstheme="majorHAnsi"/>
                <w:sz w:val="20"/>
                <w:szCs w:val="20"/>
                <w:lang w:val="en-US"/>
                <w:rPrChange w:id="2647" w:author="Christina Sun" w:date="2026-03-15T21:36:00Z" w16du:dateUtc="2026-03-16T04:36:00Z">
                  <w:rPr>
                    <w:ins w:id="2648" w:author="Christina Sun" w:date="2026-03-15T21:32:00Z" w16du:dateUtc="2026-03-16T04:32:00Z"/>
                    <w:lang w:val="en-US"/>
                  </w:rPr>
                </w:rPrChange>
              </w:rPr>
            </w:pPr>
            <w:ins w:id="2649" w:author="Christina Sun" w:date="2026-03-15T21:32:00Z" w16du:dateUtc="2026-03-16T04:32:00Z">
              <w:r w:rsidRPr="00B621E1">
                <w:rPr>
                  <w:rFonts w:asciiTheme="majorHAnsi" w:hAnsiTheme="majorHAnsi" w:cstheme="majorHAnsi"/>
                  <w:sz w:val="20"/>
                  <w:szCs w:val="20"/>
                  <w:lang w:val="en-US"/>
                  <w:rPrChange w:id="2650" w:author="Christina Sun" w:date="2026-03-15T21:36:00Z" w16du:dateUtc="2026-03-16T04:36:00Z">
                    <w:rPr>
                      <w:lang w:val="en-US"/>
                    </w:rPr>
                  </w:rPrChange>
                </w:rPr>
                <w:t>[1.432,2.257]</w:t>
              </w:r>
            </w:ins>
          </w:p>
        </w:tc>
        <w:tc>
          <w:tcPr>
            <w:tcW w:w="1667" w:type="pct"/>
            <w:tcMar>
              <w:top w:w="100" w:type="nil"/>
              <w:right w:w="100" w:type="nil"/>
            </w:tcMar>
            <w:vAlign w:val="center"/>
            <w:tcPrChange w:id="2651"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96497BC" w14:textId="77777777" w:rsidR="002A0567" w:rsidRPr="00B621E1" w:rsidRDefault="002A0567">
            <w:pPr>
              <w:autoSpaceDE w:val="0"/>
              <w:autoSpaceDN w:val="0"/>
              <w:adjustRightInd w:val="0"/>
              <w:jc w:val="center"/>
              <w:rPr>
                <w:ins w:id="2652" w:author="Christina Sun" w:date="2026-03-15T21:32:00Z" w16du:dateUtc="2026-03-16T04:32:00Z"/>
                <w:rFonts w:asciiTheme="majorHAnsi" w:hAnsiTheme="majorHAnsi" w:cstheme="majorHAnsi"/>
                <w:sz w:val="20"/>
                <w:szCs w:val="20"/>
                <w:lang w:val="en-US"/>
                <w:rPrChange w:id="2653" w:author="Christina Sun" w:date="2026-03-15T21:36:00Z" w16du:dateUtc="2026-03-16T04:36:00Z">
                  <w:rPr>
                    <w:ins w:id="2654" w:author="Christina Sun" w:date="2026-03-15T21:32:00Z" w16du:dateUtc="2026-03-16T04:32:00Z"/>
                    <w:lang w:val="en-US"/>
                  </w:rPr>
                </w:rPrChange>
              </w:rPr>
            </w:pPr>
            <w:ins w:id="2655" w:author="Christina Sun" w:date="2026-03-15T21:32:00Z" w16du:dateUtc="2026-03-16T04:32:00Z">
              <w:r w:rsidRPr="00B621E1">
                <w:rPr>
                  <w:rFonts w:asciiTheme="majorHAnsi" w:hAnsiTheme="majorHAnsi" w:cstheme="majorHAnsi"/>
                  <w:sz w:val="20"/>
                  <w:szCs w:val="20"/>
                  <w:lang w:val="en-US"/>
                  <w:rPrChange w:id="2656" w:author="Christina Sun" w:date="2026-03-15T21:36:00Z" w16du:dateUtc="2026-03-16T04:36:00Z">
                    <w:rPr>
                      <w:lang w:val="en-US"/>
                    </w:rPr>
                  </w:rPrChange>
                </w:rPr>
                <w:t>[1.451,2.304]</w:t>
              </w:r>
            </w:ins>
          </w:p>
        </w:tc>
      </w:tr>
      <w:tr w:rsidR="002A0567" w:rsidRPr="00B621E1" w14:paraId="2812562A" w14:textId="77777777" w:rsidTr="002A0567">
        <w:tblPrEx>
          <w:tblCellMar>
            <w:top w:w="0" w:type="dxa"/>
            <w:bottom w:w="0" w:type="dxa"/>
          </w:tblCellMar>
          <w:tblPrExChange w:id="2657" w:author="Christina Sun" w:date="2026-03-15T21:33:00Z" w16du:dateUtc="2026-03-16T04:33:00Z">
            <w:tblPrEx>
              <w:tblBorders>
                <w:top w:val="none" w:sz="0" w:space="0" w:color="auto"/>
              </w:tblBorders>
              <w:tblCellMar>
                <w:top w:w="0" w:type="dxa"/>
                <w:bottom w:w="0" w:type="dxa"/>
              </w:tblCellMar>
            </w:tblPrEx>
          </w:tblPrExChange>
        </w:tblPrEx>
        <w:trPr>
          <w:ins w:id="2658" w:author="Christina Sun" w:date="2026-03-15T21:32:00Z" w16du:dateUtc="2026-03-16T04:32:00Z"/>
          <w:trPrChange w:id="2659" w:author="Christina Sun" w:date="2026-03-15T21:33:00Z" w16du:dateUtc="2026-03-16T04:33:00Z">
            <w:trPr>
              <w:gridAfter w:val="0"/>
            </w:trPr>
          </w:trPrChange>
        </w:trPr>
        <w:tc>
          <w:tcPr>
            <w:tcW w:w="1667" w:type="pct"/>
            <w:tcMar>
              <w:top w:w="100" w:type="nil"/>
              <w:right w:w="100" w:type="nil"/>
            </w:tcMar>
            <w:vAlign w:val="center"/>
            <w:tcPrChange w:id="2660"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D3BA2EA" w14:textId="77777777" w:rsidR="002A0567" w:rsidRPr="00B621E1" w:rsidRDefault="002A0567">
            <w:pPr>
              <w:autoSpaceDE w:val="0"/>
              <w:autoSpaceDN w:val="0"/>
              <w:adjustRightInd w:val="0"/>
              <w:rPr>
                <w:ins w:id="2661" w:author="Christina Sun" w:date="2026-03-15T21:32:00Z" w16du:dateUtc="2026-03-16T04:32:00Z"/>
                <w:rFonts w:asciiTheme="majorHAnsi" w:hAnsiTheme="majorHAnsi" w:cstheme="majorHAnsi"/>
                <w:sz w:val="20"/>
                <w:szCs w:val="20"/>
                <w:lang w:val="en-US"/>
                <w:rPrChange w:id="2662" w:author="Christina Sun" w:date="2026-03-15T21:36:00Z" w16du:dateUtc="2026-03-16T04:36:00Z">
                  <w:rPr>
                    <w:ins w:id="2663" w:author="Christina Sun" w:date="2026-03-15T21:32:00Z" w16du:dateUtc="2026-03-16T04:32:00Z"/>
                    <w:lang w:val="en-US"/>
                  </w:rPr>
                </w:rPrChange>
              </w:rPr>
            </w:pPr>
          </w:p>
        </w:tc>
        <w:tc>
          <w:tcPr>
            <w:tcW w:w="1667" w:type="pct"/>
            <w:tcMar>
              <w:top w:w="100" w:type="nil"/>
              <w:right w:w="100" w:type="nil"/>
            </w:tcMar>
            <w:vAlign w:val="center"/>
            <w:tcPrChange w:id="2664"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3E5A980" w14:textId="77777777" w:rsidR="002A0567" w:rsidRPr="00B621E1" w:rsidRDefault="002A0567">
            <w:pPr>
              <w:autoSpaceDE w:val="0"/>
              <w:autoSpaceDN w:val="0"/>
              <w:adjustRightInd w:val="0"/>
              <w:rPr>
                <w:ins w:id="2665" w:author="Christina Sun" w:date="2026-03-15T21:32:00Z" w16du:dateUtc="2026-03-16T04:32:00Z"/>
                <w:rFonts w:asciiTheme="majorHAnsi" w:hAnsiTheme="majorHAnsi" w:cstheme="majorHAnsi"/>
                <w:sz w:val="20"/>
                <w:szCs w:val="20"/>
                <w:lang w:val="en-US"/>
                <w:rPrChange w:id="2666" w:author="Christina Sun" w:date="2026-03-15T21:36:00Z" w16du:dateUtc="2026-03-16T04:36:00Z">
                  <w:rPr>
                    <w:ins w:id="2667" w:author="Christina Sun" w:date="2026-03-15T21:32:00Z" w16du:dateUtc="2026-03-16T04:32:00Z"/>
                    <w:lang w:val="en-US"/>
                  </w:rPr>
                </w:rPrChange>
              </w:rPr>
            </w:pPr>
          </w:p>
        </w:tc>
        <w:tc>
          <w:tcPr>
            <w:tcW w:w="1667" w:type="pct"/>
            <w:tcMar>
              <w:top w:w="100" w:type="nil"/>
              <w:right w:w="100" w:type="nil"/>
            </w:tcMar>
            <w:vAlign w:val="center"/>
            <w:tcPrChange w:id="2668"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CA459B5" w14:textId="77777777" w:rsidR="002A0567" w:rsidRPr="00B621E1" w:rsidRDefault="002A0567">
            <w:pPr>
              <w:autoSpaceDE w:val="0"/>
              <w:autoSpaceDN w:val="0"/>
              <w:adjustRightInd w:val="0"/>
              <w:rPr>
                <w:ins w:id="2669" w:author="Christina Sun" w:date="2026-03-15T21:32:00Z" w16du:dateUtc="2026-03-16T04:32:00Z"/>
                <w:rFonts w:asciiTheme="majorHAnsi" w:hAnsiTheme="majorHAnsi" w:cstheme="majorHAnsi"/>
                <w:sz w:val="20"/>
                <w:szCs w:val="20"/>
                <w:lang w:val="en-US"/>
                <w:rPrChange w:id="2670" w:author="Christina Sun" w:date="2026-03-15T21:36:00Z" w16du:dateUtc="2026-03-16T04:36:00Z">
                  <w:rPr>
                    <w:ins w:id="2671" w:author="Christina Sun" w:date="2026-03-15T21:32:00Z" w16du:dateUtc="2026-03-16T04:32:00Z"/>
                    <w:lang w:val="en-US"/>
                  </w:rPr>
                </w:rPrChange>
              </w:rPr>
            </w:pPr>
          </w:p>
        </w:tc>
      </w:tr>
      <w:tr w:rsidR="002A0567" w:rsidRPr="00B621E1" w14:paraId="315A9923" w14:textId="77777777" w:rsidTr="002A0567">
        <w:tblPrEx>
          <w:tblCellMar>
            <w:top w:w="0" w:type="dxa"/>
            <w:bottom w:w="0" w:type="dxa"/>
          </w:tblCellMar>
          <w:tblPrExChange w:id="2672" w:author="Christina Sun" w:date="2026-03-15T21:33:00Z" w16du:dateUtc="2026-03-16T04:33:00Z">
            <w:tblPrEx>
              <w:tblBorders>
                <w:top w:val="none" w:sz="0" w:space="0" w:color="auto"/>
              </w:tblBorders>
              <w:tblCellMar>
                <w:top w:w="0" w:type="dxa"/>
                <w:bottom w:w="0" w:type="dxa"/>
              </w:tblCellMar>
            </w:tblPrEx>
          </w:tblPrExChange>
        </w:tblPrEx>
        <w:trPr>
          <w:ins w:id="2673" w:author="Christina Sun" w:date="2026-03-15T21:32:00Z" w16du:dateUtc="2026-03-16T04:32:00Z"/>
          <w:trPrChange w:id="2674" w:author="Christina Sun" w:date="2026-03-15T21:33:00Z" w16du:dateUtc="2026-03-16T04:33:00Z">
            <w:trPr>
              <w:gridAfter w:val="0"/>
            </w:trPr>
          </w:trPrChange>
        </w:trPr>
        <w:tc>
          <w:tcPr>
            <w:tcW w:w="1667" w:type="pct"/>
            <w:tcMar>
              <w:top w:w="100" w:type="nil"/>
              <w:right w:w="100" w:type="nil"/>
            </w:tcMar>
            <w:vAlign w:val="center"/>
            <w:tcPrChange w:id="2675"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28041D4" w14:textId="77777777" w:rsidR="002A0567" w:rsidRPr="00B621E1" w:rsidRDefault="002A0567">
            <w:pPr>
              <w:autoSpaceDE w:val="0"/>
              <w:autoSpaceDN w:val="0"/>
              <w:adjustRightInd w:val="0"/>
              <w:rPr>
                <w:ins w:id="2676" w:author="Christina Sun" w:date="2026-03-15T21:32:00Z" w16du:dateUtc="2026-03-16T04:32:00Z"/>
                <w:rFonts w:asciiTheme="majorHAnsi" w:hAnsiTheme="majorHAnsi" w:cstheme="majorHAnsi"/>
                <w:sz w:val="20"/>
                <w:szCs w:val="20"/>
                <w:lang w:val="en-US"/>
                <w:rPrChange w:id="2677" w:author="Christina Sun" w:date="2026-03-15T21:36:00Z" w16du:dateUtc="2026-03-16T04:36:00Z">
                  <w:rPr>
                    <w:ins w:id="2678" w:author="Christina Sun" w:date="2026-03-15T21:32:00Z" w16du:dateUtc="2026-03-16T04:32:00Z"/>
                    <w:lang w:val="en-US"/>
                  </w:rPr>
                </w:rPrChange>
              </w:rPr>
            </w:pPr>
            <w:ins w:id="2679" w:author="Christina Sun" w:date="2026-03-15T21:32:00Z" w16du:dateUtc="2026-03-16T04:32:00Z">
              <w:r w:rsidRPr="00B621E1">
                <w:rPr>
                  <w:rFonts w:asciiTheme="majorHAnsi" w:hAnsiTheme="majorHAnsi" w:cstheme="majorHAnsi"/>
                  <w:sz w:val="20"/>
                  <w:szCs w:val="20"/>
                  <w:lang w:val="en-US"/>
                  <w:rPrChange w:id="2680" w:author="Christina Sun" w:date="2026-03-15T21:36:00Z" w16du:dateUtc="2026-03-16T04:36:00Z">
                    <w:rPr>
                      <w:lang w:val="en-US"/>
                    </w:rPr>
                  </w:rPrChange>
                </w:rPr>
                <w:t>Gender Diverse/Questioning</w:t>
              </w:r>
            </w:ins>
          </w:p>
        </w:tc>
        <w:tc>
          <w:tcPr>
            <w:tcW w:w="1667" w:type="pct"/>
            <w:tcMar>
              <w:top w:w="100" w:type="nil"/>
              <w:right w:w="100" w:type="nil"/>
            </w:tcMar>
            <w:vAlign w:val="center"/>
            <w:tcPrChange w:id="2681"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D6A412C" w14:textId="77777777" w:rsidR="002A0567" w:rsidRPr="00B621E1" w:rsidRDefault="002A0567">
            <w:pPr>
              <w:autoSpaceDE w:val="0"/>
              <w:autoSpaceDN w:val="0"/>
              <w:adjustRightInd w:val="0"/>
              <w:jc w:val="center"/>
              <w:rPr>
                <w:ins w:id="2682" w:author="Christina Sun" w:date="2026-03-15T21:32:00Z" w16du:dateUtc="2026-03-16T04:32:00Z"/>
                <w:rFonts w:asciiTheme="majorHAnsi" w:hAnsiTheme="majorHAnsi" w:cstheme="majorHAnsi"/>
                <w:sz w:val="20"/>
                <w:szCs w:val="20"/>
                <w:lang w:val="en-US"/>
                <w:rPrChange w:id="2683" w:author="Christina Sun" w:date="2026-03-15T21:36:00Z" w16du:dateUtc="2026-03-16T04:36:00Z">
                  <w:rPr>
                    <w:ins w:id="2684" w:author="Christina Sun" w:date="2026-03-15T21:32:00Z" w16du:dateUtc="2026-03-16T04:32:00Z"/>
                    <w:lang w:val="en-US"/>
                  </w:rPr>
                </w:rPrChange>
              </w:rPr>
            </w:pPr>
            <w:ins w:id="2685" w:author="Christina Sun" w:date="2026-03-15T21:32:00Z" w16du:dateUtc="2026-03-16T04:32:00Z">
              <w:r w:rsidRPr="00B621E1">
                <w:rPr>
                  <w:rFonts w:asciiTheme="majorHAnsi" w:hAnsiTheme="majorHAnsi" w:cstheme="majorHAnsi"/>
                  <w:sz w:val="20"/>
                  <w:szCs w:val="20"/>
                  <w:lang w:val="en-US"/>
                  <w:rPrChange w:id="2686" w:author="Christina Sun" w:date="2026-03-15T21:36:00Z" w16du:dateUtc="2026-03-16T04:36:00Z">
                    <w:rPr>
                      <w:lang w:val="en-US"/>
                    </w:rPr>
                  </w:rPrChange>
                </w:rPr>
                <w:t>1.584</w:t>
              </w:r>
              <w:r w:rsidRPr="00B621E1">
                <w:rPr>
                  <w:rFonts w:asciiTheme="majorHAnsi" w:hAnsiTheme="majorHAnsi" w:cstheme="majorHAnsi"/>
                  <w:sz w:val="20"/>
                  <w:szCs w:val="20"/>
                  <w:vertAlign w:val="superscript"/>
                  <w:lang w:val="en-US"/>
                  <w:rPrChange w:id="2687" w:author="Christina Sun" w:date="2026-03-15T21:36:00Z" w16du:dateUtc="2026-03-16T04:36:00Z">
                    <w:rPr>
                      <w:vertAlign w:val="superscript"/>
                      <w:lang w:val="en-US"/>
                    </w:rPr>
                  </w:rPrChange>
                </w:rPr>
                <w:t>**</w:t>
              </w:r>
            </w:ins>
          </w:p>
        </w:tc>
        <w:tc>
          <w:tcPr>
            <w:tcW w:w="1667" w:type="pct"/>
            <w:tcMar>
              <w:top w:w="100" w:type="nil"/>
              <w:right w:w="100" w:type="nil"/>
            </w:tcMar>
            <w:vAlign w:val="center"/>
            <w:tcPrChange w:id="2688"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053290D" w14:textId="77777777" w:rsidR="002A0567" w:rsidRPr="00B621E1" w:rsidRDefault="002A0567">
            <w:pPr>
              <w:autoSpaceDE w:val="0"/>
              <w:autoSpaceDN w:val="0"/>
              <w:adjustRightInd w:val="0"/>
              <w:jc w:val="center"/>
              <w:rPr>
                <w:ins w:id="2689" w:author="Christina Sun" w:date="2026-03-15T21:32:00Z" w16du:dateUtc="2026-03-16T04:32:00Z"/>
                <w:rFonts w:asciiTheme="majorHAnsi" w:hAnsiTheme="majorHAnsi" w:cstheme="majorHAnsi"/>
                <w:sz w:val="20"/>
                <w:szCs w:val="20"/>
                <w:lang w:val="en-US"/>
                <w:rPrChange w:id="2690" w:author="Christina Sun" w:date="2026-03-15T21:36:00Z" w16du:dateUtc="2026-03-16T04:36:00Z">
                  <w:rPr>
                    <w:ins w:id="2691" w:author="Christina Sun" w:date="2026-03-15T21:32:00Z" w16du:dateUtc="2026-03-16T04:32:00Z"/>
                    <w:lang w:val="en-US"/>
                  </w:rPr>
                </w:rPrChange>
              </w:rPr>
            </w:pPr>
            <w:ins w:id="2692" w:author="Christina Sun" w:date="2026-03-15T21:32:00Z" w16du:dateUtc="2026-03-16T04:32:00Z">
              <w:r w:rsidRPr="00B621E1">
                <w:rPr>
                  <w:rFonts w:asciiTheme="majorHAnsi" w:hAnsiTheme="majorHAnsi" w:cstheme="majorHAnsi"/>
                  <w:sz w:val="20"/>
                  <w:szCs w:val="20"/>
                  <w:lang w:val="en-US"/>
                  <w:rPrChange w:id="2693" w:author="Christina Sun" w:date="2026-03-15T21:36:00Z" w16du:dateUtc="2026-03-16T04:36:00Z">
                    <w:rPr>
                      <w:lang w:val="en-US"/>
                    </w:rPr>
                  </w:rPrChange>
                </w:rPr>
                <w:t>1.541</w:t>
              </w:r>
              <w:r w:rsidRPr="00B621E1">
                <w:rPr>
                  <w:rFonts w:asciiTheme="majorHAnsi" w:hAnsiTheme="majorHAnsi" w:cstheme="majorHAnsi"/>
                  <w:sz w:val="20"/>
                  <w:szCs w:val="20"/>
                  <w:vertAlign w:val="superscript"/>
                  <w:lang w:val="en-US"/>
                  <w:rPrChange w:id="2694" w:author="Christina Sun" w:date="2026-03-15T21:36:00Z" w16du:dateUtc="2026-03-16T04:36:00Z">
                    <w:rPr>
                      <w:vertAlign w:val="superscript"/>
                      <w:lang w:val="en-US"/>
                    </w:rPr>
                  </w:rPrChange>
                </w:rPr>
                <w:t>*</w:t>
              </w:r>
            </w:ins>
          </w:p>
        </w:tc>
      </w:tr>
      <w:tr w:rsidR="002A0567" w:rsidRPr="00B621E1" w14:paraId="7200D2D6" w14:textId="77777777" w:rsidTr="002A0567">
        <w:tblPrEx>
          <w:tblCellMar>
            <w:top w:w="0" w:type="dxa"/>
            <w:bottom w:w="0" w:type="dxa"/>
          </w:tblCellMar>
          <w:tblPrExChange w:id="2695" w:author="Christina Sun" w:date="2026-03-15T21:33:00Z" w16du:dateUtc="2026-03-16T04:33:00Z">
            <w:tblPrEx>
              <w:tblBorders>
                <w:top w:val="none" w:sz="0" w:space="0" w:color="auto"/>
              </w:tblBorders>
              <w:tblCellMar>
                <w:top w:w="0" w:type="dxa"/>
                <w:bottom w:w="0" w:type="dxa"/>
              </w:tblCellMar>
            </w:tblPrEx>
          </w:tblPrExChange>
        </w:tblPrEx>
        <w:trPr>
          <w:ins w:id="2696" w:author="Christina Sun" w:date="2026-03-15T21:32:00Z" w16du:dateUtc="2026-03-16T04:32:00Z"/>
          <w:trPrChange w:id="2697" w:author="Christina Sun" w:date="2026-03-15T21:33:00Z" w16du:dateUtc="2026-03-16T04:33:00Z">
            <w:trPr>
              <w:gridAfter w:val="0"/>
            </w:trPr>
          </w:trPrChange>
        </w:trPr>
        <w:tc>
          <w:tcPr>
            <w:tcW w:w="1667" w:type="pct"/>
            <w:tcMar>
              <w:top w:w="100" w:type="nil"/>
              <w:right w:w="100" w:type="nil"/>
            </w:tcMar>
            <w:vAlign w:val="center"/>
            <w:tcPrChange w:id="2698"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BB19D24" w14:textId="77777777" w:rsidR="002A0567" w:rsidRPr="00B621E1" w:rsidRDefault="002A0567">
            <w:pPr>
              <w:autoSpaceDE w:val="0"/>
              <w:autoSpaceDN w:val="0"/>
              <w:adjustRightInd w:val="0"/>
              <w:rPr>
                <w:ins w:id="2699" w:author="Christina Sun" w:date="2026-03-15T21:32:00Z" w16du:dateUtc="2026-03-16T04:32:00Z"/>
                <w:rFonts w:asciiTheme="majorHAnsi" w:hAnsiTheme="majorHAnsi" w:cstheme="majorHAnsi"/>
                <w:sz w:val="20"/>
                <w:szCs w:val="20"/>
                <w:lang w:val="en-US"/>
                <w:rPrChange w:id="2700" w:author="Christina Sun" w:date="2026-03-15T21:36:00Z" w16du:dateUtc="2026-03-16T04:36:00Z">
                  <w:rPr>
                    <w:ins w:id="2701" w:author="Christina Sun" w:date="2026-03-15T21:32:00Z" w16du:dateUtc="2026-03-16T04:32:00Z"/>
                    <w:lang w:val="en-US"/>
                  </w:rPr>
                </w:rPrChange>
              </w:rPr>
            </w:pPr>
          </w:p>
        </w:tc>
        <w:tc>
          <w:tcPr>
            <w:tcW w:w="1667" w:type="pct"/>
            <w:tcMar>
              <w:top w:w="100" w:type="nil"/>
              <w:right w:w="100" w:type="nil"/>
            </w:tcMar>
            <w:vAlign w:val="center"/>
            <w:tcPrChange w:id="2702"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7E66E94" w14:textId="77777777" w:rsidR="002A0567" w:rsidRPr="00B621E1" w:rsidRDefault="002A0567">
            <w:pPr>
              <w:autoSpaceDE w:val="0"/>
              <w:autoSpaceDN w:val="0"/>
              <w:adjustRightInd w:val="0"/>
              <w:jc w:val="center"/>
              <w:rPr>
                <w:ins w:id="2703" w:author="Christina Sun" w:date="2026-03-15T21:32:00Z" w16du:dateUtc="2026-03-16T04:32:00Z"/>
                <w:rFonts w:asciiTheme="majorHAnsi" w:hAnsiTheme="majorHAnsi" w:cstheme="majorHAnsi"/>
                <w:sz w:val="20"/>
                <w:szCs w:val="20"/>
                <w:lang w:val="en-US"/>
                <w:rPrChange w:id="2704" w:author="Christina Sun" w:date="2026-03-15T21:36:00Z" w16du:dateUtc="2026-03-16T04:36:00Z">
                  <w:rPr>
                    <w:ins w:id="2705" w:author="Christina Sun" w:date="2026-03-15T21:32:00Z" w16du:dateUtc="2026-03-16T04:32:00Z"/>
                    <w:lang w:val="en-US"/>
                  </w:rPr>
                </w:rPrChange>
              </w:rPr>
            </w:pPr>
            <w:ins w:id="2706" w:author="Christina Sun" w:date="2026-03-15T21:32:00Z" w16du:dateUtc="2026-03-16T04:32:00Z">
              <w:r w:rsidRPr="00B621E1">
                <w:rPr>
                  <w:rFonts w:asciiTheme="majorHAnsi" w:hAnsiTheme="majorHAnsi" w:cstheme="majorHAnsi"/>
                  <w:sz w:val="20"/>
                  <w:szCs w:val="20"/>
                  <w:lang w:val="en-US"/>
                  <w:rPrChange w:id="2707" w:author="Christina Sun" w:date="2026-03-15T21:36:00Z" w16du:dateUtc="2026-03-16T04:36:00Z">
                    <w:rPr>
                      <w:lang w:val="en-US"/>
                    </w:rPr>
                  </w:rPrChange>
                </w:rPr>
                <w:t>[1.023,2.453]</w:t>
              </w:r>
            </w:ins>
          </w:p>
        </w:tc>
        <w:tc>
          <w:tcPr>
            <w:tcW w:w="1667" w:type="pct"/>
            <w:tcMar>
              <w:top w:w="100" w:type="nil"/>
              <w:right w:w="100" w:type="nil"/>
            </w:tcMar>
            <w:vAlign w:val="center"/>
            <w:tcPrChange w:id="2708"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E2D1164" w14:textId="77777777" w:rsidR="002A0567" w:rsidRPr="00B621E1" w:rsidRDefault="002A0567">
            <w:pPr>
              <w:autoSpaceDE w:val="0"/>
              <w:autoSpaceDN w:val="0"/>
              <w:adjustRightInd w:val="0"/>
              <w:jc w:val="center"/>
              <w:rPr>
                <w:ins w:id="2709" w:author="Christina Sun" w:date="2026-03-15T21:32:00Z" w16du:dateUtc="2026-03-16T04:32:00Z"/>
                <w:rFonts w:asciiTheme="majorHAnsi" w:hAnsiTheme="majorHAnsi" w:cstheme="majorHAnsi"/>
                <w:sz w:val="20"/>
                <w:szCs w:val="20"/>
                <w:lang w:val="en-US"/>
                <w:rPrChange w:id="2710" w:author="Christina Sun" w:date="2026-03-15T21:36:00Z" w16du:dateUtc="2026-03-16T04:36:00Z">
                  <w:rPr>
                    <w:ins w:id="2711" w:author="Christina Sun" w:date="2026-03-15T21:32:00Z" w16du:dateUtc="2026-03-16T04:32:00Z"/>
                    <w:lang w:val="en-US"/>
                  </w:rPr>
                </w:rPrChange>
              </w:rPr>
            </w:pPr>
            <w:ins w:id="2712" w:author="Christina Sun" w:date="2026-03-15T21:32:00Z" w16du:dateUtc="2026-03-16T04:32:00Z">
              <w:r w:rsidRPr="00B621E1">
                <w:rPr>
                  <w:rFonts w:asciiTheme="majorHAnsi" w:hAnsiTheme="majorHAnsi" w:cstheme="majorHAnsi"/>
                  <w:sz w:val="20"/>
                  <w:szCs w:val="20"/>
                  <w:lang w:val="en-US"/>
                  <w:rPrChange w:id="2713" w:author="Christina Sun" w:date="2026-03-15T21:36:00Z" w16du:dateUtc="2026-03-16T04:36:00Z">
                    <w:rPr>
                      <w:lang w:val="en-US"/>
                    </w:rPr>
                  </w:rPrChange>
                </w:rPr>
                <w:t>[0.985,2.411]</w:t>
              </w:r>
            </w:ins>
          </w:p>
        </w:tc>
      </w:tr>
      <w:tr w:rsidR="002A0567" w:rsidRPr="00B621E1" w14:paraId="5955FAB1" w14:textId="77777777" w:rsidTr="002A0567">
        <w:tblPrEx>
          <w:tblCellMar>
            <w:top w:w="0" w:type="dxa"/>
            <w:bottom w:w="0" w:type="dxa"/>
          </w:tblCellMar>
          <w:tblPrExChange w:id="2714" w:author="Christina Sun" w:date="2026-03-15T21:33:00Z" w16du:dateUtc="2026-03-16T04:33:00Z">
            <w:tblPrEx>
              <w:tblBorders>
                <w:top w:val="none" w:sz="0" w:space="0" w:color="auto"/>
              </w:tblBorders>
              <w:tblCellMar>
                <w:top w:w="0" w:type="dxa"/>
                <w:bottom w:w="0" w:type="dxa"/>
              </w:tblCellMar>
            </w:tblPrEx>
          </w:tblPrExChange>
        </w:tblPrEx>
        <w:trPr>
          <w:ins w:id="2715" w:author="Christina Sun" w:date="2026-03-15T21:32:00Z" w16du:dateUtc="2026-03-16T04:32:00Z"/>
          <w:trPrChange w:id="2716" w:author="Christina Sun" w:date="2026-03-15T21:33:00Z" w16du:dateUtc="2026-03-16T04:33:00Z">
            <w:trPr>
              <w:gridAfter w:val="0"/>
            </w:trPr>
          </w:trPrChange>
        </w:trPr>
        <w:tc>
          <w:tcPr>
            <w:tcW w:w="1667" w:type="pct"/>
            <w:tcMar>
              <w:top w:w="100" w:type="nil"/>
              <w:right w:w="100" w:type="nil"/>
            </w:tcMar>
            <w:vAlign w:val="center"/>
            <w:tcPrChange w:id="2717"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4A54DB6" w14:textId="77777777" w:rsidR="002A0567" w:rsidRPr="00B621E1" w:rsidRDefault="002A0567">
            <w:pPr>
              <w:autoSpaceDE w:val="0"/>
              <w:autoSpaceDN w:val="0"/>
              <w:adjustRightInd w:val="0"/>
              <w:rPr>
                <w:ins w:id="2718" w:author="Christina Sun" w:date="2026-03-15T21:32:00Z" w16du:dateUtc="2026-03-16T04:32:00Z"/>
                <w:rFonts w:asciiTheme="majorHAnsi" w:hAnsiTheme="majorHAnsi" w:cstheme="majorHAnsi"/>
                <w:sz w:val="20"/>
                <w:szCs w:val="20"/>
                <w:lang w:val="en-US"/>
                <w:rPrChange w:id="2719" w:author="Christina Sun" w:date="2026-03-15T21:36:00Z" w16du:dateUtc="2026-03-16T04:36:00Z">
                  <w:rPr>
                    <w:ins w:id="2720" w:author="Christina Sun" w:date="2026-03-15T21:32:00Z" w16du:dateUtc="2026-03-16T04:32:00Z"/>
                    <w:lang w:val="en-US"/>
                  </w:rPr>
                </w:rPrChange>
              </w:rPr>
            </w:pPr>
          </w:p>
        </w:tc>
        <w:tc>
          <w:tcPr>
            <w:tcW w:w="1667" w:type="pct"/>
            <w:tcMar>
              <w:top w:w="100" w:type="nil"/>
              <w:right w:w="100" w:type="nil"/>
            </w:tcMar>
            <w:vAlign w:val="center"/>
            <w:tcPrChange w:id="2721"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4A2FD3B" w14:textId="77777777" w:rsidR="002A0567" w:rsidRPr="00B621E1" w:rsidRDefault="002A0567">
            <w:pPr>
              <w:autoSpaceDE w:val="0"/>
              <w:autoSpaceDN w:val="0"/>
              <w:adjustRightInd w:val="0"/>
              <w:rPr>
                <w:ins w:id="2722" w:author="Christina Sun" w:date="2026-03-15T21:32:00Z" w16du:dateUtc="2026-03-16T04:32:00Z"/>
                <w:rFonts w:asciiTheme="majorHAnsi" w:hAnsiTheme="majorHAnsi" w:cstheme="majorHAnsi"/>
                <w:sz w:val="20"/>
                <w:szCs w:val="20"/>
                <w:lang w:val="en-US"/>
                <w:rPrChange w:id="2723" w:author="Christina Sun" w:date="2026-03-15T21:36:00Z" w16du:dateUtc="2026-03-16T04:36:00Z">
                  <w:rPr>
                    <w:ins w:id="2724" w:author="Christina Sun" w:date="2026-03-15T21:32:00Z" w16du:dateUtc="2026-03-16T04:32:00Z"/>
                    <w:lang w:val="en-US"/>
                  </w:rPr>
                </w:rPrChange>
              </w:rPr>
            </w:pPr>
          </w:p>
        </w:tc>
        <w:tc>
          <w:tcPr>
            <w:tcW w:w="1667" w:type="pct"/>
            <w:tcMar>
              <w:top w:w="100" w:type="nil"/>
              <w:right w:w="100" w:type="nil"/>
            </w:tcMar>
            <w:vAlign w:val="center"/>
            <w:tcPrChange w:id="2725"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BD9B087" w14:textId="77777777" w:rsidR="002A0567" w:rsidRPr="00B621E1" w:rsidRDefault="002A0567">
            <w:pPr>
              <w:autoSpaceDE w:val="0"/>
              <w:autoSpaceDN w:val="0"/>
              <w:adjustRightInd w:val="0"/>
              <w:rPr>
                <w:ins w:id="2726" w:author="Christina Sun" w:date="2026-03-15T21:32:00Z" w16du:dateUtc="2026-03-16T04:32:00Z"/>
                <w:rFonts w:asciiTheme="majorHAnsi" w:hAnsiTheme="majorHAnsi" w:cstheme="majorHAnsi"/>
                <w:sz w:val="20"/>
                <w:szCs w:val="20"/>
                <w:lang w:val="en-US"/>
                <w:rPrChange w:id="2727" w:author="Christina Sun" w:date="2026-03-15T21:36:00Z" w16du:dateUtc="2026-03-16T04:36:00Z">
                  <w:rPr>
                    <w:ins w:id="2728" w:author="Christina Sun" w:date="2026-03-15T21:32:00Z" w16du:dateUtc="2026-03-16T04:32:00Z"/>
                    <w:lang w:val="en-US"/>
                  </w:rPr>
                </w:rPrChange>
              </w:rPr>
            </w:pPr>
          </w:p>
        </w:tc>
      </w:tr>
      <w:tr w:rsidR="002A0567" w:rsidRPr="00B621E1" w14:paraId="6352CF05" w14:textId="77777777" w:rsidTr="002A0567">
        <w:tblPrEx>
          <w:tblCellMar>
            <w:top w:w="0" w:type="dxa"/>
            <w:bottom w:w="0" w:type="dxa"/>
          </w:tblCellMar>
          <w:tblPrExChange w:id="2729" w:author="Christina Sun" w:date="2026-03-15T21:33:00Z" w16du:dateUtc="2026-03-16T04:33:00Z">
            <w:tblPrEx>
              <w:tblBorders>
                <w:top w:val="none" w:sz="0" w:space="0" w:color="auto"/>
              </w:tblBorders>
              <w:tblCellMar>
                <w:top w:w="0" w:type="dxa"/>
                <w:bottom w:w="0" w:type="dxa"/>
              </w:tblCellMar>
            </w:tblPrEx>
          </w:tblPrExChange>
        </w:tblPrEx>
        <w:trPr>
          <w:ins w:id="2730" w:author="Christina Sun" w:date="2026-03-15T21:32:00Z" w16du:dateUtc="2026-03-16T04:32:00Z"/>
          <w:trPrChange w:id="2731" w:author="Christina Sun" w:date="2026-03-15T21:33:00Z" w16du:dateUtc="2026-03-16T04:33:00Z">
            <w:trPr>
              <w:gridAfter w:val="0"/>
            </w:trPr>
          </w:trPrChange>
        </w:trPr>
        <w:tc>
          <w:tcPr>
            <w:tcW w:w="1667" w:type="pct"/>
            <w:tcMar>
              <w:top w:w="100" w:type="nil"/>
              <w:right w:w="100" w:type="nil"/>
            </w:tcMar>
            <w:vAlign w:val="center"/>
            <w:tcPrChange w:id="2732" w:author="Christina Sun" w:date="2026-03-15T21:33:00Z" w16du:dateUtc="2026-03-16T04:33:00Z">
              <w:tcPr>
                <w:tcW w:w="29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27F355C" w14:textId="77777777" w:rsidR="002A0567" w:rsidRPr="00B621E1" w:rsidRDefault="002A0567">
            <w:pPr>
              <w:autoSpaceDE w:val="0"/>
              <w:autoSpaceDN w:val="0"/>
              <w:adjustRightInd w:val="0"/>
              <w:rPr>
                <w:ins w:id="2733" w:author="Christina Sun" w:date="2026-03-15T21:32:00Z" w16du:dateUtc="2026-03-16T04:32:00Z"/>
                <w:rFonts w:asciiTheme="majorHAnsi" w:hAnsiTheme="majorHAnsi" w:cstheme="majorHAnsi"/>
                <w:sz w:val="20"/>
                <w:szCs w:val="20"/>
                <w:lang w:val="en-US"/>
                <w:rPrChange w:id="2734" w:author="Christina Sun" w:date="2026-03-15T21:36:00Z" w16du:dateUtc="2026-03-16T04:36:00Z">
                  <w:rPr>
                    <w:ins w:id="2735" w:author="Christina Sun" w:date="2026-03-15T21:32:00Z" w16du:dateUtc="2026-03-16T04:32:00Z"/>
                    <w:lang w:val="en-US"/>
                  </w:rPr>
                </w:rPrChange>
              </w:rPr>
            </w:pPr>
            <w:ins w:id="2736" w:author="Christina Sun" w:date="2026-03-15T21:32:00Z" w16du:dateUtc="2026-03-16T04:32:00Z">
              <w:r w:rsidRPr="00B621E1">
                <w:rPr>
                  <w:rFonts w:asciiTheme="majorHAnsi" w:hAnsiTheme="majorHAnsi" w:cstheme="majorHAnsi"/>
                  <w:sz w:val="20"/>
                  <w:szCs w:val="20"/>
                  <w:lang w:val="en-US"/>
                  <w:rPrChange w:id="2737" w:author="Christina Sun" w:date="2026-03-15T21:36:00Z" w16du:dateUtc="2026-03-16T04:36:00Z">
                    <w:rPr>
                      <w:lang w:val="en-US"/>
                    </w:rPr>
                  </w:rPrChange>
                </w:rPr>
                <w:t>Prefer Not to Say</w:t>
              </w:r>
            </w:ins>
          </w:p>
        </w:tc>
        <w:tc>
          <w:tcPr>
            <w:tcW w:w="1667" w:type="pct"/>
            <w:tcMar>
              <w:top w:w="100" w:type="nil"/>
              <w:right w:w="100" w:type="nil"/>
            </w:tcMar>
            <w:vAlign w:val="center"/>
            <w:tcPrChange w:id="2738"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52EFB30" w14:textId="77777777" w:rsidR="002A0567" w:rsidRPr="00B621E1" w:rsidRDefault="002A0567">
            <w:pPr>
              <w:autoSpaceDE w:val="0"/>
              <w:autoSpaceDN w:val="0"/>
              <w:adjustRightInd w:val="0"/>
              <w:jc w:val="center"/>
              <w:rPr>
                <w:ins w:id="2739" w:author="Christina Sun" w:date="2026-03-15T21:32:00Z" w16du:dateUtc="2026-03-16T04:32:00Z"/>
                <w:rFonts w:asciiTheme="majorHAnsi" w:hAnsiTheme="majorHAnsi" w:cstheme="majorHAnsi"/>
                <w:sz w:val="20"/>
                <w:szCs w:val="20"/>
                <w:lang w:val="en-US"/>
                <w:rPrChange w:id="2740" w:author="Christina Sun" w:date="2026-03-15T21:36:00Z" w16du:dateUtc="2026-03-16T04:36:00Z">
                  <w:rPr>
                    <w:ins w:id="2741" w:author="Christina Sun" w:date="2026-03-15T21:32:00Z" w16du:dateUtc="2026-03-16T04:32:00Z"/>
                    <w:lang w:val="en-US"/>
                  </w:rPr>
                </w:rPrChange>
              </w:rPr>
            </w:pPr>
            <w:ins w:id="2742" w:author="Christina Sun" w:date="2026-03-15T21:32:00Z" w16du:dateUtc="2026-03-16T04:32:00Z">
              <w:r w:rsidRPr="00B621E1">
                <w:rPr>
                  <w:rFonts w:asciiTheme="majorHAnsi" w:hAnsiTheme="majorHAnsi" w:cstheme="majorHAnsi"/>
                  <w:sz w:val="20"/>
                  <w:szCs w:val="20"/>
                  <w:lang w:val="en-US"/>
                  <w:rPrChange w:id="2743" w:author="Christina Sun" w:date="2026-03-15T21:36:00Z" w16du:dateUtc="2026-03-16T04:36:00Z">
                    <w:rPr>
                      <w:lang w:val="en-US"/>
                    </w:rPr>
                  </w:rPrChange>
                </w:rPr>
                <w:t>1.368</w:t>
              </w:r>
              <w:r w:rsidRPr="00B621E1">
                <w:rPr>
                  <w:rFonts w:asciiTheme="majorHAnsi" w:hAnsiTheme="majorHAnsi" w:cstheme="majorHAnsi"/>
                  <w:sz w:val="20"/>
                  <w:szCs w:val="20"/>
                  <w:vertAlign w:val="superscript"/>
                  <w:lang w:val="en-US"/>
                  <w:rPrChange w:id="2744" w:author="Christina Sun" w:date="2026-03-15T21:36:00Z" w16du:dateUtc="2026-03-16T04:36:00Z">
                    <w:rPr>
                      <w:vertAlign w:val="superscript"/>
                      <w:lang w:val="en-US"/>
                    </w:rPr>
                  </w:rPrChange>
                </w:rPr>
                <w:t>**</w:t>
              </w:r>
            </w:ins>
          </w:p>
        </w:tc>
        <w:tc>
          <w:tcPr>
            <w:tcW w:w="1667" w:type="pct"/>
            <w:tcMar>
              <w:top w:w="100" w:type="nil"/>
              <w:right w:w="100" w:type="nil"/>
            </w:tcMar>
            <w:vAlign w:val="center"/>
            <w:tcPrChange w:id="2745" w:author="Christina Sun" w:date="2026-03-15T21:33:00Z" w16du:dateUtc="2026-03-16T04:33:00Z">
              <w:tcPr>
                <w:tcW w:w="28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6674871" w14:textId="77777777" w:rsidR="002A0567" w:rsidRPr="00B621E1" w:rsidRDefault="002A0567">
            <w:pPr>
              <w:autoSpaceDE w:val="0"/>
              <w:autoSpaceDN w:val="0"/>
              <w:adjustRightInd w:val="0"/>
              <w:jc w:val="center"/>
              <w:rPr>
                <w:ins w:id="2746" w:author="Christina Sun" w:date="2026-03-15T21:32:00Z" w16du:dateUtc="2026-03-16T04:32:00Z"/>
                <w:rFonts w:asciiTheme="majorHAnsi" w:hAnsiTheme="majorHAnsi" w:cstheme="majorHAnsi"/>
                <w:sz w:val="20"/>
                <w:szCs w:val="20"/>
                <w:lang w:val="en-US"/>
                <w:rPrChange w:id="2747" w:author="Christina Sun" w:date="2026-03-15T21:36:00Z" w16du:dateUtc="2026-03-16T04:36:00Z">
                  <w:rPr>
                    <w:ins w:id="2748" w:author="Christina Sun" w:date="2026-03-15T21:32:00Z" w16du:dateUtc="2026-03-16T04:32:00Z"/>
                    <w:lang w:val="en-US"/>
                  </w:rPr>
                </w:rPrChange>
              </w:rPr>
            </w:pPr>
            <w:ins w:id="2749" w:author="Christina Sun" w:date="2026-03-15T21:32:00Z" w16du:dateUtc="2026-03-16T04:32:00Z">
              <w:r w:rsidRPr="00B621E1">
                <w:rPr>
                  <w:rFonts w:asciiTheme="majorHAnsi" w:hAnsiTheme="majorHAnsi" w:cstheme="majorHAnsi"/>
                  <w:sz w:val="20"/>
                  <w:szCs w:val="20"/>
                  <w:lang w:val="en-US"/>
                  <w:rPrChange w:id="2750" w:author="Christina Sun" w:date="2026-03-15T21:36:00Z" w16du:dateUtc="2026-03-16T04:36:00Z">
                    <w:rPr>
                      <w:lang w:val="en-US"/>
                    </w:rPr>
                  </w:rPrChange>
                </w:rPr>
                <w:t>1.296</w:t>
              </w:r>
            </w:ins>
          </w:p>
        </w:tc>
      </w:tr>
      <w:tr w:rsidR="002A0567" w:rsidRPr="00B621E1" w14:paraId="507D51EC" w14:textId="77777777" w:rsidTr="002A0567">
        <w:tblPrEx>
          <w:tblCellMar>
            <w:top w:w="0" w:type="dxa"/>
            <w:bottom w:w="0" w:type="dxa"/>
          </w:tblCellMar>
          <w:tblPrExChange w:id="2751" w:author="Christina Sun" w:date="2026-03-15T21:34:00Z" w16du:dateUtc="2026-03-16T04:34:00Z">
            <w:tblPrEx>
              <w:tblBorders>
                <w:top w:val="none" w:sz="0" w:space="0" w:color="auto"/>
              </w:tblBorders>
              <w:tblCellMar>
                <w:top w:w="0" w:type="dxa"/>
                <w:bottom w:w="0" w:type="dxa"/>
              </w:tblCellMar>
            </w:tblPrEx>
          </w:tblPrExChange>
        </w:tblPrEx>
        <w:trPr>
          <w:ins w:id="2752" w:author="Christina Sun" w:date="2026-03-15T21:32:00Z" w16du:dateUtc="2026-03-16T04:32:00Z"/>
          <w:trPrChange w:id="2753" w:author="Christina Sun" w:date="2026-03-15T21:34:00Z" w16du:dateUtc="2026-03-16T04:34:00Z">
            <w:trPr>
              <w:gridAfter w:val="0"/>
            </w:trPr>
          </w:trPrChange>
        </w:trPr>
        <w:tc>
          <w:tcPr>
            <w:tcW w:w="1667" w:type="pct"/>
            <w:tcBorders>
              <w:bottom w:val="single" w:sz="4" w:space="0" w:color="auto"/>
            </w:tcBorders>
            <w:tcMar>
              <w:top w:w="100" w:type="nil"/>
              <w:right w:w="100" w:type="nil"/>
            </w:tcMar>
            <w:vAlign w:val="center"/>
            <w:tcPrChange w:id="2754" w:author="Christina Sun" w:date="2026-03-15T21:34:00Z" w16du:dateUtc="2026-03-16T04:34:00Z">
              <w:tcPr>
                <w:tcW w:w="298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7ADCE6F4" w14:textId="77777777" w:rsidR="002A0567" w:rsidRPr="00B621E1" w:rsidRDefault="002A0567">
            <w:pPr>
              <w:autoSpaceDE w:val="0"/>
              <w:autoSpaceDN w:val="0"/>
              <w:adjustRightInd w:val="0"/>
              <w:rPr>
                <w:ins w:id="2755" w:author="Christina Sun" w:date="2026-03-15T21:32:00Z" w16du:dateUtc="2026-03-16T04:32:00Z"/>
                <w:rFonts w:asciiTheme="majorHAnsi" w:hAnsiTheme="majorHAnsi" w:cstheme="majorHAnsi"/>
                <w:sz w:val="20"/>
                <w:szCs w:val="20"/>
                <w:lang w:val="en-US"/>
                <w:rPrChange w:id="2756" w:author="Christina Sun" w:date="2026-03-15T21:36:00Z" w16du:dateUtc="2026-03-16T04:36:00Z">
                  <w:rPr>
                    <w:ins w:id="2757" w:author="Christina Sun" w:date="2026-03-15T21:32:00Z" w16du:dateUtc="2026-03-16T04:32:00Z"/>
                    <w:lang w:val="en-US"/>
                  </w:rPr>
                </w:rPrChange>
              </w:rPr>
            </w:pPr>
          </w:p>
        </w:tc>
        <w:tc>
          <w:tcPr>
            <w:tcW w:w="1667" w:type="pct"/>
            <w:tcBorders>
              <w:bottom w:val="single" w:sz="4" w:space="0" w:color="auto"/>
            </w:tcBorders>
            <w:tcMar>
              <w:top w:w="100" w:type="nil"/>
              <w:right w:w="100" w:type="nil"/>
            </w:tcMar>
            <w:vAlign w:val="center"/>
            <w:tcPrChange w:id="2758" w:author="Christina Sun" w:date="2026-03-15T21:34:00Z" w16du:dateUtc="2026-03-16T04:3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07950D50" w14:textId="77777777" w:rsidR="002A0567" w:rsidRPr="00B621E1" w:rsidRDefault="002A0567">
            <w:pPr>
              <w:autoSpaceDE w:val="0"/>
              <w:autoSpaceDN w:val="0"/>
              <w:adjustRightInd w:val="0"/>
              <w:jc w:val="center"/>
              <w:rPr>
                <w:ins w:id="2759" w:author="Christina Sun" w:date="2026-03-15T21:32:00Z" w16du:dateUtc="2026-03-16T04:32:00Z"/>
                <w:rFonts w:asciiTheme="majorHAnsi" w:hAnsiTheme="majorHAnsi" w:cstheme="majorHAnsi"/>
                <w:sz w:val="20"/>
                <w:szCs w:val="20"/>
                <w:lang w:val="en-US"/>
                <w:rPrChange w:id="2760" w:author="Christina Sun" w:date="2026-03-15T21:36:00Z" w16du:dateUtc="2026-03-16T04:36:00Z">
                  <w:rPr>
                    <w:ins w:id="2761" w:author="Christina Sun" w:date="2026-03-15T21:32:00Z" w16du:dateUtc="2026-03-16T04:32:00Z"/>
                    <w:lang w:val="en-US"/>
                  </w:rPr>
                </w:rPrChange>
              </w:rPr>
            </w:pPr>
            <w:ins w:id="2762" w:author="Christina Sun" w:date="2026-03-15T21:32:00Z" w16du:dateUtc="2026-03-16T04:32:00Z">
              <w:r w:rsidRPr="00B621E1">
                <w:rPr>
                  <w:rFonts w:asciiTheme="majorHAnsi" w:hAnsiTheme="majorHAnsi" w:cstheme="majorHAnsi"/>
                  <w:sz w:val="20"/>
                  <w:szCs w:val="20"/>
                  <w:lang w:val="en-US"/>
                  <w:rPrChange w:id="2763" w:author="Christina Sun" w:date="2026-03-15T21:36:00Z" w16du:dateUtc="2026-03-16T04:36:00Z">
                    <w:rPr>
                      <w:lang w:val="en-US"/>
                    </w:rPr>
                  </w:rPrChange>
                </w:rPr>
                <w:t>[1.005,1.863]</w:t>
              </w:r>
            </w:ins>
          </w:p>
        </w:tc>
        <w:tc>
          <w:tcPr>
            <w:tcW w:w="1667" w:type="pct"/>
            <w:tcBorders>
              <w:bottom w:val="single" w:sz="4" w:space="0" w:color="auto"/>
            </w:tcBorders>
            <w:tcMar>
              <w:top w:w="100" w:type="nil"/>
              <w:right w:w="100" w:type="nil"/>
            </w:tcMar>
            <w:vAlign w:val="center"/>
            <w:tcPrChange w:id="2764" w:author="Christina Sun" w:date="2026-03-15T21:34:00Z" w16du:dateUtc="2026-03-16T04:3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7C2C7479" w14:textId="77777777" w:rsidR="002A0567" w:rsidRPr="00B621E1" w:rsidRDefault="002A0567">
            <w:pPr>
              <w:autoSpaceDE w:val="0"/>
              <w:autoSpaceDN w:val="0"/>
              <w:adjustRightInd w:val="0"/>
              <w:jc w:val="center"/>
              <w:rPr>
                <w:ins w:id="2765" w:author="Christina Sun" w:date="2026-03-15T21:32:00Z" w16du:dateUtc="2026-03-16T04:32:00Z"/>
                <w:rFonts w:asciiTheme="majorHAnsi" w:hAnsiTheme="majorHAnsi" w:cstheme="majorHAnsi"/>
                <w:sz w:val="20"/>
                <w:szCs w:val="20"/>
                <w:lang w:val="en-US"/>
                <w:rPrChange w:id="2766" w:author="Christina Sun" w:date="2026-03-15T21:36:00Z" w16du:dateUtc="2026-03-16T04:36:00Z">
                  <w:rPr>
                    <w:ins w:id="2767" w:author="Christina Sun" w:date="2026-03-15T21:32:00Z" w16du:dateUtc="2026-03-16T04:32:00Z"/>
                    <w:lang w:val="en-US"/>
                  </w:rPr>
                </w:rPrChange>
              </w:rPr>
            </w:pPr>
            <w:ins w:id="2768" w:author="Christina Sun" w:date="2026-03-15T21:32:00Z" w16du:dateUtc="2026-03-16T04:32:00Z">
              <w:r w:rsidRPr="00B621E1">
                <w:rPr>
                  <w:rFonts w:asciiTheme="majorHAnsi" w:hAnsiTheme="majorHAnsi" w:cstheme="majorHAnsi"/>
                  <w:sz w:val="20"/>
                  <w:szCs w:val="20"/>
                  <w:lang w:val="en-US"/>
                  <w:rPrChange w:id="2769" w:author="Christina Sun" w:date="2026-03-15T21:36:00Z" w16du:dateUtc="2026-03-16T04:36:00Z">
                    <w:rPr>
                      <w:lang w:val="en-US"/>
                    </w:rPr>
                  </w:rPrChange>
                </w:rPr>
                <w:t>[0.945,1.778]</w:t>
              </w:r>
            </w:ins>
          </w:p>
        </w:tc>
      </w:tr>
      <w:tr w:rsidR="002A0567" w:rsidRPr="00B621E1" w14:paraId="00192A1B" w14:textId="77777777" w:rsidTr="002A0567">
        <w:tblPrEx>
          <w:tblCellMar>
            <w:top w:w="0" w:type="dxa"/>
            <w:bottom w:w="0" w:type="dxa"/>
          </w:tblCellMar>
          <w:tblPrExChange w:id="2770" w:author="Christina Sun" w:date="2026-03-15T21:34:00Z" w16du:dateUtc="2026-03-16T04:34:00Z">
            <w:tblPrEx>
              <w:tblBorders>
                <w:top w:val="none" w:sz="0" w:space="0" w:color="auto"/>
              </w:tblBorders>
              <w:tblCellMar>
                <w:top w:w="0" w:type="dxa"/>
                <w:bottom w:w="0" w:type="dxa"/>
              </w:tblCellMar>
            </w:tblPrEx>
          </w:tblPrExChange>
        </w:tblPrEx>
        <w:trPr>
          <w:ins w:id="2771" w:author="Christina Sun" w:date="2026-03-15T21:32:00Z" w16du:dateUtc="2026-03-16T04:32:00Z"/>
          <w:trPrChange w:id="2772" w:author="Christina Sun" w:date="2026-03-15T21:34:00Z" w16du:dateUtc="2026-03-16T04:34:00Z">
            <w:trPr>
              <w:gridAfter w:val="0"/>
            </w:trPr>
          </w:trPrChange>
        </w:trPr>
        <w:tc>
          <w:tcPr>
            <w:tcW w:w="1667" w:type="pct"/>
            <w:tcBorders>
              <w:top w:val="single" w:sz="4" w:space="0" w:color="auto"/>
            </w:tcBorders>
            <w:tcMar>
              <w:top w:w="100" w:type="nil"/>
              <w:right w:w="100" w:type="nil"/>
            </w:tcMar>
            <w:vAlign w:val="center"/>
            <w:tcPrChange w:id="2773" w:author="Christina Sun" w:date="2026-03-15T21:34:00Z" w16du:dateUtc="2026-03-16T04:34:00Z">
              <w:tcPr>
                <w:tcW w:w="298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2BCB042" w14:textId="77777777" w:rsidR="002A0567" w:rsidRPr="00B621E1" w:rsidRDefault="002A0567">
            <w:pPr>
              <w:autoSpaceDE w:val="0"/>
              <w:autoSpaceDN w:val="0"/>
              <w:adjustRightInd w:val="0"/>
              <w:rPr>
                <w:ins w:id="2774" w:author="Christina Sun" w:date="2026-03-15T21:32:00Z" w16du:dateUtc="2026-03-16T04:32:00Z"/>
                <w:rFonts w:asciiTheme="majorHAnsi" w:hAnsiTheme="majorHAnsi" w:cstheme="majorHAnsi"/>
                <w:sz w:val="20"/>
                <w:szCs w:val="20"/>
                <w:lang w:val="en-US"/>
                <w:rPrChange w:id="2775" w:author="Christina Sun" w:date="2026-03-15T21:36:00Z" w16du:dateUtc="2026-03-16T04:36:00Z">
                  <w:rPr>
                    <w:ins w:id="2776" w:author="Christina Sun" w:date="2026-03-15T21:32:00Z" w16du:dateUtc="2026-03-16T04:32:00Z"/>
                    <w:lang w:val="en-US"/>
                  </w:rPr>
                </w:rPrChange>
              </w:rPr>
            </w:pPr>
            <w:ins w:id="2777" w:author="Christina Sun" w:date="2026-03-15T21:32:00Z" w16du:dateUtc="2026-03-16T04:32:00Z">
              <w:r w:rsidRPr="00B621E1">
                <w:rPr>
                  <w:rFonts w:asciiTheme="majorHAnsi" w:hAnsiTheme="majorHAnsi" w:cstheme="majorHAnsi"/>
                  <w:sz w:val="20"/>
                  <w:szCs w:val="20"/>
                  <w:lang w:val="en-US"/>
                  <w:rPrChange w:id="2778" w:author="Christina Sun" w:date="2026-03-15T21:36:00Z" w16du:dateUtc="2026-03-16T04:36:00Z">
                    <w:rPr>
                      <w:lang w:val="en-US"/>
                    </w:rPr>
                  </w:rPrChange>
                </w:rPr>
                <w:lastRenderedPageBreak/>
                <w:t>Observations</w:t>
              </w:r>
            </w:ins>
          </w:p>
        </w:tc>
        <w:tc>
          <w:tcPr>
            <w:tcW w:w="1667" w:type="pct"/>
            <w:tcBorders>
              <w:top w:val="single" w:sz="4" w:space="0" w:color="auto"/>
            </w:tcBorders>
            <w:tcMar>
              <w:top w:w="100" w:type="nil"/>
              <w:right w:w="100" w:type="nil"/>
            </w:tcMar>
            <w:vAlign w:val="center"/>
            <w:tcPrChange w:id="2779" w:author="Christina Sun" w:date="2026-03-15T21:34:00Z" w16du:dateUtc="2026-03-16T04:3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4BC2D8E6" w14:textId="77777777" w:rsidR="002A0567" w:rsidRPr="00B621E1" w:rsidRDefault="002A0567">
            <w:pPr>
              <w:autoSpaceDE w:val="0"/>
              <w:autoSpaceDN w:val="0"/>
              <w:adjustRightInd w:val="0"/>
              <w:jc w:val="center"/>
              <w:rPr>
                <w:ins w:id="2780" w:author="Christina Sun" w:date="2026-03-15T21:32:00Z" w16du:dateUtc="2026-03-16T04:32:00Z"/>
                <w:rFonts w:asciiTheme="majorHAnsi" w:hAnsiTheme="majorHAnsi" w:cstheme="majorHAnsi"/>
                <w:sz w:val="20"/>
                <w:szCs w:val="20"/>
                <w:lang w:val="en-US"/>
                <w:rPrChange w:id="2781" w:author="Christina Sun" w:date="2026-03-15T21:36:00Z" w16du:dateUtc="2026-03-16T04:36:00Z">
                  <w:rPr>
                    <w:ins w:id="2782" w:author="Christina Sun" w:date="2026-03-15T21:32:00Z" w16du:dateUtc="2026-03-16T04:32:00Z"/>
                    <w:lang w:val="en-US"/>
                  </w:rPr>
                </w:rPrChange>
              </w:rPr>
            </w:pPr>
            <w:ins w:id="2783" w:author="Christina Sun" w:date="2026-03-15T21:32:00Z" w16du:dateUtc="2026-03-16T04:32:00Z">
              <w:r w:rsidRPr="00B621E1">
                <w:rPr>
                  <w:rFonts w:asciiTheme="majorHAnsi" w:hAnsiTheme="majorHAnsi" w:cstheme="majorHAnsi"/>
                  <w:sz w:val="20"/>
                  <w:szCs w:val="20"/>
                  <w:lang w:val="en-US"/>
                  <w:rPrChange w:id="2784" w:author="Christina Sun" w:date="2026-03-15T21:36:00Z" w16du:dateUtc="2026-03-16T04:36:00Z">
                    <w:rPr>
                      <w:lang w:val="en-US"/>
                    </w:rPr>
                  </w:rPrChange>
                </w:rPr>
                <w:t>7497</w:t>
              </w:r>
            </w:ins>
          </w:p>
        </w:tc>
        <w:tc>
          <w:tcPr>
            <w:tcW w:w="1667" w:type="pct"/>
            <w:tcBorders>
              <w:top w:val="single" w:sz="4" w:space="0" w:color="auto"/>
            </w:tcBorders>
            <w:tcMar>
              <w:top w:w="100" w:type="nil"/>
              <w:right w:w="100" w:type="nil"/>
            </w:tcMar>
            <w:vAlign w:val="center"/>
            <w:tcPrChange w:id="2785" w:author="Christina Sun" w:date="2026-03-15T21:34:00Z" w16du:dateUtc="2026-03-16T04:34:00Z">
              <w:tcPr>
                <w:tcW w:w="28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D07D23D" w14:textId="77777777" w:rsidR="002A0567" w:rsidRPr="00B621E1" w:rsidRDefault="002A0567">
            <w:pPr>
              <w:autoSpaceDE w:val="0"/>
              <w:autoSpaceDN w:val="0"/>
              <w:adjustRightInd w:val="0"/>
              <w:jc w:val="center"/>
              <w:rPr>
                <w:ins w:id="2786" w:author="Christina Sun" w:date="2026-03-15T21:32:00Z" w16du:dateUtc="2026-03-16T04:32:00Z"/>
                <w:rFonts w:asciiTheme="majorHAnsi" w:hAnsiTheme="majorHAnsi" w:cstheme="majorHAnsi"/>
                <w:sz w:val="20"/>
                <w:szCs w:val="20"/>
                <w:lang w:val="en-US"/>
                <w:rPrChange w:id="2787" w:author="Christina Sun" w:date="2026-03-15T21:36:00Z" w16du:dateUtc="2026-03-16T04:36:00Z">
                  <w:rPr>
                    <w:ins w:id="2788" w:author="Christina Sun" w:date="2026-03-15T21:32:00Z" w16du:dateUtc="2026-03-16T04:32:00Z"/>
                    <w:lang w:val="en-US"/>
                  </w:rPr>
                </w:rPrChange>
              </w:rPr>
            </w:pPr>
            <w:ins w:id="2789" w:author="Christina Sun" w:date="2026-03-15T21:32:00Z" w16du:dateUtc="2026-03-16T04:32:00Z">
              <w:r w:rsidRPr="00B621E1">
                <w:rPr>
                  <w:rFonts w:asciiTheme="majorHAnsi" w:hAnsiTheme="majorHAnsi" w:cstheme="majorHAnsi"/>
                  <w:sz w:val="20"/>
                  <w:szCs w:val="20"/>
                  <w:lang w:val="en-US"/>
                  <w:rPrChange w:id="2790" w:author="Christina Sun" w:date="2026-03-15T21:36:00Z" w16du:dateUtc="2026-03-16T04:36:00Z">
                    <w:rPr>
                      <w:lang w:val="en-US"/>
                    </w:rPr>
                  </w:rPrChange>
                </w:rPr>
                <w:t>7475</w:t>
              </w:r>
            </w:ins>
          </w:p>
        </w:tc>
      </w:tr>
      <w:tr w:rsidR="002A0567" w:rsidRPr="00B621E1" w14:paraId="0E4B9302" w14:textId="77777777" w:rsidTr="002A0567">
        <w:tblPrEx>
          <w:tblCellMar>
            <w:top w:w="0" w:type="dxa"/>
            <w:bottom w:w="0" w:type="dxa"/>
          </w:tblCellMar>
          <w:tblPrExChange w:id="2791" w:author="Christina Sun" w:date="2026-03-15T21:34:00Z" w16du:dateUtc="2026-03-16T04:34:00Z">
            <w:tblPrEx>
              <w:tblCellMar>
                <w:top w:w="0" w:type="dxa"/>
                <w:bottom w:w="0" w:type="dxa"/>
              </w:tblCellMar>
            </w:tblPrEx>
          </w:tblPrExChange>
        </w:tblPrEx>
        <w:trPr>
          <w:ins w:id="2792" w:author="Christina Sun" w:date="2026-03-15T21:32:00Z" w16du:dateUtc="2026-03-16T04:32:00Z"/>
          <w:trPrChange w:id="2793" w:author="Christina Sun" w:date="2026-03-15T21:34:00Z" w16du:dateUtc="2026-03-16T04:34:00Z">
            <w:trPr>
              <w:gridAfter w:val="0"/>
            </w:trPr>
          </w:trPrChange>
        </w:trPr>
        <w:tc>
          <w:tcPr>
            <w:tcW w:w="1667" w:type="pct"/>
            <w:tcBorders>
              <w:bottom w:val="single" w:sz="4" w:space="0" w:color="auto"/>
            </w:tcBorders>
            <w:tcMar>
              <w:top w:w="100" w:type="nil"/>
              <w:right w:w="100" w:type="nil"/>
            </w:tcMar>
            <w:vAlign w:val="center"/>
            <w:tcPrChange w:id="2794" w:author="Christina Sun" w:date="2026-03-15T21:34:00Z" w16du:dateUtc="2026-03-16T04:34:00Z">
              <w:tcPr>
                <w:tcW w:w="298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60710D45" w14:textId="77777777" w:rsidR="002A0567" w:rsidRPr="00B621E1" w:rsidRDefault="002A0567">
            <w:pPr>
              <w:autoSpaceDE w:val="0"/>
              <w:autoSpaceDN w:val="0"/>
              <w:adjustRightInd w:val="0"/>
              <w:rPr>
                <w:ins w:id="2795" w:author="Christina Sun" w:date="2026-03-15T21:32:00Z" w16du:dateUtc="2026-03-16T04:32:00Z"/>
                <w:rFonts w:asciiTheme="majorHAnsi" w:hAnsiTheme="majorHAnsi" w:cstheme="majorHAnsi"/>
                <w:sz w:val="20"/>
                <w:szCs w:val="20"/>
                <w:lang w:val="en-US"/>
                <w:rPrChange w:id="2796" w:author="Christina Sun" w:date="2026-03-15T21:36:00Z" w16du:dateUtc="2026-03-16T04:36:00Z">
                  <w:rPr>
                    <w:ins w:id="2797" w:author="Christina Sun" w:date="2026-03-15T21:32:00Z" w16du:dateUtc="2026-03-16T04:32:00Z"/>
                    <w:lang w:val="en-US"/>
                  </w:rPr>
                </w:rPrChange>
              </w:rPr>
            </w:pPr>
            <w:ins w:id="2798" w:author="Christina Sun" w:date="2026-03-15T21:32:00Z" w16du:dateUtc="2026-03-16T04:32:00Z">
              <w:r w:rsidRPr="00B621E1">
                <w:rPr>
                  <w:rFonts w:asciiTheme="majorHAnsi" w:hAnsiTheme="majorHAnsi" w:cstheme="majorHAnsi"/>
                  <w:sz w:val="20"/>
                  <w:szCs w:val="20"/>
                  <w:lang w:val="en-US"/>
                  <w:rPrChange w:id="2799" w:author="Christina Sun" w:date="2026-03-15T21:36:00Z" w16du:dateUtc="2026-03-16T04:36:00Z">
                    <w:rPr>
                      <w:lang w:val="en-US"/>
                    </w:rPr>
                  </w:rPrChange>
                </w:rPr>
                <w:t>Demographic Controls</w:t>
              </w:r>
            </w:ins>
          </w:p>
        </w:tc>
        <w:tc>
          <w:tcPr>
            <w:tcW w:w="1667" w:type="pct"/>
            <w:tcBorders>
              <w:bottom w:val="single" w:sz="4" w:space="0" w:color="auto"/>
            </w:tcBorders>
            <w:tcMar>
              <w:top w:w="100" w:type="nil"/>
              <w:right w:w="100" w:type="nil"/>
            </w:tcMar>
            <w:vAlign w:val="center"/>
            <w:tcPrChange w:id="2800" w:author="Christina Sun" w:date="2026-03-15T21:34:00Z" w16du:dateUtc="2026-03-16T04:3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6C170A80" w14:textId="77777777" w:rsidR="002A0567" w:rsidRPr="00B621E1" w:rsidRDefault="002A0567">
            <w:pPr>
              <w:autoSpaceDE w:val="0"/>
              <w:autoSpaceDN w:val="0"/>
              <w:adjustRightInd w:val="0"/>
              <w:jc w:val="center"/>
              <w:rPr>
                <w:ins w:id="2801" w:author="Christina Sun" w:date="2026-03-15T21:32:00Z" w16du:dateUtc="2026-03-16T04:32:00Z"/>
                <w:rFonts w:asciiTheme="majorHAnsi" w:hAnsiTheme="majorHAnsi" w:cstheme="majorHAnsi"/>
                <w:sz w:val="20"/>
                <w:szCs w:val="20"/>
                <w:lang w:val="en-US"/>
                <w:rPrChange w:id="2802" w:author="Christina Sun" w:date="2026-03-15T21:36:00Z" w16du:dateUtc="2026-03-16T04:36:00Z">
                  <w:rPr>
                    <w:ins w:id="2803" w:author="Christina Sun" w:date="2026-03-15T21:32:00Z" w16du:dateUtc="2026-03-16T04:32:00Z"/>
                    <w:lang w:val="en-US"/>
                  </w:rPr>
                </w:rPrChange>
              </w:rPr>
            </w:pPr>
            <w:ins w:id="2804" w:author="Christina Sun" w:date="2026-03-15T21:32:00Z" w16du:dateUtc="2026-03-16T04:32:00Z">
              <w:r w:rsidRPr="00B621E1">
                <w:rPr>
                  <w:rFonts w:asciiTheme="majorHAnsi" w:hAnsiTheme="majorHAnsi" w:cstheme="majorHAnsi"/>
                  <w:sz w:val="20"/>
                  <w:szCs w:val="20"/>
                  <w:lang w:val="en-US"/>
                  <w:rPrChange w:id="2805" w:author="Christina Sun" w:date="2026-03-15T21:36:00Z" w16du:dateUtc="2026-03-16T04:36:00Z">
                    <w:rPr>
                      <w:lang w:val="en-US"/>
                    </w:rPr>
                  </w:rPrChange>
                </w:rPr>
                <w:t>No</w:t>
              </w:r>
            </w:ins>
          </w:p>
        </w:tc>
        <w:tc>
          <w:tcPr>
            <w:tcW w:w="1667" w:type="pct"/>
            <w:tcBorders>
              <w:bottom w:val="single" w:sz="4" w:space="0" w:color="auto"/>
            </w:tcBorders>
            <w:tcMar>
              <w:top w:w="100" w:type="nil"/>
              <w:right w:w="100" w:type="nil"/>
            </w:tcMar>
            <w:vAlign w:val="center"/>
            <w:tcPrChange w:id="2806" w:author="Christina Sun" w:date="2026-03-15T21:34:00Z" w16du:dateUtc="2026-03-16T04:34:00Z">
              <w:tcPr>
                <w:tcW w:w="28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4AFAB055" w14:textId="77777777" w:rsidR="002A0567" w:rsidRPr="00B621E1" w:rsidRDefault="002A0567">
            <w:pPr>
              <w:autoSpaceDE w:val="0"/>
              <w:autoSpaceDN w:val="0"/>
              <w:adjustRightInd w:val="0"/>
              <w:jc w:val="center"/>
              <w:rPr>
                <w:ins w:id="2807" w:author="Christina Sun" w:date="2026-03-15T21:32:00Z" w16du:dateUtc="2026-03-16T04:32:00Z"/>
                <w:rFonts w:asciiTheme="majorHAnsi" w:hAnsiTheme="majorHAnsi" w:cstheme="majorHAnsi"/>
                <w:sz w:val="20"/>
                <w:szCs w:val="20"/>
                <w:lang w:val="en-US"/>
                <w:rPrChange w:id="2808" w:author="Christina Sun" w:date="2026-03-15T21:36:00Z" w16du:dateUtc="2026-03-16T04:36:00Z">
                  <w:rPr>
                    <w:ins w:id="2809" w:author="Christina Sun" w:date="2026-03-15T21:32:00Z" w16du:dateUtc="2026-03-16T04:32:00Z"/>
                    <w:lang w:val="en-US"/>
                  </w:rPr>
                </w:rPrChange>
              </w:rPr>
            </w:pPr>
            <w:ins w:id="2810" w:author="Christina Sun" w:date="2026-03-15T21:32:00Z" w16du:dateUtc="2026-03-16T04:32:00Z">
              <w:r w:rsidRPr="00B621E1">
                <w:rPr>
                  <w:rFonts w:asciiTheme="majorHAnsi" w:hAnsiTheme="majorHAnsi" w:cstheme="majorHAnsi"/>
                  <w:sz w:val="20"/>
                  <w:szCs w:val="20"/>
                  <w:lang w:val="en-US"/>
                  <w:rPrChange w:id="2811" w:author="Christina Sun" w:date="2026-03-15T21:36:00Z" w16du:dateUtc="2026-03-16T04:36:00Z">
                    <w:rPr>
                      <w:lang w:val="en-US"/>
                    </w:rPr>
                  </w:rPrChange>
                </w:rPr>
                <w:t>Yes</w:t>
              </w:r>
            </w:ins>
          </w:p>
        </w:tc>
      </w:tr>
    </w:tbl>
    <w:p w14:paraId="04537D4F" w14:textId="77777777" w:rsidR="002A0567" w:rsidRPr="00B621E1" w:rsidRDefault="002A0567" w:rsidP="002A0567">
      <w:pPr>
        <w:autoSpaceDE w:val="0"/>
        <w:autoSpaceDN w:val="0"/>
        <w:adjustRightInd w:val="0"/>
        <w:rPr>
          <w:ins w:id="2812" w:author="Christina Sun" w:date="2026-03-15T21:32:00Z" w16du:dateUtc="2026-03-16T04:32:00Z"/>
          <w:rFonts w:asciiTheme="majorHAnsi" w:hAnsiTheme="majorHAnsi" w:cstheme="majorHAnsi"/>
          <w:sz w:val="20"/>
          <w:szCs w:val="20"/>
          <w:lang w:val="en-US"/>
          <w:rPrChange w:id="2813" w:author="Christina Sun" w:date="2026-03-15T21:36:00Z" w16du:dateUtc="2026-03-16T04:36:00Z">
            <w:rPr>
              <w:ins w:id="2814" w:author="Christina Sun" w:date="2026-03-15T21:32:00Z" w16du:dateUtc="2026-03-16T04:32:00Z"/>
              <w:sz w:val="20"/>
              <w:szCs w:val="20"/>
              <w:lang w:val="en-US"/>
            </w:rPr>
          </w:rPrChange>
        </w:rPr>
      </w:pPr>
      <w:ins w:id="2815" w:author="Christina Sun" w:date="2026-03-15T21:32:00Z" w16du:dateUtc="2026-03-16T04:32:00Z">
        <w:r w:rsidRPr="00B621E1">
          <w:rPr>
            <w:rFonts w:asciiTheme="majorHAnsi" w:hAnsiTheme="majorHAnsi" w:cstheme="majorHAnsi"/>
            <w:sz w:val="20"/>
            <w:szCs w:val="20"/>
            <w:lang w:val="en-US"/>
            <w:rPrChange w:id="2816" w:author="Christina Sun" w:date="2026-03-15T21:36:00Z" w16du:dateUtc="2026-03-16T04:36:00Z">
              <w:rPr>
                <w:sz w:val="20"/>
                <w:szCs w:val="20"/>
                <w:lang w:val="en-US"/>
              </w:rPr>
            </w:rPrChange>
          </w:rPr>
          <w:t>Exponentiated coefficients; 95% confidence intervals in brackets</w:t>
        </w:r>
      </w:ins>
    </w:p>
    <w:p w14:paraId="408B4EB1" w14:textId="27E43568" w:rsidR="002A0567" w:rsidRPr="00927E13" w:rsidRDefault="002A0567" w:rsidP="00927E13">
      <w:pPr>
        <w:autoSpaceDE w:val="0"/>
        <w:autoSpaceDN w:val="0"/>
        <w:adjustRightInd w:val="0"/>
        <w:rPr>
          <w:rFonts w:asciiTheme="majorHAnsi" w:hAnsiTheme="majorHAnsi" w:cstheme="majorHAnsi"/>
          <w:sz w:val="20"/>
          <w:szCs w:val="20"/>
          <w:lang w:val="en-US"/>
          <w:rPrChange w:id="2817" w:author="Christina Sun" w:date="2026-03-15T21:41:00Z" w16du:dateUtc="2026-03-16T04:41:00Z">
            <w:rPr>
              <w:rFonts w:asciiTheme="majorHAnsi" w:hAnsiTheme="majorHAnsi" w:cstheme="majorHAnsi"/>
              <w:i/>
              <w:iCs/>
            </w:rPr>
          </w:rPrChange>
        </w:rPr>
        <w:pPrChange w:id="2818" w:author="Christina Sun" w:date="2026-03-15T21:41:00Z" w16du:dateUtc="2026-03-16T04:41:00Z">
          <w:pPr>
            <w:spacing w:line="360" w:lineRule="auto"/>
          </w:pPr>
        </w:pPrChange>
      </w:pPr>
      <w:ins w:id="2819" w:author="Christina Sun" w:date="2026-03-15T21:32:00Z" w16du:dateUtc="2026-03-16T04:32:00Z">
        <w:r w:rsidRPr="00B621E1">
          <w:rPr>
            <w:rFonts w:asciiTheme="majorHAnsi" w:hAnsiTheme="majorHAnsi" w:cstheme="majorHAnsi"/>
            <w:sz w:val="20"/>
            <w:szCs w:val="20"/>
            <w:vertAlign w:val="superscript"/>
            <w:lang w:val="en-US"/>
            <w:rPrChange w:id="2820"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2821"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2822"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2823" w:author="Christina Sun" w:date="2026-03-15T21:36:00Z" w16du:dateUtc="2026-03-16T04:36:00Z">
              <w:rPr>
                <w:sz w:val="20"/>
                <w:szCs w:val="20"/>
                <w:lang w:val="en-US"/>
              </w:rPr>
            </w:rPrChange>
          </w:rPr>
          <w:t xml:space="preserve"> &lt; 0.10, </w:t>
        </w:r>
        <w:r w:rsidRPr="00B621E1">
          <w:rPr>
            <w:rFonts w:asciiTheme="majorHAnsi" w:hAnsiTheme="majorHAnsi" w:cstheme="majorHAnsi"/>
            <w:sz w:val="20"/>
            <w:szCs w:val="20"/>
            <w:vertAlign w:val="superscript"/>
            <w:lang w:val="en-US"/>
            <w:rPrChange w:id="2824"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2825"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2826"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2827" w:author="Christina Sun" w:date="2026-03-15T21:36:00Z" w16du:dateUtc="2026-03-16T04:36:00Z">
              <w:rPr>
                <w:sz w:val="20"/>
                <w:szCs w:val="20"/>
                <w:lang w:val="en-US"/>
              </w:rPr>
            </w:rPrChange>
          </w:rPr>
          <w:t xml:space="preserve"> &lt; 0.05, </w:t>
        </w:r>
        <w:r w:rsidRPr="00B621E1">
          <w:rPr>
            <w:rFonts w:asciiTheme="majorHAnsi" w:hAnsiTheme="majorHAnsi" w:cstheme="majorHAnsi"/>
            <w:sz w:val="20"/>
            <w:szCs w:val="20"/>
            <w:vertAlign w:val="superscript"/>
            <w:lang w:val="en-US"/>
            <w:rPrChange w:id="2828"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2829"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2830"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2831" w:author="Christina Sun" w:date="2026-03-15T21:36:00Z" w16du:dateUtc="2026-03-16T04:36:00Z">
              <w:rPr>
                <w:sz w:val="20"/>
                <w:szCs w:val="20"/>
                <w:lang w:val="en-US"/>
              </w:rPr>
            </w:rPrChange>
          </w:rPr>
          <w:t xml:space="preserve"> &lt; 0.01</w:t>
        </w:r>
      </w:ins>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Change w:id="2832" w:author="Christina Sun" w:date="2026-03-15T21:32:00Z" w16du:dateUtc="2026-03-16T04:32:00Z">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PrChange>
      </w:tblPr>
      <w:tblGrid>
        <w:gridCol w:w="3256"/>
        <w:gridCol w:w="3053"/>
        <w:gridCol w:w="3051"/>
        <w:tblGridChange w:id="2833">
          <w:tblGrid>
            <w:gridCol w:w="3256"/>
            <w:gridCol w:w="3053"/>
            <w:gridCol w:w="3051"/>
          </w:tblGrid>
        </w:tblGridChange>
      </w:tblGrid>
      <w:tr w:rsidR="004F595A" w:rsidRPr="00B621E1" w:rsidDel="002A0567" w14:paraId="23C6B523" w14:textId="329E2357" w:rsidTr="002A0567">
        <w:trPr>
          <w:trHeight w:val="285"/>
          <w:del w:id="2834" w:author="Christina Sun" w:date="2026-03-15T21:32:00Z" w16du:dateUtc="2026-03-16T04:32:00Z"/>
          <w:trPrChange w:id="2835" w:author="Christina Sun" w:date="2026-03-15T21:32:00Z" w16du:dateUtc="2026-03-16T04:32:00Z">
            <w:trPr>
              <w:trHeight w:val="285"/>
            </w:trPr>
          </w:trPrChange>
        </w:trPr>
        <w:tc>
          <w:tcPr>
            <w:tcW w:w="1739" w:type="pct"/>
            <w:tcBorders>
              <w:top w:val="single" w:sz="8" w:space="0" w:color="000000"/>
              <w:bottom w:val="single" w:sz="8" w:space="0" w:color="000000"/>
            </w:tcBorders>
            <w:tcMar>
              <w:top w:w="0" w:type="dxa"/>
              <w:left w:w="100" w:type="dxa"/>
              <w:bottom w:w="0" w:type="dxa"/>
              <w:right w:w="100" w:type="dxa"/>
            </w:tcMar>
            <w:vAlign w:val="center"/>
            <w:tcPrChange w:id="2836" w:author="Christina Sun" w:date="2026-03-15T21:32:00Z" w16du:dateUtc="2026-03-16T04:32:00Z">
              <w:tcPr>
                <w:tcW w:w="1739" w:type="pct"/>
                <w:tcBorders>
                  <w:top w:val="single" w:sz="8" w:space="0" w:color="000000"/>
                  <w:bottom w:val="single" w:sz="8" w:space="0" w:color="000000"/>
                </w:tcBorders>
                <w:tcMar>
                  <w:top w:w="0" w:type="dxa"/>
                  <w:left w:w="100" w:type="dxa"/>
                  <w:bottom w:w="0" w:type="dxa"/>
                  <w:right w:w="100" w:type="dxa"/>
                </w:tcMar>
                <w:vAlign w:val="center"/>
              </w:tcPr>
            </w:tcPrChange>
          </w:tcPr>
          <w:p w14:paraId="2CD5501F" w14:textId="75D6CA0E" w:rsidR="004F595A" w:rsidRPr="00824E21" w:rsidDel="002A0567" w:rsidRDefault="004F595A" w:rsidP="00EE5F9A">
            <w:pPr>
              <w:rPr>
                <w:del w:id="2837" w:author="Christina Sun" w:date="2026-03-15T21:32:00Z" w16du:dateUtc="2026-03-16T04:32:00Z"/>
                <w:rFonts w:asciiTheme="majorHAnsi" w:hAnsiTheme="majorHAnsi" w:cstheme="majorHAnsi"/>
                <w:sz w:val="20"/>
                <w:szCs w:val="20"/>
              </w:rPr>
            </w:pPr>
            <w:del w:id="2838" w:author="Christina Sun" w:date="2026-03-15T21:32:00Z" w16du:dateUtc="2026-03-16T04:32:00Z">
              <w:r w:rsidRPr="00824E21" w:rsidDel="002A0567">
                <w:rPr>
                  <w:rFonts w:asciiTheme="majorHAnsi" w:hAnsiTheme="majorHAnsi" w:cstheme="majorHAnsi"/>
                  <w:sz w:val="20"/>
                  <w:szCs w:val="20"/>
                </w:rPr>
                <w:delText xml:space="preserve"> </w:delText>
              </w:r>
            </w:del>
          </w:p>
        </w:tc>
        <w:tc>
          <w:tcPr>
            <w:tcW w:w="1631" w:type="pct"/>
            <w:tcBorders>
              <w:top w:val="single" w:sz="8" w:space="0" w:color="000000"/>
              <w:bottom w:val="single" w:sz="8" w:space="0" w:color="000000"/>
            </w:tcBorders>
            <w:tcMar>
              <w:top w:w="0" w:type="dxa"/>
              <w:left w:w="100" w:type="dxa"/>
              <w:bottom w:w="0" w:type="dxa"/>
              <w:right w:w="100" w:type="dxa"/>
            </w:tcMar>
            <w:vAlign w:val="center"/>
            <w:tcPrChange w:id="2839" w:author="Christina Sun" w:date="2026-03-15T21:32:00Z" w16du:dateUtc="2026-03-16T04:32:00Z">
              <w:tcPr>
                <w:tcW w:w="1631" w:type="pct"/>
                <w:tcBorders>
                  <w:top w:val="single" w:sz="8" w:space="0" w:color="000000"/>
                  <w:bottom w:val="single" w:sz="8" w:space="0" w:color="000000"/>
                </w:tcBorders>
                <w:tcMar>
                  <w:top w:w="0" w:type="dxa"/>
                  <w:left w:w="100" w:type="dxa"/>
                  <w:bottom w:w="0" w:type="dxa"/>
                  <w:right w:w="100" w:type="dxa"/>
                </w:tcMar>
                <w:vAlign w:val="center"/>
              </w:tcPr>
            </w:tcPrChange>
          </w:tcPr>
          <w:p w14:paraId="0E6F75DA" w14:textId="77F486F6" w:rsidR="004F595A" w:rsidRPr="00824E21" w:rsidDel="002A0567" w:rsidRDefault="004F595A" w:rsidP="00EE5F9A">
            <w:pPr>
              <w:ind w:left="-120"/>
              <w:jc w:val="center"/>
              <w:rPr>
                <w:del w:id="2840" w:author="Christina Sun" w:date="2026-03-15T21:32:00Z" w16du:dateUtc="2026-03-16T04:32:00Z"/>
                <w:rFonts w:asciiTheme="majorHAnsi" w:hAnsiTheme="majorHAnsi" w:cstheme="majorHAnsi"/>
                <w:sz w:val="20"/>
                <w:szCs w:val="20"/>
              </w:rPr>
            </w:pPr>
            <w:del w:id="2841" w:author="Christina Sun" w:date="2026-03-15T21:32:00Z" w16du:dateUtc="2026-03-16T04:32:00Z">
              <w:r w:rsidRPr="00824E21" w:rsidDel="002A0567">
                <w:rPr>
                  <w:rFonts w:asciiTheme="majorHAnsi" w:hAnsiTheme="majorHAnsi" w:cstheme="majorHAnsi"/>
                  <w:sz w:val="20"/>
                  <w:szCs w:val="20"/>
                </w:rPr>
                <w:delText>(1)</w:delText>
              </w:r>
            </w:del>
          </w:p>
        </w:tc>
        <w:tc>
          <w:tcPr>
            <w:tcW w:w="1630" w:type="pct"/>
            <w:tcBorders>
              <w:top w:val="single" w:sz="8" w:space="0" w:color="000000"/>
              <w:bottom w:val="single" w:sz="8" w:space="0" w:color="000000"/>
            </w:tcBorders>
            <w:tcMar>
              <w:top w:w="0" w:type="dxa"/>
              <w:left w:w="100" w:type="dxa"/>
              <w:bottom w:w="0" w:type="dxa"/>
              <w:right w:w="100" w:type="dxa"/>
            </w:tcMar>
            <w:vAlign w:val="center"/>
            <w:tcPrChange w:id="2842" w:author="Christina Sun" w:date="2026-03-15T21:32:00Z" w16du:dateUtc="2026-03-16T04:32:00Z">
              <w:tcPr>
                <w:tcW w:w="1631" w:type="pct"/>
                <w:tcBorders>
                  <w:top w:val="single" w:sz="8" w:space="0" w:color="000000"/>
                  <w:bottom w:val="single" w:sz="8" w:space="0" w:color="000000"/>
                </w:tcBorders>
                <w:tcMar>
                  <w:top w:w="0" w:type="dxa"/>
                  <w:left w:w="100" w:type="dxa"/>
                  <w:bottom w:w="0" w:type="dxa"/>
                  <w:right w:w="100" w:type="dxa"/>
                </w:tcMar>
                <w:vAlign w:val="center"/>
              </w:tcPr>
            </w:tcPrChange>
          </w:tcPr>
          <w:p w14:paraId="6508F5B3" w14:textId="100533BA" w:rsidR="004F595A" w:rsidRPr="00824E21" w:rsidDel="002A0567" w:rsidRDefault="004F595A" w:rsidP="00EE5F9A">
            <w:pPr>
              <w:ind w:left="-120"/>
              <w:jc w:val="center"/>
              <w:rPr>
                <w:del w:id="2843" w:author="Christina Sun" w:date="2026-03-15T21:32:00Z" w16du:dateUtc="2026-03-16T04:32:00Z"/>
                <w:rFonts w:asciiTheme="majorHAnsi" w:hAnsiTheme="majorHAnsi" w:cstheme="majorHAnsi"/>
                <w:sz w:val="20"/>
                <w:szCs w:val="20"/>
              </w:rPr>
            </w:pPr>
            <w:del w:id="2844" w:author="Christina Sun" w:date="2026-03-15T21:32:00Z" w16du:dateUtc="2026-03-16T04:32:00Z">
              <w:r w:rsidRPr="00824E21" w:rsidDel="002A0567">
                <w:rPr>
                  <w:rFonts w:asciiTheme="majorHAnsi" w:hAnsiTheme="majorHAnsi" w:cstheme="majorHAnsi"/>
                  <w:sz w:val="20"/>
                  <w:szCs w:val="20"/>
                </w:rPr>
                <w:delText>(2)</w:delText>
              </w:r>
            </w:del>
          </w:p>
        </w:tc>
      </w:tr>
      <w:tr w:rsidR="004F595A" w:rsidRPr="00B621E1" w:rsidDel="002A0567" w14:paraId="432E2DCF" w14:textId="22AA043A" w:rsidTr="002A0567">
        <w:trPr>
          <w:trHeight w:val="345"/>
          <w:del w:id="2845" w:author="Christina Sun" w:date="2026-03-15T21:32:00Z" w16du:dateUtc="2026-03-16T04:32:00Z"/>
          <w:trPrChange w:id="2846" w:author="Christina Sun" w:date="2026-03-15T21:32:00Z" w16du:dateUtc="2026-03-16T04:32:00Z">
            <w:trPr>
              <w:trHeight w:val="345"/>
            </w:trPr>
          </w:trPrChange>
        </w:trPr>
        <w:tc>
          <w:tcPr>
            <w:tcW w:w="1739" w:type="pct"/>
            <w:tcMar>
              <w:top w:w="0" w:type="dxa"/>
              <w:left w:w="100" w:type="dxa"/>
              <w:bottom w:w="0" w:type="dxa"/>
              <w:right w:w="100" w:type="dxa"/>
            </w:tcMar>
            <w:vAlign w:val="center"/>
            <w:tcPrChange w:id="2847" w:author="Christina Sun" w:date="2026-03-15T21:32:00Z" w16du:dateUtc="2026-03-16T04:32:00Z">
              <w:tcPr>
                <w:tcW w:w="1739" w:type="pct"/>
                <w:tcMar>
                  <w:top w:w="0" w:type="dxa"/>
                  <w:left w:w="100" w:type="dxa"/>
                  <w:bottom w:w="0" w:type="dxa"/>
                  <w:right w:w="100" w:type="dxa"/>
                </w:tcMar>
                <w:vAlign w:val="center"/>
              </w:tcPr>
            </w:tcPrChange>
          </w:tcPr>
          <w:p w14:paraId="191FC2C7" w14:textId="2D4D981F" w:rsidR="004F595A" w:rsidRPr="00824E21" w:rsidDel="002A0567" w:rsidRDefault="004F595A" w:rsidP="00EE5F9A">
            <w:pPr>
              <w:rPr>
                <w:del w:id="2848" w:author="Christina Sun" w:date="2026-03-15T21:32:00Z" w16du:dateUtc="2026-03-16T04:32:00Z"/>
                <w:rFonts w:asciiTheme="majorHAnsi" w:hAnsiTheme="majorHAnsi" w:cstheme="majorHAnsi"/>
                <w:sz w:val="20"/>
                <w:szCs w:val="20"/>
              </w:rPr>
            </w:pPr>
            <w:del w:id="2849" w:author="Christina Sun" w:date="2026-03-15T21:32:00Z" w16du:dateUtc="2026-03-16T04:32:00Z">
              <w:r w:rsidRPr="00824E21" w:rsidDel="002A0567">
                <w:rPr>
                  <w:rFonts w:asciiTheme="majorHAnsi" w:hAnsiTheme="majorHAnsi" w:cstheme="majorHAnsi"/>
                  <w:sz w:val="20"/>
                  <w:szCs w:val="20"/>
                </w:rPr>
                <w:delText>Cisgender woman</w:delText>
              </w:r>
            </w:del>
          </w:p>
        </w:tc>
        <w:tc>
          <w:tcPr>
            <w:tcW w:w="1631" w:type="pct"/>
            <w:tcMar>
              <w:top w:w="0" w:type="dxa"/>
              <w:left w:w="100" w:type="dxa"/>
              <w:bottom w:w="0" w:type="dxa"/>
              <w:right w:w="100" w:type="dxa"/>
            </w:tcMar>
            <w:vAlign w:val="center"/>
            <w:tcPrChange w:id="2850" w:author="Christina Sun" w:date="2026-03-15T21:32:00Z" w16du:dateUtc="2026-03-16T04:32:00Z">
              <w:tcPr>
                <w:tcW w:w="1631" w:type="pct"/>
                <w:tcMar>
                  <w:top w:w="0" w:type="dxa"/>
                  <w:left w:w="100" w:type="dxa"/>
                  <w:bottom w:w="0" w:type="dxa"/>
                  <w:right w:w="100" w:type="dxa"/>
                </w:tcMar>
                <w:vAlign w:val="center"/>
              </w:tcPr>
            </w:tcPrChange>
          </w:tcPr>
          <w:p w14:paraId="72801592" w14:textId="1F2A9E3A" w:rsidR="004F595A" w:rsidRPr="00824E21" w:rsidDel="002A0567" w:rsidRDefault="004F595A" w:rsidP="00EE5F9A">
            <w:pPr>
              <w:ind w:left="-120"/>
              <w:jc w:val="center"/>
              <w:rPr>
                <w:del w:id="2851" w:author="Christina Sun" w:date="2026-03-15T21:32:00Z" w16du:dateUtc="2026-03-16T04:32:00Z"/>
                <w:rFonts w:asciiTheme="majorHAnsi" w:hAnsiTheme="majorHAnsi" w:cstheme="majorHAnsi"/>
                <w:sz w:val="20"/>
                <w:szCs w:val="20"/>
                <w:vertAlign w:val="superscript"/>
              </w:rPr>
            </w:pPr>
            <w:del w:id="2852" w:author="Christina Sun" w:date="2026-03-15T21:32:00Z" w16du:dateUtc="2026-03-16T04:32:00Z">
              <w:r w:rsidRPr="00824E21" w:rsidDel="002A0567">
                <w:rPr>
                  <w:rFonts w:asciiTheme="majorHAnsi" w:hAnsiTheme="majorHAnsi" w:cstheme="majorHAnsi"/>
                  <w:sz w:val="20"/>
                  <w:szCs w:val="20"/>
                </w:rPr>
                <w:delText>0.487</w:delText>
              </w:r>
              <w:r w:rsidRPr="00824E21" w:rsidDel="002A0567">
                <w:rPr>
                  <w:rFonts w:asciiTheme="majorHAnsi" w:hAnsiTheme="majorHAnsi" w:cstheme="majorHAnsi"/>
                  <w:sz w:val="20"/>
                  <w:szCs w:val="20"/>
                  <w:vertAlign w:val="superscript"/>
                </w:rPr>
                <w:delText>***</w:delText>
              </w:r>
            </w:del>
          </w:p>
        </w:tc>
        <w:tc>
          <w:tcPr>
            <w:tcW w:w="1630" w:type="pct"/>
            <w:tcMar>
              <w:top w:w="0" w:type="dxa"/>
              <w:left w:w="100" w:type="dxa"/>
              <w:bottom w:w="0" w:type="dxa"/>
              <w:right w:w="100" w:type="dxa"/>
            </w:tcMar>
            <w:vAlign w:val="center"/>
            <w:tcPrChange w:id="2853" w:author="Christina Sun" w:date="2026-03-15T21:32:00Z" w16du:dateUtc="2026-03-16T04:32:00Z">
              <w:tcPr>
                <w:tcW w:w="1631" w:type="pct"/>
                <w:tcMar>
                  <w:top w:w="0" w:type="dxa"/>
                  <w:left w:w="100" w:type="dxa"/>
                  <w:bottom w:w="0" w:type="dxa"/>
                  <w:right w:w="100" w:type="dxa"/>
                </w:tcMar>
                <w:vAlign w:val="center"/>
              </w:tcPr>
            </w:tcPrChange>
          </w:tcPr>
          <w:p w14:paraId="36C8749B" w14:textId="05442772" w:rsidR="004F595A" w:rsidRPr="00824E21" w:rsidDel="002A0567" w:rsidRDefault="004F595A" w:rsidP="00EE5F9A">
            <w:pPr>
              <w:ind w:left="-120"/>
              <w:jc w:val="center"/>
              <w:rPr>
                <w:del w:id="2854" w:author="Christina Sun" w:date="2026-03-15T21:32:00Z" w16du:dateUtc="2026-03-16T04:32:00Z"/>
                <w:rFonts w:asciiTheme="majorHAnsi" w:hAnsiTheme="majorHAnsi" w:cstheme="majorHAnsi"/>
                <w:sz w:val="20"/>
                <w:szCs w:val="20"/>
                <w:vertAlign w:val="superscript"/>
              </w:rPr>
            </w:pPr>
            <w:del w:id="2855" w:author="Christina Sun" w:date="2026-03-15T21:32:00Z" w16du:dateUtc="2026-03-16T04:32:00Z">
              <w:r w:rsidRPr="00824E21" w:rsidDel="002A0567">
                <w:rPr>
                  <w:rFonts w:asciiTheme="majorHAnsi" w:hAnsiTheme="majorHAnsi" w:cstheme="majorHAnsi"/>
                  <w:sz w:val="20"/>
                  <w:szCs w:val="20"/>
                </w:rPr>
                <w:delText>0.550</w:delText>
              </w:r>
              <w:r w:rsidRPr="00824E21" w:rsidDel="002A0567">
                <w:rPr>
                  <w:rFonts w:asciiTheme="majorHAnsi" w:hAnsiTheme="majorHAnsi" w:cstheme="majorHAnsi"/>
                  <w:sz w:val="20"/>
                  <w:szCs w:val="20"/>
                  <w:vertAlign w:val="superscript"/>
                </w:rPr>
                <w:delText>***</w:delText>
              </w:r>
            </w:del>
          </w:p>
        </w:tc>
      </w:tr>
      <w:tr w:rsidR="004F595A" w:rsidRPr="00B621E1" w:rsidDel="002A0567" w14:paraId="26B356CD" w14:textId="5D010B62" w:rsidTr="002A0567">
        <w:trPr>
          <w:trHeight w:val="270"/>
          <w:del w:id="2856" w:author="Christina Sun" w:date="2026-03-15T21:32:00Z" w16du:dateUtc="2026-03-16T04:32:00Z"/>
          <w:trPrChange w:id="2857"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858" w:author="Christina Sun" w:date="2026-03-15T21:32:00Z" w16du:dateUtc="2026-03-16T04:32:00Z">
              <w:tcPr>
                <w:tcW w:w="1739" w:type="pct"/>
                <w:tcMar>
                  <w:top w:w="0" w:type="dxa"/>
                  <w:left w:w="100" w:type="dxa"/>
                  <w:bottom w:w="0" w:type="dxa"/>
                  <w:right w:w="100" w:type="dxa"/>
                </w:tcMar>
                <w:vAlign w:val="center"/>
              </w:tcPr>
            </w:tcPrChange>
          </w:tcPr>
          <w:p w14:paraId="5DA02D52" w14:textId="6F70E74E" w:rsidR="004F595A" w:rsidRPr="00824E21" w:rsidDel="002A0567" w:rsidRDefault="004F595A" w:rsidP="00EE5F9A">
            <w:pPr>
              <w:rPr>
                <w:del w:id="2859"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860" w:author="Christina Sun" w:date="2026-03-15T21:32:00Z" w16du:dateUtc="2026-03-16T04:32:00Z">
              <w:tcPr>
                <w:tcW w:w="1631" w:type="pct"/>
                <w:tcMar>
                  <w:top w:w="0" w:type="dxa"/>
                  <w:left w:w="100" w:type="dxa"/>
                  <w:bottom w:w="0" w:type="dxa"/>
                  <w:right w:w="100" w:type="dxa"/>
                </w:tcMar>
                <w:vAlign w:val="center"/>
              </w:tcPr>
            </w:tcPrChange>
          </w:tcPr>
          <w:p w14:paraId="64F79BCC" w14:textId="4DF16B55" w:rsidR="004F595A" w:rsidRPr="00824E21" w:rsidDel="002A0567" w:rsidRDefault="004F595A" w:rsidP="00EE5F9A">
            <w:pPr>
              <w:ind w:left="-120"/>
              <w:jc w:val="center"/>
              <w:rPr>
                <w:del w:id="2861" w:author="Christina Sun" w:date="2026-03-15T21:32:00Z" w16du:dateUtc="2026-03-16T04:32:00Z"/>
                <w:rFonts w:asciiTheme="majorHAnsi" w:hAnsiTheme="majorHAnsi" w:cstheme="majorHAnsi"/>
                <w:sz w:val="20"/>
                <w:szCs w:val="20"/>
              </w:rPr>
            </w:pPr>
            <w:del w:id="2862" w:author="Christina Sun" w:date="2026-03-15T21:32:00Z" w16du:dateUtc="2026-03-16T04:32:00Z">
              <w:r w:rsidRPr="00824E21" w:rsidDel="002A0567">
                <w:rPr>
                  <w:rFonts w:asciiTheme="majorHAnsi" w:hAnsiTheme="majorHAnsi" w:cstheme="majorHAnsi"/>
                  <w:sz w:val="20"/>
                  <w:szCs w:val="20"/>
                </w:rPr>
                <w:delText>(0.045)</w:delText>
              </w:r>
            </w:del>
          </w:p>
        </w:tc>
        <w:tc>
          <w:tcPr>
            <w:tcW w:w="1630" w:type="pct"/>
            <w:tcMar>
              <w:top w:w="0" w:type="dxa"/>
              <w:left w:w="100" w:type="dxa"/>
              <w:bottom w:w="0" w:type="dxa"/>
              <w:right w:w="100" w:type="dxa"/>
            </w:tcMar>
            <w:vAlign w:val="center"/>
            <w:tcPrChange w:id="2863" w:author="Christina Sun" w:date="2026-03-15T21:32:00Z" w16du:dateUtc="2026-03-16T04:32:00Z">
              <w:tcPr>
                <w:tcW w:w="1631" w:type="pct"/>
                <w:tcMar>
                  <w:top w:w="0" w:type="dxa"/>
                  <w:left w:w="100" w:type="dxa"/>
                  <w:bottom w:w="0" w:type="dxa"/>
                  <w:right w:w="100" w:type="dxa"/>
                </w:tcMar>
                <w:vAlign w:val="center"/>
              </w:tcPr>
            </w:tcPrChange>
          </w:tcPr>
          <w:p w14:paraId="0A20C85D" w14:textId="02219295" w:rsidR="004F595A" w:rsidRPr="00824E21" w:rsidDel="002A0567" w:rsidRDefault="004F595A" w:rsidP="00EE5F9A">
            <w:pPr>
              <w:ind w:left="-120"/>
              <w:jc w:val="center"/>
              <w:rPr>
                <w:del w:id="2864" w:author="Christina Sun" w:date="2026-03-15T21:32:00Z" w16du:dateUtc="2026-03-16T04:32:00Z"/>
                <w:rFonts w:asciiTheme="majorHAnsi" w:hAnsiTheme="majorHAnsi" w:cstheme="majorHAnsi"/>
                <w:sz w:val="20"/>
                <w:szCs w:val="20"/>
              </w:rPr>
            </w:pPr>
            <w:del w:id="2865" w:author="Christina Sun" w:date="2026-03-15T21:32:00Z" w16du:dateUtc="2026-03-16T04:32:00Z">
              <w:r w:rsidRPr="00824E21" w:rsidDel="002A0567">
                <w:rPr>
                  <w:rFonts w:asciiTheme="majorHAnsi" w:hAnsiTheme="majorHAnsi" w:cstheme="majorHAnsi"/>
                  <w:sz w:val="20"/>
                  <w:szCs w:val="20"/>
                </w:rPr>
                <w:delText>(0.046)</w:delText>
              </w:r>
            </w:del>
          </w:p>
        </w:tc>
      </w:tr>
      <w:tr w:rsidR="004F595A" w:rsidRPr="00B621E1" w:rsidDel="002A0567" w14:paraId="2A9E4439" w14:textId="1D74340D" w:rsidTr="002A0567">
        <w:trPr>
          <w:trHeight w:val="270"/>
          <w:del w:id="2866" w:author="Christina Sun" w:date="2026-03-15T21:32:00Z" w16du:dateUtc="2026-03-16T04:32:00Z"/>
          <w:trPrChange w:id="2867"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868" w:author="Christina Sun" w:date="2026-03-15T21:32:00Z" w16du:dateUtc="2026-03-16T04:32:00Z">
              <w:tcPr>
                <w:tcW w:w="1739" w:type="pct"/>
                <w:tcMar>
                  <w:top w:w="0" w:type="dxa"/>
                  <w:left w:w="100" w:type="dxa"/>
                  <w:bottom w:w="0" w:type="dxa"/>
                  <w:right w:w="100" w:type="dxa"/>
                </w:tcMar>
                <w:vAlign w:val="center"/>
              </w:tcPr>
            </w:tcPrChange>
          </w:tcPr>
          <w:p w14:paraId="4915C718" w14:textId="0C1EA3B8" w:rsidR="004F595A" w:rsidRPr="00824E21" w:rsidDel="002A0567" w:rsidRDefault="004F595A" w:rsidP="00EE5F9A">
            <w:pPr>
              <w:rPr>
                <w:del w:id="2869"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870" w:author="Christina Sun" w:date="2026-03-15T21:32:00Z" w16du:dateUtc="2026-03-16T04:32:00Z">
              <w:tcPr>
                <w:tcW w:w="1631" w:type="pct"/>
                <w:tcMar>
                  <w:top w:w="0" w:type="dxa"/>
                  <w:left w:w="100" w:type="dxa"/>
                  <w:bottom w:w="0" w:type="dxa"/>
                  <w:right w:w="100" w:type="dxa"/>
                </w:tcMar>
                <w:vAlign w:val="center"/>
              </w:tcPr>
            </w:tcPrChange>
          </w:tcPr>
          <w:p w14:paraId="6383CEA4" w14:textId="0E7B90A8" w:rsidR="004F595A" w:rsidRPr="00824E21" w:rsidDel="002A0567" w:rsidRDefault="004F595A" w:rsidP="00EE5F9A">
            <w:pPr>
              <w:ind w:left="-120"/>
              <w:jc w:val="center"/>
              <w:rPr>
                <w:del w:id="2871" w:author="Christina Sun" w:date="2026-03-15T21:32:00Z" w16du:dateUtc="2026-03-16T04:32:00Z"/>
                <w:rFonts w:asciiTheme="majorHAnsi" w:hAnsiTheme="majorHAnsi" w:cstheme="majorHAnsi"/>
                <w:sz w:val="20"/>
                <w:szCs w:val="20"/>
              </w:rPr>
            </w:pPr>
          </w:p>
        </w:tc>
        <w:tc>
          <w:tcPr>
            <w:tcW w:w="1630" w:type="pct"/>
            <w:tcMar>
              <w:top w:w="0" w:type="dxa"/>
              <w:left w:w="100" w:type="dxa"/>
              <w:bottom w:w="0" w:type="dxa"/>
              <w:right w:w="100" w:type="dxa"/>
            </w:tcMar>
            <w:vAlign w:val="center"/>
            <w:tcPrChange w:id="2872" w:author="Christina Sun" w:date="2026-03-15T21:32:00Z" w16du:dateUtc="2026-03-16T04:32:00Z">
              <w:tcPr>
                <w:tcW w:w="1631" w:type="pct"/>
                <w:tcMar>
                  <w:top w:w="0" w:type="dxa"/>
                  <w:left w:w="100" w:type="dxa"/>
                  <w:bottom w:w="0" w:type="dxa"/>
                  <w:right w:w="100" w:type="dxa"/>
                </w:tcMar>
                <w:vAlign w:val="center"/>
              </w:tcPr>
            </w:tcPrChange>
          </w:tcPr>
          <w:p w14:paraId="529B4B22" w14:textId="35692319" w:rsidR="004F595A" w:rsidRPr="00824E21" w:rsidDel="002A0567" w:rsidRDefault="004F595A" w:rsidP="00EE5F9A">
            <w:pPr>
              <w:ind w:left="-120"/>
              <w:jc w:val="center"/>
              <w:rPr>
                <w:del w:id="2873" w:author="Christina Sun" w:date="2026-03-15T21:32:00Z" w16du:dateUtc="2026-03-16T04:32:00Z"/>
                <w:rFonts w:asciiTheme="majorHAnsi" w:hAnsiTheme="majorHAnsi" w:cstheme="majorHAnsi"/>
                <w:sz w:val="20"/>
                <w:szCs w:val="20"/>
              </w:rPr>
            </w:pPr>
          </w:p>
        </w:tc>
      </w:tr>
      <w:tr w:rsidR="004F595A" w:rsidRPr="00B621E1" w:rsidDel="002A0567" w14:paraId="7B7ADE6C" w14:textId="416FBA97" w:rsidTr="002A0567">
        <w:trPr>
          <w:trHeight w:val="330"/>
          <w:del w:id="2874" w:author="Christina Sun" w:date="2026-03-15T21:32:00Z" w16du:dateUtc="2026-03-16T04:32:00Z"/>
          <w:trPrChange w:id="2875" w:author="Christina Sun" w:date="2026-03-15T21:32:00Z" w16du:dateUtc="2026-03-16T04:32:00Z">
            <w:trPr>
              <w:trHeight w:val="330"/>
            </w:trPr>
          </w:trPrChange>
        </w:trPr>
        <w:tc>
          <w:tcPr>
            <w:tcW w:w="1739" w:type="pct"/>
            <w:tcMar>
              <w:top w:w="0" w:type="dxa"/>
              <w:left w:w="100" w:type="dxa"/>
              <w:bottom w:w="0" w:type="dxa"/>
              <w:right w:w="100" w:type="dxa"/>
            </w:tcMar>
            <w:vAlign w:val="center"/>
            <w:tcPrChange w:id="2876" w:author="Christina Sun" w:date="2026-03-15T21:32:00Z" w16du:dateUtc="2026-03-16T04:32:00Z">
              <w:tcPr>
                <w:tcW w:w="1739" w:type="pct"/>
                <w:tcMar>
                  <w:top w:w="0" w:type="dxa"/>
                  <w:left w:w="100" w:type="dxa"/>
                  <w:bottom w:w="0" w:type="dxa"/>
                  <w:right w:w="100" w:type="dxa"/>
                </w:tcMar>
                <w:vAlign w:val="center"/>
              </w:tcPr>
            </w:tcPrChange>
          </w:tcPr>
          <w:p w14:paraId="14AC15A0" w14:textId="6A388D1A" w:rsidR="004F595A" w:rsidRPr="00824E21" w:rsidDel="002A0567" w:rsidRDefault="004F595A" w:rsidP="00EE5F9A">
            <w:pPr>
              <w:rPr>
                <w:del w:id="2877" w:author="Christina Sun" w:date="2026-03-15T21:32:00Z" w16du:dateUtc="2026-03-16T04:32:00Z"/>
                <w:rFonts w:asciiTheme="majorHAnsi" w:hAnsiTheme="majorHAnsi" w:cstheme="majorHAnsi"/>
                <w:sz w:val="20"/>
                <w:szCs w:val="20"/>
              </w:rPr>
            </w:pPr>
            <w:del w:id="2878" w:author="Christina Sun" w:date="2026-03-15T21:32:00Z" w16du:dateUtc="2026-03-16T04:32:00Z">
              <w:r w:rsidRPr="00824E21" w:rsidDel="002A0567">
                <w:rPr>
                  <w:rFonts w:asciiTheme="majorHAnsi" w:hAnsiTheme="majorHAnsi" w:cstheme="majorHAnsi"/>
                  <w:sz w:val="20"/>
                  <w:szCs w:val="20"/>
                </w:rPr>
                <w:delText>Transgender man</w:delText>
              </w:r>
            </w:del>
          </w:p>
        </w:tc>
        <w:tc>
          <w:tcPr>
            <w:tcW w:w="1631" w:type="pct"/>
            <w:tcMar>
              <w:top w:w="0" w:type="dxa"/>
              <w:left w:w="100" w:type="dxa"/>
              <w:bottom w:w="0" w:type="dxa"/>
              <w:right w:w="100" w:type="dxa"/>
            </w:tcMar>
            <w:vAlign w:val="center"/>
            <w:tcPrChange w:id="2879" w:author="Christina Sun" w:date="2026-03-15T21:32:00Z" w16du:dateUtc="2026-03-16T04:32:00Z">
              <w:tcPr>
                <w:tcW w:w="1631" w:type="pct"/>
                <w:tcMar>
                  <w:top w:w="0" w:type="dxa"/>
                  <w:left w:w="100" w:type="dxa"/>
                  <w:bottom w:w="0" w:type="dxa"/>
                  <w:right w:w="100" w:type="dxa"/>
                </w:tcMar>
                <w:vAlign w:val="center"/>
              </w:tcPr>
            </w:tcPrChange>
          </w:tcPr>
          <w:p w14:paraId="28C66994" w14:textId="46A3B243" w:rsidR="004F595A" w:rsidRPr="00824E21" w:rsidDel="002A0567" w:rsidRDefault="004F595A" w:rsidP="00EE5F9A">
            <w:pPr>
              <w:ind w:left="-120"/>
              <w:jc w:val="center"/>
              <w:rPr>
                <w:del w:id="2880" w:author="Christina Sun" w:date="2026-03-15T21:32:00Z" w16du:dateUtc="2026-03-16T04:32:00Z"/>
                <w:rFonts w:asciiTheme="majorHAnsi" w:hAnsiTheme="majorHAnsi" w:cstheme="majorHAnsi"/>
                <w:sz w:val="20"/>
                <w:szCs w:val="20"/>
                <w:vertAlign w:val="superscript"/>
              </w:rPr>
            </w:pPr>
            <w:del w:id="2881" w:author="Christina Sun" w:date="2026-03-15T21:32:00Z" w16du:dateUtc="2026-03-16T04:32:00Z">
              <w:r w:rsidRPr="00824E21" w:rsidDel="002A0567">
                <w:rPr>
                  <w:rFonts w:asciiTheme="majorHAnsi" w:hAnsiTheme="majorHAnsi" w:cstheme="majorHAnsi"/>
                  <w:sz w:val="20"/>
                  <w:szCs w:val="20"/>
                </w:rPr>
                <w:delText>0.553</w:delText>
              </w:r>
              <w:r w:rsidRPr="00824E21" w:rsidDel="002A0567">
                <w:rPr>
                  <w:rFonts w:asciiTheme="majorHAnsi" w:hAnsiTheme="majorHAnsi" w:cstheme="majorHAnsi"/>
                  <w:sz w:val="20"/>
                  <w:szCs w:val="20"/>
                  <w:vertAlign w:val="superscript"/>
                </w:rPr>
                <w:delText>**</w:delText>
              </w:r>
            </w:del>
          </w:p>
        </w:tc>
        <w:tc>
          <w:tcPr>
            <w:tcW w:w="1630" w:type="pct"/>
            <w:tcMar>
              <w:top w:w="0" w:type="dxa"/>
              <w:left w:w="100" w:type="dxa"/>
              <w:bottom w:w="0" w:type="dxa"/>
              <w:right w:w="100" w:type="dxa"/>
            </w:tcMar>
            <w:vAlign w:val="center"/>
            <w:tcPrChange w:id="2882" w:author="Christina Sun" w:date="2026-03-15T21:32:00Z" w16du:dateUtc="2026-03-16T04:32:00Z">
              <w:tcPr>
                <w:tcW w:w="1631" w:type="pct"/>
                <w:tcMar>
                  <w:top w:w="0" w:type="dxa"/>
                  <w:left w:w="100" w:type="dxa"/>
                  <w:bottom w:w="0" w:type="dxa"/>
                  <w:right w:w="100" w:type="dxa"/>
                </w:tcMar>
                <w:vAlign w:val="center"/>
              </w:tcPr>
            </w:tcPrChange>
          </w:tcPr>
          <w:p w14:paraId="5ECD0D0F" w14:textId="531E0341" w:rsidR="004F595A" w:rsidRPr="00824E21" w:rsidDel="002A0567" w:rsidRDefault="004F595A" w:rsidP="00EE5F9A">
            <w:pPr>
              <w:ind w:left="-120"/>
              <w:jc w:val="center"/>
              <w:rPr>
                <w:del w:id="2883" w:author="Christina Sun" w:date="2026-03-15T21:32:00Z" w16du:dateUtc="2026-03-16T04:32:00Z"/>
                <w:rFonts w:asciiTheme="majorHAnsi" w:hAnsiTheme="majorHAnsi" w:cstheme="majorHAnsi"/>
                <w:sz w:val="20"/>
                <w:szCs w:val="20"/>
                <w:vertAlign w:val="superscript"/>
              </w:rPr>
            </w:pPr>
            <w:del w:id="2884" w:author="Christina Sun" w:date="2026-03-15T21:32:00Z" w16du:dateUtc="2026-03-16T04:32:00Z">
              <w:r w:rsidRPr="00824E21" w:rsidDel="002A0567">
                <w:rPr>
                  <w:rFonts w:asciiTheme="majorHAnsi" w:hAnsiTheme="majorHAnsi" w:cstheme="majorHAnsi"/>
                  <w:sz w:val="20"/>
                  <w:szCs w:val="20"/>
                </w:rPr>
                <w:delText>0.508</w:delText>
              </w:r>
              <w:r w:rsidRPr="00824E21" w:rsidDel="002A0567">
                <w:rPr>
                  <w:rFonts w:asciiTheme="majorHAnsi" w:hAnsiTheme="majorHAnsi" w:cstheme="majorHAnsi"/>
                  <w:sz w:val="20"/>
                  <w:szCs w:val="20"/>
                  <w:vertAlign w:val="superscript"/>
                </w:rPr>
                <w:delText>**</w:delText>
              </w:r>
            </w:del>
          </w:p>
        </w:tc>
      </w:tr>
      <w:tr w:rsidR="004F595A" w:rsidRPr="00B621E1" w:rsidDel="002A0567" w14:paraId="6A3E0CE3" w14:textId="462B3ACC" w:rsidTr="002A0567">
        <w:trPr>
          <w:trHeight w:val="270"/>
          <w:del w:id="2885" w:author="Christina Sun" w:date="2026-03-15T21:32:00Z" w16du:dateUtc="2026-03-16T04:32:00Z"/>
          <w:trPrChange w:id="2886"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887" w:author="Christina Sun" w:date="2026-03-15T21:32:00Z" w16du:dateUtc="2026-03-16T04:32:00Z">
              <w:tcPr>
                <w:tcW w:w="1739" w:type="pct"/>
                <w:tcMar>
                  <w:top w:w="0" w:type="dxa"/>
                  <w:left w:w="100" w:type="dxa"/>
                  <w:bottom w:w="0" w:type="dxa"/>
                  <w:right w:w="100" w:type="dxa"/>
                </w:tcMar>
                <w:vAlign w:val="center"/>
              </w:tcPr>
            </w:tcPrChange>
          </w:tcPr>
          <w:p w14:paraId="33B3DD9B" w14:textId="765614DC" w:rsidR="004F595A" w:rsidRPr="00824E21" w:rsidDel="002A0567" w:rsidRDefault="004F595A" w:rsidP="00EE5F9A">
            <w:pPr>
              <w:rPr>
                <w:del w:id="2888"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889" w:author="Christina Sun" w:date="2026-03-15T21:32:00Z" w16du:dateUtc="2026-03-16T04:32:00Z">
              <w:tcPr>
                <w:tcW w:w="1631" w:type="pct"/>
                <w:tcMar>
                  <w:top w:w="0" w:type="dxa"/>
                  <w:left w:w="100" w:type="dxa"/>
                  <w:bottom w:w="0" w:type="dxa"/>
                  <w:right w:w="100" w:type="dxa"/>
                </w:tcMar>
                <w:vAlign w:val="center"/>
              </w:tcPr>
            </w:tcPrChange>
          </w:tcPr>
          <w:p w14:paraId="16494D44" w14:textId="2D8D04CA" w:rsidR="004F595A" w:rsidRPr="00824E21" w:rsidDel="002A0567" w:rsidRDefault="004F595A" w:rsidP="00EE5F9A">
            <w:pPr>
              <w:ind w:left="-120"/>
              <w:jc w:val="center"/>
              <w:rPr>
                <w:del w:id="2890" w:author="Christina Sun" w:date="2026-03-15T21:32:00Z" w16du:dateUtc="2026-03-16T04:32:00Z"/>
                <w:rFonts w:asciiTheme="majorHAnsi" w:hAnsiTheme="majorHAnsi" w:cstheme="majorHAnsi"/>
                <w:sz w:val="20"/>
                <w:szCs w:val="20"/>
              </w:rPr>
            </w:pPr>
            <w:del w:id="2891" w:author="Christina Sun" w:date="2026-03-15T21:32:00Z" w16du:dateUtc="2026-03-16T04:32:00Z">
              <w:r w:rsidRPr="00824E21" w:rsidDel="002A0567">
                <w:rPr>
                  <w:rFonts w:asciiTheme="majorHAnsi" w:hAnsiTheme="majorHAnsi" w:cstheme="majorHAnsi"/>
                  <w:sz w:val="20"/>
                  <w:szCs w:val="20"/>
                </w:rPr>
                <w:delText>(0.234)</w:delText>
              </w:r>
            </w:del>
          </w:p>
        </w:tc>
        <w:tc>
          <w:tcPr>
            <w:tcW w:w="1630" w:type="pct"/>
            <w:tcMar>
              <w:top w:w="0" w:type="dxa"/>
              <w:left w:w="100" w:type="dxa"/>
              <w:bottom w:w="0" w:type="dxa"/>
              <w:right w:w="100" w:type="dxa"/>
            </w:tcMar>
            <w:vAlign w:val="center"/>
            <w:tcPrChange w:id="2892" w:author="Christina Sun" w:date="2026-03-15T21:32:00Z" w16du:dateUtc="2026-03-16T04:32:00Z">
              <w:tcPr>
                <w:tcW w:w="1631" w:type="pct"/>
                <w:tcMar>
                  <w:top w:w="0" w:type="dxa"/>
                  <w:left w:w="100" w:type="dxa"/>
                  <w:bottom w:w="0" w:type="dxa"/>
                  <w:right w:w="100" w:type="dxa"/>
                </w:tcMar>
                <w:vAlign w:val="center"/>
              </w:tcPr>
            </w:tcPrChange>
          </w:tcPr>
          <w:p w14:paraId="1525E7E6" w14:textId="3BB26721" w:rsidR="004F595A" w:rsidRPr="00824E21" w:rsidDel="002A0567" w:rsidRDefault="004F595A" w:rsidP="00EE5F9A">
            <w:pPr>
              <w:ind w:left="-120"/>
              <w:jc w:val="center"/>
              <w:rPr>
                <w:del w:id="2893" w:author="Christina Sun" w:date="2026-03-15T21:32:00Z" w16du:dateUtc="2026-03-16T04:32:00Z"/>
                <w:rFonts w:asciiTheme="majorHAnsi" w:hAnsiTheme="majorHAnsi" w:cstheme="majorHAnsi"/>
                <w:sz w:val="20"/>
                <w:szCs w:val="20"/>
              </w:rPr>
            </w:pPr>
            <w:del w:id="2894" w:author="Christina Sun" w:date="2026-03-15T21:32:00Z" w16du:dateUtc="2026-03-16T04:32:00Z">
              <w:r w:rsidRPr="00824E21" w:rsidDel="002A0567">
                <w:rPr>
                  <w:rFonts w:asciiTheme="majorHAnsi" w:hAnsiTheme="majorHAnsi" w:cstheme="majorHAnsi"/>
                  <w:sz w:val="20"/>
                  <w:szCs w:val="20"/>
                </w:rPr>
                <w:delText>(0.243)</w:delText>
              </w:r>
            </w:del>
          </w:p>
        </w:tc>
      </w:tr>
      <w:tr w:rsidR="004F595A" w:rsidRPr="00B621E1" w:rsidDel="002A0567" w14:paraId="343AE036" w14:textId="5077F455" w:rsidTr="002A0567">
        <w:trPr>
          <w:trHeight w:val="270"/>
          <w:del w:id="2895" w:author="Christina Sun" w:date="2026-03-15T21:32:00Z" w16du:dateUtc="2026-03-16T04:32:00Z"/>
          <w:trPrChange w:id="2896"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897" w:author="Christina Sun" w:date="2026-03-15T21:32:00Z" w16du:dateUtc="2026-03-16T04:32:00Z">
              <w:tcPr>
                <w:tcW w:w="1739" w:type="pct"/>
                <w:tcMar>
                  <w:top w:w="0" w:type="dxa"/>
                  <w:left w:w="100" w:type="dxa"/>
                  <w:bottom w:w="0" w:type="dxa"/>
                  <w:right w:w="100" w:type="dxa"/>
                </w:tcMar>
                <w:vAlign w:val="center"/>
              </w:tcPr>
            </w:tcPrChange>
          </w:tcPr>
          <w:p w14:paraId="6981525B" w14:textId="037B8DD6" w:rsidR="004F595A" w:rsidRPr="00824E21" w:rsidDel="002A0567" w:rsidRDefault="004F595A" w:rsidP="00EE5F9A">
            <w:pPr>
              <w:rPr>
                <w:del w:id="2898"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899" w:author="Christina Sun" w:date="2026-03-15T21:32:00Z" w16du:dateUtc="2026-03-16T04:32:00Z">
              <w:tcPr>
                <w:tcW w:w="1631" w:type="pct"/>
                <w:tcMar>
                  <w:top w:w="0" w:type="dxa"/>
                  <w:left w:w="100" w:type="dxa"/>
                  <w:bottom w:w="0" w:type="dxa"/>
                  <w:right w:w="100" w:type="dxa"/>
                </w:tcMar>
                <w:vAlign w:val="center"/>
              </w:tcPr>
            </w:tcPrChange>
          </w:tcPr>
          <w:p w14:paraId="21414A7F" w14:textId="35FD0988" w:rsidR="004F595A" w:rsidRPr="00824E21" w:rsidDel="002A0567" w:rsidRDefault="004F595A" w:rsidP="00EE5F9A">
            <w:pPr>
              <w:ind w:left="-120"/>
              <w:jc w:val="center"/>
              <w:rPr>
                <w:del w:id="2900" w:author="Christina Sun" w:date="2026-03-15T21:32:00Z" w16du:dateUtc="2026-03-16T04:32:00Z"/>
                <w:rFonts w:asciiTheme="majorHAnsi" w:hAnsiTheme="majorHAnsi" w:cstheme="majorHAnsi"/>
                <w:sz w:val="20"/>
                <w:szCs w:val="20"/>
              </w:rPr>
            </w:pPr>
          </w:p>
        </w:tc>
        <w:tc>
          <w:tcPr>
            <w:tcW w:w="1630" w:type="pct"/>
            <w:tcMar>
              <w:top w:w="0" w:type="dxa"/>
              <w:left w:w="100" w:type="dxa"/>
              <w:bottom w:w="0" w:type="dxa"/>
              <w:right w:w="100" w:type="dxa"/>
            </w:tcMar>
            <w:vAlign w:val="center"/>
            <w:tcPrChange w:id="2901" w:author="Christina Sun" w:date="2026-03-15T21:32:00Z" w16du:dateUtc="2026-03-16T04:32:00Z">
              <w:tcPr>
                <w:tcW w:w="1631" w:type="pct"/>
                <w:tcMar>
                  <w:top w:w="0" w:type="dxa"/>
                  <w:left w:w="100" w:type="dxa"/>
                  <w:bottom w:w="0" w:type="dxa"/>
                  <w:right w:w="100" w:type="dxa"/>
                </w:tcMar>
                <w:vAlign w:val="center"/>
              </w:tcPr>
            </w:tcPrChange>
          </w:tcPr>
          <w:p w14:paraId="60D3B104" w14:textId="4763887D" w:rsidR="004F595A" w:rsidRPr="00824E21" w:rsidDel="002A0567" w:rsidRDefault="004F595A" w:rsidP="00EE5F9A">
            <w:pPr>
              <w:ind w:left="-120"/>
              <w:jc w:val="center"/>
              <w:rPr>
                <w:del w:id="2902" w:author="Christina Sun" w:date="2026-03-15T21:32:00Z" w16du:dateUtc="2026-03-16T04:32:00Z"/>
                <w:rFonts w:asciiTheme="majorHAnsi" w:hAnsiTheme="majorHAnsi" w:cstheme="majorHAnsi"/>
                <w:sz w:val="20"/>
                <w:szCs w:val="20"/>
              </w:rPr>
            </w:pPr>
          </w:p>
        </w:tc>
      </w:tr>
      <w:tr w:rsidR="004F595A" w:rsidRPr="00B621E1" w:rsidDel="002A0567" w14:paraId="262FDC1F" w14:textId="1DA6F05B" w:rsidTr="002A0567">
        <w:trPr>
          <w:trHeight w:val="270"/>
          <w:del w:id="2903" w:author="Christina Sun" w:date="2026-03-15T21:32:00Z" w16du:dateUtc="2026-03-16T04:32:00Z"/>
          <w:trPrChange w:id="2904"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905" w:author="Christina Sun" w:date="2026-03-15T21:32:00Z" w16du:dateUtc="2026-03-16T04:32:00Z">
              <w:tcPr>
                <w:tcW w:w="1739" w:type="pct"/>
                <w:tcMar>
                  <w:top w:w="0" w:type="dxa"/>
                  <w:left w:w="100" w:type="dxa"/>
                  <w:bottom w:w="0" w:type="dxa"/>
                  <w:right w:w="100" w:type="dxa"/>
                </w:tcMar>
                <w:vAlign w:val="center"/>
              </w:tcPr>
            </w:tcPrChange>
          </w:tcPr>
          <w:p w14:paraId="51B857D3" w14:textId="4C6AB309" w:rsidR="004F595A" w:rsidRPr="00824E21" w:rsidDel="002A0567" w:rsidRDefault="004F595A" w:rsidP="00EE5F9A">
            <w:pPr>
              <w:rPr>
                <w:del w:id="2906" w:author="Christina Sun" w:date="2026-03-15T21:32:00Z" w16du:dateUtc="2026-03-16T04:32:00Z"/>
                <w:rFonts w:asciiTheme="majorHAnsi" w:hAnsiTheme="majorHAnsi" w:cstheme="majorHAnsi"/>
                <w:sz w:val="20"/>
                <w:szCs w:val="20"/>
              </w:rPr>
            </w:pPr>
            <w:del w:id="2907" w:author="Christina Sun" w:date="2026-03-15T21:32:00Z" w16du:dateUtc="2026-03-16T04:32:00Z">
              <w:r w:rsidRPr="00824E21" w:rsidDel="002A0567">
                <w:rPr>
                  <w:rFonts w:asciiTheme="majorHAnsi" w:hAnsiTheme="majorHAnsi" w:cstheme="majorHAnsi"/>
                  <w:sz w:val="20"/>
                  <w:szCs w:val="20"/>
                </w:rPr>
                <w:delText>Transgender woman</w:delText>
              </w:r>
            </w:del>
          </w:p>
        </w:tc>
        <w:tc>
          <w:tcPr>
            <w:tcW w:w="1631" w:type="pct"/>
            <w:tcMar>
              <w:top w:w="0" w:type="dxa"/>
              <w:left w:w="100" w:type="dxa"/>
              <w:bottom w:w="0" w:type="dxa"/>
              <w:right w:w="100" w:type="dxa"/>
            </w:tcMar>
            <w:vAlign w:val="center"/>
            <w:tcPrChange w:id="2908" w:author="Christina Sun" w:date="2026-03-15T21:32:00Z" w16du:dateUtc="2026-03-16T04:32:00Z">
              <w:tcPr>
                <w:tcW w:w="1631" w:type="pct"/>
                <w:tcMar>
                  <w:top w:w="0" w:type="dxa"/>
                  <w:left w:w="100" w:type="dxa"/>
                  <w:bottom w:w="0" w:type="dxa"/>
                  <w:right w:w="100" w:type="dxa"/>
                </w:tcMar>
                <w:vAlign w:val="center"/>
              </w:tcPr>
            </w:tcPrChange>
          </w:tcPr>
          <w:p w14:paraId="280E1C2F" w14:textId="60E9711D" w:rsidR="004F595A" w:rsidRPr="00824E21" w:rsidDel="002A0567" w:rsidRDefault="004F595A" w:rsidP="00EE5F9A">
            <w:pPr>
              <w:ind w:left="-120"/>
              <w:jc w:val="center"/>
              <w:rPr>
                <w:del w:id="2909" w:author="Christina Sun" w:date="2026-03-15T21:32:00Z" w16du:dateUtc="2026-03-16T04:32:00Z"/>
                <w:rFonts w:asciiTheme="majorHAnsi" w:hAnsiTheme="majorHAnsi" w:cstheme="majorHAnsi"/>
                <w:sz w:val="20"/>
                <w:szCs w:val="20"/>
              </w:rPr>
            </w:pPr>
            <w:del w:id="2910" w:author="Christina Sun" w:date="2026-03-15T21:32:00Z" w16du:dateUtc="2026-03-16T04:32:00Z">
              <w:r w:rsidRPr="00824E21" w:rsidDel="002A0567">
                <w:rPr>
                  <w:rFonts w:asciiTheme="majorHAnsi" w:hAnsiTheme="majorHAnsi" w:cstheme="majorHAnsi"/>
                  <w:sz w:val="20"/>
                  <w:szCs w:val="20"/>
                </w:rPr>
                <w:delText>0.178</w:delText>
              </w:r>
            </w:del>
          </w:p>
        </w:tc>
        <w:tc>
          <w:tcPr>
            <w:tcW w:w="1630" w:type="pct"/>
            <w:tcMar>
              <w:top w:w="0" w:type="dxa"/>
              <w:left w:w="100" w:type="dxa"/>
              <w:bottom w:w="0" w:type="dxa"/>
              <w:right w:w="100" w:type="dxa"/>
            </w:tcMar>
            <w:vAlign w:val="center"/>
            <w:tcPrChange w:id="2911" w:author="Christina Sun" w:date="2026-03-15T21:32:00Z" w16du:dateUtc="2026-03-16T04:32:00Z">
              <w:tcPr>
                <w:tcW w:w="1631" w:type="pct"/>
                <w:tcMar>
                  <w:top w:w="0" w:type="dxa"/>
                  <w:left w:w="100" w:type="dxa"/>
                  <w:bottom w:w="0" w:type="dxa"/>
                  <w:right w:w="100" w:type="dxa"/>
                </w:tcMar>
                <w:vAlign w:val="center"/>
              </w:tcPr>
            </w:tcPrChange>
          </w:tcPr>
          <w:p w14:paraId="405C0B72" w14:textId="3F4037BC" w:rsidR="004F595A" w:rsidRPr="00824E21" w:rsidDel="002A0567" w:rsidRDefault="004F595A" w:rsidP="00EE5F9A">
            <w:pPr>
              <w:ind w:left="-120"/>
              <w:jc w:val="center"/>
              <w:rPr>
                <w:del w:id="2912" w:author="Christina Sun" w:date="2026-03-15T21:32:00Z" w16du:dateUtc="2026-03-16T04:32:00Z"/>
                <w:rFonts w:asciiTheme="majorHAnsi" w:hAnsiTheme="majorHAnsi" w:cstheme="majorHAnsi"/>
                <w:sz w:val="20"/>
                <w:szCs w:val="20"/>
              </w:rPr>
            </w:pPr>
            <w:del w:id="2913" w:author="Christina Sun" w:date="2026-03-15T21:32:00Z" w16du:dateUtc="2026-03-16T04:32:00Z">
              <w:r w:rsidRPr="00824E21" w:rsidDel="002A0567">
                <w:rPr>
                  <w:rFonts w:asciiTheme="majorHAnsi" w:hAnsiTheme="majorHAnsi" w:cstheme="majorHAnsi"/>
                  <w:sz w:val="20"/>
                  <w:szCs w:val="20"/>
                </w:rPr>
                <w:delText>0.049</w:delText>
              </w:r>
            </w:del>
          </w:p>
        </w:tc>
      </w:tr>
      <w:tr w:rsidR="004F595A" w:rsidRPr="00B621E1" w:rsidDel="002A0567" w14:paraId="52E66177" w14:textId="0B157212" w:rsidTr="002A0567">
        <w:trPr>
          <w:trHeight w:val="270"/>
          <w:del w:id="2914" w:author="Christina Sun" w:date="2026-03-15T21:32:00Z" w16du:dateUtc="2026-03-16T04:32:00Z"/>
          <w:trPrChange w:id="2915"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916" w:author="Christina Sun" w:date="2026-03-15T21:32:00Z" w16du:dateUtc="2026-03-16T04:32:00Z">
              <w:tcPr>
                <w:tcW w:w="1739" w:type="pct"/>
                <w:tcMar>
                  <w:top w:w="0" w:type="dxa"/>
                  <w:left w:w="100" w:type="dxa"/>
                  <w:bottom w:w="0" w:type="dxa"/>
                  <w:right w:w="100" w:type="dxa"/>
                </w:tcMar>
                <w:vAlign w:val="center"/>
              </w:tcPr>
            </w:tcPrChange>
          </w:tcPr>
          <w:p w14:paraId="151C6496" w14:textId="285F8A5C" w:rsidR="004F595A" w:rsidRPr="00824E21" w:rsidDel="002A0567" w:rsidRDefault="004F595A" w:rsidP="00EE5F9A">
            <w:pPr>
              <w:rPr>
                <w:del w:id="2917"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918" w:author="Christina Sun" w:date="2026-03-15T21:32:00Z" w16du:dateUtc="2026-03-16T04:32:00Z">
              <w:tcPr>
                <w:tcW w:w="1631" w:type="pct"/>
                <w:tcMar>
                  <w:top w:w="0" w:type="dxa"/>
                  <w:left w:w="100" w:type="dxa"/>
                  <w:bottom w:w="0" w:type="dxa"/>
                  <w:right w:w="100" w:type="dxa"/>
                </w:tcMar>
                <w:vAlign w:val="center"/>
              </w:tcPr>
            </w:tcPrChange>
          </w:tcPr>
          <w:p w14:paraId="7D4B815D" w14:textId="14666BDE" w:rsidR="004F595A" w:rsidRPr="00824E21" w:rsidDel="002A0567" w:rsidRDefault="004F595A" w:rsidP="00EE5F9A">
            <w:pPr>
              <w:ind w:left="-120"/>
              <w:jc w:val="center"/>
              <w:rPr>
                <w:del w:id="2919" w:author="Christina Sun" w:date="2026-03-15T21:32:00Z" w16du:dateUtc="2026-03-16T04:32:00Z"/>
                <w:rFonts w:asciiTheme="majorHAnsi" w:hAnsiTheme="majorHAnsi" w:cstheme="majorHAnsi"/>
                <w:sz w:val="20"/>
                <w:szCs w:val="20"/>
              </w:rPr>
            </w:pPr>
            <w:del w:id="2920" w:author="Christina Sun" w:date="2026-03-15T21:32:00Z" w16du:dateUtc="2026-03-16T04:32:00Z">
              <w:r w:rsidRPr="00824E21" w:rsidDel="002A0567">
                <w:rPr>
                  <w:rFonts w:asciiTheme="majorHAnsi" w:hAnsiTheme="majorHAnsi" w:cstheme="majorHAnsi"/>
                  <w:sz w:val="20"/>
                  <w:szCs w:val="20"/>
                </w:rPr>
                <w:delText>(0.398)</w:delText>
              </w:r>
            </w:del>
          </w:p>
        </w:tc>
        <w:tc>
          <w:tcPr>
            <w:tcW w:w="1630" w:type="pct"/>
            <w:tcMar>
              <w:top w:w="0" w:type="dxa"/>
              <w:left w:w="100" w:type="dxa"/>
              <w:bottom w:w="0" w:type="dxa"/>
              <w:right w:w="100" w:type="dxa"/>
            </w:tcMar>
            <w:vAlign w:val="center"/>
            <w:tcPrChange w:id="2921" w:author="Christina Sun" w:date="2026-03-15T21:32:00Z" w16du:dateUtc="2026-03-16T04:32:00Z">
              <w:tcPr>
                <w:tcW w:w="1631" w:type="pct"/>
                <w:tcMar>
                  <w:top w:w="0" w:type="dxa"/>
                  <w:left w:w="100" w:type="dxa"/>
                  <w:bottom w:w="0" w:type="dxa"/>
                  <w:right w:w="100" w:type="dxa"/>
                </w:tcMar>
                <w:vAlign w:val="center"/>
              </w:tcPr>
            </w:tcPrChange>
          </w:tcPr>
          <w:p w14:paraId="54AED9CD" w14:textId="451D2B5D" w:rsidR="004F595A" w:rsidRPr="00824E21" w:rsidDel="002A0567" w:rsidRDefault="004F595A" w:rsidP="00EE5F9A">
            <w:pPr>
              <w:ind w:left="-120"/>
              <w:jc w:val="center"/>
              <w:rPr>
                <w:del w:id="2922" w:author="Christina Sun" w:date="2026-03-15T21:32:00Z" w16du:dateUtc="2026-03-16T04:32:00Z"/>
                <w:rFonts w:asciiTheme="majorHAnsi" w:hAnsiTheme="majorHAnsi" w:cstheme="majorHAnsi"/>
                <w:sz w:val="20"/>
                <w:szCs w:val="20"/>
              </w:rPr>
            </w:pPr>
            <w:del w:id="2923" w:author="Christina Sun" w:date="2026-03-15T21:32:00Z" w16du:dateUtc="2026-03-16T04:32:00Z">
              <w:r w:rsidRPr="00824E21" w:rsidDel="002A0567">
                <w:rPr>
                  <w:rFonts w:asciiTheme="majorHAnsi" w:hAnsiTheme="majorHAnsi" w:cstheme="majorHAnsi"/>
                  <w:sz w:val="20"/>
                  <w:szCs w:val="20"/>
                </w:rPr>
                <w:delText>(0.402)</w:delText>
              </w:r>
            </w:del>
          </w:p>
        </w:tc>
      </w:tr>
      <w:tr w:rsidR="004F595A" w:rsidRPr="00B621E1" w:rsidDel="002A0567" w14:paraId="0F01181A" w14:textId="711119D0" w:rsidTr="002A0567">
        <w:trPr>
          <w:trHeight w:val="270"/>
          <w:del w:id="2924" w:author="Christina Sun" w:date="2026-03-15T21:32:00Z" w16du:dateUtc="2026-03-16T04:32:00Z"/>
          <w:trPrChange w:id="2925"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926" w:author="Christina Sun" w:date="2026-03-15T21:32:00Z" w16du:dateUtc="2026-03-16T04:32:00Z">
              <w:tcPr>
                <w:tcW w:w="1739" w:type="pct"/>
                <w:tcMar>
                  <w:top w:w="0" w:type="dxa"/>
                  <w:left w:w="100" w:type="dxa"/>
                  <w:bottom w:w="0" w:type="dxa"/>
                  <w:right w:w="100" w:type="dxa"/>
                </w:tcMar>
                <w:vAlign w:val="center"/>
              </w:tcPr>
            </w:tcPrChange>
          </w:tcPr>
          <w:p w14:paraId="6B3603D2" w14:textId="50C5C380" w:rsidR="004F595A" w:rsidRPr="00824E21" w:rsidDel="002A0567" w:rsidRDefault="004F595A" w:rsidP="00EE5F9A">
            <w:pPr>
              <w:rPr>
                <w:del w:id="2927"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928" w:author="Christina Sun" w:date="2026-03-15T21:32:00Z" w16du:dateUtc="2026-03-16T04:32:00Z">
              <w:tcPr>
                <w:tcW w:w="1631" w:type="pct"/>
                <w:tcMar>
                  <w:top w:w="0" w:type="dxa"/>
                  <w:left w:w="100" w:type="dxa"/>
                  <w:bottom w:w="0" w:type="dxa"/>
                  <w:right w:w="100" w:type="dxa"/>
                </w:tcMar>
                <w:vAlign w:val="center"/>
              </w:tcPr>
            </w:tcPrChange>
          </w:tcPr>
          <w:p w14:paraId="123D7738" w14:textId="4DE9F0B9" w:rsidR="004F595A" w:rsidRPr="00824E21" w:rsidDel="002A0567" w:rsidRDefault="004F595A" w:rsidP="00EE5F9A">
            <w:pPr>
              <w:ind w:left="-120"/>
              <w:jc w:val="center"/>
              <w:rPr>
                <w:del w:id="2929" w:author="Christina Sun" w:date="2026-03-15T21:32:00Z" w16du:dateUtc="2026-03-16T04:32:00Z"/>
                <w:rFonts w:asciiTheme="majorHAnsi" w:hAnsiTheme="majorHAnsi" w:cstheme="majorHAnsi"/>
                <w:sz w:val="20"/>
                <w:szCs w:val="20"/>
              </w:rPr>
            </w:pPr>
          </w:p>
        </w:tc>
        <w:tc>
          <w:tcPr>
            <w:tcW w:w="1630" w:type="pct"/>
            <w:tcMar>
              <w:top w:w="0" w:type="dxa"/>
              <w:left w:w="100" w:type="dxa"/>
              <w:bottom w:w="0" w:type="dxa"/>
              <w:right w:w="100" w:type="dxa"/>
            </w:tcMar>
            <w:vAlign w:val="center"/>
            <w:tcPrChange w:id="2930" w:author="Christina Sun" w:date="2026-03-15T21:32:00Z" w16du:dateUtc="2026-03-16T04:32:00Z">
              <w:tcPr>
                <w:tcW w:w="1631" w:type="pct"/>
                <w:tcMar>
                  <w:top w:w="0" w:type="dxa"/>
                  <w:left w:w="100" w:type="dxa"/>
                  <w:bottom w:w="0" w:type="dxa"/>
                  <w:right w:w="100" w:type="dxa"/>
                </w:tcMar>
                <w:vAlign w:val="center"/>
              </w:tcPr>
            </w:tcPrChange>
          </w:tcPr>
          <w:p w14:paraId="5B13506C" w14:textId="22C4C047" w:rsidR="004F595A" w:rsidRPr="00824E21" w:rsidDel="002A0567" w:rsidRDefault="004F595A" w:rsidP="00EE5F9A">
            <w:pPr>
              <w:ind w:left="-120"/>
              <w:jc w:val="center"/>
              <w:rPr>
                <w:del w:id="2931" w:author="Christina Sun" w:date="2026-03-15T21:32:00Z" w16du:dateUtc="2026-03-16T04:32:00Z"/>
                <w:rFonts w:asciiTheme="majorHAnsi" w:hAnsiTheme="majorHAnsi" w:cstheme="majorHAnsi"/>
                <w:sz w:val="20"/>
                <w:szCs w:val="20"/>
              </w:rPr>
            </w:pPr>
          </w:p>
        </w:tc>
      </w:tr>
      <w:tr w:rsidR="004F595A" w:rsidRPr="00B621E1" w:rsidDel="002A0567" w14:paraId="6F057C69" w14:textId="1D2FD189" w:rsidTr="002A0567">
        <w:trPr>
          <w:trHeight w:val="330"/>
          <w:del w:id="2932" w:author="Christina Sun" w:date="2026-03-15T21:32:00Z" w16du:dateUtc="2026-03-16T04:32:00Z"/>
          <w:trPrChange w:id="2933" w:author="Christina Sun" w:date="2026-03-15T21:32:00Z" w16du:dateUtc="2026-03-16T04:32:00Z">
            <w:trPr>
              <w:trHeight w:val="330"/>
            </w:trPr>
          </w:trPrChange>
        </w:trPr>
        <w:tc>
          <w:tcPr>
            <w:tcW w:w="1739" w:type="pct"/>
            <w:tcMar>
              <w:top w:w="0" w:type="dxa"/>
              <w:left w:w="100" w:type="dxa"/>
              <w:bottom w:w="0" w:type="dxa"/>
              <w:right w:w="100" w:type="dxa"/>
            </w:tcMar>
            <w:vAlign w:val="center"/>
            <w:tcPrChange w:id="2934" w:author="Christina Sun" w:date="2026-03-15T21:32:00Z" w16du:dateUtc="2026-03-16T04:32:00Z">
              <w:tcPr>
                <w:tcW w:w="1739" w:type="pct"/>
                <w:tcMar>
                  <w:top w:w="0" w:type="dxa"/>
                  <w:left w:w="100" w:type="dxa"/>
                  <w:bottom w:w="0" w:type="dxa"/>
                  <w:right w:w="100" w:type="dxa"/>
                </w:tcMar>
                <w:vAlign w:val="center"/>
              </w:tcPr>
            </w:tcPrChange>
          </w:tcPr>
          <w:p w14:paraId="38066142" w14:textId="1542D356" w:rsidR="004F595A" w:rsidRPr="00824E21" w:rsidDel="002A0567" w:rsidRDefault="004F595A" w:rsidP="00EE5F9A">
            <w:pPr>
              <w:rPr>
                <w:del w:id="2935" w:author="Christina Sun" w:date="2026-03-15T21:32:00Z" w16du:dateUtc="2026-03-16T04:32:00Z"/>
                <w:rFonts w:asciiTheme="majorHAnsi" w:hAnsiTheme="majorHAnsi" w:cstheme="majorHAnsi"/>
                <w:sz w:val="20"/>
                <w:szCs w:val="20"/>
              </w:rPr>
            </w:pPr>
            <w:del w:id="2936" w:author="Christina Sun" w:date="2026-03-15T21:32:00Z" w16du:dateUtc="2026-03-16T04:32:00Z">
              <w:r w:rsidRPr="00824E21" w:rsidDel="002A0567">
                <w:rPr>
                  <w:rFonts w:asciiTheme="majorHAnsi" w:hAnsiTheme="majorHAnsi" w:cstheme="majorHAnsi"/>
                  <w:sz w:val="20"/>
                  <w:szCs w:val="20"/>
                </w:rPr>
                <w:delText>Nonbinary</w:delText>
              </w:r>
            </w:del>
          </w:p>
        </w:tc>
        <w:tc>
          <w:tcPr>
            <w:tcW w:w="1631" w:type="pct"/>
            <w:tcMar>
              <w:top w:w="0" w:type="dxa"/>
              <w:left w:w="100" w:type="dxa"/>
              <w:bottom w:w="0" w:type="dxa"/>
              <w:right w:w="100" w:type="dxa"/>
            </w:tcMar>
            <w:vAlign w:val="center"/>
            <w:tcPrChange w:id="2937" w:author="Christina Sun" w:date="2026-03-15T21:32:00Z" w16du:dateUtc="2026-03-16T04:32:00Z">
              <w:tcPr>
                <w:tcW w:w="1631" w:type="pct"/>
                <w:tcMar>
                  <w:top w:w="0" w:type="dxa"/>
                  <w:left w:w="100" w:type="dxa"/>
                  <w:bottom w:w="0" w:type="dxa"/>
                  <w:right w:w="100" w:type="dxa"/>
                </w:tcMar>
                <w:vAlign w:val="center"/>
              </w:tcPr>
            </w:tcPrChange>
          </w:tcPr>
          <w:p w14:paraId="67CDE336" w14:textId="0AC00EB5" w:rsidR="004F595A" w:rsidRPr="00824E21" w:rsidDel="002A0567" w:rsidRDefault="004F595A" w:rsidP="00EE5F9A">
            <w:pPr>
              <w:ind w:left="-120"/>
              <w:jc w:val="center"/>
              <w:rPr>
                <w:del w:id="2938" w:author="Christina Sun" w:date="2026-03-15T21:32:00Z" w16du:dateUtc="2026-03-16T04:32:00Z"/>
                <w:rFonts w:asciiTheme="majorHAnsi" w:hAnsiTheme="majorHAnsi" w:cstheme="majorHAnsi"/>
                <w:sz w:val="20"/>
                <w:szCs w:val="20"/>
                <w:vertAlign w:val="superscript"/>
              </w:rPr>
            </w:pPr>
            <w:del w:id="2939" w:author="Christina Sun" w:date="2026-03-15T21:32:00Z" w16du:dateUtc="2026-03-16T04:32:00Z">
              <w:r w:rsidRPr="00824E21" w:rsidDel="002A0567">
                <w:rPr>
                  <w:rFonts w:asciiTheme="majorHAnsi" w:hAnsiTheme="majorHAnsi" w:cstheme="majorHAnsi"/>
                  <w:sz w:val="20"/>
                  <w:szCs w:val="20"/>
                </w:rPr>
                <w:delText>0.587</w:delText>
              </w:r>
              <w:r w:rsidRPr="00824E21" w:rsidDel="002A0567">
                <w:rPr>
                  <w:rFonts w:asciiTheme="majorHAnsi" w:hAnsiTheme="majorHAnsi" w:cstheme="majorHAnsi"/>
                  <w:sz w:val="20"/>
                  <w:szCs w:val="20"/>
                  <w:vertAlign w:val="superscript"/>
                </w:rPr>
                <w:delText>***</w:delText>
              </w:r>
            </w:del>
          </w:p>
        </w:tc>
        <w:tc>
          <w:tcPr>
            <w:tcW w:w="1630" w:type="pct"/>
            <w:tcMar>
              <w:top w:w="0" w:type="dxa"/>
              <w:left w:w="100" w:type="dxa"/>
              <w:bottom w:w="0" w:type="dxa"/>
              <w:right w:w="100" w:type="dxa"/>
            </w:tcMar>
            <w:vAlign w:val="center"/>
            <w:tcPrChange w:id="2940" w:author="Christina Sun" w:date="2026-03-15T21:32:00Z" w16du:dateUtc="2026-03-16T04:32:00Z">
              <w:tcPr>
                <w:tcW w:w="1631" w:type="pct"/>
                <w:tcMar>
                  <w:top w:w="0" w:type="dxa"/>
                  <w:left w:w="100" w:type="dxa"/>
                  <w:bottom w:w="0" w:type="dxa"/>
                  <w:right w:w="100" w:type="dxa"/>
                </w:tcMar>
                <w:vAlign w:val="center"/>
              </w:tcPr>
            </w:tcPrChange>
          </w:tcPr>
          <w:p w14:paraId="60927E55" w14:textId="23C023F2" w:rsidR="004F595A" w:rsidRPr="00824E21" w:rsidDel="002A0567" w:rsidRDefault="004F595A" w:rsidP="00EE5F9A">
            <w:pPr>
              <w:ind w:left="-120"/>
              <w:jc w:val="center"/>
              <w:rPr>
                <w:del w:id="2941" w:author="Christina Sun" w:date="2026-03-15T21:32:00Z" w16du:dateUtc="2026-03-16T04:32:00Z"/>
                <w:rFonts w:asciiTheme="majorHAnsi" w:hAnsiTheme="majorHAnsi" w:cstheme="majorHAnsi"/>
                <w:sz w:val="20"/>
                <w:szCs w:val="20"/>
                <w:vertAlign w:val="superscript"/>
              </w:rPr>
            </w:pPr>
            <w:del w:id="2942" w:author="Christina Sun" w:date="2026-03-15T21:32:00Z" w16du:dateUtc="2026-03-16T04:32:00Z">
              <w:r w:rsidRPr="00824E21" w:rsidDel="002A0567">
                <w:rPr>
                  <w:rFonts w:asciiTheme="majorHAnsi" w:hAnsiTheme="majorHAnsi" w:cstheme="majorHAnsi"/>
                  <w:sz w:val="20"/>
                  <w:szCs w:val="20"/>
                </w:rPr>
                <w:delText>0.604</w:delText>
              </w:r>
              <w:r w:rsidRPr="00824E21" w:rsidDel="002A0567">
                <w:rPr>
                  <w:rFonts w:asciiTheme="majorHAnsi" w:hAnsiTheme="majorHAnsi" w:cstheme="majorHAnsi"/>
                  <w:sz w:val="20"/>
                  <w:szCs w:val="20"/>
                  <w:vertAlign w:val="superscript"/>
                </w:rPr>
                <w:delText>***</w:delText>
              </w:r>
            </w:del>
          </w:p>
        </w:tc>
      </w:tr>
      <w:tr w:rsidR="004F595A" w:rsidRPr="00B621E1" w:rsidDel="002A0567" w14:paraId="010D4FE6" w14:textId="0A245875" w:rsidTr="002A0567">
        <w:trPr>
          <w:trHeight w:val="270"/>
          <w:del w:id="2943" w:author="Christina Sun" w:date="2026-03-15T21:32:00Z" w16du:dateUtc="2026-03-16T04:32:00Z"/>
          <w:trPrChange w:id="2944"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945" w:author="Christina Sun" w:date="2026-03-15T21:32:00Z" w16du:dateUtc="2026-03-16T04:32:00Z">
              <w:tcPr>
                <w:tcW w:w="1739" w:type="pct"/>
                <w:tcMar>
                  <w:top w:w="0" w:type="dxa"/>
                  <w:left w:w="100" w:type="dxa"/>
                  <w:bottom w:w="0" w:type="dxa"/>
                  <w:right w:w="100" w:type="dxa"/>
                </w:tcMar>
                <w:vAlign w:val="center"/>
              </w:tcPr>
            </w:tcPrChange>
          </w:tcPr>
          <w:p w14:paraId="4082B9D0" w14:textId="4E862758" w:rsidR="004F595A" w:rsidRPr="00824E21" w:rsidDel="002A0567" w:rsidRDefault="004F595A" w:rsidP="00EE5F9A">
            <w:pPr>
              <w:rPr>
                <w:del w:id="2946"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947" w:author="Christina Sun" w:date="2026-03-15T21:32:00Z" w16du:dateUtc="2026-03-16T04:32:00Z">
              <w:tcPr>
                <w:tcW w:w="1631" w:type="pct"/>
                <w:tcMar>
                  <w:top w:w="0" w:type="dxa"/>
                  <w:left w:w="100" w:type="dxa"/>
                  <w:bottom w:w="0" w:type="dxa"/>
                  <w:right w:w="100" w:type="dxa"/>
                </w:tcMar>
                <w:vAlign w:val="center"/>
              </w:tcPr>
            </w:tcPrChange>
          </w:tcPr>
          <w:p w14:paraId="721F292A" w14:textId="1F94B2A7" w:rsidR="004F595A" w:rsidRPr="00824E21" w:rsidDel="002A0567" w:rsidRDefault="004F595A" w:rsidP="00EE5F9A">
            <w:pPr>
              <w:ind w:left="-120"/>
              <w:jc w:val="center"/>
              <w:rPr>
                <w:del w:id="2948" w:author="Christina Sun" w:date="2026-03-15T21:32:00Z" w16du:dateUtc="2026-03-16T04:32:00Z"/>
                <w:rFonts w:asciiTheme="majorHAnsi" w:hAnsiTheme="majorHAnsi" w:cstheme="majorHAnsi"/>
                <w:sz w:val="20"/>
                <w:szCs w:val="20"/>
              </w:rPr>
            </w:pPr>
            <w:del w:id="2949" w:author="Christina Sun" w:date="2026-03-15T21:32:00Z" w16du:dateUtc="2026-03-16T04:32:00Z">
              <w:r w:rsidRPr="00824E21" w:rsidDel="002A0567">
                <w:rPr>
                  <w:rFonts w:asciiTheme="majorHAnsi" w:hAnsiTheme="majorHAnsi" w:cstheme="majorHAnsi"/>
                  <w:sz w:val="20"/>
                  <w:szCs w:val="20"/>
                </w:rPr>
                <w:delText>(0.116)</w:delText>
              </w:r>
            </w:del>
          </w:p>
        </w:tc>
        <w:tc>
          <w:tcPr>
            <w:tcW w:w="1630" w:type="pct"/>
            <w:tcMar>
              <w:top w:w="0" w:type="dxa"/>
              <w:left w:w="100" w:type="dxa"/>
              <w:bottom w:w="0" w:type="dxa"/>
              <w:right w:w="100" w:type="dxa"/>
            </w:tcMar>
            <w:vAlign w:val="center"/>
            <w:tcPrChange w:id="2950" w:author="Christina Sun" w:date="2026-03-15T21:32:00Z" w16du:dateUtc="2026-03-16T04:32:00Z">
              <w:tcPr>
                <w:tcW w:w="1631" w:type="pct"/>
                <w:tcMar>
                  <w:top w:w="0" w:type="dxa"/>
                  <w:left w:w="100" w:type="dxa"/>
                  <w:bottom w:w="0" w:type="dxa"/>
                  <w:right w:w="100" w:type="dxa"/>
                </w:tcMar>
                <w:vAlign w:val="center"/>
              </w:tcPr>
            </w:tcPrChange>
          </w:tcPr>
          <w:p w14:paraId="307B30D6" w14:textId="75E26AB3" w:rsidR="004F595A" w:rsidRPr="00824E21" w:rsidDel="002A0567" w:rsidRDefault="004F595A" w:rsidP="00EE5F9A">
            <w:pPr>
              <w:ind w:left="-120"/>
              <w:jc w:val="center"/>
              <w:rPr>
                <w:del w:id="2951" w:author="Christina Sun" w:date="2026-03-15T21:32:00Z" w16du:dateUtc="2026-03-16T04:32:00Z"/>
                <w:rFonts w:asciiTheme="majorHAnsi" w:hAnsiTheme="majorHAnsi" w:cstheme="majorHAnsi"/>
                <w:sz w:val="20"/>
                <w:szCs w:val="20"/>
              </w:rPr>
            </w:pPr>
            <w:del w:id="2952" w:author="Christina Sun" w:date="2026-03-15T21:32:00Z" w16du:dateUtc="2026-03-16T04:32:00Z">
              <w:r w:rsidRPr="00824E21" w:rsidDel="002A0567">
                <w:rPr>
                  <w:rFonts w:asciiTheme="majorHAnsi" w:hAnsiTheme="majorHAnsi" w:cstheme="majorHAnsi"/>
                  <w:sz w:val="20"/>
                  <w:szCs w:val="20"/>
                </w:rPr>
                <w:delText>(0.118)</w:delText>
              </w:r>
            </w:del>
          </w:p>
        </w:tc>
      </w:tr>
      <w:tr w:rsidR="004F595A" w:rsidRPr="00B621E1" w:rsidDel="002A0567" w14:paraId="08E994FF" w14:textId="702CCDBB" w:rsidTr="002A0567">
        <w:trPr>
          <w:trHeight w:val="270"/>
          <w:del w:id="2953" w:author="Christina Sun" w:date="2026-03-15T21:32:00Z" w16du:dateUtc="2026-03-16T04:32:00Z"/>
          <w:trPrChange w:id="2954"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955" w:author="Christina Sun" w:date="2026-03-15T21:32:00Z" w16du:dateUtc="2026-03-16T04:32:00Z">
              <w:tcPr>
                <w:tcW w:w="1739" w:type="pct"/>
                <w:tcMar>
                  <w:top w:w="0" w:type="dxa"/>
                  <w:left w:w="100" w:type="dxa"/>
                  <w:bottom w:w="0" w:type="dxa"/>
                  <w:right w:w="100" w:type="dxa"/>
                </w:tcMar>
                <w:vAlign w:val="center"/>
              </w:tcPr>
            </w:tcPrChange>
          </w:tcPr>
          <w:p w14:paraId="76BEC8F9" w14:textId="2F62248C" w:rsidR="004F595A" w:rsidRPr="00824E21" w:rsidDel="002A0567" w:rsidRDefault="004F595A" w:rsidP="00EE5F9A">
            <w:pPr>
              <w:rPr>
                <w:del w:id="2956"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957" w:author="Christina Sun" w:date="2026-03-15T21:32:00Z" w16du:dateUtc="2026-03-16T04:32:00Z">
              <w:tcPr>
                <w:tcW w:w="1631" w:type="pct"/>
                <w:tcMar>
                  <w:top w:w="0" w:type="dxa"/>
                  <w:left w:w="100" w:type="dxa"/>
                  <w:bottom w:w="0" w:type="dxa"/>
                  <w:right w:w="100" w:type="dxa"/>
                </w:tcMar>
                <w:vAlign w:val="center"/>
              </w:tcPr>
            </w:tcPrChange>
          </w:tcPr>
          <w:p w14:paraId="1030EEEC" w14:textId="6320D07F" w:rsidR="004F595A" w:rsidRPr="00824E21" w:rsidDel="002A0567" w:rsidRDefault="004F595A" w:rsidP="00EE5F9A">
            <w:pPr>
              <w:ind w:left="-120"/>
              <w:jc w:val="center"/>
              <w:rPr>
                <w:del w:id="2958" w:author="Christina Sun" w:date="2026-03-15T21:32:00Z" w16du:dateUtc="2026-03-16T04:32:00Z"/>
                <w:rFonts w:asciiTheme="majorHAnsi" w:hAnsiTheme="majorHAnsi" w:cstheme="majorHAnsi"/>
                <w:sz w:val="20"/>
                <w:szCs w:val="20"/>
              </w:rPr>
            </w:pPr>
          </w:p>
        </w:tc>
        <w:tc>
          <w:tcPr>
            <w:tcW w:w="1630" w:type="pct"/>
            <w:tcMar>
              <w:top w:w="0" w:type="dxa"/>
              <w:left w:w="100" w:type="dxa"/>
              <w:bottom w:w="0" w:type="dxa"/>
              <w:right w:w="100" w:type="dxa"/>
            </w:tcMar>
            <w:vAlign w:val="center"/>
            <w:tcPrChange w:id="2959" w:author="Christina Sun" w:date="2026-03-15T21:32:00Z" w16du:dateUtc="2026-03-16T04:32:00Z">
              <w:tcPr>
                <w:tcW w:w="1631" w:type="pct"/>
                <w:tcMar>
                  <w:top w:w="0" w:type="dxa"/>
                  <w:left w:w="100" w:type="dxa"/>
                  <w:bottom w:w="0" w:type="dxa"/>
                  <w:right w:w="100" w:type="dxa"/>
                </w:tcMar>
                <w:vAlign w:val="center"/>
              </w:tcPr>
            </w:tcPrChange>
          </w:tcPr>
          <w:p w14:paraId="404A9958" w14:textId="7CEB7678" w:rsidR="004F595A" w:rsidRPr="00824E21" w:rsidDel="002A0567" w:rsidRDefault="004F595A" w:rsidP="00EE5F9A">
            <w:pPr>
              <w:ind w:left="-120"/>
              <w:jc w:val="center"/>
              <w:rPr>
                <w:del w:id="2960" w:author="Christina Sun" w:date="2026-03-15T21:32:00Z" w16du:dateUtc="2026-03-16T04:32:00Z"/>
                <w:rFonts w:asciiTheme="majorHAnsi" w:hAnsiTheme="majorHAnsi" w:cstheme="majorHAnsi"/>
                <w:sz w:val="20"/>
                <w:szCs w:val="20"/>
              </w:rPr>
            </w:pPr>
          </w:p>
        </w:tc>
      </w:tr>
      <w:tr w:rsidR="004F595A" w:rsidRPr="00B621E1" w:rsidDel="002A0567" w14:paraId="2B06095B" w14:textId="25E1BFAD" w:rsidTr="002A0567">
        <w:trPr>
          <w:trHeight w:val="330"/>
          <w:del w:id="2961" w:author="Christina Sun" w:date="2026-03-15T21:32:00Z" w16du:dateUtc="2026-03-16T04:32:00Z"/>
          <w:trPrChange w:id="2962" w:author="Christina Sun" w:date="2026-03-15T21:32:00Z" w16du:dateUtc="2026-03-16T04:32:00Z">
            <w:trPr>
              <w:trHeight w:val="330"/>
            </w:trPr>
          </w:trPrChange>
        </w:trPr>
        <w:tc>
          <w:tcPr>
            <w:tcW w:w="1739" w:type="pct"/>
            <w:tcMar>
              <w:top w:w="0" w:type="dxa"/>
              <w:left w:w="100" w:type="dxa"/>
              <w:bottom w:w="0" w:type="dxa"/>
              <w:right w:w="100" w:type="dxa"/>
            </w:tcMar>
            <w:vAlign w:val="center"/>
            <w:tcPrChange w:id="2963" w:author="Christina Sun" w:date="2026-03-15T21:32:00Z" w16du:dateUtc="2026-03-16T04:32:00Z">
              <w:tcPr>
                <w:tcW w:w="1739" w:type="pct"/>
                <w:tcMar>
                  <w:top w:w="0" w:type="dxa"/>
                  <w:left w:w="100" w:type="dxa"/>
                  <w:bottom w:w="0" w:type="dxa"/>
                  <w:right w:w="100" w:type="dxa"/>
                </w:tcMar>
                <w:vAlign w:val="center"/>
              </w:tcPr>
            </w:tcPrChange>
          </w:tcPr>
          <w:p w14:paraId="0405ADD1" w14:textId="252B081B" w:rsidR="004F595A" w:rsidRPr="00824E21" w:rsidDel="002A0567" w:rsidRDefault="004F595A" w:rsidP="00EE5F9A">
            <w:pPr>
              <w:rPr>
                <w:del w:id="2964" w:author="Christina Sun" w:date="2026-03-15T21:32:00Z" w16du:dateUtc="2026-03-16T04:32:00Z"/>
                <w:rFonts w:asciiTheme="majorHAnsi" w:hAnsiTheme="majorHAnsi" w:cstheme="majorHAnsi"/>
                <w:sz w:val="20"/>
                <w:szCs w:val="20"/>
              </w:rPr>
            </w:pPr>
            <w:del w:id="2965" w:author="Christina Sun" w:date="2026-03-15T21:32:00Z" w16du:dateUtc="2026-03-16T04:32:00Z">
              <w:r w:rsidRPr="00824E21" w:rsidDel="002A0567">
                <w:rPr>
                  <w:rFonts w:asciiTheme="majorHAnsi" w:hAnsiTheme="majorHAnsi" w:cstheme="majorHAnsi"/>
                  <w:sz w:val="20"/>
                  <w:szCs w:val="20"/>
                </w:rPr>
                <w:delText>Gender diverse/questioning</w:delText>
              </w:r>
            </w:del>
          </w:p>
        </w:tc>
        <w:tc>
          <w:tcPr>
            <w:tcW w:w="1631" w:type="pct"/>
            <w:tcMar>
              <w:top w:w="0" w:type="dxa"/>
              <w:left w:w="100" w:type="dxa"/>
              <w:bottom w:w="0" w:type="dxa"/>
              <w:right w:w="100" w:type="dxa"/>
            </w:tcMar>
            <w:vAlign w:val="center"/>
            <w:tcPrChange w:id="2966" w:author="Christina Sun" w:date="2026-03-15T21:32:00Z" w16du:dateUtc="2026-03-16T04:32:00Z">
              <w:tcPr>
                <w:tcW w:w="1631" w:type="pct"/>
                <w:tcMar>
                  <w:top w:w="0" w:type="dxa"/>
                  <w:left w:w="100" w:type="dxa"/>
                  <w:bottom w:w="0" w:type="dxa"/>
                  <w:right w:w="100" w:type="dxa"/>
                </w:tcMar>
                <w:vAlign w:val="center"/>
              </w:tcPr>
            </w:tcPrChange>
          </w:tcPr>
          <w:p w14:paraId="68E9E0B9" w14:textId="46901DF2" w:rsidR="004F595A" w:rsidRPr="00824E21" w:rsidDel="002A0567" w:rsidRDefault="004F595A" w:rsidP="00EE5F9A">
            <w:pPr>
              <w:ind w:left="-120"/>
              <w:jc w:val="center"/>
              <w:rPr>
                <w:del w:id="2967" w:author="Christina Sun" w:date="2026-03-15T21:32:00Z" w16du:dateUtc="2026-03-16T04:32:00Z"/>
                <w:rFonts w:asciiTheme="majorHAnsi" w:hAnsiTheme="majorHAnsi" w:cstheme="majorHAnsi"/>
                <w:sz w:val="20"/>
                <w:szCs w:val="20"/>
                <w:vertAlign w:val="superscript"/>
              </w:rPr>
            </w:pPr>
            <w:del w:id="2968" w:author="Christina Sun" w:date="2026-03-15T21:32:00Z" w16du:dateUtc="2026-03-16T04:32:00Z">
              <w:r w:rsidRPr="00824E21" w:rsidDel="002A0567">
                <w:rPr>
                  <w:rFonts w:asciiTheme="majorHAnsi" w:hAnsiTheme="majorHAnsi" w:cstheme="majorHAnsi"/>
                  <w:sz w:val="20"/>
                  <w:szCs w:val="20"/>
                </w:rPr>
                <w:delText>0.460</w:delText>
              </w:r>
              <w:r w:rsidRPr="00824E21" w:rsidDel="002A0567">
                <w:rPr>
                  <w:rFonts w:asciiTheme="majorHAnsi" w:hAnsiTheme="majorHAnsi" w:cstheme="majorHAnsi"/>
                  <w:sz w:val="20"/>
                  <w:szCs w:val="20"/>
                  <w:vertAlign w:val="superscript"/>
                </w:rPr>
                <w:delText>**</w:delText>
              </w:r>
            </w:del>
          </w:p>
        </w:tc>
        <w:tc>
          <w:tcPr>
            <w:tcW w:w="1630" w:type="pct"/>
            <w:tcMar>
              <w:top w:w="0" w:type="dxa"/>
              <w:left w:w="100" w:type="dxa"/>
              <w:bottom w:w="0" w:type="dxa"/>
              <w:right w:w="100" w:type="dxa"/>
            </w:tcMar>
            <w:vAlign w:val="center"/>
            <w:tcPrChange w:id="2969" w:author="Christina Sun" w:date="2026-03-15T21:32:00Z" w16du:dateUtc="2026-03-16T04:32:00Z">
              <w:tcPr>
                <w:tcW w:w="1631" w:type="pct"/>
                <w:tcMar>
                  <w:top w:w="0" w:type="dxa"/>
                  <w:left w:w="100" w:type="dxa"/>
                  <w:bottom w:w="0" w:type="dxa"/>
                  <w:right w:w="100" w:type="dxa"/>
                </w:tcMar>
                <w:vAlign w:val="center"/>
              </w:tcPr>
            </w:tcPrChange>
          </w:tcPr>
          <w:p w14:paraId="6F5F0314" w14:textId="3165B51C" w:rsidR="004F595A" w:rsidRPr="00824E21" w:rsidDel="002A0567" w:rsidRDefault="004F595A" w:rsidP="00EE5F9A">
            <w:pPr>
              <w:ind w:left="-120"/>
              <w:jc w:val="center"/>
              <w:rPr>
                <w:del w:id="2970" w:author="Christina Sun" w:date="2026-03-15T21:32:00Z" w16du:dateUtc="2026-03-16T04:32:00Z"/>
                <w:rFonts w:asciiTheme="majorHAnsi" w:hAnsiTheme="majorHAnsi" w:cstheme="majorHAnsi"/>
                <w:sz w:val="20"/>
                <w:szCs w:val="20"/>
                <w:vertAlign w:val="superscript"/>
              </w:rPr>
            </w:pPr>
            <w:del w:id="2971" w:author="Christina Sun" w:date="2026-03-15T21:32:00Z" w16du:dateUtc="2026-03-16T04:32:00Z">
              <w:r w:rsidRPr="00824E21" w:rsidDel="002A0567">
                <w:rPr>
                  <w:rFonts w:asciiTheme="majorHAnsi" w:hAnsiTheme="majorHAnsi" w:cstheme="majorHAnsi"/>
                  <w:sz w:val="20"/>
                  <w:szCs w:val="20"/>
                </w:rPr>
                <w:delText>0.432</w:delText>
              </w:r>
              <w:r w:rsidRPr="00824E21" w:rsidDel="002A0567">
                <w:rPr>
                  <w:rFonts w:asciiTheme="majorHAnsi" w:hAnsiTheme="majorHAnsi" w:cstheme="majorHAnsi"/>
                  <w:sz w:val="20"/>
                  <w:szCs w:val="20"/>
                  <w:vertAlign w:val="superscript"/>
                </w:rPr>
                <w:delText>*</w:delText>
              </w:r>
            </w:del>
          </w:p>
        </w:tc>
      </w:tr>
      <w:tr w:rsidR="004F595A" w:rsidRPr="00B621E1" w:rsidDel="002A0567" w14:paraId="7663B517" w14:textId="2793E20C" w:rsidTr="002A0567">
        <w:trPr>
          <w:trHeight w:val="270"/>
          <w:del w:id="2972" w:author="Christina Sun" w:date="2026-03-15T21:32:00Z" w16du:dateUtc="2026-03-16T04:32:00Z"/>
          <w:trPrChange w:id="2973"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974" w:author="Christina Sun" w:date="2026-03-15T21:32:00Z" w16du:dateUtc="2026-03-16T04:32:00Z">
              <w:tcPr>
                <w:tcW w:w="1739" w:type="pct"/>
                <w:tcMar>
                  <w:top w:w="0" w:type="dxa"/>
                  <w:left w:w="100" w:type="dxa"/>
                  <w:bottom w:w="0" w:type="dxa"/>
                  <w:right w:w="100" w:type="dxa"/>
                </w:tcMar>
                <w:vAlign w:val="center"/>
              </w:tcPr>
            </w:tcPrChange>
          </w:tcPr>
          <w:p w14:paraId="21A1C1E6" w14:textId="608314C8" w:rsidR="004F595A" w:rsidRPr="00824E21" w:rsidDel="002A0567" w:rsidRDefault="004F595A" w:rsidP="00EE5F9A">
            <w:pPr>
              <w:rPr>
                <w:del w:id="2975"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976" w:author="Christina Sun" w:date="2026-03-15T21:32:00Z" w16du:dateUtc="2026-03-16T04:32:00Z">
              <w:tcPr>
                <w:tcW w:w="1631" w:type="pct"/>
                <w:tcMar>
                  <w:top w:w="0" w:type="dxa"/>
                  <w:left w:w="100" w:type="dxa"/>
                  <w:bottom w:w="0" w:type="dxa"/>
                  <w:right w:w="100" w:type="dxa"/>
                </w:tcMar>
                <w:vAlign w:val="center"/>
              </w:tcPr>
            </w:tcPrChange>
          </w:tcPr>
          <w:p w14:paraId="5598663A" w14:textId="4E29D091" w:rsidR="004F595A" w:rsidRPr="00824E21" w:rsidDel="002A0567" w:rsidRDefault="004F595A" w:rsidP="00EE5F9A">
            <w:pPr>
              <w:ind w:left="-120"/>
              <w:jc w:val="center"/>
              <w:rPr>
                <w:del w:id="2977" w:author="Christina Sun" w:date="2026-03-15T21:32:00Z" w16du:dateUtc="2026-03-16T04:32:00Z"/>
                <w:rFonts w:asciiTheme="majorHAnsi" w:hAnsiTheme="majorHAnsi" w:cstheme="majorHAnsi"/>
                <w:sz w:val="20"/>
                <w:szCs w:val="20"/>
              </w:rPr>
            </w:pPr>
            <w:del w:id="2978" w:author="Christina Sun" w:date="2026-03-15T21:32:00Z" w16du:dateUtc="2026-03-16T04:32:00Z">
              <w:r w:rsidRPr="00824E21" w:rsidDel="002A0567">
                <w:rPr>
                  <w:rFonts w:asciiTheme="majorHAnsi" w:hAnsiTheme="majorHAnsi" w:cstheme="majorHAnsi"/>
                  <w:sz w:val="20"/>
                  <w:szCs w:val="20"/>
                </w:rPr>
                <w:delText>(0.223)</w:delText>
              </w:r>
            </w:del>
          </w:p>
        </w:tc>
        <w:tc>
          <w:tcPr>
            <w:tcW w:w="1630" w:type="pct"/>
            <w:tcMar>
              <w:top w:w="0" w:type="dxa"/>
              <w:left w:w="100" w:type="dxa"/>
              <w:bottom w:w="0" w:type="dxa"/>
              <w:right w:w="100" w:type="dxa"/>
            </w:tcMar>
            <w:vAlign w:val="center"/>
            <w:tcPrChange w:id="2979" w:author="Christina Sun" w:date="2026-03-15T21:32:00Z" w16du:dateUtc="2026-03-16T04:32:00Z">
              <w:tcPr>
                <w:tcW w:w="1631" w:type="pct"/>
                <w:tcMar>
                  <w:top w:w="0" w:type="dxa"/>
                  <w:left w:w="100" w:type="dxa"/>
                  <w:bottom w:w="0" w:type="dxa"/>
                  <w:right w:w="100" w:type="dxa"/>
                </w:tcMar>
                <w:vAlign w:val="center"/>
              </w:tcPr>
            </w:tcPrChange>
          </w:tcPr>
          <w:p w14:paraId="52969875" w14:textId="05E46F70" w:rsidR="004F595A" w:rsidRPr="00824E21" w:rsidDel="002A0567" w:rsidRDefault="004F595A" w:rsidP="00EE5F9A">
            <w:pPr>
              <w:ind w:left="-120"/>
              <w:jc w:val="center"/>
              <w:rPr>
                <w:del w:id="2980" w:author="Christina Sun" w:date="2026-03-15T21:32:00Z" w16du:dateUtc="2026-03-16T04:32:00Z"/>
                <w:rFonts w:asciiTheme="majorHAnsi" w:hAnsiTheme="majorHAnsi" w:cstheme="majorHAnsi"/>
                <w:sz w:val="20"/>
                <w:szCs w:val="20"/>
              </w:rPr>
            </w:pPr>
            <w:del w:id="2981" w:author="Christina Sun" w:date="2026-03-15T21:32:00Z" w16du:dateUtc="2026-03-16T04:32:00Z">
              <w:r w:rsidRPr="00824E21" w:rsidDel="002A0567">
                <w:rPr>
                  <w:rFonts w:asciiTheme="majorHAnsi" w:hAnsiTheme="majorHAnsi" w:cstheme="majorHAnsi"/>
                  <w:sz w:val="20"/>
                  <w:szCs w:val="20"/>
                </w:rPr>
                <w:delText>(0.229)</w:delText>
              </w:r>
            </w:del>
          </w:p>
        </w:tc>
      </w:tr>
      <w:tr w:rsidR="004F595A" w:rsidRPr="00B621E1" w:rsidDel="002A0567" w14:paraId="3E51792A" w14:textId="58F136EB" w:rsidTr="002A0567">
        <w:trPr>
          <w:trHeight w:val="270"/>
          <w:del w:id="2982" w:author="Christina Sun" w:date="2026-03-15T21:32:00Z" w16du:dateUtc="2026-03-16T04:32:00Z"/>
          <w:trPrChange w:id="2983" w:author="Christina Sun" w:date="2026-03-15T21:32:00Z" w16du:dateUtc="2026-03-16T04:32:00Z">
            <w:trPr>
              <w:trHeight w:val="270"/>
            </w:trPr>
          </w:trPrChange>
        </w:trPr>
        <w:tc>
          <w:tcPr>
            <w:tcW w:w="1739" w:type="pct"/>
            <w:tcMar>
              <w:top w:w="0" w:type="dxa"/>
              <w:left w:w="100" w:type="dxa"/>
              <w:bottom w:w="0" w:type="dxa"/>
              <w:right w:w="100" w:type="dxa"/>
            </w:tcMar>
            <w:vAlign w:val="center"/>
            <w:tcPrChange w:id="2984" w:author="Christina Sun" w:date="2026-03-15T21:32:00Z" w16du:dateUtc="2026-03-16T04:32:00Z">
              <w:tcPr>
                <w:tcW w:w="1739" w:type="pct"/>
                <w:tcMar>
                  <w:top w:w="0" w:type="dxa"/>
                  <w:left w:w="100" w:type="dxa"/>
                  <w:bottom w:w="0" w:type="dxa"/>
                  <w:right w:w="100" w:type="dxa"/>
                </w:tcMar>
                <w:vAlign w:val="center"/>
              </w:tcPr>
            </w:tcPrChange>
          </w:tcPr>
          <w:p w14:paraId="6A272578" w14:textId="6F53AF56" w:rsidR="004F595A" w:rsidRPr="00824E21" w:rsidDel="002A0567" w:rsidRDefault="004F595A" w:rsidP="00EE5F9A">
            <w:pPr>
              <w:rPr>
                <w:del w:id="2985" w:author="Christina Sun" w:date="2026-03-15T21:32:00Z" w16du:dateUtc="2026-03-16T04:32:00Z"/>
                <w:rFonts w:asciiTheme="majorHAnsi" w:hAnsiTheme="majorHAnsi" w:cstheme="majorHAnsi"/>
                <w:sz w:val="20"/>
                <w:szCs w:val="20"/>
              </w:rPr>
            </w:pPr>
          </w:p>
        </w:tc>
        <w:tc>
          <w:tcPr>
            <w:tcW w:w="1631" w:type="pct"/>
            <w:tcMar>
              <w:top w:w="0" w:type="dxa"/>
              <w:left w:w="100" w:type="dxa"/>
              <w:bottom w:w="0" w:type="dxa"/>
              <w:right w:w="100" w:type="dxa"/>
            </w:tcMar>
            <w:vAlign w:val="center"/>
            <w:tcPrChange w:id="2986" w:author="Christina Sun" w:date="2026-03-15T21:32:00Z" w16du:dateUtc="2026-03-16T04:32:00Z">
              <w:tcPr>
                <w:tcW w:w="1631" w:type="pct"/>
                <w:tcMar>
                  <w:top w:w="0" w:type="dxa"/>
                  <w:left w:w="100" w:type="dxa"/>
                  <w:bottom w:w="0" w:type="dxa"/>
                  <w:right w:w="100" w:type="dxa"/>
                </w:tcMar>
                <w:vAlign w:val="center"/>
              </w:tcPr>
            </w:tcPrChange>
          </w:tcPr>
          <w:p w14:paraId="7AD55F02" w14:textId="787A734B" w:rsidR="004F595A" w:rsidRPr="00824E21" w:rsidDel="002A0567" w:rsidRDefault="004F595A" w:rsidP="00EE5F9A">
            <w:pPr>
              <w:ind w:left="-120"/>
              <w:jc w:val="center"/>
              <w:rPr>
                <w:del w:id="2987" w:author="Christina Sun" w:date="2026-03-15T21:32:00Z" w16du:dateUtc="2026-03-16T04:32:00Z"/>
                <w:rFonts w:asciiTheme="majorHAnsi" w:hAnsiTheme="majorHAnsi" w:cstheme="majorHAnsi"/>
                <w:sz w:val="20"/>
                <w:szCs w:val="20"/>
              </w:rPr>
            </w:pPr>
          </w:p>
        </w:tc>
        <w:tc>
          <w:tcPr>
            <w:tcW w:w="1630" w:type="pct"/>
            <w:tcMar>
              <w:top w:w="0" w:type="dxa"/>
              <w:left w:w="100" w:type="dxa"/>
              <w:bottom w:w="0" w:type="dxa"/>
              <w:right w:w="100" w:type="dxa"/>
            </w:tcMar>
            <w:vAlign w:val="center"/>
            <w:tcPrChange w:id="2988" w:author="Christina Sun" w:date="2026-03-15T21:32:00Z" w16du:dateUtc="2026-03-16T04:32:00Z">
              <w:tcPr>
                <w:tcW w:w="1631" w:type="pct"/>
                <w:tcMar>
                  <w:top w:w="0" w:type="dxa"/>
                  <w:left w:w="100" w:type="dxa"/>
                  <w:bottom w:w="0" w:type="dxa"/>
                  <w:right w:w="100" w:type="dxa"/>
                </w:tcMar>
                <w:vAlign w:val="center"/>
              </w:tcPr>
            </w:tcPrChange>
          </w:tcPr>
          <w:p w14:paraId="66AAB793" w14:textId="0CA60A99" w:rsidR="004F595A" w:rsidRPr="00824E21" w:rsidDel="002A0567" w:rsidRDefault="004F595A" w:rsidP="00EE5F9A">
            <w:pPr>
              <w:ind w:left="-120"/>
              <w:jc w:val="center"/>
              <w:rPr>
                <w:del w:id="2989" w:author="Christina Sun" w:date="2026-03-15T21:32:00Z" w16du:dateUtc="2026-03-16T04:32:00Z"/>
                <w:rFonts w:asciiTheme="majorHAnsi" w:hAnsiTheme="majorHAnsi" w:cstheme="majorHAnsi"/>
                <w:sz w:val="20"/>
                <w:szCs w:val="20"/>
              </w:rPr>
            </w:pPr>
          </w:p>
        </w:tc>
      </w:tr>
      <w:tr w:rsidR="004F595A" w:rsidRPr="00B621E1" w:rsidDel="002A0567" w14:paraId="32224BC0" w14:textId="367A7BD6" w:rsidTr="002A0567">
        <w:trPr>
          <w:trHeight w:val="330"/>
          <w:del w:id="2990" w:author="Christina Sun" w:date="2026-03-15T21:32:00Z" w16du:dateUtc="2026-03-16T04:32:00Z"/>
          <w:trPrChange w:id="2991" w:author="Christina Sun" w:date="2026-03-15T21:32:00Z" w16du:dateUtc="2026-03-16T04:32:00Z">
            <w:trPr>
              <w:trHeight w:val="330"/>
            </w:trPr>
          </w:trPrChange>
        </w:trPr>
        <w:tc>
          <w:tcPr>
            <w:tcW w:w="1739" w:type="pct"/>
            <w:tcMar>
              <w:top w:w="0" w:type="dxa"/>
              <w:left w:w="100" w:type="dxa"/>
              <w:bottom w:w="0" w:type="dxa"/>
              <w:right w:w="100" w:type="dxa"/>
            </w:tcMar>
            <w:vAlign w:val="center"/>
            <w:tcPrChange w:id="2992" w:author="Christina Sun" w:date="2026-03-15T21:32:00Z" w16du:dateUtc="2026-03-16T04:32:00Z">
              <w:tcPr>
                <w:tcW w:w="1739" w:type="pct"/>
                <w:tcMar>
                  <w:top w:w="0" w:type="dxa"/>
                  <w:left w:w="100" w:type="dxa"/>
                  <w:bottom w:w="0" w:type="dxa"/>
                  <w:right w:w="100" w:type="dxa"/>
                </w:tcMar>
                <w:vAlign w:val="center"/>
              </w:tcPr>
            </w:tcPrChange>
          </w:tcPr>
          <w:p w14:paraId="56A21646" w14:textId="498B0BA2" w:rsidR="004F595A" w:rsidRPr="00824E21" w:rsidDel="002A0567" w:rsidRDefault="004F595A" w:rsidP="00EE5F9A">
            <w:pPr>
              <w:rPr>
                <w:del w:id="2993" w:author="Christina Sun" w:date="2026-03-15T21:32:00Z" w16du:dateUtc="2026-03-16T04:32:00Z"/>
                <w:rFonts w:asciiTheme="majorHAnsi" w:hAnsiTheme="majorHAnsi" w:cstheme="majorHAnsi"/>
                <w:sz w:val="20"/>
                <w:szCs w:val="20"/>
              </w:rPr>
            </w:pPr>
            <w:del w:id="2994" w:author="Christina Sun" w:date="2026-03-15T21:32:00Z" w16du:dateUtc="2026-03-16T04:32:00Z">
              <w:r w:rsidRPr="00824E21" w:rsidDel="002A0567">
                <w:rPr>
                  <w:rFonts w:asciiTheme="majorHAnsi" w:hAnsiTheme="majorHAnsi" w:cstheme="majorHAnsi"/>
                  <w:sz w:val="20"/>
                  <w:szCs w:val="20"/>
                </w:rPr>
                <w:delText>Prefer not to say</w:delText>
              </w:r>
            </w:del>
          </w:p>
        </w:tc>
        <w:tc>
          <w:tcPr>
            <w:tcW w:w="1631" w:type="pct"/>
            <w:tcMar>
              <w:top w:w="0" w:type="dxa"/>
              <w:left w:w="100" w:type="dxa"/>
              <w:bottom w:w="0" w:type="dxa"/>
              <w:right w:w="100" w:type="dxa"/>
            </w:tcMar>
            <w:vAlign w:val="center"/>
            <w:tcPrChange w:id="2995" w:author="Christina Sun" w:date="2026-03-15T21:32:00Z" w16du:dateUtc="2026-03-16T04:32:00Z">
              <w:tcPr>
                <w:tcW w:w="1631" w:type="pct"/>
                <w:tcMar>
                  <w:top w:w="0" w:type="dxa"/>
                  <w:left w:w="100" w:type="dxa"/>
                  <w:bottom w:w="0" w:type="dxa"/>
                  <w:right w:w="100" w:type="dxa"/>
                </w:tcMar>
                <w:vAlign w:val="center"/>
              </w:tcPr>
            </w:tcPrChange>
          </w:tcPr>
          <w:p w14:paraId="233D695A" w14:textId="26BE2773" w:rsidR="004F595A" w:rsidRPr="00824E21" w:rsidDel="002A0567" w:rsidRDefault="004F595A" w:rsidP="00EE5F9A">
            <w:pPr>
              <w:ind w:left="-120"/>
              <w:jc w:val="center"/>
              <w:rPr>
                <w:del w:id="2996" w:author="Christina Sun" w:date="2026-03-15T21:32:00Z" w16du:dateUtc="2026-03-16T04:32:00Z"/>
                <w:rFonts w:asciiTheme="majorHAnsi" w:hAnsiTheme="majorHAnsi" w:cstheme="majorHAnsi"/>
                <w:sz w:val="20"/>
                <w:szCs w:val="20"/>
                <w:vertAlign w:val="superscript"/>
              </w:rPr>
            </w:pPr>
            <w:del w:id="2997" w:author="Christina Sun" w:date="2026-03-15T21:32:00Z" w16du:dateUtc="2026-03-16T04:32:00Z">
              <w:r w:rsidRPr="00824E21" w:rsidDel="002A0567">
                <w:rPr>
                  <w:rFonts w:asciiTheme="majorHAnsi" w:hAnsiTheme="majorHAnsi" w:cstheme="majorHAnsi"/>
                  <w:sz w:val="20"/>
                  <w:szCs w:val="20"/>
                </w:rPr>
                <w:delText>0.313</w:delText>
              </w:r>
              <w:r w:rsidRPr="00824E21" w:rsidDel="002A0567">
                <w:rPr>
                  <w:rFonts w:asciiTheme="majorHAnsi" w:hAnsiTheme="majorHAnsi" w:cstheme="majorHAnsi"/>
                  <w:sz w:val="20"/>
                  <w:szCs w:val="20"/>
                  <w:vertAlign w:val="superscript"/>
                </w:rPr>
                <w:delText>**</w:delText>
              </w:r>
            </w:del>
          </w:p>
        </w:tc>
        <w:tc>
          <w:tcPr>
            <w:tcW w:w="1630" w:type="pct"/>
            <w:tcMar>
              <w:top w:w="0" w:type="dxa"/>
              <w:left w:w="100" w:type="dxa"/>
              <w:bottom w:w="0" w:type="dxa"/>
              <w:right w:w="100" w:type="dxa"/>
            </w:tcMar>
            <w:vAlign w:val="center"/>
            <w:tcPrChange w:id="2998" w:author="Christina Sun" w:date="2026-03-15T21:32:00Z" w16du:dateUtc="2026-03-16T04:32:00Z">
              <w:tcPr>
                <w:tcW w:w="1631" w:type="pct"/>
                <w:tcMar>
                  <w:top w:w="0" w:type="dxa"/>
                  <w:left w:w="100" w:type="dxa"/>
                  <w:bottom w:w="0" w:type="dxa"/>
                  <w:right w:w="100" w:type="dxa"/>
                </w:tcMar>
                <w:vAlign w:val="center"/>
              </w:tcPr>
            </w:tcPrChange>
          </w:tcPr>
          <w:p w14:paraId="05FF6715" w14:textId="4E76968D" w:rsidR="004F595A" w:rsidRPr="00824E21" w:rsidDel="002A0567" w:rsidRDefault="004F595A" w:rsidP="00EE5F9A">
            <w:pPr>
              <w:ind w:left="-120"/>
              <w:jc w:val="center"/>
              <w:rPr>
                <w:del w:id="2999" w:author="Christina Sun" w:date="2026-03-15T21:32:00Z" w16du:dateUtc="2026-03-16T04:32:00Z"/>
                <w:rFonts w:asciiTheme="majorHAnsi" w:hAnsiTheme="majorHAnsi" w:cstheme="majorHAnsi"/>
                <w:sz w:val="20"/>
                <w:szCs w:val="20"/>
              </w:rPr>
            </w:pPr>
            <w:del w:id="3000" w:author="Christina Sun" w:date="2026-03-15T21:32:00Z" w16du:dateUtc="2026-03-16T04:32:00Z">
              <w:r w:rsidRPr="00824E21" w:rsidDel="002A0567">
                <w:rPr>
                  <w:rFonts w:asciiTheme="majorHAnsi" w:hAnsiTheme="majorHAnsi" w:cstheme="majorHAnsi"/>
                  <w:sz w:val="20"/>
                  <w:szCs w:val="20"/>
                </w:rPr>
                <w:delText>0.259</w:delText>
              </w:r>
            </w:del>
          </w:p>
        </w:tc>
      </w:tr>
      <w:tr w:rsidR="004F595A" w:rsidRPr="00B621E1" w:rsidDel="002A0567" w14:paraId="14AA9562" w14:textId="6F75A086" w:rsidTr="002A0567">
        <w:trPr>
          <w:trHeight w:val="285"/>
          <w:del w:id="3001" w:author="Christina Sun" w:date="2026-03-15T21:32:00Z" w16du:dateUtc="2026-03-16T04:32:00Z"/>
          <w:trPrChange w:id="3002" w:author="Christina Sun" w:date="2026-03-15T21:32:00Z" w16du:dateUtc="2026-03-16T04:32:00Z">
            <w:trPr>
              <w:trHeight w:val="285"/>
            </w:trPr>
          </w:trPrChange>
        </w:trPr>
        <w:tc>
          <w:tcPr>
            <w:tcW w:w="1739" w:type="pct"/>
            <w:tcBorders>
              <w:bottom w:val="single" w:sz="8" w:space="0" w:color="000000"/>
            </w:tcBorders>
            <w:tcMar>
              <w:top w:w="0" w:type="dxa"/>
              <w:left w:w="100" w:type="dxa"/>
              <w:bottom w:w="0" w:type="dxa"/>
              <w:right w:w="100" w:type="dxa"/>
            </w:tcMar>
            <w:vAlign w:val="center"/>
            <w:tcPrChange w:id="3003" w:author="Christina Sun" w:date="2026-03-15T21:32:00Z" w16du:dateUtc="2026-03-16T04:32:00Z">
              <w:tcPr>
                <w:tcW w:w="1739" w:type="pct"/>
                <w:tcBorders>
                  <w:bottom w:val="single" w:sz="8" w:space="0" w:color="000000"/>
                </w:tcBorders>
                <w:tcMar>
                  <w:top w:w="0" w:type="dxa"/>
                  <w:left w:w="100" w:type="dxa"/>
                  <w:bottom w:w="0" w:type="dxa"/>
                  <w:right w:w="100" w:type="dxa"/>
                </w:tcMar>
                <w:vAlign w:val="center"/>
              </w:tcPr>
            </w:tcPrChange>
          </w:tcPr>
          <w:p w14:paraId="68C0C449" w14:textId="13ED87B4" w:rsidR="004F595A" w:rsidRPr="00824E21" w:rsidDel="002A0567" w:rsidRDefault="004F595A" w:rsidP="00EE5F9A">
            <w:pPr>
              <w:rPr>
                <w:del w:id="3004" w:author="Christina Sun" w:date="2026-03-15T21:32:00Z" w16du:dateUtc="2026-03-16T04:32:00Z"/>
                <w:rFonts w:asciiTheme="majorHAnsi" w:hAnsiTheme="majorHAnsi" w:cstheme="majorHAnsi"/>
                <w:sz w:val="20"/>
                <w:szCs w:val="20"/>
              </w:rPr>
            </w:pPr>
          </w:p>
        </w:tc>
        <w:tc>
          <w:tcPr>
            <w:tcW w:w="1631" w:type="pct"/>
            <w:tcBorders>
              <w:bottom w:val="single" w:sz="8" w:space="0" w:color="000000"/>
            </w:tcBorders>
            <w:tcMar>
              <w:top w:w="0" w:type="dxa"/>
              <w:left w:w="100" w:type="dxa"/>
              <w:bottom w:w="0" w:type="dxa"/>
              <w:right w:w="100" w:type="dxa"/>
            </w:tcMar>
            <w:vAlign w:val="center"/>
            <w:tcPrChange w:id="3005" w:author="Christina Sun" w:date="2026-03-15T21:32:00Z" w16du:dateUtc="2026-03-16T04:32:00Z">
              <w:tcPr>
                <w:tcW w:w="1631" w:type="pct"/>
                <w:tcBorders>
                  <w:bottom w:val="single" w:sz="8" w:space="0" w:color="000000"/>
                </w:tcBorders>
                <w:tcMar>
                  <w:top w:w="0" w:type="dxa"/>
                  <w:left w:w="100" w:type="dxa"/>
                  <w:bottom w:w="0" w:type="dxa"/>
                  <w:right w:w="100" w:type="dxa"/>
                </w:tcMar>
                <w:vAlign w:val="center"/>
              </w:tcPr>
            </w:tcPrChange>
          </w:tcPr>
          <w:p w14:paraId="463725EC" w14:textId="175DB06B" w:rsidR="004F595A" w:rsidRPr="00824E21" w:rsidDel="002A0567" w:rsidRDefault="004F595A" w:rsidP="00EE5F9A">
            <w:pPr>
              <w:ind w:left="-120"/>
              <w:jc w:val="center"/>
              <w:rPr>
                <w:del w:id="3006" w:author="Christina Sun" w:date="2026-03-15T21:32:00Z" w16du:dateUtc="2026-03-16T04:32:00Z"/>
                <w:rFonts w:asciiTheme="majorHAnsi" w:hAnsiTheme="majorHAnsi" w:cstheme="majorHAnsi"/>
                <w:sz w:val="20"/>
                <w:szCs w:val="20"/>
              </w:rPr>
            </w:pPr>
            <w:del w:id="3007" w:author="Christina Sun" w:date="2026-03-15T21:32:00Z" w16du:dateUtc="2026-03-16T04:32:00Z">
              <w:r w:rsidRPr="00824E21" w:rsidDel="002A0567">
                <w:rPr>
                  <w:rFonts w:asciiTheme="majorHAnsi" w:hAnsiTheme="majorHAnsi" w:cstheme="majorHAnsi"/>
                  <w:sz w:val="20"/>
                  <w:szCs w:val="20"/>
                </w:rPr>
                <w:delText>(0.158)</w:delText>
              </w:r>
            </w:del>
          </w:p>
        </w:tc>
        <w:tc>
          <w:tcPr>
            <w:tcW w:w="1630" w:type="pct"/>
            <w:tcBorders>
              <w:bottom w:val="single" w:sz="8" w:space="0" w:color="000000"/>
            </w:tcBorders>
            <w:tcMar>
              <w:top w:w="0" w:type="dxa"/>
              <w:left w:w="100" w:type="dxa"/>
              <w:bottom w:w="0" w:type="dxa"/>
              <w:right w:w="100" w:type="dxa"/>
            </w:tcMar>
            <w:vAlign w:val="center"/>
            <w:tcPrChange w:id="3008" w:author="Christina Sun" w:date="2026-03-15T21:32:00Z" w16du:dateUtc="2026-03-16T04:32:00Z">
              <w:tcPr>
                <w:tcW w:w="1631" w:type="pct"/>
                <w:tcBorders>
                  <w:bottom w:val="single" w:sz="8" w:space="0" w:color="000000"/>
                </w:tcBorders>
                <w:tcMar>
                  <w:top w:w="0" w:type="dxa"/>
                  <w:left w:w="100" w:type="dxa"/>
                  <w:bottom w:w="0" w:type="dxa"/>
                  <w:right w:w="100" w:type="dxa"/>
                </w:tcMar>
                <w:vAlign w:val="center"/>
              </w:tcPr>
            </w:tcPrChange>
          </w:tcPr>
          <w:p w14:paraId="4CB69CCF" w14:textId="0D4D745C" w:rsidR="004F595A" w:rsidRPr="00824E21" w:rsidDel="002A0567" w:rsidRDefault="004F595A" w:rsidP="00EE5F9A">
            <w:pPr>
              <w:ind w:left="-120"/>
              <w:jc w:val="center"/>
              <w:rPr>
                <w:del w:id="3009" w:author="Christina Sun" w:date="2026-03-15T21:32:00Z" w16du:dateUtc="2026-03-16T04:32:00Z"/>
                <w:rFonts w:asciiTheme="majorHAnsi" w:hAnsiTheme="majorHAnsi" w:cstheme="majorHAnsi"/>
                <w:sz w:val="20"/>
                <w:szCs w:val="20"/>
              </w:rPr>
            </w:pPr>
            <w:del w:id="3010" w:author="Christina Sun" w:date="2026-03-15T21:32:00Z" w16du:dateUtc="2026-03-16T04:32:00Z">
              <w:r w:rsidRPr="00824E21" w:rsidDel="002A0567">
                <w:rPr>
                  <w:rFonts w:asciiTheme="majorHAnsi" w:hAnsiTheme="majorHAnsi" w:cstheme="majorHAnsi"/>
                  <w:sz w:val="20"/>
                  <w:szCs w:val="20"/>
                </w:rPr>
                <w:delText>(0.161)</w:delText>
              </w:r>
            </w:del>
          </w:p>
        </w:tc>
      </w:tr>
      <w:tr w:rsidR="004F595A" w:rsidRPr="00B621E1" w:rsidDel="002A0567" w14:paraId="0677D0A8" w14:textId="6A5C692F" w:rsidTr="002A0567">
        <w:trPr>
          <w:trHeight w:val="285"/>
          <w:del w:id="3011" w:author="Christina Sun" w:date="2026-03-15T21:32:00Z" w16du:dateUtc="2026-03-16T04:32:00Z"/>
          <w:trPrChange w:id="3012" w:author="Christina Sun" w:date="2026-03-15T21:32:00Z" w16du:dateUtc="2026-03-16T04:32:00Z">
            <w:trPr>
              <w:trHeight w:val="285"/>
            </w:trPr>
          </w:trPrChange>
        </w:trPr>
        <w:tc>
          <w:tcPr>
            <w:tcW w:w="1739" w:type="pct"/>
            <w:tcMar>
              <w:top w:w="0" w:type="dxa"/>
              <w:left w:w="100" w:type="dxa"/>
              <w:bottom w:w="0" w:type="dxa"/>
              <w:right w:w="100" w:type="dxa"/>
            </w:tcMar>
            <w:vAlign w:val="center"/>
            <w:tcPrChange w:id="3013" w:author="Christina Sun" w:date="2026-03-15T21:32:00Z" w16du:dateUtc="2026-03-16T04:32:00Z">
              <w:tcPr>
                <w:tcW w:w="1739" w:type="pct"/>
                <w:tcMar>
                  <w:top w:w="0" w:type="dxa"/>
                  <w:left w:w="100" w:type="dxa"/>
                  <w:bottom w:w="0" w:type="dxa"/>
                  <w:right w:w="100" w:type="dxa"/>
                </w:tcMar>
                <w:vAlign w:val="center"/>
              </w:tcPr>
            </w:tcPrChange>
          </w:tcPr>
          <w:p w14:paraId="6F317E75" w14:textId="155B293E" w:rsidR="004F595A" w:rsidRPr="00824E21" w:rsidDel="002A0567" w:rsidRDefault="004F595A" w:rsidP="00EE5F9A">
            <w:pPr>
              <w:rPr>
                <w:del w:id="3014" w:author="Christina Sun" w:date="2026-03-15T21:32:00Z" w16du:dateUtc="2026-03-16T04:32:00Z"/>
                <w:rFonts w:asciiTheme="majorHAnsi" w:hAnsiTheme="majorHAnsi" w:cstheme="majorHAnsi"/>
                <w:sz w:val="20"/>
                <w:szCs w:val="20"/>
              </w:rPr>
            </w:pPr>
            <w:del w:id="3015" w:author="Christina Sun" w:date="2026-03-15T21:32:00Z" w16du:dateUtc="2026-03-16T04:32:00Z">
              <w:r w:rsidRPr="00824E21" w:rsidDel="002A0567">
                <w:rPr>
                  <w:rFonts w:asciiTheme="majorHAnsi" w:hAnsiTheme="majorHAnsi" w:cstheme="majorHAnsi"/>
                  <w:sz w:val="20"/>
                  <w:szCs w:val="20"/>
                </w:rPr>
                <w:delText>Observations</w:delText>
              </w:r>
            </w:del>
          </w:p>
        </w:tc>
        <w:tc>
          <w:tcPr>
            <w:tcW w:w="1631" w:type="pct"/>
            <w:tcMar>
              <w:top w:w="0" w:type="dxa"/>
              <w:left w:w="100" w:type="dxa"/>
              <w:bottom w:w="0" w:type="dxa"/>
              <w:right w:w="100" w:type="dxa"/>
            </w:tcMar>
            <w:vAlign w:val="center"/>
            <w:tcPrChange w:id="3016" w:author="Christina Sun" w:date="2026-03-15T21:32:00Z" w16du:dateUtc="2026-03-16T04:32:00Z">
              <w:tcPr>
                <w:tcW w:w="1631" w:type="pct"/>
                <w:tcMar>
                  <w:top w:w="0" w:type="dxa"/>
                  <w:left w:w="100" w:type="dxa"/>
                  <w:bottom w:w="0" w:type="dxa"/>
                  <w:right w:w="100" w:type="dxa"/>
                </w:tcMar>
                <w:vAlign w:val="center"/>
              </w:tcPr>
            </w:tcPrChange>
          </w:tcPr>
          <w:p w14:paraId="58CD2EA3" w14:textId="5F739EB6" w:rsidR="004F595A" w:rsidRPr="00824E21" w:rsidDel="002A0567" w:rsidRDefault="004F595A" w:rsidP="00EE5F9A">
            <w:pPr>
              <w:ind w:left="-120"/>
              <w:jc w:val="center"/>
              <w:rPr>
                <w:del w:id="3017" w:author="Christina Sun" w:date="2026-03-15T21:32:00Z" w16du:dateUtc="2026-03-16T04:32:00Z"/>
                <w:rFonts w:asciiTheme="majorHAnsi" w:hAnsiTheme="majorHAnsi" w:cstheme="majorHAnsi"/>
                <w:sz w:val="20"/>
                <w:szCs w:val="20"/>
              </w:rPr>
            </w:pPr>
            <w:del w:id="3018" w:author="Christina Sun" w:date="2026-03-15T21:32:00Z" w16du:dateUtc="2026-03-16T04:32:00Z">
              <w:r w:rsidRPr="00824E21" w:rsidDel="002A0567">
                <w:rPr>
                  <w:rFonts w:asciiTheme="majorHAnsi" w:hAnsiTheme="majorHAnsi" w:cstheme="majorHAnsi"/>
                  <w:sz w:val="20"/>
                  <w:szCs w:val="20"/>
                </w:rPr>
                <w:delText>7497</w:delText>
              </w:r>
            </w:del>
          </w:p>
        </w:tc>
        <w:tc>
          <w:tcPr>
            <w:tcW w:w="1630" w:type="pct"/>
            <w:tcMar>
              <w:top w:w="0" w:type="dxa"/>
              <w:left w:w="100" w:type="dxa"/>
              <w:bottom w:w="0" w:type="dxa"/>
              <w:right w:w="100" w:type="dxa"/>
            </w:tcMar>
            <w:vAlign w:val="center"/>
            <w:tcPrChange w:id="3019" w:author="Christina Sun" w:date="2026-03-15T21:32:00Z" w16du:dateUtc="2026-03-16T04:32:00Z">
              <w:tcPr>
                <w:tcW w:w="1631" w:type="pct"/>
                <w:tcMar>
                  <w:top w:w="0" w:type="dxa"/>
                  <w:left w:w="100" w:type="dxa"/>
                  <w:bottom w:w="0" w:type="dxa"/>
                  <w:right w:w="100" w:type="dxa"/>
                </w:tcMar>
                <w:vAlign w:val="center"/>
              </w:tcPr>
            </w:tcPrChange>
          </w:tcPr>
          <w:p w14:paraId="5282FEDA" w14:textId="20EACA37" w:rsidR="004F595A" w:rsidRPr="00824E21" w:rsidDel="002A0567" w:rsidRDefault="004F595A" w:rsidP="00EE5F9A">
            <w:pPr>
              <w:ind w:left="-120"/>
              <w:jc w:val="center"/>
              <w:rPr>
                <w:del w:id="3020" w:author="Christina Sun" w:date="2026-03-15T21:32:00Z" w16du:dateUtc="2026-03-16T04:32:00Z"/>
                <w:rFonts w:asciiTheme="majorHAnsi" w:hAnsiTheme="majorHAnsi" w:cstheme="majorHAnsi"/>
                <w:sz w:val="20"/>
                <w:szCs w:val="20"/>
              </w:rPr>
            </w:pPr>
            <w:del w:id="3021" w:author="Christina Sun" w:date="2026-03-15T21:32:00Z" w16du:dateUtc="2026-03-16T04:32:00Z">
              <w:r w:rsidRPr="00824E21" w:rsidDel="002A0567">
                <w:rPr>
                  <w:rFonts w:asciiTheme="majorHAnsi" w:hAnsiTheme="majorHAnsi" w:cstheme="majorHAnsi"/>
                  <w:sz w:val="20"/>
                  <w:szCs w:val="20"/>
                </w:rPr>
                <w:delText>7475</w:delText>
              </w:r>
            </w:del>
          </w:p>
        </w:tc>
      </w:tr>
      <w:tr w:rsidR="004F595A" w:rsidRPr="00B621E1" w:rsidDel="002A0567" w14:paraId="4990C8B8" w14:textId="0F724E0F" w:rsidTr="002A0567">
        <w:trPr>
          <w:trHeight w:val="285"/>
          <w:del w:id="3022" w:author="Christina Sun" w:date="2026-03-15T21:32:00Z" w16du:dateUtc="2026-03-16T04:32:00Z"/>
          <w:trPrChange w:id="3023" w:author="Christina Sun" w:date="2026-03-15T21:32:00Z" w16du:dateUtc="2026-03-16T04:32:00Z">
            <w:trPr>
              <w:trHeight w:val="285"/>
            </w:trPr>
          </w:trPrChange>
        </w:trPr>
        <w:tc>
          <w:tcPr>
            <w:tcW w:w="1739" w:type="pct"/>
            <w:tcBorders>
              <w:bottom w:val="single" w:sz="8" w:space="0" w:color="000000"/>
            </w:tcBorders>
            <w:tcMar>
              <w:top w:w="0" w:type="dxa"/>
              <w:left w:w="100" w:type="dxa"/>
              <w:bottom w:w="0" w:type="dxa"/>
              <w:right w:w="100" w:type="dxa"/>
            </w:tcMar>
            <w:vAlign w:val="center"/>
            <w:tcPrChange w:id="3024" w:author="Christina Sun" w:date="2026-03-15T21:32:00Z" w16du:dateUtc="2026-03-16T04:32:00Z">
              <w:tcPr>
                <w:tcW w:w="1739" w:type="pct"/>
                <w:tcBorders>
                  <w:bottom w:val="single" w:sz="8" w:space="0" w:color="000000"/>
                </w:tcBorders>
                <w:tcMar>
                  <w:top w:w="0" w:type="dxa"/>
                  <w:left w:w="100" w:type="dxa"/>
                  <w:bottom w:w="0" w:type="dxa"/>
                  <w:right w:w="100" w:type="dxa"/>
                </w:tcMar>
                <w:vAlign w:val="center"/>
              </w:tcPr>
            </w:tcPrChange>
          </w:tcPr>
          <w:p w14:paraId="3D8C803E" w14:textId="3E9F5D2C" w:rsidR="004F595A" w:rsidRPr="00824E21" w:rsidDel="002A0567" w:rsidRDefault="004F595A" w:rsidP="00EE5F9A">
            <w:pPr>
              <w:rPr>
                <w:del w:id="3025" w:author="Christina Sun" w:date="2026-03-15T21:32:00Z" w16du:dateUtc="2026-03-16T04:32:00Z"/>
                <w:rFonts w:asciiTheme="majorHAnsi" w:hAnsiTheme="majorHAnsi" w:cstheme="majorHAnsi"/>
                <w:sz w:val="20"/>
                <w:szCs w:val="20"/>
              </w:rPr>
            </w:pPr>
            <w:del w:id="3026" w:author="Christina Sun" w:date="2026-03-15T21:32:00Z" w16du:dateUtc="2026-03-16T04:32:00Z">
              <w:r w:rsidRPr="00824E21" w:rsidDel="002A0567">
                <w:rPr>
                  <w:rFonts w:asciiTheme="majorHAnsi" w:hAnsiTheme="majorHAnsi" w:cstheme="majorHAnsi"/>
                  <w:sz w:val="20"/>
                  <w:szCs w:val="20"/>
                </w:rPr>
                <w:delText>Demographic controls</w:delText>
              </w:r>
            </w:del>
          </w:p>
        </w:tc>
        <w:tc>
          <w:tcPr>
            <w:tcW w:w="1631" w:type="pct"/>
            <w:tcBorders>
              <w:bottom w:val="single" w:sz="8" w:space="0" w:color="000000"/>
            </w:tcBorders>
            <w:tcMar>
              <w:top w:w="0" w:type="dxa"/>
              <w:left w:w="100" w:type="dxa"/>
              <w:bottom w:w="0" w:type="dxa"/>
              <w:right w:w="100" w:type="dxa"/>
            </w:tcMar>
            <w:vAlign w:val="center"/>
            <w:tcPrChange w:id="3027" w:author="Christina Sun" w:date="2026-03-15T21:32:00Z" w16du:dateUtc="2026-03-16T04:32:00Z">
              <w:tcPr>
                <w:tcW w:w="1631" w:type="pct"/>
                <w:tcBorders>
                  <w:bottom w:val="single" w:sz="8" w:space="0" w:color="000000"/>
                </w:tcBorders>
                <w:tcMar>
                  <w:top w:w="0" w:type="dxa"/>
                  <w:left w:w="100" w:type="dxa"/>
                  <w:bottom w:w="0" w:type="dxa"/>
                  <w:right w:w="100" w:type="dxa"/>
                </w:tcMar>
                <w:vAlign w:val="center"/>
              </w:tcPr>
            </w:tcPrChange>
          </w:tcPr>
          <w:p w14:paraId="5220A1BD" w14:textId="0983A590" w:rsidR="004F595A" w:rsidRPr="00824E21" w:rsidDel="002A0567" w:rsidRDefault="004F595A" w:rsidP="00EE5F9A">
            <w:pPr>
              <w:ind w:left="-120"/>
              <w:jc w:val="center"/>
              <w:rPr>
                <w:del w:id="3028" w:author="Christina Sun" w:date="2026-03-15T21:32:00Z" w16du:dateUtc="2026-03-16T04:32:00Z"/>
                <w:rFonts w:asciiTheme="majorHAnsi" w:hAnsiTheme="majorHAnsi" w:cstheme="majorHAnsi"/>
                <w:sz w:val="20"/>
                <w:szCs w:val="20"/>
              </w:rPr>
            </w:pPr>
            <w:del w:id="3029" w:author="Christina Sun" w:date="2026-03-15T21:32:00Z" w16du:dateUtc="2026-03-16T04:32:00Z">
              <w:r w:rsidRPr="00824E21" w:rsidDel="002A0567">
                <w:rPr>
                  <w:rFonts w:asciiTheme="majorHAnsi" w:hAnsiTheme="majorHAnsi" w:cstheme="majorHAnsi"/>
                  <w:sz w:val="20"/>
                  <w:szCs w:val="20"/>
                </w:rPr>
                <w:delText>No</w:delText>
              </w:r>
            </w:del>
          </w:p>
        </w:tc>
        <w:tc>
          <w:tcPr>
            <w:tcW w:w="1630" w:type="pct"/>
            <w:tcBorders>
              <w:bottom w:val="single" w:sz="8" w:space="0" w:color="000000"/>
            </w:tcBorders>
            <w:tcMar>
              <w:top w:w="0" w:type="dxa"/>
              <w:left w:w="100" w:type="dxa"/>
              <w:bottom w:w="0" w:type="dxa"/>
              <w:right w:w="100" w:type="dxa"/>
            </w:tcMar>
            <w:vAlign w:val="center"/>
            <w:tcPrChange w:id="3030" w:author="Christina Sun" w:date="2026-03-15T21:32:00Z" w16du:dateUtc="2026-03-16T04:32:00Z">
              <w:tcPr>
                <w:tcW w:w="1631" w:type="pct"/>
                <w:tcBorders>
                  <w:bottom w:val="single" w:sz="8" w:space="0" w:color="000000"/>
                </w:tcBorders>
                <w:tcMar>
                  <w:top w:w="0" w:type="dxa"/>
                  <w:left w:w="100" w:type="dxa"/>
                  <w:bottom w:w="0" w:type="dxa"/>
                  <w:right w:w="100" w:type="dxa"/>
                </w:tcMar>
                <w:vAlign w:val="center"/>
              </w:tcPr>
            </w:tcPrChange>
          </w:tcPr>
          <w:p w14:paraId="48E9B9FC" w14:textId="4F767BA5" w:rsidR="004F595A" w:rsidRPr="00824E21" w:rsidDel="002A0567" w:rsidRDefault="004F595A" w:rsidP="00EE5F9A">
            <w:pPr>
              <w:ind w:left="-120"/>
              <w:jc w:val="center"/>
              <w:rPr>
                <w:del w:id="3031" w:author="Christina Sun" w:date="2026-03-15T21:32:00Z" w16du:dateUtc="2026-03-16T04:32:00Z"/>
                <w:rFonts w:asciiTheme="majorHAnsi" w:hAnsiTheme="majorHAnsi" w:cstheme="majorHAnsi"/>
                <w:sz w:val="20"/>
                <w:szCs w:val="20"/>
              </w:rPr>
            </w:pPr>
            <w:del w:id="3032" w:author="Christina Sun" w:date="2026-03-15T21:32:00Z" w16du:dateUtc="2026-03-16T04:32:00Z">
              <w:r w:rsidRPr="00824E21" w:rsidDel="002A0567">
                <w:rPr>
                  <w:rFonts w:asciiTheme="majorHAnsi" w:hAnsiTheme="majorHAnsi" w:cstheme="majorHAnsi"/>
                  <w:sz w:val="20"/>
                  <w:szCs w:val="20"/>
                </w:rPr>
                <w:delText>Yes</w:delText>
              </w:r>
            </w:del>
          </w:p>
        </w:tc>
      </w:tr>
    </w:tbl>
    <w:p w14:paraId="52712252" w14:textId="528D6944" w:rsidR="004F595A" w:rsidRPr="00824E21" w:rsidDel="002A0567" w:rsidRDefault="004F595A" w:rsidP="004F595A">
      <w:pPr>
        <w:rPr>
          <w:del w:id="3033" w:author="Christina Sun" w:date="2026-03-15T21:32:00Z" w16du:dateUtc="2026-03-16T04:32:00Z"/>
          <w:rFonts w:asciiTheme="majorHAnsi" w:hAnsiTheme="majorHAnsi" w:cstheme="majorHAnsi"/>
          <w:sz w:val="20"/>
          <w:szCs w:val="20"/>
        </w:rPr>
      </w:pPr>
      <w:del w:id="3034" w:author="Christina Sun" w:date="2026-03-15T21:32:00Z" w16du:dateUtc="2026-03-16T04:32:00Z">
        <w:r w:rsidRPr="00824E21" w:rsidDel="002A0567">
          <w:rPr>
            <w:rFonts w:asciiTheme="majorHAnsi" w:hAnsiTheme="majorHAnsi" w:cstheme="majorHAnsi"/>
            <w:i/>
            <w:iCs/>
            <w:sz w:val="20"/>
            <w:szCs w:val="20"/>
          </w:rPr>
          <w:delText>Note</w:delText>
        </w:r>
        <w:r w:rsidRPr="00824E21" w:rsidDel="002A0567">
          <w:rPr>
            <w:rFonts w:asciiTheme="majorHAnsi" w:hAnsiTheme="majorHAnsi" w:cstheme="majorHAnsi"/>
            <w:sz w:val="20"/>
            <w:szCs w:val="20"/>
          </w:rPr>
          <w:delText>. Standard errors in parentheses.</w:delText>
        </w:r>
      </w:del>
    </w:p>
    <w:p w14:paraId="593E77B5" w14:textId="37C0CD13" w:rsidR="004F595A" w:rsidRPr="00824E21" w:rsidDel="002A0567" w:rsidRDefault="004F595A" w:rsidP="004F595A">
      <w:pPr>
        <w:spacing w:line="360" w:lineRule="auto"/>
        <w:rPr>
          <w:del w:id="3035" w:author="Christina Sun" w:date="2026-03-15T21:32:00Z" w16du:dateUtc="2026-03-16T04:32:00Z"/>
          <w:rFonts w:asciiTheme="majorHAnsi" w:hAnsiTheme="majorHAnsi" w:cstheme="majorHAnsi"/>
          <w:sz w:val="20"/>
          <w:szCs w:val="20"/>
        </w:rPr>
      </w:pPr>
      <w:del w:id="3036" w:author="Christina Sun" w:date="2026-03-15T21:32:00Z" w16du:dateUtc="2026-03-16T04:32:00Z">
        <w:r w:rsidRPr="00824E21" w:rsidDel="002A0567">
          <w:rPr>
            <w:rFonts w:asciiTheme="majorHAnsi" w:hAnsiTheme="majorHAnsi" w:cstheme="majorHAnsi"/>
            <w:sz w:val="20"/>
            <w:szCs w:val="20"/>
            <w:vertAlign w:val="superscript"/>
          </w:rPr>
          <w:delText>*</w:delText>
        </w:r>
        <w:r w:rsidRPr="00824E21" w:rsidDel="002A0567">
          <w:rPr>
            <w:rFonts w:asciiTheme="majorHAnsi" w:hAnsiTheme="majorHAnsi" w:cstheme="majorHAnsi"/>
            <w:sz w:val="20"/>
            <w:szCs w:val="20"/>
          </w:rPr>
          <w:delText xml:space="preserve"> </w:delText>
        </w:r>
        <w:r w:rsidRPr="00824E21" w:rsidDel="002A0567">
          <w:rPr>
            <w:rFonts w:asciiTheme="majorHAnsi" w:hAnsiTheme="majorHAnsi" w:cstheme="majorHAnsi"/>
            <w:i/>
            <w:iCs/>
            <w:sz w:val="20"/>
            <w:szCs w:val="20"/>
          </w:rPr>
          <w:delText>p</w:delText>
        </w:r>
        <w:r w:rsidRPr="00824E21" w:rsidDel="002A0567">
          <w:rPr>
            <w:rFonts w:asciiTheme="majorHAnsi" w:hAnsiTheme="majorHAnsi" w:cstheme="majorHAnsi"/>
            <w:sz w:val="20"/>
            <w:szCs w:val="20"/>
          </w:rPr>
          <w:delText xml:space="preserve"> &lt; 0.10, </w:delText>
        </w:r>
        <w:r w:rsidRPr="00824E21" w:rsidDel="002A0567">
          <w:rPr>
            <w:rFonts w:asciiTheme="majorHAnsi" w:hAnsiTheme="majorHAnsi" w:cstheme="majorHAnsi"/>
            <w:sz w:val="20"/>
            <w:szCs w:val="20"/>
            <w:vertAlign w:val="superscript"/>
          </w:rPr>
          <w:delText>**</w:delText>
        </w:r>
        <w:r w:rsidRPr="00824E21" w:rsidDel="002A0567">
          <w:rPr>
            <w:rFonts w:asciiTheme="majorHAnsi" w:hAnsiTheme="majorHAnsi" w:cstheme="majorHAnsi"/>
            <w:sz w:val="20"/>
            <w:szCs w:val="20"/>
          </w:rPr>
          <w:delText xml:space="preserve"> </w:delText>
        </w:r>
        <w:r w:rsidRPr="00824E21" w:rsidDel="002A0567">
          <w:rPr>
            <w:rFonts w:asciiTheme="majorHAnsi" w:hAnsiTheme="majorHAnsi" w:cstheme="majorHAnsi"/>
            <w:i/>
            <w:iCs/>
            <w:sz w:val="20"/>
            <w:szCs w:val="20"/>
          </w:rPr>
          <w:delText>p</w:delText>
        </w:r>
        <w:r w:rsidRPr="00824E21" w:rsidDel="002A0567">
          <w:rPr>
            <w:rFonts w:asciiTheme="majorHAnsi" w:hAnsiTheme="majorHAnsi" w:cstheme="majorHAnsi"/>
            <w:sz w:val="20"/>
            <w:szCs w:val="20"/>
          </w:rPr>
          <w:delText xml:space="preserve"> &lt; 0.05, </w:delText>
        </w:r>
        <w:r w:rsidRPr="00824E21" w:rsidDel="002A0567">
          <w:rPr>
            <w:rFonts w:asciiTheme="majorHAnsi" w:hAnsiTheme="majorHAnsi" w:cstheme="majorHAnsi"/>
            <w:sz w:val="20"/>
            <w:szCs w:val="20"/>
            <w:vertAlign w:val="superscript"/>
          </w:rPr>
          <w:delText>***</w:delText>
        </w:r>
        <w:r w:rsidRPr="00824E21" w:rsidDel="002A0567">
          <w:rPr>
            <w:rFonts w:asciiTheme="majorHAnsi" w:hAnsiTheme="majorHAnsi" w:cstheme="majorHAnsi"/>
            <w:sz w:val="20"/>
            <w:szCs w:val="20"/>
          </w:rPr>
          <w:delText xml:space="preserve"> </w:delText>
        </w:r>
        <w:r w:rsidRPr="00824E21" w:rsidDel="002A0567">
          <w:rPr>
            <w:rFonts w:asciiTheme="majorHAnsi" w:hAnsiTheme="majorHAnsi" w:cstheme="majorHAnsi"/>
            <w:i/>
            <w:iCs/>
            <w:sz w:val="20"/>
            <w:szCs w:val="20"/>
          </w:rPr>
          <w:delText>p</w:delText>
        </w:r>
        <w:r w:rsidRPr="00824E21" w:rsidDel="002A0567">
          <w:rPr>
            <w:rFonts w:asciiTheme="majorHAnsi" w:hAnsiTheme="majorHAnsi" w:cstheme="majorHAnsi"/>
            <w:sz w:val="20"/>
            <w:szCs w:val="20"/>
          </w:rPr>
          <w:delText xml:space="preserve"> &lt; 0.01</w:delText>
        </w:r>
      </w:del>
    </w:p>
    <w:p w14:paraId="4C834560" w14:textId="55E5FF7A" w:rsidR="004F595A" w:rsidRPr="00824E21" w:rsidDel="002A0567" w:rsidRDefault="004F595A" w:rsidP="004F595A">
      <w:pPr>
        <w:spacing w:line="360" w:lineRule="auto"/>
        <w:rPr>
          <w:del w:id="3037" w:author="Christina Sun" w:date="2026-03-15T21:32:00Z" w16du:dateUtc="2026-03-16T04:32:00Z"/>
          <w:rFonts w:asciiTheme="majorHAnsi" w:hAnsiTheme="majorHAnsi" w:cstheme="majorHAnsi"/>
        </w:rPr>
      </w:pPr>
      <w:del w:id="3038" w:author="Christina Sun" w:date="2026-03-15T21:32:00Z" w16du:dateUtc="2026-03-16T04:32:00Z">
        <w:r w:rsidRPr="00824E21" w:rsidDel="002A0567">
          <w:rPr>
            <w:rFonts w:asciiTheme="majorHAnsi" w:hAnsiTheme="majorHAnsi" w:cstheme="majorHAnsi"/>
          </w:rPr>
          <w:delText xml:space="preserve"> </w:delText>
        </w:r>
      </w:del>
    </w:p>
    <w:p w14:paraId="63095FEB" w14:textId="272A2631" w:rsidR="004F595A" w:rsidRPr="00824E21" w:rsidDel="00321FF7" w:rsidRDefault="004F595A" w:rsidP="004F595A">
      <w:pPr>
        <w:spacing w:line="360" w:lineRule="auto"/>
        <w:rPr>
          <w:del w:id="3039" w:author="Christina Sun" w:date="2026-03-15T21:35:00Z" w16du:dateUtc="2026-03-16T04:35:00Z"/>
          <w:rFonts w:asciiTheme="majorHAnsi" w:hAnsiTheme="majorHAnsi" w:cstheme="majorHAnsi"/>
          <w:b/>
          <w:bCs/>
        </w:rPr>
      </w:pPr>
      <w:del w:id="3040" w:author="Christina Sun" w:date="2026-03-15T21:41:00Z" w16du:dateUtc="2026-03-16T04:41:00Z">
        <w:r w:rsidRPr="00B621E1" w:rsidDel="00927E13">
          <w:rPr>
            <w:rFonts w:asciiTheme="majorHAnsi" w:hAnsiTheme="majorHAnsi" w:cstheme="majorHAnsi"/>
            <w:b/>
            <w:bCs/>
            <w:rPrChange w:id="3041" w:author="Christina Sun" w:date="2026-03-15T21:36:00Z" w16du:dateUtc="2026-03-16T04:36:00Z">
              <w:rPr>
                <w:b/>
                <w:bCs/>
              </w:rPr>
            </w:rPrChange>
          </w:rPr>
          <w:br w:type="page"/>
        </w:r>
      </w:del>
      <w:r w:rsidRPr="00B621E1">
        <w:rPr>
          <w:rFonts w:asciiTheme="majorHAnsi" w:hAnsiTheme="majorHAnsi" w:cstheme="majorHAnsi"/>
          <w:b/>
          <w:bCs/>
        </w:rPr>
        <w:t xml:space="preserve">Table </w:t>
      </w:r>
      <w:ins w:id="3042" w:author="Christina Sun" w:date="2026-03-15T21:35:00Z" w16du:dateUtc="2026-03-16T04:35:00Z">
        <w:r w:rsidR="007D03E9" w:rsidRPr="00B621E1">
          <w:rPr>
            <w:rFonts w:asciiTheme="majorHAnsi" w:hAnsiTheme="majorHAnsi" w:cstheme="majorHAnsi"/>
            <w:rPrChange w:id="3043" w:author="Christina Sun" w:date="2026-03-15T21:36:00Z" w16du:dateUtc="2026-03-16T04:36:00Z">
              <w:rPr>
                <w:rFonts w:asciiTheme="majorHAnsi" w:hAnsiTheme="majorHAnsi" w:cstheme="majorHAnsi"/>
                <w:i/>
                <w:iCs/>
              </w:rPr>
            </w:rPrChange>
          </w:rPr>
          <w:t>X</w:t>
        </w:r>
      </w:ins>
      <w:del w:id="3044" w:author="Christina Sun" w:date="2026-03-15T21:35:00Z" w16du:dateUtc="2026-03-16T04:35:00Z">
        <w:r w:rsidR="00A62F47" w:rsidRPr="00824E21" w:rsidDel="007D03E9">
          <w:rPr>
            <w:rFonts w:asciiTheme="majorHAnsi" w:hAnsiTheme="majorHAnsi" w:cstheme="majorHAnsi"/>
            <w:b/>
            <w:bCs/>
          </w:rPr>
          <w:delText>7</w:delText>
        </w:r>
      </w:del>
    </w:p>
    <w:p w14:paraId="79B1B7B9" w14:textId="58E082EF" w:rsidR="004F595A" w:rsidRPr="00B621E1" w:rsidRDefault="004F595A" w:rsidP="004F595A">
      <w:pPr>
        <w:spacing w:line="360" w:lineRule="auto"/>
        <w:rPr>
          <w:rFonts w:asciiTheme="majorHAnsi" w:hAnsiTheme="majorHAnsi" w:cstheme="majorHAnsi"/>
        </w:rPr>
      </w:pPr>
      <w:del w:id="3045" w:author="Christina Sun" w:date="2026-03-15T21:35:00Z" w16du:dateUtc="2026-03-16T04:35:00Z">
        <w:r w:rsidRPr="00824E21" w:rsidDel="00321FF7">
          <w:rPr>
            <w:rFonts w:asciiTheme="majorHAnsi" w:hAnsiTheme="majorHAnsi" w:cstheme="majorHAnsi"/>
            <w:i/>
            <w:iCs/>
            <w:highlight w:val="yellow"/>
          </w:rPr>
          <w:delText>Ordered Logit Models: Highest Degree Plans, by Sexual Orientation</w:delText>
        </w:r>
      </w:del>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4F595A" w:rsidRPr="00B621E1" w:rsidDel="00321FF7" w14:paraId="647ECDB0" w14:textId="1FC12ECA" w:rsidTr="00EE5F9A">
        <w:trPr>
          <w:trHeight w:val="285"/>
          <w:del w:id="3046" w:author="Christina Sun" w:date="2026-03-15T21:34:00Z" w16du:dateUtc="2026-03-16T04:34:00Z"/>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31E22FFD" w14:textId="59D4CC8D" w:rsidR="004F595A" w:rsidRPr="00824E21" w:rsidDel="00321FF7" w:rsidRDefault="004F595A" w:rsidP="00EE5F9A">
            <w:pPr>
              <w:ind w:left="-120"/>
              <w:rPr>
                <w:del w:id="3047" w:author="Christina Sun" w:date="2026-03-15T21:34:00Z" w16du:dateUtc="2026-03-16T04:34:00Z"/>
                <w:rFonts w:asciiTheme="majorHAnsi" w:hAnsiTheme="majorHAnsi" w:cstheme="majorHAnsi"/>
                <w:sz w:val="20"/>
                <w:szCs w:val="20"/>
              </w:rPr>
            </w:pPr>
            <w:del w:id="3048"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4D57D972" w14:textId="5CF9DD33" w:rsidR="004F595A" w:rsidRPr="00824E21" w:rsidDel="00321FF7" w:rsidRDefault="004F595A" w:rsidP="00EE5F9A">
            <w:pPr>
              <w:ind w:left="-120"/>
              <w:jc w:val="center"/>
              <w:rPr>
                <w:del w:id="3049" w:author="Christina Sun" w:date="2026-03-15T21:34:00Z" w16du:dateUtc="2026-03-16T04:34:00Z"/>
                <w:rFonts w:asciiTheme="majorHAnsi" w:hAnsiTheme="majorHAnsi" w:cstheme="majorHAnsi"/>
                <w:sz w:val="20"/>
                <w:szCs w:val="20"/>
              </w:rPr>
            </w:pPr>
            <w:del w:id="3050" w:author="Christina Sun" w:date="2026-03-15T21:34:00Z" w16du:dateUtc="2026-03-16T04:34:00Z">
              <w:r w:rsidRPr="00824E21" w:rsidDel="00321FF7">
                <w:rPr>
                  <w:rFonts w:asciiTheme="majorHAnsi" w:hAnsiTheme="majorHAnsi" w:cstheme="majorHAnsi"/>
                  <w:sz w:val="20"/>
                  <w:szCs w:val="20"/>
                </w:rPr>
                <w:delText>(1)</w:delText>
              </w:r>
            </w:del>
          </w:p>
        </w:tc>
        <w:tc>
          <w:tcPr>
            <w:tcW w:w="1580" w:type="pct"/>
            <w:tcBorders>
              <w:top w:val="single" w:sz="8" w:space="0" w:color="000000"/>
              <w:bottom w:val="single" w:sz="8" w:space="0" w:color="000000"/>
            </w:tcBorders>
            <w:tcMar>
              <w:top w:w="0" w:type="dxa"/>
              <w:left w:w="100" w:type="dxa"/>
              <w:bottom w:w="0" w:type="dxa"/>
              <w:right w:w="100" w:type="dxa"/>
            </w:tcMar>
            <w:vAlign w:val="center"/>
          </w:tcPr>
          <w:p w14:paraId="3E3DD0C4" w14:textId="5BCB4273" w:rsidR="004F595A" w:rsidRPr="00824E21" w:rsidDel="00321FF7" w:rsidRDefault="004F595A" w:rsidP="00EE5F9A">
            <w:pPr>
              <w:ind w:left="-120"/>
              <w:jc w:val="center"/>
              <w:rPr>
                <w:del w:id="3051" w:author="Christina Sun" w:date="2026-03-15T21:34:00Z" w16du:dateUtc="2026-03-16T04:34:00Z"/>
                <w:rFonts w:asciiTheme="majorHAnsi" w:hAnsiTheme="majorHAnsi" w:cstheme="majorHAnsi"/>
                <w:sz w:val="20"/>
                <w:szCs w:val="20"/>
              </w:rPr>
            </w:pPr>
            <w:del w:id="3052" w:author="Christina Sun" w:date="2026-03-15T21:34:00Z" w16du:dateUtc="2026-03-16T04:34:00Z">
              <w:r w:rsidRPr="00824E21" w:rsidDel="00321FF7">
                <w:rPr>
                  <w:rFonts w:asciiTheme="majorHAnsi" w:hAnsiTheme="majorHAnsi" w:cstheme="majorHAnsi"/>
                  <w:sz w:val="20"/>
                  <w:szCs w:val="20"/>
                </w:rPr>
                <w:delText>(2)</w:delText>
              </w:r>
            </w:del>
          </w:p>
        </w:tc>
      </w:tr>
      <w:tr w:rsidR="004F595A" w:rsidRPr="00B621E1" w:rsidDel="00321FF7" w14:paraId="7890E66C" w14:textId="0C90B333" w:rsidTr="00EE5F9A">
        <w:trPr>
          <w:trHeight w:val="345"/>
          <w:del w:id="3053" w:author="Christina Sun" w:date="2026-03-15T21:34:00Z" w16du:dateUtc="2026-03-16T04:34:00Z"/>
        </w:trPr>
        <w:tc>
          <w:tcPr>
            <w:tcW w:w="1839" w:type="pct"/>
            <w:tcMar>
              <w:top w:w="0" w:type="dxa"/>
              <w:left w:w="100" w:type="dxa"/>
              <w:bottom w:w="0" w:type="dxa"/>
              <w:right w:w="100" w:type="dxa"/>
            </w:tcMar>
            <w:vAlign w:val="center"/>
          </w:tcPr>
          <w:p w14:paraId="6FA5B4A6" w14:textId="12589A32" w:rsidR="004F595A" w:rsidRPr="00824E21" w:rsidDel="00321FF7" w:rsidRDefault="004F595A" w:rsidP="00EE5F9A">
            <w:pPr>
              <w:ind w:left="-5"/>
              <w:rPr>
                <w:del w:id="3054" w:author="Christina Sun" w:date="2026-03-15T21:34:00Z" w16du:dateUtc="2026-03-16T04:34:00Z"/>
                <w:rFonts w:asciiTheme="majorHAnsi" w:hAnsiTheme="majorHAnsi" w:cstheme="majorHAnsi"/>
                <w:sz w:val="20"/>
                <w:szCs w:val="20"/>
              </w:rPr>
            </w:pPr>
            <w:del w:id="3055" w:author="Christina Sun" w:date="2026-03-15T21:34:00Z" w16du:dateUtc="2026-03-16T04:34:00Z">
              <w:r w:rsidRPr="00824E21" w:rsidDel="00321FF7">
                <w:rPr>
                  <w:rFonts w:asciiTheme="majorHAnsi" w:hAnsiTheme="majorHAnsi" w:cstheme="majorHAnsi"/>
                  <w:sz w:val="20"/>
                  <w:szCs w:val="20"/>
                </w:rPr>
                <w:delText>Gay or lesbian</w:delText>
              </w:r>
            </w:del>
          </w:p>
        </w:tc>
        <w:tc>
          <w:tcPr>
            <w:tcW w:w="1581" w:type="pct"/>
            <w:tcMar>
              <w:top w:w="0" w:type="dxa"/>
              <w:left w:w="100" w:type="dxa"/>
              <w:bottom w:w="0" w:type="dxa"/>
              <w:right w:w="100" w:type="dxa"/>
            </w:tcMar>
            <w:vAlign w:val="center"/>
          </w:tcPr>
          <w:p w14:paraId="43102ABB" w14:textId="0D57A146" w:rsidR="004F595A" w:rsidRPr="00824E21" w:rsidDel="00321FF7" w:rsidRDefault="004F595A" w:rsidP="00EE5F9A">
            <w:pPr>
              <w:ind w:left="-120"/>
              <w:jc w:val="center"/>
              <w:rPr>
                <w:del w:id="3056" w:author="Christina Sun" w:date="2026-03-15T21:34:00Z" w16du:dateUtc="2026-03-16T04:34:00Z"/>
                <w:rFonts w:asciiTheme="majorHAnsi" w:hAnsiTheme="majorHAnsi" w:cstheme="majorHAnsi"/>
                <w:sz w:val="20"/>
                <w:szCs w:val="20"/>
                <w:vertAlign w:val="superscript"/>
              </w:rPr>
            </w:pPr>
            <w:del w:id="3057" w:author="Christina Sun" w:date="2026-03-15T21:34:00Z" w16du:dateUtc="2026-03-16T04:34:00Z">
              <w:r w:rsidRPr="00824E21" w:rsidDel="00321FF7">
                <w:rPr>
                  <w:rFonts w:asciiTheme="majorHAnsi" w:hAnsiTheme="majorHAnsi" w:cstheme="majorHAnsi"/>
                  <w:sz w:val="20"/>
                  <w:szCs w:val="20"/>
                </w:rPr>
                <w:delText>0.423</w:delText>
              </w:r>
              <w:r w:rsidRPr="00824E21" w:rsidDel="00321FF7">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
          <w:p w14:paraId="5E442D76" w14:textId="584C922D" w:rsidR="004F595A" w:rsidRPr="00824E21" w:rsidDel="00321FF7" w:rsidRDefault="004F595A" w:rsidP="00EE5F9A">
            <w:pPr>
              <w:ind w:left="-120"/>
              <w:jc w:val="center"/>
              <w:rPr>
                <w:del w:id="3058" w:author="Christina Sun" w:date="2026-03-15T21:34:00Z" w16du:dateUtc="2026-03-16T04:34:00Z"/>
                <w:rFonts w:asciiTheme="majorHAnsi" w:hAnsiTheme="majorHAnsi" w:cstheme="majorHAnsi"/>
                <w:sz w:val="20"/>
                <w:szCs w:val="20"/>
                <w:vertAlign w:val="superscript"/>
              </w:rPr>
            </w:pPr>
            <w:del w:id="3059" w:author="Christina Sun" w:date="2026-03-15T21:34:00Z" w16du:dateUtc="2026-03-16T04:34:00Z">
              <w:r w:rsidRPr="00824E21" w:rsidDel="00321FF7">
                <w:rPr>
                  <w:rFonts w:asciiTheme="majorHAnsi" w:hAnsiTheme="majorHAnsi" w:cstheme="majorHAnsi"/>
                  <w:sz w:val="20"/>
                  <w:szCs w:val="20"/>
                </w:rPr>
                <w:delText>0.328</w:delText>
              </w:r>
              <w:r w:rsidRPr="00824E21" w:rsidDel="00321FF7">
                <w:rPr>
                  <w:rFonts w:asciiTheme="majorHAnsi" w:hAnsiTheme="majorHAnsi" w:cstheme="majorHAnsi"/>
                  <w:sz w:val="20"/>
                  <w:szCs w:val="20"/>
                  <w:vertAlign w:val="superscript"/>
                </w:rPr>
                <w:delText>***</w:delText>
              </w:r>
            </w:del>
          </w:p>
        </w:tc>
      </w:tr>
      <w:tr w:rsidR="004F595A" w:rsidRPr="00B621E1" w:rsidDel="00321FF7" w14:paraId="7267D09A" w14:textId="5AC0A0E3" w:rsidTr="00EE5F9A">
        <w:trPr>
          <w:trHeight w:val="270"/>
          <w:del w:id="3060" w:author="Christina Sun" w:date="2026-03-15T21:34:00Z" w16du:dateUtc="2026-03-16T04:34:00Z"/>
        </w:trPr>
        <w:tc>
          <w:tcPr>
            <w:tcW w:w="1839" w:type="pct"/>
            <w:tcMar>
              <w:top w:w="0" w:type="dxa"/>
              <w:left w:w="100" w:type="dxa"/>
              <w:bottom w:w="0" w:type="dxa"/>
              <w:right w:w="100" w:type="dxa"/>
            </w:tcMar>
            <w:vAlign w:val="center"/>
          </w:tcPr>
          <w:p w14:paraId="69E4C647" w14:textId="356139BE" w:rsidR="004F595A" w:rsidRPr="00824E21" w:rsidDel="00321FF7" w:rsidRDefault="004F595A" w:rsidP="00EE5F9A">
            <w:pPr>
              <w:ind w:left="-5"/>
              <w:rPr>
                <w:del w:id="3061" w:author="Christina Sun" w:date="2026-03-15T21:34:00Z" w16du:dateUtc="2026-03-16T04:34:00Z"/>
                <w:rFonts w:asciiTheme="majorHAnsi" w:hAnsiTheme="majorHAnsi" w:cstheme="majorHAnsi"/>
                <w:sz w:val="20"/>
                <w:szCs w:val="20"/>
              </w:rPr>
            </w:pPr>
            <w:del w:id="3062"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0897742D" w14:textId="524900A6" w:rsidR="004F595A" w:rsidRPr="00824E21" w:rsidDel="00321FF7" w:rsidRDefault="004F595A" w:rsidP="00EE5F9A">
            <w:pPr>
              <w:ind w:left="-120"/>
              <w:jc w:val="center"/>
              <w:rPr>
                <w:del w:id="3063" w:author="Christina Sun" w:date="2026-03-15T21:34:00Z" w16du:dateUtc="2026-03-16T04:34:00Z"/>
                <w:rFonts w:asciiTheme="majorHAnsi" w:hAnsiTheme="majorHAnsi" w:cstheme="majorHAnsi"/>
                <w:sz w:val="20"/>
                <w:szCs w:val="20"/>
              </w:rPr>
            </w:pPr>
            <w:del w:id="3064" w:author="Christina Sun" w:date="2026-03-15T21:34:00Z" w16du:dateUtc="2026-03-16T04:34:00Z">
              <w:r w:rsidRPr="00824E21" w:rsidDel="00321FF7">
                <w:rPr>
                  <w:rFonts w:asciiTheme="majorHAnsi" w:hAnsiTheme="majorHAnsi" w:cstheme="majorHAnsi"/>
                  <w:sz w:val="20"/>
                  <w:szCs w:val="20"/>
                </w:rPr>
                <w:delText>(0.102)</w:delText>
              </w:r>
            </w:del>
          </w:p>
        </w:tc>
        <w:tc>
          <w:tcPr>
            <w:tcW w:w="1580" w:type="pct"/>
            <w:tcMar>
              <w:top w:w="0" w:type="dxa"/>
              <w:left w:w="100" w:type="dxa"/>
              <w:bottom w:w="0" w:type="dxa"/>
              <w:right w:w="100" w:type="dxa"/>
            </w:tcMar>
            <w:vAlign w:val="center"/>
          </w:tcPr>
          <w:p w14:paraId="3550A8C8" w14:textId="10104200" w:rsidR="004F595A" w:rsidRPr="00824E21" w:rsidDel="00321FF7" w:rsidRDefault="004F595A" w:rsidP="00EE5F9A">
            <w:pPr>
              <w:ind w:left="-120"/>
              <w:jc w:val="center"/>
              <w:rPr>
                <w:del w:id="3065" w:author="Christina Sun" w:date="2026-03-15T21:34:00Z" w16du:dateUtc="2026-03-16T04:34:00Z"/>
                <w:rFonts w:asciiTheme="majorHAnsi" w:hAnsiTheme="majorHAnsi" w:cstheme="majorHAnsi"/>
                <w:sz w:val="20"/>
                <w:szCs w:val="20"/>
              </w:rPr>
            </w:pPr>
            <w:del w:id="3066" w:author="Christina Sun" w:date="2026-03-15T21:34:00Z" w16du:dateUtc="2026-03-16T04:34:00Z">
              <w:r w:rsidRPr="00824E21" w:rsidDel="00321FF7">
                <w:rPr>
                  <w:rFonts w:asciiTheme="majorHAnsi" w:hAnsiTheme="majorHAnsi" w:cstheme="majorHAnsi"/>
                  <w:sz w:val="20"/>
                  <w:szCs w:val="20"/>
                </w:rPr>
                <w:delText>(0.105)</w:delText>
              </w:r>
            </w:del>
          </w:p>
        </w:tc>
      </w:tr>
      <w:tr w:rsidR="004F595A" w:rsidRPr="00B621E1" w:rsidDel="00321FF7" w14:paraId="5C77BCAC" w14:textId="40F23EAB" w:rsidTr="00EE5F9A">
        <w:trPr>
          <w:trHeight w:val="270"/>
          <w:del w:id="3067" w:author="Christina Sun" w:date="2026-03-15T21:34:00Z" w16du:dateUtc="2026-03-16T04:34:00Z"/>
        </w:trPr>
        <w:tc>
          <w:tcPr>
            <w:tcW w:w="1839" w:type="pct"/>
            <w:tcMar>
              <w:top w:w="0" w:type="dxa"/>
              <w:left w:w="100" w:type="dxa"/>
              <w:bottom w:w="0" w:type="dxa"/>
              <w:right w:w="100" w:type="dxa"/>
            </w:tcMar>
            <w:vAlign w:val="center"/>
          </w:tcPr>
          <w:p w14:paraId="13BA9CE2" w14:textId="49005608" w:rsidR="004F595A" w:rsidRPr="00824E21" w:rsidDel="00321FF7" w:rsidRDefault="004F595A" w:rsidP="00EE5F9A">
            <w:pPr>
              <w:ind w:left="-5"/>
              <w:rPr>
                <w:del w:id="3068" w:author="Christina Sun" w:date="2026-03-15T21:34:00Z" w16du:dateUtc="2026-03-16T04:34:00Z"/>
                <w:rFonts w:asciiTheme="majorHAnsi" w:hAnsiTheme="majorHAnsi" w:cstheme="majorHAnsi"/>
                <w:sz w:val="20"/>
                <w:szCs w:val="20"/>
              </w:rPr>
            </w:pPr>
            <w:del w:id="3069"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79214405" w14:textId="2CF14CEB" w:rsidR="004F595A" w:rsidRPr="00824E21" w:rsidDel="00321FF7" w:rsidRDefault="004F595A" w:rsidP="00EE5F9A">
            <w:pPr>
              <w:ind w:left="-120"/>
              <w:jc w:val="center"/>
              <w:rPr>
                <w:del w:id="3070" w:author="Christina Sun" w:date="2026-03-15T21:34:00Z" w16du:dateUtc="2026-03-16T04:34: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0C3B5D52" w14:textId="4020AF4F" w:rsidR="004F595A" w:rsidRPr="00824E21" w:rsidDel="00321FF7" w:rsidRDefault="004F595A" w:rsidP="00EE5F9A">
            <w:pPr>
              <w:ind w:left="-120"/>
              <w:jc w:val="center"/>
              <w:rPr>
                <w:del w:id="3071" w:author="Christina Sun" w:date="2026-03-15T21:34:00Z" w16du:dateUtc="2026-03-16T04:34:00Z"/>
                <w:rFonts w:asciiTheme="majorHAnsi" w:hAnsiTheme="majorHAnsi" w:cstheme="majorHAnsi"/>
                <w:sz w:val="20"/>
                <w:szCs w:val="20"/>
              </w:rPr>
            </w:pPr>
          </w:p>
        </w:tc>
      </w:tr>
      <w:tr w:rsidR="004F595A" w:rsidRPr="00B621E1" w:rsidDel="00321FF7" w14:paraId="48F9B8ED" w14:textId="7C3D2380" w:rsidTr="00EE5F9A">
        <w:trPr>
          <w:trHeight w:val="330"/>
          <w:del w:id="3072" w:author="Christina Sun" w:date="2026-03-15T21:34:00Z" w16du:dateUtc="2026-03-16T04:34:00Z"/>
        </w:trPr>
        <w:tc>
          <w:tcPr>
            <w:tcW w:w="1839" w:type="pct"/>
            <w:tcMar>
              <w:top w:w="0" w:type="dxa"/>
              <w:left w:w="100" w:type="dxa"/>
              <w:bottom w:w="0" w:type="dxa"/>
              <w:right w:w="100" w:type="dxa"/>
            </w:tcMar>
            <w:vAlign w:val="center"/>
          </w:tcPr>
          <w:p w14:paraId="788E00ED" w14:textId="28C8F6AF" w:rsidR="004F595A" w:rsidRPr="00824E21" w:rsidDel="00321FF7" w:rsidRDefault="004F595A" w:rsidP="00EE5F9A">
            <w:pPr>
              <w:ind w:left="-5"/>
              <w:rPr>
                <w:del w:id="3073" w:author="Christina Sun" w:date="2026-03-15T21:34:00Z" w16du:dateUtc="2026-03-16T04:34:00Z"/>
                <w:rFonts w:asciiTheme="majorHAnsi" w:hAnsiTheme="majorHAnsi" w:cstheme="majorHAnsi"/>
                <w:sz w:val="20"/>
                <w:szCs w:val="20"/>
              </w:rPr>
            </w:pPr>
            <w:del w:id="3074" w:author="Christina Sun" w:date="2026-03-15T21:34:00Z" w16du:dateUtc="2026-03-16T04:34:00Z">
              <w:r w:rsidRPr="00824E21" w:rsidDel="00321FF7">
                <w:rPr>
                  <w:rFonts w:asciiTheme="majorHAnsi" w:hAnsiTheme="majorHAnsi" w:cstheme="majorHAnsi"/>
                  <w:sz w:val="20"/>
                  <w:szCs w:val="20"/>
                </w:rPr>
                <w:delText>Bisexual/pansexual/omnisexual</w:delText>
              </w:r>
            </w:del>
          </w:p>
        </w:tc>
        <w:tc>
          <w:tcPr>
            <w:tcW w:w="1581" w:type="pct"/>
            <w:tcMar>
              <w:top w:w="0" w:type="dxa"/>
              <w:left w:w="100" w:type="dxa"/>
              <w:bottom w:w="0" w:type="dxa"/>
              <w:right w:w="100" w:type="dxa"/>
            </w:tcMar>
            <w:vAlign w:val="center"/>
          </w:tcPr>
          <w:p w14:paraId="7AC67A42" w14:textId="6A225428" w:rsidR="004F595A" w:rsidRPr="00824E21" w:rsidDel="00321FF7" w:rsidRDefault="004F595A" w:rsidP="00EE5F9A">
            <w:pPr>
              <w:ind w:left="-120"/>
              <w:jc w:val="center"/>
              <w:rPr>
                <w:del w:id="3075" w:author="Christina Sun" w:date="2026-03-15T21:34:00Z" w16du:dateUtc="2026-03-16T04:34:00Z"/>
                <w:rFonts w:asciiTheme="majorHAnsi" w:hAnsiTheme="majorHAnsi" w:cstheme="majorHAnsi"/>
                <w:sz w:val="20"/>
                <w:szCs w:val="20"/>
                <w:vertAlign w:val="superscript"/>
              </w:rPr>
            </w:pPr>
            <w:del w:id="3076" w:author="Christina Sun" w:date="2026-03-15T21:34:00Z" w16du:dateUtc="2026-03-16T04:34:00Z">
              <w:r w:rsidRPr="00824E21" w:rsidDel="00321FF7">
                <w:rPr>
                  <w:rFonts w:asciiTheme="majorHAnsi" w:hAnsiTheme="majorHAnsi" w:cstheme="majorHAnsi"/>
                  <w:sz w:val="20"/>
                  <w:szCs w:val="20"/>
                </w:rPr>
                <w:delText>0.492</w:delText>
              </w:r>
              <w:r w:rsidRPr="00824E21" w:rsidDel="00321FF7">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
          <w:p w14:paraId="2B4D210D" w14:textId="420606BC" w:rsidR="004F595A" w:rsidRPr="00824E21" w:rsidDel="00321FF7" w:rsidRDefault="004F595A" w:rsidP="00EE5F9A">
            <w:pPr>
              <w:ind w:left="-120"/>
              <w:jc w:val="center"/>
              <w:rPr>
                <w:del w:id="3077" w:author="Christina Sun" w:date="2026-03-15T21:34:00Z" w16du:dateUtc="2026-03-16T04:34:00Z"/>
                <w:rFonts w:asciiTheme="majorHAnsi" w:hAnsiTheme="majorHAnsi" w:cstheme="majorHAnsi"/>
                <w:sz w:val="20"/>
                <w:szCs w:val="20"/>
                <w:vertAlign w:val="superscript"/>
              </w:rPr>
            </w:pPr>
            <w:del w:id="3078" w:author="Christina Sun" w:date="2026-03-15T21:34:00Z" w16du:dateUtc="2026-03-16T04:34:00Z">
              <w:r w:rsidRPr="00824E21" w:rsidDel="00321FF7">
                <w:rPr>
                  <w:rFonts w:asciiTheme="majorHAnsi" w:hAnsiTheme="majorHAnsi" w:cstheme="majorHAnsi"/>
                  <w:sz w:val="20"/>
                  <w:szCs w:val="20"/>
                </w:rPr>
                <w:delText>0.462</w:delText>
              </w:r>
              <w:r w:rsidRPr="00824E21" w:rsidDel="00321FF7">
                <w:rPr>
                  <w:rFonts w:asciiTheme="majorHAnsi" w:hAnsiTheme="majorHAnsi" w:cstheme="majorHAnsi"/>
                  <w:sz w:val="20"/>
                  <w:szCs w:val="20"/>
                  <w:vertAlign w:val="superscript"/>
                </w:rPr>
                <w:delText>***</w:delText>
              </w:r>
            </w:del>
          </w:p>
        </w:tc>
      </w:tr>
      <w:tr w:rsidR="004F595A" w:rsidRPr="00B621E1" w:rsidDel="00321FF7" w14:paraId="6EE00957" w14:textId="02F44C5A" w:rsidTr="00EE5F9A">
        <w:trPr>
          <w:trHeight w:val="270"/>
          <w:del w:id="3079" w:author="Christina Sun" w:date="2026-03-15T21:34:00Z" w16du:dateUtc="2026-03-16T04:34:00Z"/>
        </w:trPr>
        <w:tc>
          <w:tcPr>
            <w:tcW w:w="1839" w:type="pct"/>
            <w:tcMar>
              <w:top w:w="0" w:type="dxa"/>
              <w:left w:w="100" w:type="dxa"/>
              <w:bottom w:w="0" w:type="dxa"/>
              <w:right w:w="100" w:type="dxa"/>
            </w:tcMar>
            <w:vAlign w:val="center"/>
          </w:tcPr>
          <w:p w14:paraId="2F3847B2" w14:textId="056D7FA2" w:rsidR="004F595A" w:rsidRPr="00824E21" w:rsidDel="00321FF7" w:rsidRDefault="004F595A" w:rsidP="00EE5F9A">
            <w:pPr>
              <w:ind w:left="-5"/>
              <w:rPr>
                <w:del w:id="3080" w:author="Christina Sun" w:date="2026-03-15T21:34:00Z" w16du:dateUtc="2026-03-16T04:34:00Z"/>
                <w:rFonts w:asciiTheme="majorHAnsi" w:hAnsiTheme="majorHAnsi" w:cstheme="majorHAnsi"/>
                <w:sz w:val="20"/>
                <w:szCs w:val="20"/>
              </w:rPr>
            </w:pPr>
            <w:del w:id="3081"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1D234B36" w14:textId="4CAB305B" w:rsidR="004F595A" w:rsidRPr="00824E21" w:rsidDel="00321FF7" w:rsidRDefault="004F595A" w:rsidP="00EE5F9A">
            <w:pPr>
              <w:ind w:left="-120"/>
              <w:jc w:val="center"/>
              <w:rPr>
                <w:del w:id="3082" w:author="Christina Sun" w:date="2026-03-15T21:34:00Z" w16du:dateUtc="2026-03-16T04:34:00Z"/>
                <w:rFonts w:asciiTheme="majorHAnsi" w:hAnsiTheme="majorHAnsi" w:cstheme="majorHAnsi"/>
                <w:sz w:val="20"/>
                <w:szCs w:val="20"/>
              </w:rPr>
            </w:pPr>
            <w:del w:id="3083" w:author="Christina Sun" w:date="2026-03-15T21:34:00Z" w16du:dateUtc="2026-03-16T04:34:00Z">
              <w:r w:rsidRPr="00824E21" w:rsidDel="00321FF7">
                <w:rPr>
                  <w:rFonts w:asciiTheme="majorHAnsi" w:hAnsiTheme="majorHAnsi" w:cstheme="majorHAnsi"/>
                  <w:sz w:val="20"/>
                  <w:szCs w:val="20"/>
                </w:rPr>
                <w:delText>(0.060)</w:delText>
              </w:r>
            </w:del>
          </w:p>
        </w:tc>
        <w:tc>
          <w:tcPr>
            <w:tcW w:w="1580" w:type="pct"/>
            <w:tcMar>
              <w:top w:w="0" w:type="dxa"/>
              <w:left w:w="100" w:type="dxa"/>
              <w:bottom w:w="0" w:type="dxa"/>
              <w:right w:w="100" w:type="dxa"/>
            </w:tcMar>
            <w:vAlign w:val="center"/>
          </w:tcPr>
          <w:p w14:paraId="6E091E65" w14:textId="4659ED60" w:rsidR="004F595A" w:rsidRPr="00824E21" w:rsidDel="00321FF7" w:rsidRDefault="004F595A" w:rsidP="00EE5F9A">
            <w:pPr>
              <w:ind w:left="-120"/>
              <w:jc w:val="center"/>
              <w:rPr>
                <w:del w:id="3084" w:author="Christina Sun" w:date="2026-03-15T21:34:00Z" w16du:dateUtc="2026-03-16T04:34:00Z"/>
                <w:rFonts w:asciiTheme="majorHAnsi" w:hAnsiTheme="majorHAnsi" w:cstheme="majorHAnsi"/>
                <w:sz w:val="20"/>
                <w:szCs w:val="20"/>
              </w:rPr>
            </w:pPr>
            <w:del w:id="3085" w:author="Christina Sun" w:date="2026-03-15T21:34:00Z" w16du:dateUtc="2026-03-16T04:34:00Z">
              <w:r w:rsidRPr="00824E21" w:rsidDel="00321FF7">
                <w:rPr>
                  <w:rFonts w:asciiTheme="majorHAnsi" w:hAnsiTheme="majorHAnsi" w:cstheme="majorHAnsi"/>
                  <w:sz w:val="20"/>
                  <w:szCs w:val="20"/>
                </w:rPr>
                <w:delText>(0.061)</w:delText>
              </w:r>
            </w:del>
          </w:p>
        </w:tc>
      </w:tr>
      <w:tr w:rsidR="004F595A" w:rsidRPr="00B621E1" w:rsidDel="00321FF7" w14:paraId="69477AF6" w14:textId="381F9AA9" w:rsidTr="00EE5F9A">
        <w:trPr>
          <w:trHeight w:val="270"/>
          <w:del w:id="3086" w:author="Christina Sun" w:date="2026-03-15T21:34:00Z" w16du:dateUtc="2026-03-16T04:34:00Z"/>
        </w:trPr>
        <w:tc>
          <w:tcPr>
            <w:tcW w:w="1839" w:type="pct"/>
            <w:tcMar>
              <w:top w:w="0" w:type="dxa"/>
              <w:left w:w="100" w:type="dxa"/>
              <w:bottom w:w="0" w:type="dxa"/>
              <w:right w:w="100" w:type="dxa"/>
            </w:tcMar>
            <w:vAlign w:val="center"/>
          </w:tcPr>
          <w:p w14:paraId="23D34A2A" w14:textId="391B403A" w:rsidR="004F595A" w:rsidRPr="00824E21" w:rsidDel="00321FF7" w:rsidRDefault="004F595A" w:rsidP="00EE5F9A">
            <w:pPr>
              <w:ind w:left="-5"/>
              <w:rPr>
                <w:del w:id="3087" w:author="Christina Sun" w:date="2026-03-15T21:34:00Z" w16du:dateUtc="2026-03-16T04:34:00Z"/>
                <w:rFonts w:asciiTheme="majorHAnsi" w:hAnsiTheme="majorHAnsi" w:cstheme="majorHAnsi"/>
                <w:sz w:val="20"/>
                <w:szCs w:val="20"/>
              </w:rPr>
            </w:pPr>
            <w:del w:id="3088"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7BD0F4F6" w14:textId="657BCDC1" w:rsidR="004F595A" w:rsidRPr="00824E21" w:rsidDel="00321FF7" w:rsidRDefault="004F595A" w:rsidP="00EE5F9A">
            <w:pPr>
              <w:ind w:left="-120"/>
              <w:jc w:val="center"/>
              <w:rPr>
                <w:del w:id="3089" w:author="Christina Sun" w:date="2026-03-15T21:34:00Z" w16du:dateUtc="2026-03-16T04:34: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1A527B0E" w14:textId="59915967" w:rsidR="004F595A" w:rsidRPr="00824E21" w:rsidDel="00321FF7" w:rsidRDefault="004F595A" w:rsidP="00EE5F9A">
            <w:pPr>
              <w:ind w:left="-120"/>
              <w:jc w:val="center"/>
              <w:rPr>
                <w:del w:id="3090" w:author="Christina Sun" w:date="2026-03-15T21:34:00Z" w16du:dateUtc="2026-03-16T04:34:00Z"/>
                <w:rFonts w:asciiTheme="majorHAnsi" w:hAnsiTheme="majorHAnsi" w:cstheme="majorHAnsi"/>
                <w:sz w:val="20"/>
                <w:szCs w:val="20"/>
              </w:rPr>
            </w:pPr>
          </w:p>
        </w:tc>
      </w:tr>
      <w:tr w:rsidR="004F595A" w:rsidRPr="00B621E1" w:rsidDel="00321FF7" w14:paraId="5B63442D" w14:textId="25F0E921" w:rsidTr="00EE5F9A">
        <w:trPr>
          <w:trHeight w:val="330"/>
          <w:del w:id="3091" w:author="Christina Sun" w:date="2026-03-15T21:34:00Z" w16du:dateUtc="2026-03-16T04:34:00Z"/>
        </w:trPr>
        <w:tc>
          <w:tcPr>
            <w:tcW w:w="1839" w:type="pct"/>
            <w:tcMar>
              <w:top w:w="0" w:type="dxa"/>
              <w:left w:w="100" w:type="dxa"/>
              <w:bottom w:w="0" w:type="dxa"/>
              <w:right w:w="100" w:type="dxa"/>
            </w:tcMar>
            <w:vAlign w:val="center"/>
          </w:tcPr>
          <w:p w14:paraId="76451604" w14:textId="13E51548" w:rsidR="004F595A" w:rsidRPr="00824E21" w:rsidDel="00321FF7" w:rsidRDefault="004F595A" w:rsidP="00EE5F9A">
            <w:pPr>
              <w:ind w:left="-5"/>
              <w:rPr>
                <w:del w:id="3092" w:author="Christina Sun" w:date="2026-03-15T21:34:00Z" w16du:dateUtc="2026-03-16T04:34:00Z"/>
                <w:rFonts w:asciiTheme="majorHAnsi" w:hAnsiTheme="majorHAnsi" w:cstheme="majorHAnsi"/>
                <w:sz w:val="20"/>
                <w:szCs w:val="20"/>
              </w:rPr>
            </w:pPr>
            <w:del w:id="3093" w:author="Christina Sun" w:date="2026-03-15T21:34:00Z" w16du:dateUtc="2026-03-16T04:34:00Z">
              <w:r w:rsidRPr="00824E21" w:rsidDel="00321FF7">
                <w:rPr>
                  <w:rFonts w:asciiTheme="majorHAnsi" w:hAnsiTheme="majorHAnsi" w:cstheme="majorHAnsi"/>
                  <w:sz w:val="20"/>
                  <w:szCs w:val="20"/>
                </w:rPr>
                <w:delText>Asexual/aromantic/demisexual</w:delText>
              </w:r>
            </w:del>
          </w:p>
        </w:tc>
        <w:tc>
          <w:tcPr>
            <w:tcW w:w="1581" w:type="pct"/>
            <w:tcMar>
              <w:top w:w="0" w:type="dxa"/>
              <w:left w:w="100" w:type="dxa"/>
              <w:bottom w:w="0" w:type="dxa"/>
              <w:right w:w="100" w:type="dxa"/>
            </w:tcMar>
            <w:vAlign w:val="center"/>
          </w:tcPr>
          <w:p w14:paraId="536A91CF" w14:textId="52A57415" w:rsidR="004F595A" w:rsidRPr="00824E21" w:rsidDel="00321FF7" w:rsidRDefault="004F595A" w:rsidP="00EE5F9A">
            <w:pPr>
              <w:ind w:left="-120"/>
              <w:jc w:val="center"/>
              <w:rPr>
                <w:del w:id="3094" w:author="Christina Sun" w:date="2026-03-15T21:34:00Z" w16du:dateUtc="2026-03-16T04:34:00Z"/>
                <w:rFonts w:asciiTheme="majorHAnsi" w:hAnsiTheme="majorHAnsi" w:cstheme="majorHAnsi"/>
                <w:sz w:val="20"/>
                <w:szCs w:val="20"/>
                <w:vertAlign w:val="superscript"/>
              </w:rPr>
            </w:pPr>
            <w:del w:id="3095" w:author="Christina Sun" w:date="2026-03-15T21:34:00Z" w16du:dateUtc="2026-03-16T04:34:00Z">
              <w:r w:rsidRPr="00824E21" w:rsidDel="00321FF7">
                <w:rPr>
                  <w:rFonts w:asciiTheme="majorHAnsi" w:hAnsiTheme="majorHAnsi" w:cstheme="majorHAnsi"/>
                  <w:sz w:val="20"/>
                  <w:szCs w:val="20"/>
                </w:rPr>
                <w:delText>0.420</w:delText>
              </w:r>
              <w:r w:rsidRPr="00824E21" w:rsidDel="00321FF7">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
          <w:p w14:paraId="3A68A3DE" w14:textId="674039A9" w:rsidR="004F595A" w:rsidRPr="00824E21" w:rsidDel="00321FF7" w:rsidRDefault="004F595A" w:rsidP="00EE5F9A">
            <w:pPr>
              <w:ind w:left="-120"/>
              <w:jc w:val="center"/>
              <w:rPr>
                <w:del w:id="3096" w:author="Christina Sun" w:date="2026-03-15T21:34:00Z" w16du:dateUtc="2026-03-16T04:34:00Z"/>
                <w:rFonts w:asciiTheme="majorHAnsi" w:hAnsiTheme="majorHAnsi" w:cstheme="majorHAnsi"/>
                <w:sz w:val="20"/>
                <w:szCs w:val="20"/>
              </w:rPr>
            </w:pPr>
            <w:del w:id="3097" w:author="Christina Sun" w:date="2026-03-15T21:34:00Z" w16du:dateUtc="2026-03-16T04:34:00Z">
              <w:r w:rsidRPr="00824E21" w:rsidDel="00321FF7">
                <w:rPr>
                  <w:rFonts w:asciiTheme="majorHAnsi" w:hAnsiTheme="majorHAnsi" w:cstheme="majorHAnsi"/>
                  <w:sz w:val="20"/>
                  <w:szCs w:val="20"/>
                </w:rPr>
                <w:delText>0.224</w:delText>
              </w:r>
            </w:del>
          </w:p>
        </w:tc>
      </w:tr>
      <w:tr w:rsidR="004F595A" w:rsidRPr="00B621E1" w:rsidDel="00321FF7" w14:paraId="5ED00E82" w14:textId="00256542" w:rsidTr="00EE5F9A">
        <w:trPr>
          <w:trHeight w:val="270"/>
          <w:del w:id="3098" w:author="Christina Sun" w:date="2026-03-15T21:34:00Z" w16du:dateUtc="2026-03-16T04:34:00Z"/>
        </w:trPr>
        <w:tc>
          <w:tcPr>
            <w:tcW w:w="1839" w:type="pct"/>
            <w:tcMar>
              <w:top w:w="0" w:type="dxa"/>
              <w:left w:w="100" w:type="dxa"/>
              <w:bottom w:w="0" w:type="dxa"/>
              <w:right w:w="100" w:type="dxa"/>
            </w:tcMar>
            <w:vAlign w:val="center"/>
          </w:tcPr>
          <w:p w14:paraId="0A3B6BF6" w14:textId="0F0E87ED" w:rsidR="004F595A" w:rsidRPr="00824E21" w:rsidDel="00321FF7" w:rsidRDefault="004F595A" w:rsidP="00EE5F9A">
            <w:pPr>
              <w:ind w:left="-5"/>
              <w:rPr>
                <w:del w:id="3099" w:author="Christina Sun" w:date="2026-03-15T21:34:00Z" w16du:dateUtc="2026-03-16T04:34:00Z"/>
                <w:rFonts w:asciiTheme="majorHAnsi" w:hAnsiTheme="majorHAnsi" w:cstheme="majorHAnsi"/>
                <w:sz w:val="20"/>
                <w:szCs w:val="20"/>
              </w:rPr>
            </w:pPr>
            <w:del w:id="3100"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24A96847" w14:textId="6C508BA1" w:rsidR="004F595A" w:rsidRPr="00824E21" w:rsidDel="00321FF7" w:rsidRDefault="004F595A" w:rsidP="00EE5F9A">
            <w:pPr>
              <w:ind w:left="-120"/>
              <w:jc w:val="center"/>
              <w:rPr>
                <w:del w:id="3101" w:author="Christina Sun" w:date="2026-03-15T21:34:00Z" w16du:dateUtc="2026-03-16T04:34:00Z"/>
                <w:rFonts w:asciiTheme="majorHAnsi" w:hAnsiTheme="majorHAnsi" w:cstheme="majorHAnsi"/>
                <w:sz w:val="20"/>
                <w:szCs w:val="20"/>
              </w:rPr>
            </w:pPr>
            <w:del w:id="3102" w:author="Christina Sun" w:date="2026-03-15T21:34:00Z" w16du:dateUtc="2026-03-16T04:34:00Z">
              <w:r w:rsidRPr="00824E21" w:rsidDel="00321FF7">
                <w:rPr>
                  <w:rFonts w:asciiTheme="majorHAnsi" w:hAnsiTheme="majorHAnsi" w:cstheme="majorHAnsi"/>
                  <w:sz w:val="20"/>
                  <w:szCs w:val="20"/>
                </w:rPr>
                <w:delText>(0.135)</w:delText>
              </w:r>
            </w:del>
          </w:p>
        </w:tc>
        <w:tc>
          <w:tcPr>
            <w:tcW w:w="1580" w:type="pct"/>
            <w:tcMar>
              <w:top w:w="0" w:type="dxa"/>
              <w:left w:w="100" w:type="dxa"/>
              <w:bottom w:w="0" w:type="dxa"/>
              <w:right w:w="100" w:type="dxa"/>
            </w:tcMar>
            <w:vAlign w:val="center"/>
          </w:tcPr>
          <w:p w14:paraId="12123035" w14:textId="2CCAEE51" w:rsidR="004F595A" w:rsidRPr="00824E21" w:rsidDel="00321FF7" w:rsidRDefault="004F595A" w:rsidP="00EE5F9A">
            <w:pPr>
              <w:ind w:left="-120"/>
              <w:jc w:val="center"/>
              <w:rPr>
                <w:del w:id="3103" w:author="Christina Sun" w:date="2026-03-15T21:34:00Z" w16du:dateUtc="2026-03-16T04:34:00Z"/>
                <w:rFonts w:asciiTheme="majorHAnsi" w:hAnsiTheme="majorHAnsi" w:cstheme="majorHAnsi"/>
                <w:sz w:val="20"/>
                <w:szCs w:val="20"/>
              </w:rPr>
            </w:pPr>
            <w:del w:id="3104" w:author="Christina Sun" w:date="2026-03-15T21:34:00Z" w16du:dateUtc="2026-03-16T04:34:00Z">
              <w:r w:rsidRPr="00824E21" w:rsidDel="00321FF7">
                <w:rPr>
                  <w:rFonts w:asciiTheme="majorHAnsi" w:hAnsiTheme="majorHAnsi" w:cstheme="majorHAnsi"/>
                  <w:sz w:val="20"/>
                  <w:szCs w:val="20"/>
                </w:rPr>
                <w:delText>(0.138)</w:delText>
              </w:r>
            </w:del>
          </w:p>
        </w:tc>
      </w:tr>
      <w:tr w:rsidR="004F595A" w:rsidRPr="00B621E1" w:rsidDel="00321FF7" w14:paraId="1746A4BE" w14:textId="6F022675" w:rsidTr="00EE5F9A">
        <w:trPr>
          <w:trHeight w:val="270"/>
          <w:del w:id="3105" w:author="Christina Sun" w:date="2026-03-15T21:34:00Z" w16du:dateUtc="2026-03-16T04:34:00Z"/>
        </w:trPr>
        <w:tc>
          <w:tcPr>
            <w:tcW w:w="1839" w:type="pct"/>
            <w:tcMar>
              <w:top w:w="0" w:type="dxa"/>
              <w:left w:w="100" w:type="dxa"/>
              <w:bottom w:w="0" w:type="dxa"/>
              <w:right w:w="100" w:type="dxa"/>
            </w:tcMar>
            <w:vAlign w:val="center"/>
          </w:tcPr>
          <w:p w14:paraId="6EC98656" w14:textId="5FA1E7B6" w:rsidR="004F595A" w:rsidRPr="00824E21" w:rsidDel="00321FF7" w:rsidRDefault="004F595A" w:rsidP="00EE5F9A">
            <w:pPr>
              <w:ind w:left="-5"/>
              <w:rPr>
                <w:del w:id="3106" w:author="Christina Sun" w:date="2026-03-15T21:34:00Z" w16du:dateUtc="2026-03-16T04:34:00Z"/>
                <w:rFonts w:asciiTheme="majorHAnsi" w:hAnsiTheme="majorHAnsi" w:cstheme="majorHAnsi"/>
                <w:sz w:val="20"/>
                <w:szCs w:val="20"/>
              </w:rPr>
            </w:pPr>
            <w:del w:id="3107"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44338DC6" w14:textId="61431465" w:rsidR="004F595A" w:rsidRPr="00824E21" w:rsidDel="00321FF7" w:rsidRDefault="004F595A" w:rsidP="00EE5F9A">
            <w:pPr>
              <w:ind w:left="-120"/>
              <w:jc w:val="center"/>
              <w:rPr>
                <w:del w:id="3108" w:author="Christina Sun" w:date="2026-03-15T21:34:00Z" w16du:dateUtc="2026-03-16T04:34: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08D2BA6D" w14:textId="65725A61" w:rsidR="004F595A" w:rsidRPr="00824E21" w:rsidDel="00321FF7" w:rsidRDefault="004F595A" w:rsidP="00EE5F9A">
            <w:pPr>
              <w:ind w:left="-120"/>
              <w:jc w:val="center"/>
              <w:rPr>
                <w:del w:id="3109" w:author="Christina Sun" w:date="2026-03-15T21:34:00Z" w16du:dateUtc="2026-03-16T04:34:00Z"/>
                <w:rFonts w:asciiTheme="majorHAnsi" w:hAnsiTheme="majorHAnsi" w:cstheme="majorHAnsi"/>
                <w:sz w:val="20"/>
                <w:szCs w:val="20"/>
              </w:rPr>
            </w:pPr>
          </w:p>
        </w:tc>
      </w:tr>
      <w:tr w:rsidR="004F595A" w:rsidRPr="00B621E1" w:rsidDel="00321FF7" w14:paraId="144A14D0" w14:textId="396126C5" w:rsidTr="00EE5F9A">
        <w:trPr>
          <w:trHeight w:val="330"/>
          <w:del w:id="3110" w:author="Christina Sun" w:date="2026-03-15T21:34:00Z" w16du:dateUtc="2026-03-16T04:34:00Z"/>
        </w:trPr>
        <w:tc>
          <w:tcPr>
            <w:tcW w:w="1839" w:type="pct"/>
            <w:tcMar>
              <w:top w:w="0" w:type="dxa"/>
              <w:left w:w="100" w:type="dxa"/>
              <w:bottom w:w="0" w:type="dxa"/>
              <w:right w:w="100" w:type="dxa"/>
            </w:tcMar>
            <w:vAlign w:val="center"/>
          </w:tcPr>
          <w:p w14:paraId="0C2AC8E5" w14:textId="225C5AE8" w:rsidR="004F595A" w:rsidRPr="00824E21" w:rsidDel="00321FF7" w:rsidRDefault="004F595A" w:rsidP="00EE5F9A">
            <w:pPr>
              <w:ind w:left="-5"/>
              <w:rPr>
                <w:del w:id="3111" w:author="Christina Sun" w:date="2026-03-15T21:34:00Z" w16du:dateUtc="2026-03-16T04:34:00Z"/>
                <w:rFonts w:asciiTheme="majorHAnsi" w:hAnsiTheme="majorHAnsi" w:cstheme="majorHAnsi"/>
                <w:sz w:val="20"/>
                <w:szCs w:val="20"/>
              </w:rPr>
            </w:pPr>
            <w:del w:id="3112" w:author="Christina Sun" w:date="2026-03-15T21:34:00Z" w16du:dateUtc="2026-03-16T04:34:00Z">
              <w:r w:rsidRPr="00824E21" w:rsidDel="00321FF7">
                <w:rPr>
                  <w:rFonts w:asciiTheme="majorHAnsi" w:hAnsiTheme="majorHAnsi" w:cstheme="majorHAnsi"/>
                  <w:sz w:val="20"/>
                  <w:szCs w:val="20"/>
                </w:rPr>
                <w:delText>Other/queer/questioning</w:delText>
              </w:r>
            </w:del>
          </w:p>
        </w:tc>
        <w:tc>
          <w:tcPr>
            <w:tcW w:w="1581" w:type="pct"/>
            <w:tcMar>
              <w:top w:w="0" w:type="dxa"/>
              <w:left w:w="100" w:type="dxa"/>
              <w:bottom w:w="0" w:type="dxa"/>
              <w:right w:w="100" w:type="dxa"/>
            </w:tcMar>
            <w:vAlign w:val="center"/>
          </w:tcPr>
          <w:p w14:paraId="6069B1B0" w14:textId="4F54A51B" w:rsidR="004F595A" w:rsidRPr="00824E21" w:rsidDel="00321FF7" w:rsidRDefault="004F595A" w:rsidP="00EE5F9A">
            <w:pPr>
              <w:ind w:left="-120"/>
              <w:jc w:val="center"/>
              <w:rPr>
                <w:del w:id="3113" w:author="Christina Sun" w:date="2026-03-15T21:34:00Z" w16du:dateUtc="2026-03-16T04:34:00Z"/>
                <w:rFonts w:asciiTheme="majorHAnsi" w:hAnsiTheme="majorHAnsi" w:cstheme="majorHAnsi"/>
                <w:sz w:val="20"/>
                <w:szCs w:val="20"/>
                <w:vertAlign w:val="superscript"/>
              </w:rPr>
            </w:pPr>
            <w:del w:id="3114" w:author="Christina Sun" w:date="2026-03-15T21:34:00Z" w16du:dateUtc="2026-03-16T04:34:00Z">
              <w:r w:rsidRPr="00824E21" w:rsidDel="00321FF7">
                <w:rPr>
                  <w:rFonts w:asciiTheme="majorHAnsi" w:hAnsiTheme="majorHAnsi" w:cstheme="majorHAnsi"/>
                  <w:sz w:val="20"/>
                  <w:szCs w:val="20"/>
                </w:rPr>
                <w:delText>0.365</w:delText>
              </w:r>
              <w:r w:rsidRPr="00824E21" w:rsidDel="00321FF7">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
          <w:p w14:paraId="51D28521" w14:textId="54CF8D00" w:rsidR="004F595A" w:rsidRPr="00824E21" w:rsidDel="00321FF7" w:rsidRDefault="004F595A" w:rsidP="00EE5F9A">
            <w:pPr>
              <w:ind w:left="-120"/>
              <w:jc w:val="center"/>
              <w:rPr>
                <w:del w:id="3115" w:author="Christina Sun" w:date="2026-03-15T21:34:00Z" w16du:dateUtc="2026-03-16T04:34:00Z"/>
                <w:rFonts w:asciiTheme="majorHAnsi" w:hAnsiTheme="majorHAnsi" w:cstheme="majorHAnsi"/>
                <w:sz w:val="20"/>
                <w:szCs w:val="20"/>
              </w:rPr>
            </w:pPr>
            <w:del w:id="3116" w:author="Christina Sun" w:date="2026-03-15T21:34:00Z" w16du:dateUtc="2026-03-16T04:34:00Z">
              <w:r w:rsidRPr="00824E21" w:rsidDel="00321FF7">
                <w:rPr>
                  <w:rFonts w:asciiTheme="majorHAnsi" w:hAnsiTheme="majorHAnsi" w:cstheme="majorHAnsi"/>
                  <w:sz w:val="20"/>
                  <w:szCs w:val="20"/>
                </w:rPr>
                <w:delText>0.257</w:delText>
              </w:r>
            </w:del>
          </w:p>
        </w:tc>
      </w:tr>
      <w:tr w:rsidR="004F595A" w:rsidRPr="00B621E1" w:rsidDel="00321FF7" w14:paraId="21B51F4C" w14:textId="5C80BF96" w:rsidTr="00EE5F9A">
        <w:trPr>
          <w:trHeight w:val="270"/>
          <w:del w:id="3117" w:author="Christina Sun" w:date="2026-03-15T21:34:00Z" w16du:dateUtc="2026-03-16T04:34:00Z"/>
        </w:trPr>
        <w:tc>
          <w:tcPr>
            <w:tcW w:w="1839" w:type="pct"/>
            <w:tcMar>
              <w:top w:w="0" w:type="dxa"/>
              <w:left w:w="100" w:type="dxa"/>
              <w:bottom w:w="0" w:type="dxa"/>
              <w:right w:w="100" w:type="dxa"/>
            </w:tcMar>
            <w:vAlign w:val="center"/>
          </w:tcPr>
          <w:p w14:paraId="790D3086" w14:textId="64881999" w:rsidR="004F595A" w:rsidRPr="00824E21" w:rsidDel="00321FF7" w:rsidRDefault="004F595A" w:rsidP="00EE5F9A">
            <w:pPr>
              <w:ind w:left="-5"/>
              <w:rPr>
                <w:del w:id="3118" w:author="Christina Sun" w:date="2026-03-15T21:34:00Z" w16du:dateUtc="2026-03-16T04:34:00Z"/>
                <w:rFonts w:asciiTheme="majorHAnsi" w:hAnsiTheme="majorHAnsi" w:cstheme="majorHAnsi"/>
                <w:sz w:val="20"/>
                <w:szCs w:val="20"/>
              </w:rPr>
            </w:pPr>
            <w:del w:id="3119"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0A0B7108" w14:textId="58A8F960" w:rsidR="004F595A" w:rsidRPr="00824E21" w:rsidDel="00321FF7" w:rsidRDefault="004F595A" w:rsidP="00EE5F9A">
            <w:pPr>
              <w:ind w:left="-120"/>
              <w:jc w:val="center"/>
              <w:rPr>
                <w:del w:id="3120" w:author="Christina Sun" w:date="2026-03-15T21:34:00Z" w16du:dateUtc="2026-03-16T04:34:00Z"/>
                <w:rFonts w:asciiTheme="majorHAnsi" w:hAnsiTheme="majorHAnsi" w:cstheme="majorHAnsi"/>
                <w:sz w:val="20"/>
                <w:szCs w:val="20"/>
              </w:rPr>
            </w:pPr>
            <w:del w:id="3121" w:author="Christina Sun" w:date="2026-03-15T21:34:00Z" w16du:dateUtc="2026-03-16T04:34:00Z">
              <w:r w:rsidRPr="00824E21" w:rsidDel="00321FF7">
                <w:rPr>
                  <w:rFonts w:asciiTheme="majorHAnsi" w:hAnsiTheme="majorHAnsi" w:cstheme="majorHAnsi"/>
                  <w:sz w:val="20"/>
                  <w:szCs w:val="20"/>
                </w:rPr>
                <w:delText>(0.158)</w:delText>
              </w:r>
            </w:del>
          </w:p>
        </w:tc>
        <w:tc>
          <w:tcPr>
            <w:tcW w:w="1580" w:type="pct"/>
            <w:tcMar>
              <w:top w:w="0" w:type="dxa"/>
              <w:left w:w="100" w:type="dxa"/>
              <w:bottom w:w="0" w:type="dxa"/>
              <w:right w:w="100" w:type="dxa"/>
            </w:tcMar>
            <w:vAlign w:val="center"/>
          </w:tcPr>
          <w:p w14:paraId="73FBE60B" w14:textId="26DF3854" w:rsidR="004F595A" w:rsidRPr="00824E21" w:rsidDel="00321FF7" w:rsidRDefault="004F595A" w:rsidP="00EE5F9A">
            <w:pPr>
              <w:ind w:left="-120"/>
              <w:jc w:val="center"/>
              <w:rPr>
                <w:del w:id="3122" w:author="Christina Sun" w:date="2026-03-15T21:34:00Z" w16du:dateUtc="2026-03-16T04:34:00Z"/>
                <w:rFonts w:asciiTheme="majorHAnsi" w:hAnsiTheme="majorHAnsi" w:cstheme="majorHAnsi"/>
                <w:sz w:val="20"/>
                <w:szCs w:val="20"/>
              </w:rPr>
            </w:pPr>
            <w:del w:id="3123" w:author="Christina Sun" w:date="2026-03-15T21:34:00Z" w16du:dateUtc="2026-03-16T04:34:00Z">
              <w:r w:rsidRPr="00824E21" w:rsidDel="00321FF7">
                <w:rPr>
                  <w:rFonts w:asciiTheme="majorHAnsi" w:hAnsiTheme="majorHAnsi" w:cstheme="majorHAnsi"/>
                  <w:sz w:val="20"/>
                  <w:szCs w:val="20"/>
                </w:rPr>
                <w:delText>(0.162)</w:delText>
              </w:r>
            </w:del>
          </w:p>
        </w:tc>
      </w:tr>
      <w:tr w:rsidR="004F595A" w:rsidRPr="00B621E1" w:rsidDel="00321FF7" w14:paraId="3BD9B963" w14:textId="45D5B132" w:rsidTr="00EE5F9A">
        <w:trPr>
          <w:trHeight w:val="270"/>
          <w:del w:id="3124" w:author="Christina Sun" w:date="2026-03-15T21:34:00Z" w16du:dateUtc="2026-03-16T04:34:00Z"/>
        </w:trPr>
        <w:tc>
          <w:tcPr>
            <w:tcW w:w="1839" w:type="pct"/>
            <w:tcMar>
              <w:top w:w="0" w:type="dxa"/>
              <w:left w:w="100" w:type="dxa"/>
              <w:bottom w:w="0" w:type="dxa"/>
              <w:right w:w="100" w:type="dxa"/>
            </w:tcMar>
            <w:vAlign w:val="center"/>
          </w:tcPr>
          <w:p w14:paraId="3C7E5E48" w14:textId="6793A61D" w:rsidR="004F595A" w:rsidRPr="00824E21" w:rsidDel="00321FF7" w:rsidRDefault="004F595A" w:rsidP="00EE5F9A">
            <w:pPr>
              <w:ind w:left="-5"/>
              <w:rPr>
                <w:del w:id="3125" w:author="Christina Sun" w:date="2026-03-15T21:34:00Z" w16du:dateUtc="2026-03-16T04:34:00Z"/>
                <w:rFonts w:asciiTheme="majorHAnsi" w:hAnsiTheme="majorHAnsi" w:cstheme="majorHAnsi"/>
                <w:sz w:val="20"/>
                <w:szCs w:val="20"/>
              </w:rPr>
            </w:pPr>
            <w:del w:id="3126"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Mar>
              <w:top w:w="0" w:type="dxa"/>
              <w:left w:w="100" w:type="dxa"/>
              <w:bottom w:w="0" w:type="dxa"/>
              <w:right w:w="100" w:type="dxa"/>
            </w:tcMar>
            <w:vAlign w:val="center"/>
          </w:tcPr>
          <w:p w14:paraId="56F3C86C" w14:textId="265895A8" w:rsidR="004F595A" w:rsidRPr="00824E21" w:rsidDel="00321FF7" w:rsidRDefault="004F595A" w:rsidP="00EE5F9A">
            <w:pPr>
              <w:ind w:left="-120"/>
              <w:jc w:val="center"/>
              <w:rPr>
                <w:del w:id="3127" w:author="Christina Sun" w:date="2026-03-15T21:34:00Z" w16du:dateUtc="2026-03-16T04:34: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615CB006" w14:textId="2F720FD2" w:rsidR="004F595A" w:rsidRPr="00824E21" w:rsidDel="00321FF7" w:rsidRDefault="004F595A" w:rsidP="00EE5F9A">
            <w:pPr>
              <w:ind w:left="-120"/>
              <w:jc w:val="center"/>
              <w:rPr>
                <w:del w:id="3128" w:author="Christina Sun" w:date="2026-03-15T21:34:00Z" w16du:dateUtc="2026-03-16T04:34:00Z"/>
                <w:rFonts w:asciiTheme="majorHAnsi" w:hAnsiTheme="majorHAnsi" w:cstheme="majorHAnsi"/>
                <w:sz w:val="20"/>
                <w:szCs w:val="20"/>
              </w:rPr>
            </w:pPr>
          </w:p>
        </w:tc>
      </w:tr>
      <w:tr w:rsidR="004F595A" w:rsidRPr="00B621E1" w:rsidDel="00321FF7" w14:paraId="4A882EE7" w14:textId="1FF2D5E0" w:rsidTr="00EE5F9A">
        <w:trPr>
          <w:trHeight w:val="330"/>
          <w:del w:id="3129" w:author="Christina Sun" w:date="2026-03-15T21:34:00Z" w16du:dateUtc="2026-03-16T04:34:00Z"/>
        </w:trPr>
        <w:tc>
          <w:tcPr>
            <w:tcW w:w="1839" w:type="pct"/>
            <w:tcMar>
              <w:top w:w="0" w:type="dxa"/>
              <w:left w:w="100" w:type="dxa"/>
              <w:bottom w:w="0" w:type="dxa"/>
              <w:right w:w="100" w:type="dxa"/>
            </w:tcMar>
            <w:vAlign w:val="center"/>
          </w:tcPr>
          <w:p w14:paraId="2AA9D153" w14:textId="00736F63" w:rsidR="004F595A" w:rsidRPr="00824E21" w:rsidDel="00321FF7" w:rsidRDefault="004F595A" w:rsidP="00EE5F9A">
            <w:pPr>
              <w:ind w:left="-5"/>
              <w:rPr>
                <w:del w:id="3130" w:author="Christina Sun" w:date="2026-03-15T21:34:00Z" w16du:dateUtc="2026-03-16T04:34:00Z"/>
                <w:rFonts w:asciiTheme="majorHAnsi" w:hAnsiTheme="majorHAnsi" w:cstheme="majorHAnsi"/>
                <w:sz w:val="20"/>
                <w:szCs w:val="20"/>
              </w:rPr>
            </w:pPr>
            <w:del w:id="3131" w:author="Christina Sun" w:date="2026-03-15T21:34:00Z" w16du:dateUtc="2026-03-16T04:34:00Z">
              <w:r w:rsidRPr="00824E21" w:rsidDel="00321FF7">
                <w:rPr>
                  <w:rFonts w:asciiTheme="majorHAnsi" w:hAnsiTheme="majorHAnsi" w:cstheme="majorHAnsi"/>
                  <w:sz w:val="20"/>
                  <w:szCs w:val="20"/>
                </w:rPr>
                <w:delText>Prefer not to say</w:delText>
              </w:r>
            </w:del>
          </w:p>
        </w:tc>
        <w:tc>
          <w:tcPr>
            <w:tcW w:w="1581" w:type="pct"/>
            <w:tcMar>
              <w:top w:w="0" w:type="dxa"/>
              <w:left w:w="100" w:type="dxa"/>
              <w:bottom w:w="0" w:type="dxa"/>
              <w:right w:w="100" w:type="dxa"/>
            </w:tcMar>
            <w:vAlign w:val="center"/>
          </w:tcPr>
          <w:p w14:paraId="4FD02622" w14:textId="1C53C2CC" w:rsidR="004F595A" w:rsidRPr="00824E21" w:rsidDel="00321FF7" w:rsidRDefault="004F595A" w:rsidP="00EE5F9A">
            <w:pPr>
              <w:ind w:left="-120"/>
              <w:jc w:val="center"/>
              <w:rPr>
                <w:del w:id="3132" w:author="Christina Sun" w:date="2026-03-15T21:34:00Z" w16du:dateUtc="2026-03-16T04:34:00Z"/>
                <w:rFonts w:asciiTheme="majorHAnsi" w:hAnsiTheme="majorHAnsi" w:cstheme="majorHAnsi"/>
                <w:sz w:val="20"/>
                <w:szCs w:val="20"/>
                <w:vertAlign w:val="superscript"/>
              </w:rPr>
            </w:pPr>
            <w:del w:id="3133" w:author="Christina Sun" w:date="2026-03-15T21:34:00Z" w16du:dateUtc="2026-03-16T04:34:00Z">
              <w:r w:rsidRPr="00824E21" w:rsidDel="00321FF7">
                <w:rPr>
                  <w:rFonts w:asciiTheme="majorHAnsi" w:hAnsiTheme="majorHAnsi" w:cstheme="majorHAnsi"/>
                  <w:sz w:val="20"/>
                  <w:szCs w:val="20"/>
                </w:rPr>
                <w:delText>0.150</w:delText>
              </w:r>
              <w:r w:rsidRPr="00824E21" w:rsidDel="00321FF7">
                <w:rPr>
                  <w:rFonts w:asciiTheme="majorHAnsi" w:hAnsiTheme="majorHAnsi" w:cstheme="majorHAnsi"/>
                  <w:sz w:val="20"/>
                  <w:szCs w:val="20"/>
                  <w:vertAlign w:val="superscript"/>
                </w:rPr>
                <w:delText>*</w:delText>
              </w:r>
            </w:del>
          </w:p>
        </w:tc>
        <w:tc>
          <w:tcPr>
            <w:tcW w:w="1580" w:type="pct"/>
            <w:tcMar>
              <w:top w:w="0" w:type="dxa"/>
              <w:left w:w="100" w:type="dxa"/>
              <w:bottom w:w="0" w:type="dxa"/>
              <w:right w:w="100" w:type="dxa"/>
            </w:tcMar>
            <w:vAlign w:val="center"/>
          </w:tcPr>
          <w:p w14:paraId="7F53BD0A" w14:textId="3980DEDF" w:rsidR="004F595A" w:rsidRPr="00824E21" w:rsidDel="00321FF7" w:rsidRDefault="004F595A" w:rsidP="00EE5F9A">
            <w:pPr>
              <w:ind w:left="-120"/>
              <w:jc w:val="center"/>
              <w:rPr>
                <w:del w:id="3134" w:author="Christina Sun" w:date="2026-03-15T21:34:00Z" w16du:dateUtc="2026-03-16T04:34:00Z"/>
                <w:rFonts w:asciiTheme="majorHAnsi" w:hAnsiTheme="majorHAnsi" w:cstheme="majorHAnsi"/>
                <w:sz w:val="20"/>
                <w:szCs w:val="20"/>
              </w:rPr>
            </w:pPr>
            <w:del w:id="3135" w:author="Christina Sun" w:date="2026-03-15T21:34:00Z" w16du:dateUtc="2026-03-16T04:34:00Z">
              <w:r w:rsidRPr="00824E21" w:rsidDel="00321FF7">
                <w:rPr>
                  <w:rFonts w:asciiTheme="majorHAnsi" w:hAnsiTheme="majorHAnsi" w:cstheme="majorHAnsi"/>
                  <w:sz w:val="20"/>
                  <w:szCs w:val="20"/>
                </w:rPr>
                <w:delText>0.048</w:delText>
              </w:r>
            </w:del>
          </w:p>
        </w:tc>
      </w:tr>
      <w:tr w:rsidR="004F595A" w:rsidRPr="00B621E1" w:rsidDel="00321FF7" w14:paraId="708FE45F" w14:textId="1B77FEB7" w:rsidTr="00EE5F9A">
        <w:trPr>
          <w:trHeight w:val="285"/>
          <w:del w:id="3136" w:author="Christina Sun" w:date="2026-03-15T21:34:00Z" w16du:dateUtc="2026-03-16T04:34:00Z"/>
        </w:trPr>
        <w:tc>
          <w:tcPr>
            <w:tcW w:w="1839" w:type="pct"/>
            <w:tcBorders>
              <w:bottom w:val="single" w:sz="8" w:space="0" w:color="000000"/>
            </w:tcBorders>
            <w:tcMar>
              <w:top w:w="0" w:type="dxa"/>
              <w:left w:w="100" w:type="dxa"/>
              <w:bottom w:w="0" w:type="dxa"/>
              <w:right w:w="100" w:type="dxa"/>
            </w:tcMar>
            <w:vAlign w:val="center"/>
          </w:tcPr>
          <w:p w14:paraId="657C40F0" w14:textId="209412A8" w:rsidR="004F595A" w:rsidRPr="00824E21" w:rsidDel="00321FF7" w:rsidRDefault="004F595A" w:rsidP="00EE5F9A">
            <w:pPr>
              <w:ind w:left="-5"/>
              <w:rPr>
                <w:del w:id="3137" w:author="Christina Sun" w:date="2026-03-15T21:34:00Z" w16du:dateUtc="2026-03-16T04:34:00Z"/>
                <w:rFonts w:asciiTheme="majorHAnsi" w:hAnsiTheme="majorHAnsi" w:cstheme="majorHAnsi"/>
                <w:sz w:val="20"/>
                <w:szCs w:val="20"/>
              </w:rPr>
            </w:pPr>
            <w:del w:id="3138" w:author="Christina Sun" w:date="2026-03-15T21:34:00Z" w16du:dateUtc="2026-03-16T04:34:00Z">
              <w:r w:rsidRPr="00824E21" w:rsidDel="00321FF7">
                <w:rPr>
                  <w:rFonts w:asciiTheme="majorHAnsi" w:hAnsiTheme="majorHAnsi" w:cstheme="majorHAnsi"/>
                  <w:sz w:val="20"/>
                  <w:szCs w:val="20"/>
                </w:rPr>
                <w:delText xml:space="preserve"> </w:delText>
              </w:r>
            </w:del>
          </w:p>
        </w:tc>
        <w:tc>
          <w:tcPr>
            <w:tcW w:w="1581" w:type="pct"/>
            <w:tcBorders>
              <w:bottom w:val="single" w:sz="8" w:space="0" w:color="000000"/>
            </w:tcBorders>
            <w:tcMar>
              <w:top w:w="0" w:type="dxa"/>
              <w:left w:w="100" w:type="dxa"/>
              <w:bottom w:w="0" w:type="dxa"/>
              <w:right w:w="100" w:type="dxa"/>
            </w:tcMar>
            <w:vAlign w:val="center"/>
          </w:tcPr>
          <w:p w14:paraId="6AD41C0A" w14:textId="6A78315A" w:rsidR="004F595A" w:rsidRPr="00824E21" w:rsidDel="00321FF7" w:rsidRDefault="004F595A" w:rsidP="00EE5F9A">
            <w:pPr>
              <w:ind w:left="-120"/>
              <w:jc w:val="center"/>
              <w:rPr>
                <w:del w:id="3139" w:author="Christina Sun" w:date="2026-03-15T21:34:00Z" w16du:dateUtc="2026-03-16T04:34:00Z"/>
                <w:rFonts w:asciiTheme="majorHAnsi" w:hAnsiTheme="majorHAnsi" w:cstheme="majorHAnsi"/>
                <w:sz w:val="20"/>
                <w:szCs w:val="20"/>
              </w:rPr>
            </w:pPr>
            <w:del w:id="3140" w:author="Christina Sun" w:date="2026-03-15T21:34:00Z" w16du:dateUtc="2026-03-16T04:34:00Z">
              <w:r w:rsidRPr="00824E21" w:rsidDel="00321FF7">
                <w:rPr>
                  <w:rFonts w:asciiTheme="majorHAnsi" w:hAnsiTheme="majorHAnsi" w:cstheme="majorHAnsi"/>
                  <w:sz w:val="20"/>
                  <w:szCs w:val="20"/>
                </w:rPr>
                <w:delText>(0.084)</w:delText>
              </w:r>
            </w:del>
          </w:p>
        </w:tc>
        <w:tc>
          <w:tcPr>
            <w:tcW w:w="1580" w:type="pct"/>
            <w:tcBorders>
              <w:bottom w:val="single" w:sz="8" w:space="0" w:color="000000"/>
            </w:tcBorders>
            <w:tcMar>
              <w:top w:w="0" w:type="dxa"/>
              <w:left w:w="100" w:type="dxa"/>
              <w:bottom w:w="0" w:type="dxa"/>
              <w:right w:w="100" w:type="dxa"/>
            </w:tcMar>
            <w:vAlign w:val="center"/>
          </w:tcPr>
          <w:p w14:paraId="66449834" w14:textId="45EFCC28" w:rsidR="004F595A" w:rsidRPr="00824E21" w:rsidDel="00321FF7" w:rsidRDefault="004F595A" w:rsidP="00EE5F9A">
            <w:pPr>
              <w:ind w:left="-120"/>
              <w:jc w:val="center"/>
              <w:rPr>
                <w:del w:id="3141" w:author="Christina Sun" w:date="2026-03-15T21:34:00Z" w16du:dateUtc="2026-03-16T04:34:00Z"/>
                <w:rFonts w:asciiTheme="majorHAnsi" w:hAnsiTheme="majorHAnsi" w:cstheme="majorHAnsi"/>
                <w:sz w:val="20"/>
                <w:szCs w:val="20"/>
              </w:rPr>
            </w:pPr>
            <w:del w:id="3142" w:author="Christina Sun" w:date="2026-03-15T21:34:00Z" w16du:dateUtc="2026-03-16T04:34:00Z">
              <w:r w:rsidRPr="00824E21" w:rsidDel="00321FF7">
                <w:rPr>
                  <w:rFonts w:asciiTheme="majorHAnsi" w:hAnsiTheme="majorHAnsi" w:cstheme="majorHAnsi"/>
                  <w:sz w:val="20"/>
                  <w:szCs w:val="20"/>
                </w:rPr>
                <w:delText>(0.085)</w:delText>
              </w:r>
            </w:del>
          </w:p>
        </w:tc>
      </w:tr>
      <w:tr w:rsidR="004F595A" w:rsidRPr="00B621E1" w:rsidDel="00321FF7" w14:paraId="088C9002" w14:textId="7C23C195" w:rsidTr="00EE5F9A">
        <w:trPr>
          <w:trHeight w:val="285"/>
          <w:del w:id="3143" w:author="Christina Sun" w:date="2026-03-15T21:34:00Z" w16du:dateUtc="2026-03-16T04:34:00Z"/>
        </w:trPr>
        <w:tc>
          <w:tcPr>
            <w:tcW w:w="1839" w:type="pct"/>
            <w:tcMar>
              <w:top w:w="0" w:type="dxa"/>
              <w:left w:w="100" w:type="dxa"/>
              <w:bottom w:w="0" w:type="dxa"/>
              <w:right w:w="100" w:type="dxa"/>
            </w:tcMar>
            <w:vAlign w:val="center"/>
          </w:tcPr>
          <w:p w14:paraId="5B38F66A" w14:textId="1643A361" w:rsidR="004F595A" w:rsidRPr="00824E21" w:rsidDel="00321FF7" w:rsidRDefault="004F595A" w:rsidP="00EE5F9A">
            <w:pPr>
              <w:ind w:left="-5"/>
              <w:rPr>
                <w:del w:id="3144" w:author="Christina Sun" w:date="2026-03-15T21:34:00Z" w16du:dateUtc="2026-03-16T04:34:00Z"/>
                <w:rFonts w:asciiTheme="majorHAnsi" w:hAnsiTheme="majorHAnsi" w:cstheme="majorHAnsi"/>
                <w:sz w:val="20"/>
                <w:szCs w:val="20"/>
              </w:rPr>
            </w:pPr>
            <w:del w:id="3145" w:author="Christina Sun" w:date="2026-03-15T21:34:00Z" w16du:dateUtc="2026-03-16T04:34:00Z">
              <w:r w:rsidRPr="00824E21" w:rsidDel="00321FF7">
                <w:rPr>
                  <w:rFonts w:asciiTheme="majorHAnsi" w:hAnsiTheme="majorHAnsi" w:cstheme="majorHAnsi"/>
                  <w:sz w:val="20"/>
                  <w:szCs w:val="20"/>
                </w:rPr>
                <w:delText>Observations</w:delText>
              </w:r>
            </w:del>
          </w:p>
        </w:tc>
        <w:tc>
          <w:tcPr>
            <w:tcW w:w="1581" w:type="pct"/>
            <w:tcMar>
              <w:top w:w="0" w:type="dxa"/>
              <w:left w:w="100" w:type="dxa"/>
              <w:bottom w:w="0" w:type="dxa"/>
              <w:right w:w="100" w:type="dxa"/>
            </w:tcMar>
            <w:vAlign w:val="center"/>
          </w:tcPr>
          <w:p w14:paraId="33521B8C" w14:textId="06A9222E" w:rsidR="004F595A" w:rsidRPr="00824E21" w:rsidDel="00321FF7" w:rsidRDefault="004F595A" w:rsidP="00EE5F9A">
            <w:pPr>
              <w:ind w:left="-120"/>
              <w:jc w:val="center"/>
              <w:rPr>
                <w:del w:id="3146" w:author="Christina Sun" w:date="2026-03-15T21:34:00Z" w16du:dateUtc="2026-03-16T04:34:00Z"/>
                <w:rFonts w:asciiTheme="majorHAnsi" w:hAnsiTheme="majorHAnsi" w:cstheme="majorHAnsi"/>
                <w:sz w:val="20"/>
                <w:szCs w:val="20"/>
              </w:rPr>
            </w:pPr>
            <w:del w:id="3147" w:author="Christina Sun" w:date="2026-03-15T21:34:00Z" w16du:dateUtc="2026-03-16T04:34:00Z">
              <w:r w:rsidRPr="00824E21" w:rsidDel="00321FF7">
                <w:rPr>
                  <w:rFonts w:asciiTheme="majorHAnsi" w:hAnsiTheme="majorHAnsi" w:cstheme="majorHAnsi"/>
                  <w:sz w:val="20"/>
                  <w:szCs w:val="20"/>
                </w:rPr>
                <w:delText>7456</w:delText>
              </w:r>
            </w:del>
          </w:p>
        </w:tc>
        <w:tc>
          <w:tcPr>
            <w:tcW w:w="1580" w:type="pct"/>
            <w:tcMar>
              <w:top w:w="0" w:type="dxa"/>
              <w:left w:w="100" w:type="dxa"/>
              <w:bottom w:w="0" w:type="dxa"/>
              <w:right w:w="100" w:type="dxa"/>
            </w:tcMar>
            <w:vAlign w:val="center"/>
          </w:tcPr>
          <w:p w14:paraId="6FF797EF" w14:textId="53A1AAD6" w:rsidR="004F595A" w:rsidRPr="00824E21" w:rsidDel="00321FF7" w:rsidRDefault="004F595A" w:rsidP="00EE5F9A">
            <w:pPr>
              <w:ind w:left="-120"/>
              <w:jc w:val="center"/>
              <w:rPr>
                <w:del w:id="3148" w:author="Christina Sun" w:date="2026-03-15T21:34:00Z" w16du:dateUtc="2026-03-16T04:34:00Z"/>
                <w:rFonts w:asciiTheme="majorHAnsi" w:hAnsiTheme="majorHAnsi" w:cstheme="majorHAnsi"/>
                <w:sz w:val="20"/>
                <w:szCs w:val="20"/>
              </w:rPr>
            </w:pPr>
            <w:del w:id="3149" w:author="Christina Sun" w:date="2026-03-15T21:34:00Z" w16du:dateUtc="2026-03-16T04:34:00Z">
              <w:r w:rsidRPr="00824E21" w:rsidDel="00321FF7">
                <w:rPr>
                  <w:rFonts w:asciiTheme="majorHAnsi" w:hAnsiTheme="majorHAnsi" w:cstheme="majorHAnsi"/>
                  <w:sz w:val="20"/>
                  <w:szCs w:val="20"/>
                </w:rPr>
                <w:delText>7433</w:delText>
              </w:r>
            </w:del>
          </w:p>
        </w:tc>
      </w:tr>
      <w:tr w:rsidR="004F595A" w:rsidRPr="00B621E1" w:rsidDel="00321FF7" w14:paraId="35153D9D" w14:textId="50B1BA90" w:rsidTr="00EE5F9A">
        <w:trPr>
          <w:trHeight w:val="285"/>
          <w:del w:id="3150" w:author="Christina Sun" w:date="2026-03-15T21:34:00Z" w16du:dateUtc="2026-03-16T04:34:00Z"/>
        </w:trPr>
        <w:tc>
          <w:tcPr>
            <w:tcW w:w="1839" w:type="pct"/>
            <w:tcBorders>
              <w:bottom w:val="single" w:sz="8" w:space="0" w:color="000000"/>
            </w:tcBorders>
            <w:tcMar>
              <w:top w:w="0" w:type="dxa"/>
              <w:left w:w="100" w:type="dxa"/>
              <w:bottom w:w="0" w:type="dxa"/>
              <w:right w:w="100" w:type="dxa"/>
            </w:tcMar>
            <w:vAlign w:val="center"/>
          </w:tcPr>
          <w:p w14:paraId="137D4AA9" w14:textId="217318C3" w:rsidR="004F595A" w:rsidRPr="00824E21" w:rsidDel="00321FF7" w:rsidRDefault="004F595A" w:rsidP="00EE5F9A">
            <w:pPr>
              <w:ind w:left="-5"/>
              <w:rPr>
                <w:del w:id="3151" w:author="Christina Sun" w:date="2026-03-15T21:34:00Z" w16du:dateUtc="2026-03-16T04:34:00Z"/>
                <w:rFonts w:asciiTheme="majorHAnsi" w:hAnsiTheme="majorHAnsi" w:cstheme="majorHAnsi"/>
                <w:sz w:val="20"/>
                <w:szCs w:val="20"/>
              </w:rPr>
            </w:pPr>
            <w:del w:id="3152" w:author="Christina Sun" w:date="2026-03-15T21:34:00Z" w16du:dateUtc="2026-03-16T04:34:00Z">
              <w:r w:rsidRPr="00824E21" w:rsidDel="00321FF7">
                <w:rPr>
                  <w:rFonts w:asciiTheme="majorHAnsi" w:hAnsiTheme="majorHAnsi" w:cstheme="majorHAnsi"/>
                  <w:sz w:val="20"/>
                  <w:szCs w:val="20"/>
                </w:rPr>
                <w:delText>Demographic controls</w:delText>
              </w:r>
            </w:del>
          </w:p>
        </w:tc>
        <w:tc>
          <w:tcPr>
            <w:tcW w:w="1581" w:type="pct"/>
            <w:tcBorders>
              <w:bottom w:val="single" w:sz="8" w:space="0" w:color="000000"/>
            </w:tcBorders>
            <w:tcMar>
              <w:top w:w="0" w:type="dxa"/>
              <w:left w:w="100" w:type="dxa"/>
              <w:bottom w:w="0" w:type="dxa"/>
              <w:right w:w="100" w:type="dxa"/>
            </w:tcMar>
            <w:vAlign w:val="center"/>
          </w:tcPr>
          <w:p w14:paraId="48A5F622" w14:textId="567748D7" w:rsidR="004F595A" w:rsidRPr="00824E21" w:rsidDel="00321FF7" w:rsidRDefault="004F595A" w:rsidP="00EE5F9A">
            <w:pPr>
              <w:ind w:left="-120"/>
              <w:jc w:val="center"/>
              <w:rPr>
                <w:del w:id="3153" w:author="Christina Sun" w:date="2026-03-15T21:34:00Z" w16du:dateUtc="2026-03-16T04:34:00Z"/>
                <w:rFonts w:asciiTheme="majorHAnsi" w:hAnsiTheme="majorHAnsi" w:cstheme="majorHAnsi"/>
                <w:sz w:val="20"/>
                <w:szCs w:val="20"/>
              </w:rPr>
            </w:pPr>
            <w:del w:id="3154" w:author="Christina Sun" w:date="2026-03-15T21:34:00Z" w16du:dateUtc="2026-03-16T04:34:00Z">
              <w:r w:rsidRPr="00824E21" w:rsidDel="00321FF7">
                <w:rPr>
                  <w:rFonts w:asciiTheme="majorHAnsi" w:hAnsiTheme="majorHAnsi" w:cstheme="majorHAnsi"/>
                  <w:sz w:val="20"/>
                  <w:szCs w:val="20"/>
                </w:rPr>
                <w:delText>No</w:delText>
              </w:r>
            </w:del>
          </w:p>
        </w:tc>
        <w:tc>
          <w:tcPr>
            <w:tcW w:w="1580" w:type="pct"/>
            <w:tcBorders>
              <w:bottom w:val="single" w:sz="8" w:space="0" w:color="000000"/>
            </w:tcBorders>
            <w:tcMar>
              <w:top w:w="0" w:type="dxa"/>
              <w:left w:w="100" w:type="dxa"/>
              <w:bottom w:w="0" w:type="dxa"/>
              <w:right w:w="100" w:type="dxa"/>
            </w:tcMar>
            <w:vAlign w:val="center"/>
          </w:tcPr>
          <w:p w14:paraId="21E04DCC" w14:textId="55985996" w:rsidR="004F595A" w:rsidRPr="00824E21" w:rsidDel="00321FF7" w:rsidRDefault="004F595A" w:rsidP="00EE5F9A">
            <w:pPr>
              <w:ind w:left="-120"/>
              <w:jc w:val="center"/>
              <w:rPr>
                <w:del w:id="3155" w:author="Christina Sun" w:date="2026-03-15T21:34:00Z" w16du:dateUtc="2026-03-16T04:34:00Z"/>
                <w:rFonts w:asciiTheme="majorHAnsi" w:hAnsiTheme="majorHAnsi" w:cstheme="majorHAnsi"/>
                <w:sz w:val="20"/>
                <w:szCs w:val="20"/>
              </w:rPr>
            </w:pPr>
            <w:del w:id="3156" w:author="Christina Sun" w:date="2026-03-15T21:34:00Z" w16du:dateUtc="2026-03-16T04:34:00Z">
              <w:r w:rsidRPr="00824E21" w:rsidDel="00321FF7">
                <w:rPr>
                  <w:rFonts w:asciiTheme="majorHAnsi" w:hAnsiTheme="majorHAnsi" w:cstheme="majorHAnsi"/>
                  <w:sz w:val="20"/>
                  <w:szCs w:val="20"/>
                </w:rPr>
                <w:delText>Yes</w:delText>
              </w:r>
            </w:del>
          </w:p>
        </w:tc>
      </w:tr>
    </w:tbl>
    <w:p w14:paraId="001B0E97" w14:textId="7133A726" w:rsidR="00321FF7" w:rsidRPr="00824E21" w:rsidRDefault="00321FF7" w:rsidP="00321FF7">
      <w:pPr>
        <w:spacing w:line="360" w:lineRule="auto"/>
        <w:rPr>
          <w:ins w:id="3157" w:author="Christina Sun" w:date="2026-03-15T21:34:00Z" w16du:dateUtc="2026-03-16T04:34:00Z"/>
          <w:rFonts w:asciiTheme="majorHAnsi" w:hAnsiTheme="majorHAnsi" w:cstheme="majorHAnsi"/>
        </w:rPr>
      </w:pPr>
      <w:ins w:id="3158" w:author="Christina Sun" w:date="2026-03-15T21:34:00Z" w16du:dateUtc="2026-03-16T04:34:00Z">
        <w:r w:rsidRPr="00B621E1">
          <w:rPr>
            <w:rFonts w:asciiTheme="majorHAnsi" w:hAnsiTheme="majorHAnsi" w:cstheme="majorHAnsi"/>
            <w:lang w:val="en-US"/>
            <w:rPrChange w:id="3159" w:author="Christina Sun" w:date="2026-03-15T21:36:00Z" w16du:dateUtc="2026-03-16T04:36:00Z">
              <w:rPr>
                <w:lang w:val="en-US"/>
              </w:rPr>
            </w:rPrChange>
          </w:rPr>
          <w:t>Ordered Logit Models: Highest Degree Plans (Odds Ratios)</w:t>
        </w:r>
        <w:r w:rsidRPr="00B621E1">
          <w:rPr>
            <w:rFonts w:asciiTheme="majorHAnsi" w:hAnsiTheme="majorHAnsi" w:cstheme="majorHAnsi"/>
            <w:i/>
            <w:iCs/>
            <w:highlight w:val="yellow"/>
          </w:rPr>
          <w:t>, by Sexual Orientation</w:t>
        </w:r>
      </w:ins>
    </w:p>
    <w:p w14:paraId="65F6509D" w14:textId="290B7725" w:rsidR="00321FF7" w:rsidRPr="00B621E1" w:rsidRDefault="00321FF7" w:rsidP="00321FF7">
      <w:pPr>
        <w:autoSpaceDE w:val="0"/>
        <w:autoSpaceDN w:val="0"/>
        <w:adjustRightInd w:val="0"/>
        <w:rPr>
          <w:ins w:id="3160" w:author="Christina Sun" w:date="2026-03-15T21:34:00Z" w16du:dateUtc="2026-03-16T04:34:00Z"/>
          <w:rFonts w:asciiTheme="majorHAnsi" w:hAnsiTheme="majorHAnsi" w:cstheme="majorHAnsi"/>
          <w:lang w:val="en-US"/>
          <w:rPrChange w:id="3161" w:author="Christina Sun" w:date="2026-03-15T21:36:00Z" w16du:dateUtc="2026-03-16T04:36:00Z">
            <w:rPr>
              <w:ins w:id="3162" w:author="Christina Sun" w:date="2026-03-15T21:34:00Z" w16du:dateUtc="2026-03-16T04:34:00Z"/>
              <w:lang w:val="en-US"/>
            </w:rPr>
          </w:rPrChange>
        </w:rPr>
      </w:pPr>
    </w:p>
    <w:tbl>
      <w:tblPr>
        <w:tblW w:w="5000" w:type="pct"/>
        <w:jc w:val="center"/>
        <w:tblLayout w:type="fixed"/>
        <w:tblLook w:val="0000" w:firstRow="0" w:lastRow="0" w:firstColumn="0" w:lastColumn="0" w:noHBand="0" w:noVBand="0"/>
        <w:tblPrChange w:id="3163" w:author="Christina Sun" w:date="2026-03-15T21:35:00Z" w16du:dateUtc="2026-03-16T04:35:00Z">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PrChange>
      </w:tblPr>
      <w:tblGrid>
        <w:gridCol w:w="2340"/>
        <w:gridCol w:w="2340"/>
        <w:gridCol w:w="2340"/>
        <w:gridCol w:w="2340"/>
        <w:tblGridChange w:id="3164">
          <w:tblGrid>
            <w:gridCol w:w="108"/>
            <w:gridCol w:w="2160"/>
            <w:gridCol w:w="180"/>
            <w:gridCol w:w="1980"/>
            <w:gridCol w:w="360"/>
            <w:gridCol w:w="1800"/>
            <w:gridCol w:w="540"/>
            <w:gridCol w:w="1620"/>
            <w:gridCol w:w="720"/>
          </w:tblGrid>
        </w:tblGridChange>
      </w:tblGrid>
      <w:tr w:rsidR="00321FF7" w:rsidRPr="00B621E1" w14:paraId="3CCDC271" w14:textId="77777777" w:rsidTr="00321FF7">
        <w:tblPrEx>
          <w:tblCellMar>
            <w:top w:w="0" w:type="dxa"/>
            <w:bottom w:w="0" w:type="dxa"/>
          </w:tblCellMar>
          <w:tblPrExChange w:id="3165" w:author="Christina Sun" w:date="2026-03-15T21:35:00Z" w16du:dateUtc="2026-03-16T04:35:00Z">
            <w:tblPrEx>
              <w:tblCellMar>
                <w:top w:w="0" w:type="dxa"/>
                <w:bottom w:w="0" w:type="dxa"/>
              </w:tblCellMar>
            </w:tblPrEx>
          </w:tblPrExChange>
        </w:tblPrEx>
        <w:trPr>
          <w:jc w:val="center"/>
          <w:ins w:id="3166" w:author="Christina Sun" w:date="2026-03-15T21:34:00Z" w16du:dateUtc="2026-03-16T04:34:00Z"/>
          <w:trPrChange w:id="3167" w:author="Christina Sun" w:date="2026-03-15T21:35:00Z" w16du:dateUtc="2026-03-16T04:35:00Z">
            <w:trPr>
              <w:gridAfter w:val="0"/>
            </w:trPr>
          </w:trPrChange>
        </w:trPr>
        <w:tc>
          <w:tcPr>
            <w:tcW w:w="1250" w:type="pct"/>
            <w:tcBorders>
              <w:top w:val="single" w:sz="4" w:space="0" w:color="auto"/>
              <w:bottom w:val="single" w:sz="4" w:space="0" w:color="auto"/>
            </w:tcBorders>
            <w:tcMar>
              <w:top w:w="100" w:type="nil"/>
              <w:right w:w="100" w:type="nil"/>
            </w:tcMar>
            <w:vAlign w:val="center"/>
            <w:tcPrChange w:id="3168" w:author="Christina Sun" w:date="2026-03-15T21:35:00Z" w16du:dateUtc="2026-03-16T04:35:00Z">
              <w:tcPr>
                <w:tcW w:w="226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57F7419" w14:textId="77777777" w:rsidR="00321FF7" w:rsidRPr="00B621E1" w:rsidRDefault="00321FF7">
            <w:pPr>
              <w:autoSpaceDE w:val="0"/>
              <w:autoSpaceDN w:val="0"/>
              <w:adjustRightInd w:val="0"/>
              <w:rPr>
                <w:ins w:id="3169" w:author="Christina Sun" w:date="2026-03-15T21:34:00Z" w16du:dateUtc="2026-03-16T04:34:00Z"/>
                <w:rFonts w:asciiTheme="majorHAnsi" w:hAnsiTheme="majorHAnsi" w:cstheme="majorHAnsi"/>
                <w:sz w:val="20"/>
                <w:szCs w:val="20"/>
                <w:lang w:val="en-US"/>
                <w:rPrChange w:id="3170" w:author="Christina Sun" w:date="2026-03-15T21:36:00Z" w16du:dateUtc="2026-03-16T04:36:00Z">
                  <w:rPr>
                    <w:ins w:id="3171" w:author="Christina Sun" w:date="2026-03-15T21:34:00Z" w16du:dateUtc="2026-03-16T04:34:00Z"/>
                    <w:lang w:val="en-US"/>
                  </w:rPr>
                </w:rPrChange>
              </w:rPr>
            </w:pPr>
          </w:p>
        </w:tc>
        <w:tc>
          <w:tcPr>
            <w:tcW w:w="1250" w:type="pct"/>
            <w:tcBorders>
              <w:top w:val="single" w:sz="4" w:space="0" w:color="auto"/>
              <w:bottom w:val="single" w:sz="4" w:space="0" w:color="auto"/>
            </w:tcBorders>
            <w:tcMar>
              <w:top w:w="100" w:type="nil"/>
              <w:right w:w="100" w:type="nil"/>
            </w:tcMar>
            <w:vAlign w:val="center"/>
            <w:tcPrChange w:id="3172"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595AD7C" w14:textId="77777777" w:rsidR="00321FF7" w:rsidRPr="00B621E1" w:rsidRDefault="00321FF7">
            <w:pPr>
              <w:autoSpaceDE w:val="0"/>
              <w:autoSpaceDN w:val="0"/>
              <w:adjustRightInd w:val="0"/>
              <w:jc w:val="center"/>
              <w:rPr>
                <w:ins w:id="3173" w:author="Christina Sun" w:date="2026-03-15T21:34:00Z" w16du:dateUtc="2026-03-16T04:34:00Z"/>
                <w:rFonts w:asciiTheme="majorHAnsi" w:hAnsiTheme="majorHAnsi" w:cstheme="majorHAnsi"/>
                <w:sz w:val="20"/>
                <w:szCs w:val="20"/>
                <w:lang w:val="en-US"/>
                <w:rPrChange w:id="3174" w:author="Christina Sun" w:date="2026-03-15T21:36:00Z" w16du:dateUtc="2026-03-16T04:36:00Z">
                  <w:rPr>
                    <w:ins w:id="3175" w:author="Christina Sun" w:date="2026-03-15T21:34:00Z" w16du:dateUtc="2026-03-16T04:34:00Z"/>
                    <w:lang w:val="en-US"/>
                  </w:rPr>
                </w:rPrChange>
              </w:rPr>
            </w:pPr>
            <w:ins w:id="3176" w:author="Christina Sun" w:date="2026-03-15T21:34:00Z" w16du:dateUtc="2026-03-16T04:34:00Z">
              <w:r w:rsidRPr="00B621E1">
                <w:rPr>
                  <w:rFonts w:asciiTheme="majorHAnsi" w:hAnsiTheme="majorHAnsi" w:cstheme="majorHAnsi"/>
                  <w:sz w:val="20"/>
                  <w:szCs w:val="20"/>
                  <w:lang w:val="en-US"/>
                  <w:rPrChange w:id="3177" w:author="Christina Sun" w:date="2026-03-15T21:36:00Z" w16du:dateUtc="2026-03-16T04:36:00Z">
                    <w:rPr>
                      <w:lang w:val="en-US"/>
                    </w:rPr>
                  </w:rPrChange>
                </w:rPr>
                <w:t>(1)</w:t>
              </w:r>
            </w:ins>
          </w:p>
        </w:tc>
        <w:tc>
          <w:tcPr>
            <w:tcW w:w="1250" w:type="pct"/>
            <w:tcBorders>
              <w:top w:val="single" w:sz="4" w:space="0" w:color="auto"/>
              <w:bottom w:val="single" w:sz="4" w:space="0" w:color="auto"/>
            </w:tcBorders>
            <w:tcMar>
              <w:top w:w="100" w:type="nil"/>
              <w:right w:w="100" w:type="nil"/>
            </w:tcMar>
            <w:vAlign w:val="center"/>
            <w:tcPrChange w:id="3178"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A2D560D" w14:textId="77777777" w:rsidR="00321FF7" w:rsidRPr="00B621E1" w:rsidRDefault="00321FF7">
            <w:pPr>
              <w:autoSpaceDE w:val="0"/>
              <w:autoSpaceDN w:val="0"/>
              <w:adjustRightInd w:val="0"/>
              <w:jc w:val="center"/>
              <w:rPr>
                <w:ins w:id="3179" w:author="Christina Sun" w:date="2026-03-15T21:34:00Z" w16du:dateUtc="2026-03-16T04:34:00Z"/>
                <w:rFonts w:asciiTheme="majorHAnsi" w:hAnsiTheme="majorHAnsi" w:cstheme="majorHAnsi"/>
                <w:sz w:val="20"/>
                <w:szCs w:val="20"/>
                <w:lang w:val="en-US"/>
                <w:rPrChange w:id="3180" w:author="Christina Sun" w:date="2026-03-15T21:36:00Z" w16du:dateUtc="2026-03-16T04:36:00Z">
                  <w:rPr>
                    <w:ins w:id="3181" w:author="Christina Sun" w:date="2026-03-15T21:34:00Z" w16du:dateUtc="2026-03-16T04:34:00Z"/>
                    <w:lang w:val="en-US"/>
                  </w:rPr>
                </w:rPrChange>
              </w:rPr>
            </w:pPr>
            <w:ins w:id="3182" w:author="Christina Sun" w:date="2026-03-15T21:34:00Z" w16du:dateUtc="2026-03-16T04:34:00Z">
              <w:r w:rsidRPr="00B621E1">
                <w:rPr>
                  <w:rFonts w:asciiTheme="majorHAnsi" w:hAnsiTheme="majorHAnsi" w:cstheme="majorHAnsi"/>
                  <w:sz w:val="20"/>
                  <w:szCs w:val="20"/>
                  <w:lang w:val="en-US"/>
                  <w:rPrChange w:id="3183" w:author="Christina Sun" w:date="2026-03-15T21:36:00Z" w16du:dateUtc="2026-03-16T04:36:00Z">
                    <w:rPr>
                      <w:lang w:val="en-US"/>
                    </w:rPr>
                  </w:rPrChange>
                </w:rPr>
                <w:t>(2)</w:t>
              </w:r>
            </w:ins>
          </w:p>
        </w:tc>
        <w:tc>
          <w:tcPr>
            <w:tcW w:w="1250" w:type="pct"/>
            <w:tcBorders>
              <w:top w:val="single" w:sz="4" w:space="0" w:color="auto"/>
              <w:bottom w:val="single" w:sz="4" w:space="0" w:color="auto"/>
            </w:tcBorders>
            <w:tcMar>
              <w:top w:w="100" w:type="nil"/>
              <w:right w:w="100" w:type="nil"/>
            </w:tcMar>
            <w:vAlign w:val="center"/>
            <w:tcPrChange w:id="3184"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84AE8B3" w14:textId="77777777" w:rsidR="00321FF7" w:rsidRPr="00B621E1" w:rsidRDefault="00321FF7">
            <w:pPr>
              <w:autoSpaceDE w:val="0"/>
              <w:autoSpaceDN w:val="0"/>
              <w:adjustRightInd w:val="0"/>
              <w:jc w:val="center"/>
              <w:rPr>
                <w:ins w:id="3185" w:author="Christina Sun" w:date="2026-03-15T21:34:00Z" w16du:dateUtc="2026-03-16T04:34:00Z"/>
                <w:rFonts w:asciiTheme="majorHAnsi" w:hAnsiTheme="majorHAnsi" w:cstheme="majorHAnsi"/>
                <w:sz w:val="20"/>
                <w:szCs w:val="20"/>
                <w:lang w:val="en-US"/>
                <w:rPrChange w:id="3186" w:author="Christina Sun" w:date="2026-03-15T21:36:00Z" w16du:dateUtc="2026-03-16T04:36:00Z">
                  <w:rPr>
                    <w:ins w:id="3187" w:author="Christina Sun" w:date="2026-03-15T21:34:00Z" w16du:dateUtc="2026-03-16T04:34:00Z"/>
                    <w:lang w:val="en-US"/>
                  </w:rPr>
                </w:rPrChange>
              </w:rPr>
            </w:pPr>
            <w:ins w:id="3188" w:author="Christina Sun" w:date="2026-03-15T21:34:00Z" w16du:dateUtc="2026-03-16T04:34:00Z">
              <w:r w:rsidRPr="00B621E1">
                <w:rPr>
                  <w:rFonts w:asciiTheme="majorHAnsi" w:hAnsiTheme="majorHAnsi" w:cstheme="majorHAnsi"/>
                  <w:sz w:val="20"/>
                  <w:szCs w:val="20"/>
                  <w:lang w:val="en-US"/>
                  <w:rPrChange w:id="3189" w:author="Christina Sun" w:date="2026-03-15T21:36:00Z" w16du:dateUtc="2026-03-16T04:36:00Z">
                    <w:rPr>
                      <w:lang w:val="en-US"/>
                    </w:rPr>
                  </w:rPrChange>
                </w:rPr>
                <w:t>(3)</w:t>
              </w:r>
            </w:ins>
          </w:p>
        </w:tc>
      </w:tr>
      <w:tr w:rsidR="00321FF7" w:rsidRPr="00B621E1" w14:paraId="5FE8CA7E" w14:textId="77777777" w:rsidTr="00321FF7">
        <w:tblPrEx>
          <w:tblCellMar>
            <w:top w:w="0" w:type="dxa"/>
            <w:bottom w:w="0" w:type="dxa"/>
          </w:tblCellMar>
          <w:tblPrExChange w:id="3190" w:author="Christina Sun" w:date="2026-03-15T21:35:00Z" w16du:dateUtc="2026-03-16T04:35:00Z">
            <w:tblPrEx>
              <w:tblBorders>
                <w:top w:val="none" w:sz="0" w:space="0" w:color="auto"/>
              </w:tblBorders>
              <w:tblCellMar>
                <w:top w:w="0" w:type="dxa"/>
                <w:bottom w:w="0" w:type="dxa"/>
              </w:tblCellMar>
            </w:tblPrEx>
          </w:tblPrExChange>
        </w:tblPrEx>
        <w:trPr>
          <w:jc w:val="center"/>
          <w:ins w:id="3191" w:author="Christina Sun" w:date="2026-03-15T21:34:00Z" w16du:dateUtc="2026-03-16T04:34:00Z"/>
          <w:trPrChange w:id="3192" w:author="Christina Sun" w:date="2026-03-15T21:35:00Z" w16du:dateUtc="2026-03-16T04:35:00Z">
            <w:trPr>
              <w:gridAfter w:val="0"/>
            </w:trPr>
          </w:trPrChange>
        </w:trPr>
        <w:tc>
          <w:tcPr>
            <w:tcW w:w="1250" w:type="pct"/>
            <w:tcBorders>
              <w:top w:val="single" w:sz="4" w:space="0" w:color="auto"/>
            </w:tcBorders>
            <w:tcMar>
              <w:top w:w="100" w:type="nil"/>
              <w:right w:w="100" w:type="nil"/>
            </w:tcMar>
            <w:vAlign w:val="center"/>
            <w:tcPrChange w:id="3193" w:author="Christina Sun" w:date="2026-03-15T21:35:00Z" w16du:dateUtc="2026-03-16T04:35:00Z">
              <w:tcPr>
                <w:tcW w:w="226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CA9315B" w14:textId="20E37F86" w:rsidR="00321FF7" w:rsidRPr="00B621E1" w:rsidRDefault="00321FF7">
            <w:pPr>
              <w:autoSpaceDE w:val="0"/>
              <w:autoSpaceDN w:val="0"/>
              <w:adjustRightInd w:val="0"/>
              <w:rPr>
                <w:ins w:id="3194" w:author="Christina Sun" w:date="2026-03-15T21:34:00Z" w16du:dateUtc="2026-03-16T04:34:00Z"/>
                <w:rFonts w:asciiTheme="majorHAnsi" w:hAnsiTheme="majorHAnsi" w:cstheme="majorHAnsi"/>
                <w:sz w:val="20"/>
                <w:szCs w:val="20"/>
                <w:lang w:val="en-US"/>
                <w:rPrChange w:id="3195" w:author="Christina Sun" w:date="2026-03-15T21:36:00Z" w16du:dateUtc="2026-03-16T04:36:00Z">
                  <w:rPr>
                    <w:ins w:id="3196" w:author="Christina Sun" w:date="2026-03-15T21:34:00Z" w16du:dateUtc="2026-03-16T04:34:00Z"/>
                    <w:lang w:val="en-US"/>
                  </w:rPr>
                </w:rPrChange>
              </w:rPr>
            </w:pPr>
          </w:p>
        </w:tc>
        <w:tc>
          <w:tcPr>
            <w:tcW w:w="1250" w:type="pct"/>
            <w:tcBorders>
              <w:top w:val="single" w:sz="4" w:space="0" w:color="auto"/>
            </w:tcBorders>
            <w:tcMar>
              <w:top w:w="100" w:type="nil"/>
              <w:right w:w="100" w:type="nil"/>
            </w:tcMar>
            <w:vAlign w:val="center"/>
            <w:tcPrChange w:id="3197"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41D754C3" w14:textId="77777777" w:rsidR="00321FF7" w:rsidRPr="00B621E1" w:rsidRDefault="00321FF7">
            <w:pPr>
              <w:autoSpaceDE w:val="0"/>
              <w:autoSpaceDN w:val="0"/>
              <w:adjustRightInd w:val="0"/>
              <w:jc w:val="center"/>
              <w:rPr>
                <w:ins w:id="3198" w:author="Christina Sun" w:date="2026-03-15T21:34:00Z" w16du:dateUtc="2026-03-16T04:34:00Z"/>
                <w:rFonts w:asciiTheme="majorHAnsi" w:hAnsiTheme="majorHAnsi" w:cstheme="majorHAnsi"/>
                <w:sz w:val="20"/>
                <w:szCs w:val="20"/>
                <w:lang w:val="en-US"/>
                <w:rPrChange w:id="3199" w:author="Christina Sun" w:date="2026-03-15T21:36:00Z" w16du:dateUtc="2026-03-16T04:36:00Z">
                  <w:rPr>
                    <w:ins w:id="3200" w:author="Christina Sun" w:date="2026-03-15T21:34:00Z" w16du:dateUtc="2026-03-16T04:34:00Z"/>
                    <w:lang w:val="en-US"/>
                  </w:rPr>
                </w:rPrChange>
              </w:rPr>
            </w:pPr>
          </w:p>
        </w:tc>
        <w:tc>
          <w:tcPr>
            <w:tcW w:w="1250" w:type="pct"/>
            <w:tcBorders>
              <w:top w:val="single" w:sz="4" w:space="0" w:color="auto"/>
            </w:tcBorders>
            <w:tcMar>
              <w:top w:w="100" w:type="nil"/>
              <w:right w:w="100" w:type="nil"/>
            </w:tcMar>
            <w:vAlign w:val="center"/>
            <w:tcPrChange w:id="3201"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CDB9B79" w14:textId="77777777" w:rsidR="00321FF7" w:rsidRPr="00B621E1" w:rsidRDefault="00321FF7">
            <w:pPr>
              <w:autoSpaceDE w:val="0"/>
              <w:autoSpaceDN w:val="0"/>
              <w:adjustRightInd w:val="0"/>
              <w:jc w:val="center"/>
              <w:rPr>
                <w:ins w:id="3202" w:author="Christina Sun" w:date="2026-03-15T21:34:00Z" w16du:dateUtc="2026-03-16T04:34:00Z"/>
                <w:rFonts w:asciiTheme="majorHAnsi" w:hAnsiTheme="majorHAnsi" w:cstheme="majorHAnsi"/>
                <w:sz w:val="20"/>
                <w:szCs w:val="20"/>
                <w:lang w:val="en-US"/>
                <w:rPrChange w:id="3203" w:author="Christina Sun" w:date="2026-03-15T21:36:00Z" w16du:dateUtc="2026-03-16T04:36:00Z">
                  <w:rPr>
                    <w:ins w:id="3204" w:author="Christina Sun" w:date="2026-03-15T21:34:00Z" w16du:dateUtc="2026-03-16T04:34:00Z"/>
                    <w:lang w:val="en-US"/>
                  </w:rPr>
                </w:rPrChange>
              </w:rPr>
            </w:pPr>
          </w:p>
        </w:tc>
        <w:tc>
          <w:tcPr>
            <w:tcW w:w="1250" w:type="pct"/>
            <w:tcBorders>
              <w:top w:val="single" w:sz="4" w:space="0" w:color="auto"/>
            </w:tcBorders>
            <w:tcMar>
              <w:top w:w="100" w:type="nil"/>
              <w:right w:w="100" w:type="nil"/>
            </w:tcMar>
            <w:vAlign w:val="center"/>
            <w:tcPrChange w:id="3205"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FE85A9C" w14:textId="77777777" w:rsidR="00321FF7" w:rsidRPr="00B621E1" w:rsidRDefault="00321FF7">
            <w:pPr>
              <w:autoSpaceDE w:val="0"/>
              <w:autoSpaceDN w:val="0"/>
              <w:adjustRightInd w:val="0"/>
              <w:jc w:val="center"/>
              <w:rPr>
                <w:ins w:id="3206" w:author="Christina Sun" w:date="2026-03-15T21:34:00Z" w16du:dateUtc="2026-03-16T04:34:00Z"/>
                <w:rFonts w:asciiTheme="majorHAnsi" w:hAnsiTheme="majorHAnsi" w:cstheme="majorHAnsi"/>
                <w:sz w:val="20"/>
                <w:szCs w:val="20"/>
                <w:lang w:val="en-US"/>
                <w:rPrChange w:id="3207" w:author="Christina Sun" w:date="2026-03-15T21:36:00Z" w16du:dateUtc="2026-03-16T04:36:00Z">
                  <w:rPr>
                    <w:ins w:id="3208" w:author="Christina Sun" w:date="2026-03-15T21:34:00Z" w16du:dateUtc="2026-03-16T04:34:00Z"/>
                    <w:lang w:val="en-US"/>
                  </w:rPr>
                </w:rPrChange>
              </w:rPr>
            </w:pPr>
          </w:p>
        </w:tc>
      </w:tr>
      <w:tr w:rsidR="00321FF7" w:rsidRPr="00B621E1" w14:paraId="5617B2F1" w14:textId="77777777" w:rsidTr="00321FF7">
        <w:tblPrEx>
          <w:tblCellMar>
            <w:top w:w="0" w:type="dxa"/>
            <w:bottom w:w="0" w:type="dxa"/>
          </w:tblCellMar>
          <w:tblPrExChange w:id="3209" w:author="Christina Sun" w:date="2026-03-15T21:35:00Z" w16du:dateUtc="2026-03-16T04:35:00Z">
            <w:tblPrEx>
              <w:tblBorders>
                <w:top w:val="none" w:sz="0" w:space="0" w:color="auto"/>
              </w:tblBorders>
              <w:tblCellMar>
                <w:top w:w="0" w:type="dxa"/>
                <w:bottom w:w="0" w:type="dxa"/>
              </w:tblCellMar>
            </w:tblPrEx>
          </w:tblPrExChange>
        </w:tblPrEx>
        <w:trPr>
          <w:jc w:val="center"/>
          <w:ins w:id="3210" w:author="Christina Sun" w:date="2026-03-15T21:34:00Z" w16du:dateUtc="2026-03-16T04:34:00Z"/>
          <w:trPrChange w:id="3211" w:author="Christina Sun" w:date="2026-03-15T21:35:00Z" w16du:dateUtc="2026-03-16T04:35:00Z">
            <w:trPr>
              <w:gridAfter w:val="0"/>
            </w:trPr>
          </w:trPrChange>
        </w:trPr>
        <w:tc>
          <w:tcPr>
            <w:tcW w:w="1250" w:type="pct"/>
            <w:tcMar>
              <w:top w:w="100" w:type="nil"/>
              <w:right w:w="100" w:type="nil"/>
            </w:tcMar>
            <w:vAlign w:val="center"/>
            <w:tcPrChange w:id="3212"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0AD29FB" w14:textId="77777777" w:rsidR="00321FF7" w:rsidRPr="00B621E1" w:rsidRDefault="00321FF7">
            <w:pPr>
              <w:autoSpaceDE w:val="0"/>
              <w:autoSpaceDN w:val="0"/>
              <w:adjustRightInd w:val="0"/>
              <w:rPr>
                <w:ins w:id="3213" w:author="Christina Sun" w:date="2026-03-15T21:34:00Z" w16du:dateUtc="2026-03-16T04:34:00Z"/>
                <w:rFonts w:asciiTheme="majorHAnsi" w:hAnsiTheme="majorHAnsi" w:cstheme="majorHAnsi"/>
                <w:sz w:val="20"/>
                <w:szCs w:val="20"/>
                <w:lang w:val="en-US"/>
                <w:rPrChange w:id="3214" w:author="Christina Sun" w:date="2026-03-15T21:36:00Z" w16du:dateUtc="2026-03-16T04:36:00Z">
                  <w:rPr>
                    <w:ins w:id="3215" w:author="Christina Sun" w:date="2026-03-15T21:34:00Z" w16du:dateUtc="2026-03-16T04:34:00Z"/>
                    <w:lang w:val="en-US"/>
                  </w:rPr>
                </w:rPrChange>
              </w:rPr>
            </w:pPr>
            <w:ins w:id="3216" w:author="Christina Sun" w:date="2026-03-15T21:34:00Z" w16du:dateUtc="2026-03-16T04:34:00Z">
              <w:r w:rsidRPr="00B621E1">
                <w:rPr>
                  <w:rFonts w:asciiTheme="majorHAnsi" w:hAnsiTheme="majorHAnsi" w:cstheme="majorHAnsi"/>
                  <w:sz w:val="20"/>
                  <w:szCs w:val="20"/>
                  <w:lang w:val="en-US"/>
                  <w:rPrChange w:id="3217" w:author="Christina Sun" w:date="2026-03-15T21:36:00Z" w16du:dateUtc="2026-03-16T04:36:00Z">
                    <w:rPr>
                      <w:lang w:val="en-US"/>
                    </w:rPr>
                  </w:rPrChange>
                </w:rPr>
                <w:t>Gay or Lesbian</w:t>
              </w:r>
            </w:ins>
          </w:p>
        </w:tc>
        <w:tc>
          <w:tcPr>
            <w:tcW w:w="1250" w:type="pct"/>
            <w:tcMar>
              <w:top w:w="100" w:type="nil"/>
              <w:right w:w="100" w:type="nil"/>
            </w:tcMar>
            <w:vAlign w:val="center"/>
            <w:tcPrChange w:id="3218"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E302C5F" w14:textId="77777777" w:rsidR="00321FF7" w:rsidRPr="00B621E1" w:rsidRDefault="00321FF7">
            <w:pPr>
              <w:autoSpaceDE w:val="0"/>
              <w:autoSpaceDN w:val="0"/>
              <w:adjustRightInd w:val="0"/>
              <w:jc w:val="center"/>
              <w:rPr>
                <w:ins w:id="3219" w:author="Christina Sun" w:date="2026-03-15T21:34:00Z" w16du:dateUtc="2026-03-16T04:34:00Z"/>
                <w:rFonts w:asciiTheme="majorHAnsi" w:hAnsiTheme="majorHAnsi" w:cstheme="majorHAnsi"/>
                <w:sz w:val="20"/>
                <w:szCs w:val="20"/>
                <w:lang w:val="en-US"/>
                <w:rPrChange w:id="3220" w:author="Christina Sun" w:date="2026-03-15T21:36:00Z" w16du:dateUtc="2026-03-16T04:36:00Z">
                  <w:rPr>
                    <w:ins w:id="3221" w:author="Christina Sun" w:date="2026-03-15T21:34:00Z" w16du:dateUtc="2026-03-16T04:34:00Z"/>
                    <w:lang w:val="en-US"/>
                  </w:rPr>
                </w:rPrChange>
              </w:rPr>
            </w:pPr>
            <w:ins w:id="3222" w:author="Christina Sun" w:date="2026-03-15T21:34:00Z" w16du:dateUtc="2026-03-16T04:34:00Z">
              <w:r w:rsidRPr="00B621E1">
                <w:rPr>
                  <w:rFonts w:asciiTheme="majorHAnsi" w:hAnsiTheme="majorHAnsi" w:cstheme="majorHAnsi"/>
                  <w:sz w:val="20"/>
                  <w:szCs w:val="20"/>
                  <w:lang w:val="en-US"/>
                  <w:rPrChange w:id="3223" w:author="Christina Sun" w:date="2026-03-15T21:36:00Z" w16du:dateUtc="2026-03-16T04:36:00Z">
                    <w:rPr>
                      <w:lang w:val="en-US"/>
                    </w:rPr>
                  </w:rPrChange>
                </w:rPr>
                <w:t>1.527</w:t>
              </w:r>
              <w:r w:rsidRPr="00B621E1">
                <w:rPr>
                  <w:rFonts w:asciiTheme="majorHAnsi" w:hAnsiTheme="majorHAnsi" w:cstheme="majorHAnsi"/>
                  <w:sz w:val="20"/>
                  <w:szCs w:val="20"/>
                  <w:vertAlign w:val="superscript"/>
                  <w:lang w:val="en-US"/>
                  <w:rPrChange w:id="3224" w:author="Christina Sun" w:date="2026-03-15T21:36:00Z" w16du:dateUtc="2026-03-16T04:36:00Z">
                    <w:rPr>
                      <w:vertAlign w:val="superscript"/>
                      <w:lang w:val="en-US"/>
                    </w:rPr>
                  </w:rPrChange>
                </w:rPr>
                <w:t>***</w:t>
              </w:r>
            </w:ins>
          </w:p>
        </w:tc>
        <w:tc>
          <w:tcPr>
            <w:tcW w:w="1250" w:type="pct"/>
            <w:tcMar>
              <w:top w:w="100" w:type="nil"/>
              <w:right w:w="100" w:type="nil"/>
            </w:tcMar>
            <w:vAlign w:val="center"/>
            <w:tcPrChange w:id="3225"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922F61A" w14:textId="77777777" w:rsidR="00321FF7" w:rsidRPr="00B621E1" w:rsidRDefault="00321FF7">
            <w:pPr>
              <w:autoSpaceDE w:val="0"/>
              <w:autoSpaceDN w:val="0"/>
              <w:adjustRightInd w:val="0"/>
              <w:jc w:val="center"/>
              <w:rPr>
                <w:ins w:id="3226" w:author="Christina Sun" w:date="2026-03-15T21:34:00Z" w16du:dateUtc="2026-03-16T04:34:00Z"/>
                <w:rFonts w:asciiTheme="majorHAnsi" w:hAnsiTheme="majorHAnsi" w:cstheme="majorHAnsi"/>
                <w:sz w:val="20"/>
                <w:szCs w:val="20"/>
                <w:lang w:val="en-US"/>
                <w:rPrChange w:id="3227" w:author="Christina Sun" w:date="2026-03-15T21:36:00Z" w16du:dateUtc="2026-03-16T04:36:00Z">
                  <w:rPr>
                    <w:ins w:id="3228" w:author="Christina Sun" w:date="2026-03-15T21:34:00Z" w16du:dateUtc="2026-03-16T04:34:00Z"/>
                    <w:lang w:val="en-US"/>
                  </w:rPr>
                </w:rPrChange>
              </w:rPr>
            </w:pPr>
            <w:ins w:id="3229" w:author="Christina Sun" w:date="2026-03-15T21:34:00Z" w16du:dateUtc="2026-03-16T04:34:00Z">
              <w:r w:rsidRPr="00B621E1">
                <w:rPr>
                  <w:rFonts w:asciiTheme="majorHAnsi" w:hAnsiTheme="majorHAnsi" w:cstheme="majorHAnsi"/>
                  <w:sz w:val="20"/>
                  <w:szCs w:val="20"/>
                  <w:lang w:val="en-US"/>
                  <w:rPrChange w:id="3230" w:author="Christina Sun" w:date="2026-03-15T21:36:00Z" w16du:dateUtc="2026-03-16T04:36:00Z">
                    <w:rPr>
                      <w:lang w:val="en-US"/>
                    </w:rPr>
                  </w:rPrChange>
                </w:rPr>
                <w:t>1.388</w:t>
              </w:r>
              <w:r w:rsidRPr="00B621E1">
                <w:rPr>
                  <w:rFonts w:asciiTheme="majorHAnsi" w:hAnsiTheme="majorHAnsi" w:cstheme="majorHAnsi"/>
                  <w:sz w:val="20"/>
                  <w:szCs w:val="20"/>
                  <w:vertAlign w:val="superscript"/>
                  <w:lang w:val="en-US"/>
                  <w:rPrChange w:id="3231" w:author="Christina Sun" w:date="2026-03-15T21:36:00Z" w16du:dateUtc="2026-03-16T04:36:00Z">
                    <w:rPr>
                      <w:vertAlign w:val="superscript"/>
                      <w:lang w:val="en-US"/>
                    </w:rPr>
                  </w:rPrChange>
                </w:rPr>
                <w:t>***</w:t>
              </w:r>
            </w:ins>
          </w:p>
        </w:tc>
        <w:tc>
          <w:tcPr>
            <w:tcW w:w="1250" w:type="pct"/>
            <w:tcMar>
              <w:top w:w="100" w:type="nil"/>
              <w:right w:w="100" w:type="nil"/>
            </w:tcMar>
            <w:vAlign w:val="center"/>
            <w:tcPrChange w:id="3232"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D48349F" w14:textId="77777777" w:rsidR="00321FF7" w:rsidRPr="00B621E1" w:rsidRDefault="00321FF7">
            <w:pPr>
              <w:autoSpaceDE w:val="0"/>
              <w:autoSpaceDN w:val="0"/>
              <w:adjustRightInd w:val="0"/>
              <w:jc w:val="center"/>
              <w:rPr>
                <w:ins w:id="3233" w:author="Christina Sun" w:date="2026-03-15T21:34:00Z" w16du:dateUtc="2026-03-16T04:34:00Z"/>
                <w:rFonts w:asciiTheme="majorHAnsi" w:hAnsiTheme="majorHAnsi" w:cstheme="majorHAnsi"/>
                <w:sz w:val="20"/>
                <w:szCs w:val="20"/>
                <w:lang w:val="en-US"/>
                <w:rPrChange w:id="3234" w:author="Christina Sun" w:date="2026-03-15T21:36:00Z" w16du:dateUtc="2026-03-16T04:36:00Z">
                  <w:rPr>
                    <w:ins w:id="3235" w:author="Christina Sun" w:date="2026-03-15T21:34:00Z" w16du:dateUtc="2026-03-16T04:34:00Z"/>
                    <w:lang w:val="en-US"/>
                  </w:rPr>
                </w:rPrChange>
              </w:rPr>
            </w:pPr>
            <w:ins w:id="3236" w:author="Christina Sun" w:date="2026-03-15T21:34:00Z" w16du:dateUtc="2026-03-16T04:34:00Z">
              <w:r w:rsidRPr="00B621E1">
                <w:rPr>
                  <w:rFonts w:asciiTheme="majorHAnsi" w:hAnsiTheme="majorHAnsi" w:cstheme="majorHAnsi"/>
                  <w:sz w:val="20"/>
                  <w:szCs w:val="20"/>
                  <w:lang w:val="en-US"/>
                  <w:rPrChange w:id="3237" w:author="Christina Sun" w:date="2026-03-15T21:36:00Z" w16du:dateUtc="2026-03-16T04:36:00Z">
                    <w:rPr>
                      <w:lang w:val="en-US"/>
                    </w:rPr>
                  </w:rPrChange>
                </w:rPr>
                <w:t>1.353</w:t>
              </w:r>
              <w:r w:rsidRPr="00B621E1">
                <w:rPr>
                  <w:rFonts w:asciiTheme="majorHAnsi" w:hAnsiTheme="majorHAnsi" w:cstheme="majorHAnsi"/>
                  <w:sz w:val="20"/>
                  <w:szCs w:val="20"/>
                  <w:vertAlign w:val="superscript"/>
                  <w:lang w:val="en-US"/>
                  <w:rPrChange w:id="3238" w:author="Christina Sun" w:date="2026-03-15T21:36:00Z" w16du:dateUtc="2026-03-16T04:36:00Z">
                    <w:rPr>
                      <w:vertAlign w:val="superscript"/>
                      <w:lang w:val="en-US"/>
                    </w:rPr>
                  </w:rPrChange>
                </w:rPr>
                <w:t>***</w:t>
              </w:r>
            </w:ins>
          </w:p>
        </w:tc>
      </w:tr>
      <w:tr w:rsidR="00321FF7" w:rsidRPr="00B621E1" w14:paraId="4A8925F1" w14:textId="77777777" w:rsidTr="00321FF7">
        <w:tblPrEx>
          <w:tblCellMar>
            <w:top w:w="0" w:type="dxa"/>
            <w:bottom w:w="0" w:type="dxa"/>
          </w:tblCellMar>
          <w:tblPrExChange w:id="3239" w:author="Christina Sun" w:date="2026-03-15T21:35:00Z" w16du:dateUtc="2026-03-16T04:35:00Z">
            <w:tblPrEx>
              <w:tblBorders>
                <w:top w:val="none" w:sz="0" w:space="0" w:color="auto"/>
              </w:tblBorders>
              <w:tblCellMar>
                <w:top w:w="0" w:type="dxa"/>
                <w:bottom w:w="0" w:type="dxa"/>
              </w:tblCellMar>
            </w:tblPrEx>
          </w:tblPrExChange>
        </w:tblPrEx>
        <w:trPr>
          <w:jc w:val="center"/>
          <w:ins w:id="3240" w:author="Christina Sun" w:date="2026-03-15T21:34:00Z" w16du:dateUtc="2026-03-16T04:34:00Z"/>
          <w:trPrChange w:id="3241" w:author="Christina Sun" w:date="2026-03-15T21:35:00Z" w16du:dateUtc="2026-03-16T04:35:00Z">
            <w:trPr>
              <w:gridAfter w:val="0"/>
            </w:trPr>
          </w:trPrChange>
        </w:trPr>
        <w:tc>
          <w:tcPr>
            <w:tcW w:w="1250" w:type="pct"/>
            <w:tcMar>
              <w:top w:w="100" w:type="nil"/>
              <w:right w:w="100" w:type="nil"/>
            </w:tcMar>
            <w:vAlign w:val="center"/>
            <w:tcPrChange w:id="3242"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638B911" w14:textId="77777777" w:rsidR="00321FF7" w:rsidRPr="00B621E1" w:rsidRDefault="00321FF7">
            <w:pPr>
              <w:autoSpaceDE w:val="0"/>
              <w:autoSpaceDN w:val="0"/>
              <w:adjustRightInd w:val="0"/>
              <w:rPr>
                <w:ins w:id="3243" w:author="Christina Sun" w:date="2026-03-15T21:34:00Z" w16du:dateUtc="2026-03-16T04:34:00Z"/>
                <w:rFonts w:asciiTheme="majorHAnsi" w:hAnsiTheme="majorHAnsi" w:cstheme="majorHAnsi"/>
                <w:sz w:val="20"/>
                <w:szCs w:val="20"/>
                <w:lang w:val="en-US"/>
                <w:rPrChange w:id="3244" w:author="Christina Sun" w:date="2026-03-15T21:36:00Z" w16du:dateUtc="2026-03-16T04:36:00Z">
                  <w:rPr>
                    <w:ins w:id="3245" w:author="Christina Sun" w:date="2026-03-15T21:34:00Z" w16du:dateUtc="2026-03-16T04:34:00Z"/>
                    <w:lang w:val="en-US"/>
                  </w:rPr>
                </w:rPrChange>
              </w:rPr>
            </w:pPr>
          </w:p>
        </w:tc>
        <w:tc>
          <w:tcPr>
            <w:tcW w:w="1250" w:type="pct"/>
            <w:tcMar>
              <w:top w:w="100" w:type="nil"/>
              <w:right w:w="100" w:type="nil"/>
            </w:tcMar>
            <w:vAlign w:val="center"/>
            <w:tcPrChange w:id="3246"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920A222" w14:textId="77777777" w:rsidR="00321FF7" w:rsidRPr="00B621E1" w:rsidRDefault="00321FF7">
            <w:pPr>
              <w:autoSpaceDE w:val="0"/>
              <w:autoSpaceDN w:val="0"/>
              <w:adjustRightInd w:val="0"/>
              <w:jc w:val="center"/>
              <w:rPr>
                <w:ins w:id="3247" w:author="Christina Sun" w:date="2026-03-15T21:34:00Z" w16du:dateUtc="2026-03-16T04:34:00Z"/>
                <w:rFonts w:asciiTheme="majorHAnsi" w:hAnsiTheme="majorHAnsi" w:cstheme="majorHAnsi"/>
                <w:sz w:val="20"/>
                <w:szCs w:val="20"/>
                <w:lang w:val="en-US"/>
                <w:rPrChange w:id="3248" w:author="Christina Sun" w:date="2026-03-15T21:36:00Z" w16du:dateUtc="2026-03-16T04:36:00Z">
                  <w:rPr>
                    <w:ins w:id="3249" w:author="Christina Sun" w:date="2026-03-15T21:34:00Z" w16du:dateUtc="2026-03-16T04:34:00Z"/>
                    <w:lang w:val="en-US"/>
                  </w:rPr>
                </w:rPrChange>
              </w:rPr>
            </w:pPr>
            <w:ins w:id="3250" w:author="Christina Sun" w:date="2026-03-15T21:34:00Z" w16du:dateUtc="2026-03-16T04:34:00Z">
              <w:r w:rsidRPr="00B621E1">
                <w:rPr>
                  <w:rFonts w:asciiTheme="majorHAnsi" w:hAnsiTheme="majorHAnsi" w:cstheme="majorHAnsi"/>
                  <w:sz w:val="20"/>
                  <w:szCs w:val="20"/>
                  <w:lang w:val="en-US"/>
                  <w:rPrChange w:id="3251" w:author="Christina Sun" w:date="2026-03-15T21:36:00Z" w16du:dateUtc="2026-03-16T04:36:00Z">
                    <w:rPr>
                      <w:lang w:val="en-US"/>
                    </w:rPr>
                  </w:rPrChange>
                </w:rPr>
                <w:t>[1.250,1.867]</w:t>
              </w:r>
            </w:ins>
          </w:p>
        </w:tc>
        <w:tc>
          <w:tcPr>
            <w:tcW w:w="1250" w:type="pct"/>
            <w:tcMar>
              <w:top w:w="100" w:type="nil"/>
              <w:right w:w="100" w:type="nil"/>
            </w:tcMar>
            <w:vAlign w:val="center"/>
            <w:tcPrChange w:id="3252"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3F8CDD6" w14:textId="77777777" w:rsidR="00321FF7" w:rsidRPr="00B621E1" w:rsidRDefault="00321FF7">
            <w:pPr>
              <w:autoSpaceDE w:val="0"/>
              <w:autoSpaceDN w:val="0"/>
              <w:adjustRightInd w:val="0"/>
              <w:jc w:val="center"/>
              <w:rPr>
                <w:ins w:id="3253" w:author="Christina Sun" w:date="2026-03-15T21:34:00Z" w16du:dateUtc="2026-03-16T04:34:00Z"/>
                <w:rFonts w:asciiTheme="majorHAnsi" w:hAnsiTheme="majorHAnsi" w:cstheme="majorHAnsi"/>
                <w:sz w:val="20"/>
                <w:szCs w:val="20"/>
                <w:lang w:val="en-US"/>
                <w:rPrChange w:id="3254" w:author="Christina Sun" w:date="2026-03-15T21:36:00Z" w16du:dateUtc="2026-03-16T04:36:00Z">
                  <w:rPr>
                    <w:ins w:id="3255" w:author="Christina Sun" w:date="2026-03-15T21:34:00Z" w16du:dateUtc="2026-03-16T04:34:00Z"/>
                    <w:lang w:val="en-US"/>
                  </w:rPr>
                </w:rPrChange>
              </w:rPr>
            </w:pPr>
            <w:ins w:id="3256" w:author="Christina Sun" w:date="2026-03-15T21:34:00Z" w16du:dateUtc="2026-03-16T04:34:00Z">
              <w:r w:rsidRPr="00B621E1">
                <w:rPr>
                  <w:rFonts w:asciiTheme="majorHAnsi" w:hAnsiTheme="majorHAnsi" w:cstheme="majorHAnsi"/>
                  <w:sz w:val="20"/>
                  <w:szCs w:val="20"/>
                  <w:lang w:val="en-US"/>
                  <w:rPrChange w:id="3257" w:author="Christina Sun" w:date="2026-03-15T21:36:00Z" w16du:dateUtc="2026-03-16T04:36:00Z">
                    <w:rPr>
                      <w:lang w:val="en-US"/>
                    </w:rPr>
                  </w:rPrChange>
                </w:rPr>
                <w:t>[1.130,1.704]</w:t>
              </w:r>
            </w:ins>
          </w:p>
        </w:tc>
        <w:tc>
          <w:tcPr>
            <w:tcW w:w="1250" w:type="pct"/>
            <w:tcMar>
              <w:top w:w="100" w:type="nil"/>
              <w:right w:w="100" w:type="nil"/>
            </w:tcMar>
            <w:vAlign w:val="center"/>
            <w:tcPrChange w:id="3258"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AFD82A0" w14:textId="77777777" w:rsidR="00321FF7" w:rsidRPr="00B621E1" w:rsidRDefault="00321FF7">
            <w:pPr>
              <w:autoSpaceDE w:val="0"/>
              <w:autoSpaceDN w:val="0"/>
              <w:adjustRightInd w:val="0"/>
              <w:jc w:val="center"/>
              <w:rPr>
                <w:ins w:id="3259" w:author="Christina Sun" w:date="2026-03-15T21:34:00Z" w16du:dateUtc="2026-03-16T04:34:00Z"/>
                <w:rFonts w:asciiTheme="majorHAnsi" w:hAnsiTheme="majorHAnsi" w:cstheme="majorHAnsi"/>
                <w:sz w:val="20"/>
                <w:szCs w:val="20"/>
                <w:lang w:val="en-US"/>
                <w:rPrChange w:id="3260" w:author="Christina Sun" w:date="2026-03-15T21:36:00Z" w16du:dateUtc="2026-03-16T04:36:00Z">
                  <w:rPr>
                    <w:ins w:id="3261" w:author="Christina Sun" w:date="2026-03-15T21:34:00Z" w16du:dateUtc="2026-03-16T04:34:00Z"/>
                    <w:lang w:val="en-US"/>
                  </w:rPr>
                </w:rPrChange>
              </w:rPr>
            </w:pPr>
            <w:ins w:id="3262" w:author="Christina Sun" w:date="2026-03-15T21:34:00Z" w16du:dateUtc="2026-03-16T04:34:00Z">
              <w:r w:rsidRPr="00B621E1">
                <w:rPr>
                  <w:rFonts w:asciiTheme="majorHAnsi" w:hAnsiTheme="majorHAnsi" w:cstheme="majorHAnsi"/>
                  <w:sz w:val="20"/>
                  <w:szCs w:val="20"/>
                  <w:lang w:val="en-US"/>
                  <w:rPrChange w:id="3263" w:author="Christina Sun" w:date="2026-03-15T21:36:00Z" w16du:dateUtc="2026-03-16T04:36:00Z">
                    <w:rPr>
                      <w:lang w:val="en-US"/>
                    </w:rPr>
                  </w:rPrChange>
                </w:rPr>
                <w:t>[1.101,1.663]</w:t>
              </w:r>
            </w:ins>
          </w:p>
        </w:tc>
      </w:tr>
      <w:tr w:rsidR="00321FF7" w:rsidRPr="00B621E1" w14:paraId="3934E8BC" w14:textId="77777777" w:rsidTr="00321FF7">
        <w:tblPrEx>
          <w:tblCellMar>
            <w:top w:w="0" w:type="dxa"/>
            <w:bottom w:w="0" w:type="dxa"/>
          </w:tblCellMar>
          <w:tblPrExChange w:id="3264" w:author="Christina Sun" w:date="2026-03-15T21:35:00Z" w16du:dateUtc="2026-03-16T04:35:00Z">
            <w:tblPrEx>
              <w:tblBorders>
                <w:top w:val="none" w:sz="0" w:space="0" w:color="auto"/>
              </w:tblBorders>
              <w:tblCellMar>
                <w:top w:w="0" w:type="dxa"/>
                <w:bottom w:w="0" w:type="dxa"/>
              </w:tblCellMar>
            </w:tblPrEx>
          </w:tblPrExChange>
        </w:tblPrEx>
        <w:trPr>
          <w:jc w:val="center"/>
          <w:ins w:id="3265" w:author="Christina Sun" w:date="2026-03-15T21:34:00Z" w16du:dateUtc="2026-03-16T04:34:00Z"/>
          <w:trPrChange w:id="3266" w:author="Christina Sun" w:date="2026-03-15T21:35:00Z" w16du:dateUtc="2026-03-16T04:35:00Z">
            <w:trPr>
              <w:gridAfter w:val="0"/>
            </w:trPr>
          </w:trPrChange>
        </w:trPr>
        <w:tc>
          <w:tcPr>
            <w:tcW w:w="1250" w:type="pct"/>
            <w:tcMar>
              <w:top w:w="100" w:type="nil"/>
              <w:right w:w="100" w:type="nil"/>
            </w:tcMar>
            <w:vAlign w:val="center"/>
            <w:tcPrChange w:id="3267"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A816506" w14:textId="77777777" w:rsidR="00321FF7" w:rsidRPr="00B621E1" w:rsidRDefault="00321FF7">
            <w:pPr>
              <w:autoSpaceDE w:val="0"/>
              <w:autoSpaceDN w:val="0"/>
              <w:adjustRightInd w:val="0"/>
              <w:rPr>
                <w:ins w:id="3268" w:author="Christina Sun" w:date="2026-03-15T21:34:00Z" w16du:dateUtc="2026-03-16T04:34:00Z"/>
                <w:rFonts w:asciiTheme="majorHAnsi" w:hAnsiTheme="majorHAnsi" w:cstheme="majorHAnsi"/>
                <w:sz w:val="20"/>
                <w:szCs w:val="20"/>
                <w:lang w:val="en-US"/>
                <w:rPrChange w:id="3269" w:author="Christina Sun" w:date="2026-03-15T21:36:00Z" w16du:dateUtc="2026-03-16T04:36:00Z">
                  <w:rPr>
                    <w:ins w:id="3270" w:author="Christina Sun" w:date="2026-03-15T21:34:00Z" w16du:dateUtc="2026-03-16T04:34:00Z"/>
                    <w:lang w:val="en-US"/>
                  </w:rPr>
                </w:rPrChange>
              </w:rPr>
            </w:pPr>
          </w:p>
        </w:tc>
        <w:tc>
          <w:tcPr>
            <w:tcW w:w="1250" w:type="pct"/>
            <w:tcMar>
              <w:top w:w="100" w:type="nil"/>
              <w:right w:w="100" w:type="nil"/>
            </w:tcMar>
            <w:vAlign w:val="center"/>
            <w:tcPrChange w:id="3271"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10D3BD2" w14:textId="77777777" w:rsidR="00321FF7" w:rsidRPr="00B621E1" w:rsidRDefault="00321FF7">
            <w:pPr>
              <w:autoSpaceDE w:val="0"/>
              <w:autoSpaceDN w:val="0"/>
              <w:adjustRightInd w:val="0"/>
              <w:rPr>
                <w:ins w:id="3272" w:author="Christina Sun" w:date="2026-03-15T21:34:00Z" w16du:dateUtc="2026-03-16T04:34:00Z"/>
                <w:rFonts w:asciiTheme="majorHAnsi" w:hAnsiTheme="majorHAnsi" w:cstheme="majorHAnsi"/>
                <w:sz w:val="20"/>
                <w:szCs w:val="20"/>
                <w:lang w:val="en-US"/>
                <w:rPrChange w:id="3273" w:author="Christina Sun" w:date="2026-03-15T21:36:00Z" w16du:dateUtc="2026-03-16T04:36:00Z">
                  <w:rPr>
                    <w:ins w:id="3274" w:author="Christina Sun" w:date="2026-03-15T21:34:00Z" w16du:dateUtc="2026-03-16T04:34:00Z"/>
                    <w:lang w:val="en-US"/>
                  </w:rPr>
                </w:rPrChange>
              </w:rPr>
            </w:pPr>
          </w:p>
        </w:tc>
        <w:tc>
          <w:tcPr>
            <w:tcW w:w="1250" w:type="pct"/>
            <w:tcMar>
              <w:top w:w="100" w:type="nil"/>
              <w:right w:w="100" w:type="nil"/>
            </w:tcMar>
            <w:vAlign w:val="center"/>
            <w:tcPrChange w:id="3275"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3BCBA50" w14:textId="77777777" w:rsidR="00321FF7" w:rsidRPr="00B621E1" w:rsidRDefault="00321FF7">
            <w:pPr>
              <w:autoSpaceDE w:val="0"/>
              <w:autoSpaceDN w:val="0"/>
              <w:adjustRightInd w:val="0"/>
              <w:rPr>
                <w:ins w:id="3276" w:author="Christina Sun" w:date="2026-03-15T21:34:00Z" w16du:dateUtc="2026-03-16T04:34:00Z"/>
                <w:rFonts w:asciiTheme="majorHAnsi" w:hAnsiTheme="majorHAnsi" w:cstheme="majorHAnsi"/>
                <w:sz w:val="20"/>
                <w:szCs w:val="20"/>
                <w:lang w:val="en-US"/>
                <w:rPrChange w:id="3277" w:author="Christina Sun" w:date="2026-03-15T21:36:00Z" w16du:dateUtc="2026-03-16T04:36:00Z">
                  <w:rPr>
                    <w:ins w:id="3278" w:author="Christina Sun" w:date="2026-03-15T21:34:00Z" w16du:dateUtc="2026-03-16T04:34:00Z"/>
                    <w:lang w:val="en-US"/>
                  </w:rPr>
                </w:rPrChange>
              </w:rPr>
            </w:pPr>
          </w:p>
        </w:tc>
        <w:tc>
          <w:tcPr>
            <w:tcW w:w="1250" w:type="pct"/>
            <w:tcMar>
              <w:top w:w="100" w:type="nil"/>
              <w:right w:w="100" w:type="nil"/>
            </w:tcMar>
            <w:vAlign w:val="center"/>
            <w:tcPrChange w:id="3279"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A444C6E" w14:textId="77777777" w:rsidR="00321FF7" w:rsidRPr="00B621E1" w:rsidRDefault="00321FF7">
            <w:pPr>
              <w:autoSpaceDE w:val="0"/>
              <w:autoSpaceDN w:val="0"/>
              <w:adjustRightInd w:val="0"/>
              <w:rPr>
                <w:ins w:id="3280" w:author="Christina Sun" w:date="2026-03-15T21:34:00Z" w16du:dateUtc="2026-03-16T04:34:00Z"/>
                <w:rFonts w:asciiTheme="majorHAnsi" w:hAnsiTheme="majorHAnsi" w:cstheme="majorHAnsi"/>
                <w:sz w:val="20"/>
                <w:szCs w:val="20"/>
                <w:lang w:val="en-US"/>
                <w:rPrChange w:id="3281" w:author="Christina Sun" w:date="2026-03-15T21:36:00Z" w16du:dateUtc="2026-03-16T04:36:00Z">
                  <w:rPr>
                    <w:ins w:id="3282" w:author="Christina Sun" w:date="2026-03-15T21:34:00Z" w16du:dateUtc="2026-03-16T04:34:00Z"/>
                    <w:lang w:val="en-US"/>
                  </w:rPr>
                </w:rPrChange>
              </w:rPr>
            </w:pPr>
          </w:p>
        </w:tc>
      </w:tr>
      <w:tr w:rsidR="00321FF7" w:rsidRPr="00B621E1" w14:paraId="62F2BC1C" w14:textId="77777777" w:rsidTr="00321FF7">
        <w:tblPrEx>
          <w:tblCellMar>
            <w:top w:w="0" w:type="dxa"/>
            <w:bottom w:w="0" w:type="dxa"/>
          </w:tblCellMar>
          <w:tblPrExChange w:id="3283" w:author="Christina Sun" w:date="2026-03-15T21:35:00Z" w16du:dateUtc="2026-03-16T04:35:00Z">
            <w:tblPrEx>
              <w:tblBorders>
                <w:top w:val="none" w:sz="0" w:space="0" w:color="auto"/>
              </w:tblBorders>
              <w:tblCellMar>
                <w:top w:w="0" w:type="dxa"/>
                <w:bottom w:w="0" w:type="dxa"/>
              </w:tblCellMar>
            </w:tblPrEx>
          </w:tblPrExChange>
        </w:tblPrEx>
        <w:trPr>
          <w:jc w:val="center"/>
          <w:ins w:id="3284" w:author="Christina Sun" w:date="2026-03-15T21:34:00Z" w16du:dateUtc="2026-03-16T04:34:00Z"/>
          <w:trPrChange w:id="3285" w:author="Christina Sun" w:date="2026-03-15T21:35:00Z" w16du:dateUtc="2026-03-16T04:35:00Z">
            <w:trPr>
              <w:gridAfter w:val="0"/>
            </w:trPr>
          </w:trPrChange>
        </w:trPr>
        <w:tc>
          <w:tcPr>
            <w:tcW w:w="1250" w:type="pct"/>
            <w:tcMar>
              <w:top w:w="100" w:type="nil"/>
              <w:right w:w="100" w:type="nil"/>
            </w:tcMar>
            <w:vAlign w:val="center"/>
            <w:tcPrChange w:id="3286"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DD146CB" w14:textId="77777777" w:rsidR="00321FF7" w:rsidRPr="00B621E1" w:rsidRDefault="00321FF7">
            <w:pPr>
              <w:autoSpaceDE w:val="0"/>
              <w:autoSpaceDN w:val="0"/>
              <w:adjustRightInd w:val="0"/>
              <w:rPr>
                <w:ins w:id="3287" w:author="Christina Sun" w:date="2026-03-15T21:34:00Z" w16du:dateUtc="2026-03-16T04:34:00Z"/>
                <w:rFonts w:asciiTheme="majorHAnsi" w:hAnsiTheme="majorHAnsi" w:cstheme="majorHAnsi"/>
                <w:sz w:val="20"/>
                <w:szCs w:val="20"/>
                <w:lang w:val="en-US"/>
                <w:rPrChange w:id="3288" w:author="Christina Sun" w:date="2026-03-15T21:36:00Z" w16du:dateUtc="2026-03-16T04:36:00Z">
                  <w:rPr>
                    <w:ins w:id="3289" w:author="Christina Sun" w:date="2026-03-15T21:34:00Z" w16du:dateUtc="2026-03-16T04:34:00Z"/>
                    <w:lang w:val="en-US"/>
                  </w:rPr>
                </w:rPrChange>
              </w:rPr>
            </w:pPr>
            <w:ins w:id="3290" w:author="Christina Sun" w:date="2026-03-15T21:34:00Z" w16du:dateUtc="2026-03-16T04:34:00Z">
              <w:r w:rsidRPr="00B621E1">
                <w:rPr>
                  <w:rFonts w:asciiTheme="majorHAnsi" w:hAnsiTheme="majorHAnsi" w:cstheme="majorHAnsi"/>
                  <w:sz w:val="20"/>
                  <w:szCs w:val="20"/>
                  <w:lang w:val="en-US"/>
                  <w:rPrChange w:id="3291" w:author="Christina Sun" w:date="2026-03-15T21:36:00Z" w16du:dateUtc="2026-03-16T04:36:00Z">
                    <w:rPr>
                      <w:lang w:val="en-US"/>
                    </w:rPr>
                  </w:rPrChange>
                </w:rPr>
                <w:t>Bisexual/Pansexual/Omnisexual</w:t>
              </w:r>
            </w:ins>
          </w:p>
        </w:tc>
        <w:tc>
          <w:tcPr>
            <w:tcW w:w="1250" w:type="pct"/>
            <w:tcMar>
              <w:top w:w="100" w:type="nil"/>
              <w:right w:w="100" w:type="nil"/>
            </w:tcMar>
            <w:vAlign w:val="center"/>
            <w:tcPrChange w:id="3292"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095B310" w14:textId="77777777" w:rsidR="00321FF7" w:rsidRPr="00B621E1" w:rsidRDefault="00321FF7">
            <w:pPr>
              <w:autoSpaceDE w:val="0"/>
              <w:autoSpaceDN w:val="0"/>
              <w:adjustRightInd w:val="0"/>
              <w:jc w:val="center"/>
              <w:rPr>
                <w:ins w:id="3293" w:author="Christina Sun" w:date="2026-03-15T21:34:00Z" w16du:dateUtc="2026-03-16T04:34:00Z"/>
                <w:rFonts w:asciiTheme="majorHAnsi" w:hAnsiTheme="majorHAnsi" w:cstheme="majorHAnsi"/>
                <w:sz w:val="20"/>
                <w:szCs w:val="20"/>
                <w:lang w:val="en-US"/>
                <w:rPrChange w:id="3294" w:author="Christina Sun" w:date="2026-03-15T21:36:00Z" w16du:dateUtc="2026-03-16T04:36:00Z">
                  <w:rPr>
                    <w:ins w:id="3295" w:author="Christina Sun" w:date="2026-03-15T21:34:00Z" w16du:dateUtc="2026-03-16T04:34:00Z"/>
                    <w:lang w:val="en-US"/>
                  </w:rPr>
                </w:rPrChange>
              </w:rPr>
            </w:pPr>
            <w:ins w:id="3296" w:author="Christina Sun" w:date="2026-03-15T21:34:00Z" w16du:dateUtc="2026-03-16T04:34:00Z">
              <w:r w:rsidRPr="00B621E1">
                <w:rPr>
                  <w:rFonts w:asciiTheme="majorHAnsi" w:hAnsiTheme="majorHAnsi" w:cstheme="majorHAnsi"/>
                  <w:sz w:val="20"/>
                  <w:szCs w:val="20"/>
                  <w:lang w:val="en-US"/>
                  <w:rPrChange w:id="3297" w:author="Christina Sun" w:date="2026-03-15T21:36:00Z" w16du:dateUtc="2026-03-16T04:36:00Z">
                    <w:rPr>
                      <w:lang w:val="en-US"/>
                    </w:rPr>
                  </w:rPrChange>
                </w:rPr>
                <w:t>1.636</w:t>
              </w:r>
              <w:r w:rsidRPr="00B621E1">
                <w:rPr>
                  <w:rFonts w:asciiTheme="majorHAnsi" w:hAnsiTheme="majorHAnsi" w:cstheme="majorHAnsi"/>
                  <w:sz w:val="20"/>
                  <w:szCs w:val="20"/>
                  <w:vertAlign w:val="superscript"/>
                  <w:lang w:val="en-US"/>
                  <w:rPrChange w:id="3298" w:author="Christina Sun" w:date="2026-03-15T21:36:00Z" w16du:dateUtc="2026-03-16T04:36:00Z">
                    <w:rPr>
                      <w:vertAlign w:val="superscript"/>
                      <w:lang w:val="en-US"/>
                    </w:rPr>
                  </w:rPrChange>
                </w:rPr>
                <w:t>***</w:t>
              </w:r>
            </w:ins>
          </w:p>
        </w:tc>
        <w:tc>
          <w:tcPr>
            <w:tcW w:w="1250" w:type="pct"/>
            <w:tcMar>
              <w:top w:w="100" w:type="nil"/>
              <w:right w:w="100" w:type="nil"/>
            </w:tcMar>
            <w:vAlign w:val="center"/>
            <w:tcPrChange w:id="3299"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A033412" w14:textId="77777777" w:rsidR="00321FF7" w:rsidRPr="00B621E1" w:rsidRDefault="00321FF7">
            <w:pPr>
              <w:autoSpaceDE w:val="0"/>
              <w:autoSpaceDN w:val="0"/>
              <w:adjustRightInd w:val="0"/>
              <w:jc w:val="center"/>
              <w:rPr>
                <w:ins w:id="3300" w:author="Christina Sun" w:date="2026-03-15T21:34:00Z" w16du:dateUtc="2026-03-16T04:34:00Z"/>
                <w:rFonts w:asciiTheme="majorHAnsi" w:hAnsiTheme="majorHAnsi" w:cstheme="majorHAnsi"/>
                <w:sz w:val="20"/>
                <w:szCs w:val="20"/>
                <w:lang w:val="en-US"/>
                <w:rPrChange w:id="3301" w:author="Christina Sun" w:date="2026-03-15T21:36:00Z" w16du:dateUtc="2026-03-16T04:36:00Z">
                  <w:rPr>
                    <w:ins w:id="3302" w:author="Christina Sun" w:date="2026-03-15T21:34:00Z" w16du:dateUtc="2026-03-16T04:34:00Z"/>
                    <w:lang w:val="en-US"/>
                  </w:rPr>
                </w:rPrChange>
              </w:rPr>
            </w:pPr>
            <w:ins w:id="3303" w:author="Christina Sun" w:date="2026-03-15T21:34:00Z" w16du:dateUtc="2026-03-16T04:34:00Z">
              <w:r w:rsidRPr="00B621E1">
                <w:rPr>
                  <w:rFonts w:asciiTheme="majorHAnsi" w:hAnsiTheme="majorHAnsi" w:cstheme="majorHAnsi"/>
                  <w:sz w:val="20"/>
                  <w:szCs w:val="20"/>
                  <w:lang w:val="en-US"/>
                  <w:rPrChange w:id="3304" w:author="Christina Sun" w:date="2026-03-15T21:36:00Z" w16du:dateUtc="2026-03-16T04:36:00Z">
                    <w:rPr>
                      <w:lang w:val="en-US"/>
                    </w:rPr>
                  </w:rPrChange>
                </w:rPr>
                <w:t>1.587</w:t>
              </w:r>
              <w:r w:rsidRPr="00B621E1">
                <w:rPr>
                  <w:rFonts w:asciiTheme="majorHAnsi" w:hAnsiTheme="majorHAnsi" w:cstheme="majorHAnsi"/>
                  <w:sz w:val="20"/>
                  <w:szCs w:val="20"/>
                  <w:vertAlign w:val="superscript"/>
                  <w:lang w:val="en-US"/>
                  <w:rPrChange w:id="3305" w:author="Christina Sun" w:date="2026-03-15T21:36:00Z" w16du:dateUtc="2026-03-16T04:36:00Z">
                    <w:rPr>
                      <w:vertAlign w:val="superscript"/>
                      <w:lang w:val="en-US"/>
                    </w:rPr>
                  </w:rPrChange>
                </w:rPr>
                <w:t>***</w:t>
              </w:r>
            </w:ins>
          </w:p>
        </w:tc>
        <w:tc>
          <w:tcPr>
            <w:tcW w:w="1250" w:type="pct"/>
            <w:tcMar>
              <w:top w:w="100" w:type="nil"/>
              <w:right w:w="100" w:type="nil"/>
            </w:tcMar>
            <w:vAlign w:val="center"/>
            <w:tcPrChange w:id="3306"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7F16669" w14:textId="77777777" w:rsidR="00321FF7" w:rsidRPr="00B621E1" w:rsidRDefault="00321FF7">
            <w:pPr>
              <w:autoSpaceDE w:val="0"/>
              <w:autoSpaceDN w:val="0"/>
              <w:adjustRightInd w:val="0"/>
              <w:jc w:val="center"/>
              <w:rPr>
                <w:ins w:id="3307" w:author="Christina Sun" w:date="2026-03-15T21:34:00Z" w16du:dateUtc="2026-03-16T04:34:00Z"/>
                <w:rFonts w:asciiTheme="majorHAnsi" w:hAnsiTheme="majorHAnsi" w:cstheme="majorHAnsi"/>
                <w:sz w:val="20"/>
                <w:szCs w:val="20"/>
                <w:lang w:val="en-US"/>
                <w:rPrChange w:id="3308" w:author="Christina Sun" w:date="2026-03-15T21:36:00Z" w16du:dateUtc="2026-03-16T04:36:00Z">
                  <w:rPr>
                    <w:ins w:id="3309" w:author="Christina Sun" w:date="2026-03-15T21:34:00Z" w16du:dateUtc="2026-03-16T04:34:00Z"/>
                    <w:lang w:val="en-US"/>
                  </w:rPr>
                </w:rPrChange>
              </w:rPr>
            </w:pPr>
            <w:ins w:id="3310" w:author="Christina Sun" w:date="2026-03-15T21:34:00Z" w16du:dateUtc="2026-03-16T04:34:00Z">
              <w:r w:rsidRPr="00B621E1">
                <w:rPr>
                  <w:rFonts w:asciiTheme="majorHAnsi" w:hAnsiTheme="majorHAnsi" w:cstheme="majorHAnsi"/>
                  <w:sz w:val="20"/>
                  <w:szCs w:val="20"/>
                  <w:lang w:val="en-US"/>
                  <w:rPrChange w:id="3311" w:author="Christina Sun" w:date="2026-03-15T21:36:00Z" w16du:dateUtc="2026-03-16T04:36:00Z">
                    <w:rPr>
                      <w:lang w:val="en-US"/>
                    </w:rPr>
                  </w:rPrChange>
                </w:rPr>
                <w:t>1.386</w:t>
              </w:r>
              <w:r w:rsidRPr="00B621E1">
                <w:rPr>
                  <w:rFonts w:asciiTheme="majorHAnsi" w:hAnsiTheme="majorHAnsi" w:cstheme="majorHAnsi"/>
                  <w:sz w:val="20"/>
                  <w:szCs w:val="20"/>
                  <w:vertAlign w:val="superscript"/>
                  <w:lang w:val="en-US"/>
                  <w:rPrChange w:id="3312" w:author="Christina Sun" w:date="2026-03-15T21:36:00Z" w16du:dateUtc="2026-03-16T04:36:00Z">
                    <w:rPr>
                      <w:vertAlign w:val="superscript"/>
                      <w:lang w:val="en-US"/>
                    </w:rPr>
                  </w:rPrChange>
                </w:rPr>
                <w:t>***</w:t>
              </w:r>
            </w:ins>
          </w:p>
        </w:tc>
      </w:tr>
      <w:tr w:rsidR="00321FF7" w:rsidRPr="00B621E1" w14:paraId="2A52FD41" w14:textId="77777777" w:rsidTr="00321FF7">
        <w:tblPrEx>
          <w:tblCellMar>
            <w:top w:w="0" w:type="dxa"/>
            <w:bottom w:w="0" w:type="dxa"/>
          </w:tblCellMar>
          <w:tblPrExChange w:id="3313" w:author="Christina Sun" w:date="2026-03-15T21:35:00Z" w16du:dateUtc="2026-03-16T04:35:00Z">
            <w:tblPrEx>
              <w:tblBorders>
                <w:top w:val="none" w:sz="0" w:space="0" w:color="auto"/>
              </w:tblBorders>
              <w:tblCellMar>
                <w:top w:w="0" w:type="dxa"/>
                <w:bottom w:w="0" w:type="dxa"/>
              </w:tblCellMar>
            </w:tblPrEx>
          </w:tblPrExChange>
        </w:tblPrEx>
        <w:trPr>
          <w:jc w:val="center"/>
          <w:ins w:id="3314" w:author="Christina Sun" w:date="2026-03-15T21:34:00Z" w16du:dateUtc="2026-03-16T04:34:00Z"/>
          <w:trPrChange w:id="3315" w:author="Christina Sun" w:date="2026-03-15T21:35:00Z" w16du:dateUtc="2026-03-16T04:35:00Z">
            <w:trPr>
              <w:gridAfter w:val="0"/>
            </w:trPr>
          </w:trPrChange>
        </w:trPr>
        <w:tc>
          <w:tcPr>
            <w:tcW w:w="1250" w:type="pct"/>
            <w:tcMar>
              <w:top w:w="100" w:type="nil"/>
              <w:right w:w="100" w:type="nil"/>
            </w:tcMar>
            <w:vAlign w:val="center"/>
            <w:tcPrChange w:id="3316"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5276294" w14:textId="77777777" w:rsidR="00321FF7" w:rsidRPr="00B621E1" w:rsidRDefault="00321FF7">
            <w:pPr>
              <w:autoSpaceDE w:val="0"/>
              <w:autoSpaceDN w:val="0"/>
              <w:adjustRightInd w:val="0"/>
              <w:rPr>
                <w:ins w:id="3317" w:author="Christina Sun" w:date="2026-03-15T21:34:00Z" w16du:dateUtc="2026-03-16T04:34:00Z"/>
                <w:rFonts w:asciiTheme="majorHAnsi" w:hAnsiTheme="majorHAnsi" w:cstheme="majorHAnsi"/>
                <w:sz w:val="20"/>
                <w:szCs w:val="20"/>
                <w:lang w:val="en-US"/>
                <w:rPrChange w:id="3318" w:author="Christina Sun" w:date="2026-03-15T21:36:00Z" w16du:dateUtc="2026-03-16T04:36:00Z">
                  <w:rPr>
                    <w:ins w:id="3319" w:author="Christina Sun" w:date="2026-03-15T21:34:00Z" w16du:dateUtc="2026-03-16T04:34:00Z"/>
                    <w:lang w:val="en-US"/>
                  </w:rPr>
                </w:rPrChange>
              </w:rPr>
            </w:pPr>
          </w:p>
        </w:tc>
        <w:tc>
          <w:tcPr>
            <w:tcW w:w="1250" w:type="pct"/>
            <w:tcMar>
              <w:top w:w="100" w:type="nil"/>
              <w:right w:w="100" w:type="nil"/>
            </w:tcMar>
            <w:vAlign w:val="center"/>
            <w:tcPrChange w:id="3320"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2FD8A87" w14:textId="77777777" w:rsidR="00321FF7" w:rsidRPr="00B621E1" w:rsidRDefault="00321FF7">
            <w:pPr>
              <w:autoSpaceDE w:val="0"/>
              <w:autoSpaceDN w:val="0"/>
              <w:adjustRightInd w:val="0"/>
              <w:jc w:val="center"/>
              <w:rPr>
                <w:ins w:id="3321" w:author="Christina Sun" w:date="2026-03-15T21:34:00Z" w16du:dateUtc="2026-03-16T04:34:00Z"/>
                <w:rFonts w:asciiTheme="majorHAnsi" w:hAnsiTheme="majorHAnsi" w:cstheme="majorHAnsi"/>
                <w:sz w:val="20"/>
                <w:szCs w:val="20"/>
                <w:lang w:val="en-US"/>
                <w:rPrChange w:id="3322" w:author="Christina Sun" w:date="2026-03-15T21:36:00Z" w16du:dateUtc="2026-03-16T04:36:00Z">
                  <w:rPr>
                    <w:ins w:id="3323" w:author="Christina Sun" w:date="2026-03-15T21:34:00Z" w16du:dateUtc="2026-03-16T04:34:00Z"/>
                    <w:lang w:val="en-US"/>
                  </w:rPr>
                </w:rPrChange>
              </w:rPr>
            </w:pPr>
            <w:ins w:id="3324" w:author="Christina Sun" w:date="2026-03-15T21:34:00Z" w16du:dateUtc="2026-03-16T04:34:00Z">
              <w:r w:rsidRPr="00B621E1">
                <w:rPr>
                  <w:rFonts w:asciiTheme="majorHAnsi" w:hAnsiTheme="majorHAnsi" w:cstheme="majorHAnsi"/>
                  <w:sz w:val="20"/>
                  <w:szCs w:val="20"/>
                  <w:lang w:val="en-US"/>
                  <w:rPrChange w:id="3325" w:author="Christina Sun" w:date="2026-03-15T21:36:00Z" w16du:dateUtc="2026-03-16T04:36:00Z">
                    <w:rPr>
                      <w:lang w:val="en-US"/>
                    </w:rPr>
                  </w:rPrChange>
                </w:rPr>
                <w:t>[1.454,1.840]</w:t>
              </w:r>
            </w:ins>
          </w:p>
        </w:tc>
        <w:tc>
          <w:tcPr>
            <w:tcW w:w="1250" w:type="pct"/>
            <w:tcMar>
              <w:top w:w="100" w:type="nil"/>
              <w:right w:w="100" w:type="nil"/>
            </w:tcMar>
            <w:vAlign w:val="center"/>
            <w:tcPrChange w:id="3326"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3B830CF" w14:textId="77777777" w:rsidR="00321FF7" w:rsidRPr="00B621E1" w:rsidRDefault="00321FF7">
            <w:pPr>
              <w:autoSpaceDE w:val="0"/>
              <w:autoSpaceDN w:val="0"/>
              <w:adjustRightInd w:val="0"/>
              <w:jc w:val="center"/>
              <w:rPr>
                <w:ins w:id="3327" w:author="Christina Sun" w:date="2026-03-15T21:34:00Z" w16du:dateUtc="2026-03-16T04:34:00Z"/>
                <w:rFonts w:asciiTheme="majorHAnsi" w:hAnsiTheme="majorHAnsi" w:cstheme="majorHAnsi"/>
                <w:sz w:val="20"/>
                <w:szCs w:val="20"/>
                <w:lang w:val="en-US"/>
                <w:rPrChange w:id="3328" w:author="Christina Sun" w:date="2026-03-15T21:36:00Z" w16du:dateUtc="2026-03-16T04:36:00Z">
                  <w:rPr>
                    <w:ins w:id="3329" w:author="Christina Sun" w:date="2026-03-15T21:34:00Z" w16du:dateUtc="2026-03-16T04:34:00Z"/>
                    <w:lang w:val="en-US"/>
                  </w:rPr>
                </w:rPrChange>
              </w:rPr>
            </w:pPr>
            <w:ins w:id="3330" w:author="Christina Sun" w:date="2026-03-15T21:34:00Z" w16du:dateUtc="2026-03-16T04:34:00Z">
              <w:r w:rsidRPr="00B621E1">
                <w:rPr>
                  <w:rFonts w:asciiTheme="majorHAnsi" w:hAnsiTheme="majorHAnsi" w:cstheme="majorHAnsi"/>
                  <w:sz w:val="20"/>
                  <w:szCs w:val="20"/>
                  <w:lang w:val="en-US"/>
                  <w:rPrChange w:id="3331" w:author="Christina Sun" w:date="2026-03-15T21:36:00Z" w16du:dateUtc="2026-03-16T04:36:00Z">
                    <w:rPr>
                      <w:lang w:val="en-US"/>
                    </w:rPr>
                  </w:rPrChange>
                </w:rPr>
                <w:t>[1.408,1.788]</w:t>
              </w:r>
            </w:ins>
          </w:p>
        </w:tc>
        <w:tc>
          <w:tcPr>
            <w:tcW w:w="1250" w:type="pct"/>
            <w:tcMar>
              <w:top w:w="100" w:type="nil"/>
              <w:right w:w="100" w:type="nil"/>
            </w:tcMar>
            <w:vAlign w:val="center"/>
            <w:tcPrChange w:id="3332"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C35783F" w14:textId="77777777" w:rsidR="00321FF7" w:rsidRPr="00B621E1" w:rsidRDefault="00321FF7">
            <w:pPr>
              <w:autoSpaceDE w:val="0"/>
              <w:autoSpaceDN w:val="0"/>
              <w:adjustRightInd w:val="0"/>
              <w:jc w:val="center"/>
              <w:rPr>
                <w:ins w:id="3333" w:author="Christina Sun" w:date="2026-03-15T21:34:00Z" w16du:dateUtc="2026-03-16T04:34:00Z"/>
                <w:rFonts w:asciiTheme="majorHAnsi" w:hAnsiTheme="majorHAnsi" w:cstheme="majorHAnsi"/>
                <w:sz w:val="20"/>
                <w:szCs w:val="20"/>
                <w:lang w:val="en-US"/>
                <w:rPrChange w:id="3334" w:author="Christina Sun" w:date="2026-03-15T21:36:00Z" w16du:dateUtc="2026-03-16T04:36:00Z">
                  <w:rPr>
                    <w:ins w:id="3335" w:author="Christina Sun" w:date="2026-03-15T21:34:00Z" w16du:dateUtc="2026-03-16T04:34:00Z"/>
                    <w:lang w:val="en-US"/>
                  </w:rPr>
                </w:rPrChange>
              </w:rPr>
            </w:pPr>
            <w:ins w:id="3336" w:author="Christina Sun" w:date="2026-03-15T21:34:00Z" w16du:dateUtc="2026-03-16T04:34:00Z">
              <w:r w:rsidRPr="00B621E1">
                <w:rPr>
                  <w:rFonts w:asciiTheme="majorHAnsi" w:hAnsiTheme="majorHAnsi" w:cstheme="majorHAnsi"/>
                  <w:sz w:val="20"/>
                  <w:szCs w:val="20"/>
                  <w:lang w:val="en-US"/>
                  <w:rPrChange w:id="3337" w:author="Christina Sun" w:date="2026-03-15T21:36:00Z" w16du:dateUtc="2026-03-16T04:36:00Z">
                    <w:rPr>
                      <w:lang w:val="en-US"/>
                    </w:rPr>
                  </w:rPrChange>
                </w:rPr>
                <w:t>[1.226,1.566]</w:t>
              </w:r>
            </w:ins>
          </w:p>
        </w:tc>
      </w:tr>
      <w:tr w:rsidR="00321FF7" w:rsidRPr="00B621E1" w14:paraId="630DCF73" w14:textId="77777777" w:rsidTr="00321FF7">
        <w:tblPrEx>
          <w:tblCellMar>
            <w:top w:w="0" w:type="dxa"/>
            <w:bottom w:w="0" w:type="dxa"/>
          </w:tblCellMar>
          <w:tblPrExChange w:id="3338" w:author="Christina Sun" w:date="2026-03-15T21:35:00Z" w16du:dateUtc="2026-03-16T04:35:00Z">
            <w:tblPrEx>
              <w:tblBorders>
                <w:top w:val="none" w:sz="0" w:space="0" w:color="auto"/>
              </w:tblBorders>
              <w:tblCellMar>
                <w:top w:w="0" w:type="dxa"/>
                <w:bottom w:w="0" w:type="dxa"/>
              </w:tblCellMar>
            </w:tblPrEx>
          </w:tblPrExChange>
        </w:tblPrEx>
        <w:trPr>
          <w:jc w:val="center"/>
          <w:ins w:id="3339" w:author="Christina Sun" w:date="2026-03-15T21:34:00Z" w16du:dateUtc="2026-03-16T04:34:00Z"/>
          <w:trPrChange w:id="3340" w:author="Christina Sun" w:date="2026-03-15T21:35:00Z" w16du:dateUtc="2026-03-16T04:35:00Z">
            <w:trPr>
              <w:gridAfter w:val="0"/>
            </w:trPr>
          </w:trPrChange>
        </w:trPr>
        <w:tc>
          <w:tcPr>
            <w:tcW w:w="1250" w:type="pct"/>
            <w:tcMar>
              <w:top w:w="100" w:type="nil"/>
              <w:right w:w="100" w:type="nil"/>
            </w:tcMar>
            <w:vAlign w:val="center"/>
            <w:tcPrChange w:id="3341"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CCA5D89" w14:textId="77777777" w:rsidR="00321FF7" w:rsidRPr="00B621E1" w:rsidRDefault="00321FF7">
            <w:pPr>
              <w:autoSpaceDE w:val="0"/>
              <w:autoSpaceDN w:val="0"/>
              <w:adjustRightInd w:val="0"/>
              <w:rPr>
                <w:ins w:id="3342" w:author="Christina Sun" w:date="2026-03-15T21:34:00Z" w16du:dateUtc="2026-03-16T04:34:00Z"/>
                <w:rFonts w:asciiTheme="majorHAnsi" w:hAnsiTheme="majorHAnsi" w:cstheme="majorHAnsi"/>
                <w:sz w:val="20"/>
                <w:szCs w:val="20"/>
                <w:lang w:val="en-US"/>
                <w:rPrChange w:id="3343" w:author="Christina Sun" w:date="2026-03-15T21:36:00Z" w16du:dateUtc="2026-03-16T04:36:00Z">
                  <w:rPr>
                    <w:ins w:id="3344" w:author="Christina Sun" w:date="2026-03-15T21:34:00Z" w16du:dateUtc="2026-03-16T04:34:00Z"/>
                    <w:lang w:val="en-US"/>
                  </w:rPr>
                </w:rPrChange>
              </w:rPr>
            </w:pPr>
          </w:p>
        </w:tc>
        <w:tc>
          <w:tcPr>
            <w:tcW w:w="1250" w:type="pct"/>
            <w:tcMar>
              <w:top w:w="100" w:type="nil"/>
              <w:right w:w="100" w:type="nil"/>
            </w:tcMar>
            <w:vAlign w:val="center"/>
            <w:tcPrChange w:id="3345"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A733015" w14:textId="77777777" w:rsidR="00321FF7" w:rsidRPr="00B621E1" w:rsidRDefault="00321FF7">
            <w:pPr>
              <w:autoSpaceDE w:val="0"/>
              <w:autoSpaceDN w:val="0"/>
              <w:adjustRightInd w:val="0"/>
              <w:rPr>
                <w:ins w:id="3346" w:author="Christina Sun" w:date="2026-03-15T21:34:00Z" w16du:dateUtc="2026-03-16T04:34:00Z"/>
                <w:rFonts w:asciiTheme="majorHAnsi" w:hAnsiTheme="majorHAnsi" w:cstheme="majorHAnsi"/>
                <w:sz w:val="20"/>
                <w:szCs w:val="20"/>
                <w:lang w:val="en-US"/>
                <w:rPrChange w:id="3347" w:author="Christina Sun" w:date="2026-03-15T21:36:00Z" w16du:dateUtc="2026-03-16T04:36:00Z">
                  <w:rPr>
                    <w:ins w:id="3348" w:author="Christina Sun" w:date="2026-03-15T21:34:00Z" w16du:dateUtc="2026-03-16T04:34:00Z"/>
                    <w:lang w:val="en-US"/>
                  </w:rPr>
                </w:rPrChange>
              </w:rPr>
            </w:pPr>
          </w:p>
        </w:tc>
        <w:tc>
          <w:tcPr>
            <w:tcW w:w="1250" w:type="pct"/>
            <w:tcMar>
              <w:top w:w="100" w:type="nil"/>
              <w:right w:w="100" w:type="nil"/>
            </w:tcMar>
            <w:vAlign w:val="center"/>
            <w:tcPrChange w:id="3349"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0084AE8" w14:textId="77777777" w:rsidR="00321FF7" w:rsidRPr="00B621E1" w:rsidRDefault="00321FF7">
            <w:pPr>
              <w:autoSpaceDE w:val="0"/>
              <w:autoSpaceDN w:val="0"/>
              <w:adjustRightInd w:val="0"/>
              <w:rPr>
                <w:ins w:id="3350" w:author="Christina Sun" w:date="2026-03-15T21:34:00Z" w16du:dateUtc="2026-03-16T04:34:00Z"/>
                <w:rFonts w:asciiTheme="majorHAnsi" w:hAnsiTheme="majorHAnsi" w:cstheme="majorHAnsi"/>
                <w:sz w:val="20"/>
                <w:szCs w:val="20"/>
                <w:lang w:val="en-US"/>
                <w:rPrChange w:id="3351" w:author="Christina Sun" w:date="2026-03-15T21:36:00Z" w16du:dateUtc="2026-03-16T04:36:00Z">
                  <w:rPr>
                    <w:ins w:id="3352" w:author="Christina Sun" w:date="2026-03-15T21:34:00Z" w16du:dateUtc="2026-03-16T04:34:00Z"/>
                    <w:lang w:val="en-US"/>
                  </w:rPr>
                </w:rPrChange>
              </w:rPr>
            </w:pPr>
          </w:p>
        </w:tc>
        <w:tc>
          <w:tcPr>
            <w:tcW w:w="1250" w:type="pct"/>
            <w:tcMar>
              <w:top w:w="100" w:type="nil"/>
              <w:right w:w="100" w:type="nil"/>
            </w:tcMar>
            <w:vAlign w:val="center"/>
            <w:tcPrChange w:id="3353"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92E5F60" w14:textId="77777777" w:rsidR="00321FF7" w:rsidRPr="00B621E1" w:rsidRDefault="00321FF7">
            <w:pPr>
              <w:autoSpaceDE w:val="0"/>
              <w:autoSpaceDN w:val="0"/>
              <w:adjustRightInd w:val="0"/>
              <w:rPr>
                <w:ins w:id="3354" w:author="Christina Sun" w:date="2026-03-15T21:34:00Z" w16du:dateUtc="2026-03-16T04:34:00Z"/>
                <w:rFonts w:asciiTheme="majorHAnsi" w:hAnsiTheme="majorHAnsi" w:cstheme="majorHAnsi"/>
                <w:sz w:val="20"/>
                <w:szCs w:val="20"/>
                <w:lang w:val="en-US"/>
                <w:rPrChange w:id="3355" w:author="Christina Sun" w:date="2026-03-15T21:36:00Z" w16du:dateUtc="2026-03-16T04:36:00Z">
                  <w:rPr>
                    <w:ins w:id="3356" w:author="Christina Sun" w:date="2026-03-15T21:34:00Z" w16du:dateUtc="2026-03-16T04:34:00Z"/>
                    <w:lang w:val="en-US"/>
                  </w:rPr>
                </w:rPrChange>
              </w:rPr>
            </w:pPr>
          </w:p>
        </w:tc>
      </w:tr>
      <w:tr w:rsidR="00321FF7" w:rsidRPr="00B621E1" w14:paraId="097ED4F0" w14:textId="77777777" w:rsidTr="00321FF7">
        <w:tblPrEx>
          <w:tblCellMar>
            <w:top w:w="0" w:type="dxa"/>
            <w:bottom w:w="0" w:type="dxa"/>
          </w:tblCellMar>
          <w:tblPrExChange w:id="3357" w:author="Christina Sun" w:date="2026-03-15T21:35:00Z" w16du:dateUtc="2026-03-16T04:35:00Z">
            <w:tblPrEx>
              <w:tblBorders>
                <w:top w:val="none" w:sz="0" w:space="0" w:color="auto"/>
              </w:tblBorders>
              <w:tblCellMar>
                <w:top w:w="0" w:type="dxa"/>
                <w:bottom w:w="0" w:type="dxa"/>
              </w:tblCellMar>
            </w:tblPrEx>
          </w:tblPrExChange>
        </w:tblPrEx>
        <w:trPr>
          <w:jc w:val="center"/>
          <w:ins w:id="3358" w:author="Christina Sun" w:date="2026-03-15T21:34:00Z" w16du:dateUtc="2026-03-16T04:34:00Z"/>
          <w:trPrChange w:id="3359" w:author="Christina Sun" w:date="2026-03-15T21:35:00Z" w16du:dateUtc="2026-03-16T04:35:00Z">
            <w:trPr>
              <w:gridAfter w:val="0"/>
            </w:trPr>
          </w:trPrChange>
        </w:trPr>
        <w:tc>
          <w:tcPr>
            <w:tcW w:w="1250" w:type="pct"/>
            <w:tcMar>
              <w:top w:w="100" w:type="nil"/>
              <w:right w:w="100" w:type="nil"/>
            </w:tcMar>
            <w:vAlign w:val="center"/>
            <w:tcPrChange w:id="3360"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3DC53A2" w14:textId="77777777" w:rsidR="00321FF7" w:rsidRPr="00B621E1" w:rsidRDefault="00321FF7">
            <w:pPr>
              <w:autoSpaceDE w:val="0"/>
              <w:autoSpaceDN w:val="0"/>
              <w:adjustRightInd w:val="0"/>
              <w:rPr>
                <w:ins w:id="3361" w:author="Christina Sun" w:date="2026-03-15T21:34:00Z" w16du:dateUtc="2026-03-16T04:34:00Z"/>
                <w:rFonts w:asciiTheme="majorHAnsi" w:hAnsiTheme="majorHAnsi" w:cstheme="majorHAnsi"/>
                <w:sz w:val="20"/>
                <w:szCs w:val="20"/>
                <w:lang w:val="en-US"/>
                <w:rPrChange w:id="3362" w:author="Christina Sun" w:date="2026-03-15T21:36:00Z" w16du:dateUtc="2026-03-16T04:36:00Z">
                  <w:rPr>
                    <w:ins w:id="3363" w:author="Christina Sun" w:date="2026-03-15T21:34:00Z" w16du:dateUtc="2026-03-16T04:34:00Z"/>
                    <w:lang w:val="en-US"/>
                  </w:rPr>
                </w:rPrChange>
              </w:rPr>
            </w:pPr>
            <w:ins w:id="3364" w:author="Christina Sun" w:date="2026-03-15T21:34:00Z" w16du:dateUtc="2026-03-16T04:34:00Z">
              <w:r w:rsidRPr="00B621E1">
                <w:rPr>
                  <w:rFonts w:asciiTheme="majorHAnsi" w:hAnsiTheme="majorHAnsi" w:cstheme="majorHAnsi"/>
                  <w:sz w:val="20"/>
                  <w:szCs w:val="20"/>
                  <w:lang w:val="en-US"/>
                  <w:rPrChange w:id="3365" w:author="Christina Sun" w:date="2026-03-15T21:36:00Z" w16du:dateUtc="2026-03-16T04:36:00Z">
                    <w:rPr>
                      <w:lang w:val="en-US"/>
                    </w:rPr>
                  </w:rPrChange>
                </w:rPr>
                <w:t>Asexual/Aromantic/Demisexual</w:t>
              </w:r>
            </w:ins>
          </w:p>
        </w:tc>
        <w:tc>
          <w:tcPr>
            <w:tcW w:w="1250" w:type="pct"/>
            <w:tcMar>
              <w:top w:w="100" w:type="nil"/>
              <w:right w:w="100" w:type="nil"/>
            </w:tcMar>
            <w:vAlign w:val="center"/>
            <w:tcPrChange w:id="3366"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681340F" w14:textId="77777777" w:rsidR="00321FF7" w:rsidRPr="00B621E1" w:rsidRDefault="00321FF7">
            <w:pPr>
              <w:autoSpaceDE w:val="0"/>
              <w:autoSpaceDN w:val="0"/>
              <w:adjustRightInd w:val="0"/>
              <w:jc w:val="center"/>
              <w:rPr>
                <w:ins w:id="3367" w:author="Christina Sun" w:date="2026-03-15T21:34:00Z" w16du:dateUtc="2026-03-16T04:34:00Z"/>
                <w:rFonts w:asciiTheme="majorHAnsi" w:hAnsiTheme="majorHAnsi" w:cstheme="majorHAnsi"/>
                <w:sz w:val="20"/>
                <w:szCs w:val="20"/>
                <w:lang w:val="en-US"/>
                <w:rPrChange w:id="3368" w:author="Christina Sun" w:date="2026-03-15T21:36:00Z" w16du:dateUtc="2026-03-16T04:36:00Z">
                  <w:rPr>
                    <w:ins w:id="3369" w:author="Christina Sun" w:date="2026-03-15T21:34:00Z" w16du:dateUtc="2026-03-16T04:34:00Z"/>
                    <w:lang w:val="en-US"/>
                  </w:rPr>
                </w:rPrChange>
              </w:rPr>
            </w:pPr>
            <w:ins w:id="3370" w:author="Christina Sun" w:date="2026-03-15T21:34:00Z" w16du:dateUtc="2026-03-16T04:34:00Z">
              <w:r w:rsidRPr="00B621E1">
                <w:rPr>
                  <w:rFonts w:asciiTheme="majorHAnsi" w:hAnsiTheme="majorHAnsi" w:cstheme="majorHAnsi"/>
                  <w:sz w:val="20"/>
                  <w:szCs w:val="20"/>
                  <w:lang w:val="en-US"/>
                  <w:rPrChange w:id="3371" w:author="Christina Sun" w:date="2026-03-15T21:36:00Z" w16du:dateUtc="2026-03-16T04:36:00Z">
                    <w:rPr>
                      <w:lang w:val="en-US"/>
                    </w:rPr>
                  </w:rPrChange>
                </w:rPr>
                <w:t>1.522</w:t>
              </w:r>
              <w:r w:rsidRPr="00B621E1">
                <w:rPr>
                  <w:rFonts w:asciiTheme="majorHAnsi" w:hAnsiTheme="majorHAnsi" w:cstheme="majorHAnsi"/>
                  <w:sz w:val="20"/>
                  <w:szCs w:val="20"/>
                  <w:vertAlign w:val="superscript"/>
                  <w:lang w:val="en-US"/>
                  <w:rPrChange w:id="3372" w:author="Christina Sun" w:date="2026-03-15T21:36:00Z" w16du:dateUtc="2026-03-16T04:36:00Z">
                    <w:rPr>
                      <w:vertAlign w:val="superscript"/>
                      <w:lang w:val="en-US"/>
                    </w:rPr>
                  </w:rPrChange>
                </w:rPr>
                <w:t>***</w:t>
              </w:r>
            </w:ins>
          </w:p>
        </w:tc>
        <w:tc>
          <w:tcPr>
            <w:tcW w:w="1250" w:type="pct"/>
            <w:tcMar>
              <w:top w:w="100" w:type="nil"/>
              <w:right w:w="100" w:type="nil"/>
            </w:tcMar>
            <w:vAlign w:val="center"/>
            <w:tcPrChange w:id="3373"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5B704DB" w14:textId="77777777" w:rsidR="00321FF7" w:rsidRPr="00B621E1" w:rsidRDefault="00321FF7">
            <w:pPr>
              <w:autoSpaceDE w:val="0"/>
              <w:autoSpaceDN w:val="0"/>
              <w:adjustRightInd w:val="0"/>
              <w:jc w:val="center"/>
              <w:rPr>
                <w:ins w:id="3374" w:author="Christina Sun" w:date="2026-03-15T21:34:00Z" w16du:dateUtc="2026-03-16T04:34:00Z"/>
                <w:rFonts w:asciiTheme="majorHAnsi" w:hAnsiTheme="majorHAnsi" w:cstheme="majorHAnsi"/>
                <w:sz w:val="20"/>
                <w:szCs w:val="20"/>
                <w:lang w:val="en-US"/>
                <w:rPrChange w:id="3375" w:author="Christina Sun" w:date="2026-03-15T21:36:00Z" w16du:dateUtc="2026-03-16T04:36:00Z">
                  <w:rPr>
                    <w:ins w:id="3376" w:author="Christina Sun" w:date="2026-03-15T21:34:00Z" w16du:dateUtc="2026-03-16T04:34:00Z"/>
                    <w:lang w:val="en-US"/>
                  </w:rPr>
                </w:rPrChange>
              </w:rPr>
            </w:pPr>
            <w:ins w:id="3377" w:author="Christina Sun" w:date="2026-03-15T21:34:00Z" w16du:dateUtc="2026-03-16T04:34:00Z">
              <w:r w:rsidRPr="00B621E1">
                <w:rPr>
                  <w:rFonts w:asciiTheme="majorHAnsi" w:hAnsiTheme="majorHAnsi" w:cstheme="majorHAnsi"/>
                  <w:sz w:val="20"/>
                  <w:szCs w:val="20"/>
                  <w:lang w:val="en-US"/>
                  <w:rPrChange w:id="3378" w:author="Christina Sun" w:date="2026-03-15T21:36:00Z" w16du:dateUtc="2026-03-16T04:36:00Z">
                    <w:rPr>
                      <w:lang w:val="en-US"/>
                    </w:rPr>
                  </w:rPrChange>
                </w:rPr>
                <w:t>1.251</w:t>
              </w:r>
            </w:ins>
          </w:p>
        </w:tc>
        <w:tc>
          <w:tcPr>
            <w:tcW w:w="1250" w:type="pct"/>
            <w:tcMar>
              <w:top w:w="100" w:type="nil"/>
              <w:right w:w="100" w:type="nil"/>
            </w:tcMar>
            <w:vAlign w:val="center"/>
            <w:tcPrChange w:id="3379"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942247E" w14:textId="77777777" w:rsidR="00321FF7" w:rsidRPr="00B621E1" w:rsidRDefault="00321FF7">
            <w:pPr>
              <w:autoSpaceDE w:val="0"/>
              <w:autoSpaceDN w:val="0"/>
              <w:adjustRightInd w:val="0"/>
              <w:jc w:val="center"/>
              <w:rPr>
                <w:ins w:id="3380" w:author="Christina Sun" w:date="2026-03-15T21:34:00Z" w16du:dateUtc="2026-03-16T04:34:00Z"/>
                <w:rFonts w:asciiTheme="majorHAnsi" w:hAnsiTheme="majorHAnsi" w:cstheme="majorHAnsi"/>
                <w:sz w:val="20"/>
                <w:szCs w:val="20"/>
                <w:lang w:val="en-US"/>
                <w:rPrChange w:id="3381" w:author="Christina Sun" w:date="2026-03-15T21:36:00Z" w16du:dateUtc="2026-03-16T04:36:00Z">
                  <w:rPr>
                    <w:ins w:id="3382" w:author="Christina Sun" w:date="2026-03-15T21:34:00Z" w16du:dateUtc="2026-03-16T04:34:00Z"/>
                    <w:lang w:val="en-US"/>
                  </w:rPr>
                </w:rPrChange>
              </w:rPr>
            </w:pPr>
            <w:ins w:id="3383" w:author="Christina Sun" w:date="2026-03-15T21:34:00Z" w16du:dateUtc="2026-03-16T04:34:00Z">
              <w:r w:rsidRPr="00B621E1">
                <w:rPr>
                  <w:rFonts w:asciiTheme="majorHAnsi" w:hAnsiTheme="majorHAnsi" w:cstheme="majorHAnsi"/>
                  <w:sz w:val="20"/>
                  <w:szCs w:val="20"/>
                  <w:lang w:val="en-US"/>
                  <w:rPrChange w:id="3384" w:author="Christina Sun" w:date="2026-03-15T21:36:00Z" w16du:dateUtc="2026-03-16T04:36:00Z">
                    <w:rPr>
                      <w:lang w:val="en-US"/>
                    </w:rPr>
                  </w:rPrChange>
                </w:rPr>
                <w:t>1.079</w:t>
              </w:r>
            </w:ins>
          </w:p>
        </w:tc>
      </w:tr>
      <w:tr w:rsidR="00321FF7" w:rsidRPr="00B621E1" w14:paraId="564EE3A7" w14:textId="77777777" w:rsidTr="00321FF7">
        <w:tblPrEx>
          <w:tblCellMar>
            <w:top w:w="0" w:type="dxa"/>
            <w:bottom w:w="0" w:type="dxa"/>
          </w:tblCellMar>
          <w:tblPrExChange w:id="3385" w:author="Christina Sun" w:date="2026-03-15T21:35:00Z" w16du:dateUtc="2026-03-16T04:35:00Z">
            <w:tblPrEx>
              <w:tblBorders>
                <w:top w:val="none" w:sz="0" w:space="0" w:color="auto"/>
              </w:tblBorders>
              <w:tblCellMar>
                <w:top w:w="0" w:type="dxa"/>
                <w:bottom w:w="0" w:type="dxa"/>
              </w:tblCellMar>
            </w:tblPrEx>
          </w:tblPrExChange>
        </w:tblPrEx>
        <w:trPr>
          <w:jc w:val="center"/>
          <w:ins w:id="3386" w:author="Christina Sun" w:date="2026-03-15T21:34:00Z" w16du:dateUtc="2026-03-16T04:34:00Z"/>
          <w:trPrChange w:id="3387" w:author="Christina Sun" w:date="2026-03-15T21:35:00Z" w16du:dateUtc="2026-03-16T04:35:00Z">
            <w:trPr>
              <w:gridAfter w:val="0"/>
            </w:trPr>
          </w:trPrChange>
        </w:trPr>
        <w:tc>
          <w:tcPr>
            <w:tcW w:w="1250" w:type="pct"/>
            <w:tcMar>
              <w:top w:w="100" w:type="nil"/>
              <w:right w:w="100" w:type="nil"/>
            </w:tcMar>
            <w:vAlign w:val="center"/>
            <w:tcPrChange w:id="3388"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1BBA286" w14:textId="77777777" w:rsidR="00321FF7" w:rsidRPr="00B621E1" w:rsidRDefault="00321FF7">
            <w:pPr>
              <w:autoSpaceDE w:val="0"/>
              <w:autoSpaceDN w:val="0"/>
              <w:adjustRightInd w:val="0"/>
              <w:rPr>
                <w:ins w:id="3389" w:author="Christina Sun" w:date="2026-03-15T21:34:00Z" w16du:dateUtc="2026-03-16T04:34:00Z"/>
                <w:rFonts w:asciiTheme="majorHAnsi" w:hAnsiTheme="majorHAnsi" w:cstheme="majorHAnsi"/>
                <w:sz w:val="20"/>
                <w:szCs w:val="20"/>
                <w:lang w:val="en-US"/>
                <w:rPrChange w:id="3390" w:author="Christina Sun" w:date="2026-03-15T21:36:00Z" w16du:dateUtc="2026-03-16T04:36:00Z">
                  <w:rPr>
                    <w:ins w:id="3391" w:author="Christina Sun" w:date="2026-03-15T21:34:00Z" w16du:dateUtc="2026-03-16T04:34:00Z"/>
                    <w:lang w:val="en-US"/>
                  </w:rPr>
                </w:rPrChange>
              </w:rPr>
            </w:pPr>
          </w:p>
        </w:tc>
        <w:tc>
          <w:tcPr>
            <w:tcW w:w="1250" w:type="pct"/>
            <w:tcMar>
              <w:top w:w="100" w:type="nil"/>
              <w:right w:w="100" w:type="nil"/>
            </w:tcMar>
            <w:vAlign w:val="center"/>
            <w:tcPrChange w:id="3392"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656D661" w14:textId="77777777" w:rsidR="00321FF7" w:rsidRPr="00B621E1" w:rsidRDefault="00321FF7">
            <w:pPr>
              <w:autoSpaceDE w:val="0"/>
              <w:autoSpaceDN w:val="0"/>
              <w:adjustRightInd w:val="0"/>
              <w:jc w:val="center"/>
              <w:rPr>
                <w:ins w:id="3393" w:author="Christina Sun" w:date="2026-03-15T21:34:00Z" w16du:dateUtc="2026-03-16T04:34:00Z"/>
                <w:rFonts w:asciiTheme="majorHAnsi" w:hAnsiTheme="majorHAnsi" w:cstheme="majorHAnsi"/>
                <w:sz w:val="20"/>
                <w:szCs w:val="20"/>
                <w:lang w:val="en-US"/>
                <w:rPrChange w:id="3394" w:author="Christina Sun" w:date="2026-03-15T21:36:00Z" w16du:dateUtc="2026-03-16T04:36:00Z">
                  <w:rPr>
                    <w:ins w:id="3395" w:author="Christina Sun" w:date="2026-03-15T21:34:00Z" w16du:dateUtc="2026-03-16T04:34:00Z"/>
                    <w:lang w:val="en-US"/>
                  </w:rPr>
                </w:rPrChange>
              </w:rPr>
            </w:pPr>
            <w:ins w:id="3396" w:author="Christina Sun" w:date="2026-03-15T21:34:00Z" w16du:dateUtc="2026-03-16T04:34:00Z">
              <w:r w:rsidRPr="00B621E1">
                <w:rPr>
                  <w:rFonts w:asciiTheme="majorHAnsi" w:hAnsiTheme="majorHAnsi" w:cstheme="majorHAnsi"/>
                  <w:sz w:val="20"/>
                  <w:szCs w:val="20"/>
                  <w:lang w:val="en-US"/>
                  <w:rPrChange w:id="3397" w:author="Christina Sun" w:date="2026-03-15T21:36:00Z" w16du:dateUtc="2026-03-16T04:36:00Z">
                    <w:rPr>
                      <w:lang w:val="en-US"/>
                    </w:rPr>
                  </w:rPrChange>
                </w:rPr>
                <w:t>[1.168,1.983]</w:t>
              </w:r>
            </w:ins>
          </w:p>
        </w:tc>
        <w:tc>
          <w:tcPr>
            <w:tcW w:w="1250" w:type="pct"/>
            <w:tcMar>
              <w:top w:w="100" w:type="nil"/>
              <w:right w:w="100" w:type="nil"/>
            </w:tcMar>
            <w:vAlign w:val="center"/>
            <w:tcPrChange w:id="3398"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C6B300F" w14:textId="77777777" w:rsidR="00321FF7" w:rsidRPr="00B621E1" w:rsidRDefault="00321FF7">
            <w:pPr>
              <w:autoSpaceDE w:val="0"/>
              <w:autoSpaceDN w:val="0"/>
              <w:adjustRightInd w:val="0"/>
              <w:jc w:val="center"/>
              <w:rPr>
                <w:ins w:id="3399" w:author="Christina Sun" w:date="2026-03-15T21:34:00Z" w16du:dateUtc="2026-03-16T04:34:00Z"/>
                <w:rFonts w:asciiTheme="majorHAnsi" w:hAnsiTheme="majorHAnsi" w:cstheme="majorHAnsi"/>
                <w:sz w:val="20"/>
                <w:szCs w:val="20"/>
                <w:lang w:val="en-US"/>
                <w:rPrChange w:id="3400" w:author="Christina Sun" w:date="2026-03-15T21:36:00Z" w16du:dateUtc="2026-03-16T04:36:00Z">
                  <w:rPr>
                    <w:ins w:id="3401" w:author="Christina Sun" w:date="2026-03-15T21:34:00Z" w16du:dateUtc="2026-03-16T04:34:00Z"/>
                    <w:lang w:val="en-US"/>
                  </w:rPr>
                </w:rPrChange>
              </w:rPr>
            </w:pPr>
            <w:ins w:id="3402" w:author="Christina Sun" w:date="2026-03-15T21:34:00Z" w16du:dateUtc="2026-03-16T04:34:00Z">
              <w:r w:rsidRPr="00B621E1">
                <w:rPr>
                  <w:rFonts w:asciiTheme="majorHAnsi" w:hAnsiTheme="majorHAnsi" w:cstheme="majorHAnsi"/>
                  <w:sz w:val="20"/>
                  <w:szCs w:val="20"/>
                  <w:lang w:val="en-US"/>
                  <w:rPrChange w:id="3403" w:author="Christina Sun" w:date="2026-03-15T21:36:00Z" w16du:dateUtc="2026-03-16T04:36:00Z">
                    <w:rPr>
                      <w:lang w:val="en-US"/>
                    </w:rPr>
                  </w:rPrChange>
                </w:rPr>
                <w:t>[0.955,1.638]</w:t>
              </w:r>
            </w:ins>
          </w:p>
        </w:tc>
        <w:tc>
          <w:tcPr>
            <w:tcW w:w="1250" w:type="pct"/>
            <w:tcMar>
              <w:top w:w="100" w:type="nil"/>
              <w:right w:w="100" w:type="nil"/>
            </w:tcMar>
            <w:vAlign w:val="center"/>
            <w:tcPrChange w:id="3404"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71FB426" w14:textId="77777777" w:rsidR="00321FF7" w:rsidRPr="00B621E1" w:rsidRDefault="00321FF7">
            <w:pPr>
              <w:autoSpaceDE w:val="0"/>
              <w:autoSpaceDN w:val="0"/>
              <w:adjustRightInd w:val="0"/>
              <w:jc w:val="center"/>
              <w:rPr>
                <w:ins w:id="3405" w:author="Christina Sun" w:date="2026-03-15T21:34:00Z" w16du:dateUtc="2026-03-16T04:34:00Z"/>
                <w:rFonts w:asciiTheme="majorHAnsi" w:hAnsiTheme="majorHAnsi" w:cstheme="majorHAnsi"/>
                <w:sz w:val="20"/>
                <w:szCs w:val="20"/>
                <w:lang w:val="en-US"/>
                <w:rPrChange w:id="3406" w:author="Christina Sun" w:date="2026-03-15T21:36:00Z" w16du:dateUtc="2026-03-16T04:36:00Z">
                  <w:rPr>
                    <w:ins w:id="3407" w:author="Christina Sun" w:date="2026-03-15T21:34:00Z" w16du:dateUtc="2026-03-16T04:34:00Z"/>
                    <w:lang w:val="en-US"/>
                  </w:rPr>
                </w:rPrChange>
              </w:rPr>
            </w:pPr>
            <w:ins w:id="3408" w:author="Christina Sun" w:date="2026-03-15T21:34:00Z" w16du:dateUtc="2026-03-16T04:34:00Z">
              <w:r w:rsidRPr="00B621E1">
                <w:rPr>
                  <w:rFonts w:asciiTheme="majorHAnsi" w:hAnsiTheme="majorHAnsi" w:cstheme="majorHAnsi"/>
                  <w:sz w:val="20"/>
                  <w:szCs w:val="20"/>
                  <w:lang w:val="en-US"/>
                  <w:rPrChange w:id="3409" w:author="Christina Sun" w:date="2026-03-15T21:36:00Z" w16du:dateUtc="2026-03-16T04:36:00Z">
                    <w:rPr>
                      <w:lang w:val="en-US"/>
                    </w:rPr>
                  </w:rPrChange>
                </w:rPr>
                <w:t>[0.822,1.416]</w:t>
              </w:r>
            </w:ins>
          </w:p>
        </w:tc>
      </w:tr>
      <w:tr w:rsidR="00321FF7" w:rsidRPr="00B621E1" w14:paraId="43A92BBA" w14:textId="77777777" w:rsidTr="00321FF7">
        <w:tblPrEx>
          <w:tblCellMar>
            <w:top w:w="0" w:type="dxa"/>
            <w:bottom w:w="0" w:type="dxa"/>
          </w:tblCellMar>
          <w:tblPrExChange w:id="3410" w:author="Christina Sun" w:date="2026-03-15T21:35:00Z" w16du:dateUtc="2026-03-16T04:35:00Z">
            <w:tblPrEx>
              <w:tblBorders>
                <w:top w:val="none" w:sz="0" w:space="0" w:color="auto"/>
              </w:tblBorders>
              <w:tblCellMar>
                <w:top w:w="0" w:type="dxa"/>
                <w:bottom w:w="0" w:type="dxa"/>
              </w:tblCellMar>
            </w:tblPrEx>
          </w:tblPrExChange>
        </w:tblPrEx>
        <w:trPr>
          <w:jc w:val="center"/>
          <w:ins w:id="3411" w:author="Christina Sun" w:date="2026-03-15T21:34:00Z" w16du:dateUtc="2026-03-16T04:34:00Z"/>
          <w:trPrChange w:id="3412" w:author="Christina Sun" w:date="2026-03-15T21:35:00Z" w16du:dateUtc="2026-03-16T04:35:00Z">
            <w:trPr>
              <w:gridAfter w:val="0"/>
            </w:trPr>
          </w:trPrChange>
        </w:trPr>
        <w:tc>
          <w:tcPr>
            <w:tcW w:w="1250" w:type="pct"/>
            <w:tcMar>
              <w:top w:w="100" w:type="nil"/>
              <w:right w:w="100" w:type="nil"/>
            </w:tcMar>
            <w:vAlign w:val="center"/>
            <w:tcPrChange w:id="3413"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B80734F" w14:textId="77777777" w:rsidR="00321FF7" w:rsidRPr="00B621E1" w:rsidRDefault="00321FF7">
            <w:pPr>
              <w:autoSpaceDE w:val="0"/>
              <w:autoSpaceDN w:val="0"/>
              <w:adjustRightInd w:val="0"/>
              <w:rPr>
                <w:ins w:id="3414" w:author="Christina Sun" w:date="2026-03-15T21:34:00Z" w16du:dateUtc="2026-03-16T04:34:00Z"/>
                <w:rFonts w:asciiTheme="majorHAnsi" w:hAnsiTheme="majorHAnsi" w:cstheme="majorHAnsi"/>
                <w:sz w:val="20"/>
                <w:szCs w:val="20"/>
                <w:lang w:val="en-US"/>
                <w:rPrChange w:id="3415" w:author="Christina Sun" w:date="2026-03-15T21:36:00Z" w16du:dateUtc="2026-03-16T04:36:00Z">
                  <w:rPr>
                    <w:ins w:id="3416" w:author="Christina Sun" w:date="2026-03-15T21:34:00Z" w16du:dateUtc="2026-03-16T04:34:00Z"/>
                    <w:lang w:val="en-US"/>
                  </w:rPr>
                </w:rPrChange>
              </w:rPr>
            </w:pPr>
          </w:p>
        </w:tc>
        <w:tc>
          <w:tcPr>
            <w:tcW w:w="1250" w:type="pct"/>
            <w:tcMar>
              <w:top w:w="100" w:type="nil"/>
              <w:right w:w="100" w:type="nil"/>
            </w:tcMar>
            <w:vAlign w:val="center"/>
            <w:tcPrChange w:id="3417"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9D457EA" w14:textId="77777777" w:rsidR="00321FF7" w:rsidRPr="00B621E1" w:rsidRDefault="00321FF7">
            <w:pPr>
              <w:autoSpaceDE w:val="0"/>
              <w:autoSpaceDN w:val="0"/>
              <w:adjustRightInd w:val="0"/>
              <w:rPr>
                <w:ins w:id="3418" w:author="Christina Sun" w:date="2026-03-15T21:34:00Z" w16du:dateUtc="2026-03-16T04:34:00Z"/>
                <w:rFonts w:asciiTheme="majorHAnsi" w:hAnsiTheme="majorHAnsi" w:cstheme="majorHAnsi"/>
                <w:sz w:val="20"/>
                <w:szCs w:val="20"/>
                <w:lang w:val="en-US"/>
                <w:rPrChange w:id="3419" w:author="Christina Sun" w:date="2026-03-15T21:36:00Z" w16du:dateUtc="2026-03-16T04:36:00Z">
                  <w:rPr>
                    <w:ins w:id="3420" w:author="Christina Sun" w:date="2026-03-15T21:34:00Z" w16du:dateUtc="2026-03-16T04:34:00Z"/>
                    <w:lang w:val="en-US"/>
                  </w:rPr>
                </w:rPrChange>
              </w:rPr>
            </w:pPr>
          </w:p>
        </w:tc>
        <w:tc>
          <w:tcPr>
            <w:tcW w:w="1250" w:type="pct"/>
            <w:tcMar>
              <w:top w:w="100" w:type="nil"/>
              <w:right w:w="100" w:type="nil"/>
            </w:tcMar>
            <w:vAlign w:val="center"/>
            <w:tcPrChange w:id="3421"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23DB161" w14:textId="77777777" w:rsidR="00321FF7" w:rsidRPr="00B621E1" w:rsidRDefault="00321FF7">
            <w:pPr>
              <w:autoSpaceDE w:val="0"/>
              <w:autoSpaceDN w:val="0"/>
              <w:adjustRightInd w:val="0"/>
              <w:rPr>
                <w:ins w:id="3422" w:author="Christina Sun" w:date="2026-03-15T21:34:00Z" w16du:dateUtc="2026-03-16T04:34:00Z"/>
                <w:rFonts w:asciiTheme="majorHAnsi" w:hAnsiTheme="majorHAnsi" w:cstheme="majorHAnsi"/>
                <w:sz w:val="20"/>
                <w:szCs w:val="20"/>
                <w:lang w:val="en-US"/>
                <w:rPrChange w:id="3423" w:author="Christina Sun" w:date="2026-03-15T21:36:00Z" w16du:dateUtc="2026-03-16T04:36:00Z">
                  <w:rPr>
                    <w:ins w:id="3424" w:author="Christina Sun" w:date="2026-03-15T21:34:00Z" w16du:dateUtc="2026-03-16T04:34:00Z"/>
                    <w:lang w:val="en-US"/>
                  </w:rPr>
                </w:rPrChange>
              </w:rPr>
            </w:pPr>
          </w:p>
        </w:tc>
        <w:tc>
          <w:tcPr>
            <w:tcW w:w="1250" w:type="pct"/>
            <w:tcMar>
              <w:top w:w="100" w:type="nil"/>
              <w:right w:w="100" w:type="nil"/>
            </w:tcMar>
            <w:vAlign w:val="center"/>
            <w:tcPrChange w:id="3425"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3CABC5D" w14:textId="77777777" w:rsidR="00321FF7" w:rsidRPr="00B621E1" w:rsidRDefault="00321FF7">
            <w:pPr>
              <w:autoSpaceDE w:val="0"/>
              <w:autoSpaceDN w:val="0"/>
              <w:adjustRightInd w:val="0"/>
              <w:rPr>
                <w:ins w:id="3426" w:author="Christina Sun" w:date="2026-03-15T21:34:00Z" w16du:dateUtc="2026-03-16T04:34:00Z"/>
                <w:rFonts w:asciiTheme="majorHAnsi" w:hAnsiTheme="majorHAnsi" w:cstheme="majorHAnsi"/>
                <w:sz w:val="20"/>
                <w:szCs w:val="20"/>
                <w:lang w:val="en-US"/>
                <w:rPrChange w:id="3427" w:author="Christina Sun" w:date="2026-03-15T21:36:00Z" w16du:dateUtc="2026-03-16T04:36:00Z">
                  <w:rPr>
                    <w:ins w:id="3428" w:author="Christina Sun" w:date="2026-03-15T21:34:00Z" w16du:dateUtc="2026-03-16T04:34:00Z"/>
                    <w:lang w:val="en-US"/>
                  </w:rPr>
                </w:rPrChange>
              </w:rPr>
            </w:pPr>
          </w:p>
        </w:tc>
      </w:tr>
      <w:tr w:rsidR="00321FF7" w:rsidRPr="00B621E1" w14:paraId="6D5D9387" w14:textId="77777777" w:rsidTr="00321FF7">
        <w:tblPrEx>
          <w:tblCellMar>
            <w:top w:w="0" w:type="dxa"/>
            <w:bottom w:w="0" w:type="dxa"/>
          </w:tblCellMar>
          <w:tblPrExChange w:id="3429" w:author="Christina Sun" w:date="2026-03-15T21:35:00Z" w16du:dateUtc="2026-03-16T04:35:00Z">
            <w:tblPrEx>
              <w:tblBorders>
                <w:top w:val="none" w:sz="0" w:space="0" w:color="auto"/>
              </w:tblBorders>
              <w:tblCellMar>
                <w:top w:w="0" w:type="dxa"/>
                <w:bottom w:w="0" w:type="dxa"/>
              </w:tblCellMar>
            </w:tblPrEx>
          </w:tblPrExChange>
        </w:tblPrEx>
        <w:trPr>
          <w:jc w:val="center"/>
          <w:ins w:id="3430" w:author="Christina Sun" w:date="2026-03-15T21:34:00Z" w16du:dateUtc="2026-03-16T04:34:00Z"/>
          <w:trPrChange w:id="3431" w:author="Christina Sun" w:date="2026-03-15T21:35:00Z" w16du:dateUtc="2026-03-16T04:35:00Z">
            <w:trPr>
              <w:gridAfter w:val="0"/>
            </w:trPr>
          </w:trPrChange>
        </w:trPr>
        <w:tc>
          <w:tcPr>
            <w:tcW w:w="1250" w:type="pct"/>
            <w:tcMar>
              <w:top w:w="100" w:type="nil"/>
              <w:right w:w="100" w:type="nil"/>
            </w:tcMar>
            <w:vAlign w:val="center"/>
            <w:tcPrChange w:id="3432"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BFF66A5" w14:textId="77777777" w:rsidR="00321FF7" w:rsidRPr="00B621E1" w:rsidRDefault="00321FF7">
            <w:pPr>
              <w:autoSpaceDE w:val="0"/>
              <w:autoSpaceDN w:val="0"/>
              <w:adjustRightInd w:val="0"/>
              <w:rPr>
                <w:ins w:id="3433" w:author="Christina Sun" w:date="2026-03-15T21:34:00Z" w16du:dateUtc="2026-03-16T04:34:00Z"/>
                <w:rFonts w:asciiTheme="majorHAnsi" w:hAnsiTheme="majorHAnsi" w:cstheme="majorHAnsi"/>
                <w:sz w:val="20"/>
                <w:szCs w:val="20"/>
                <w:lang w:val="en-US"/>
                <w:rPrChange w:id="3434" w:author="Christina Sun" w:date="2026-03-15T21:36:00Z" w16du:dateUtc="2026-03-16T04:36:00Z">
                  <w:rPr>
                    <w:ins w:id="3435" w:author="Christina Sun" w:date="2026-03-15T21:34:00Z" w16du:dateUtc="2026-03-16T04:34:00Z"/>
                    <w:lang w:val="en-US"/>
                  </w:rPr>
                </w:rPrChange>
              </w:rPr>
            </w:pPr>
            <w:ins w:id="3436" w:author="Christina Sun" w:date="2026-03-15T21:34:00Z" w16du:dateUtc="2026-03-16T04:34:00Z">
              <w:r w:rsidRPr="00B621E1">
                <w:rPr>
                  <w:rFonts w:asciiTheme="majorHAnsi" w:hAnsiTheme="majorHAnsi" w:cstheme="majorHAnsi"/>
                  <w:sz w:val="20"/>
                  <w:szCs w:val="20"/>
                  <w:lang w:val="en-US"/>
                  <w:rPrChange w:id="3437" w:author="Christina Sun" w:date="2026-03-15T21:36:00Z" w16du:dateUtc="2026-03-16T04:36:00Z">
                    <w:rPr>
                      <w:lang w:val="en-US"/>
                    </w:rPr>
                  </w:rPrChange>
                </w:rPr>
                <w:t>Other/Queer/Questioning</w:t>
              </w:r>
            </w:ins>
          </w:p>
        </w:tc>
        <w:tc>
          <w:tcPr>
            <w:tcW w:w="1250" w:type="pct"/>
            <w:tcMar>
              <w:top w:w="100" w:type="nil"/>
              <w:right w:w="100" w:type="nil"/>
            </w:tcMar>
            <w:vAlign w:val="center"/>
            <w:tcPrChange w:id="3438"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011AD3F" w14:textId="77777777" w:rsidR="00321FF7" w:rsidRPr="00B621E1" w:rsidRDefault="00321FF7">
            <w:pPr>
              <w:autoSpaceDE w:val="0"/>
              <w:autoSpaceDN w:val="0"/>
              <w:adjustRightInd w:val="0"/>
              <w:jc w:val="center"/>
              <w:rPr>
                <w:ins w:id="3439" w:author="Christina Sun" w:date="2026-03-15T21:34:00Z" w16du:dateUtc="2026-03-16T04:34:00Z"/>
                <w:rFonts w:asciiTheme="majorHAnsi" w:hAnsiTheme="majorHAnsi" w:cstheme="majorHAnsi"/>
                <w:sz w:val="20"/>
                <w:szCs w:val="20"/>
                <w:lang w:val="en-US"/>
                <w:rPrChange w:id="3440" w:author="Christina Sun" w:date="2026-03-15T21:36:00Z" w16du:dateUtc="2026-03-16T04:36:00Z">
                  <w:rPr>
                    <w:ins w:id="3441" w:author="Christina Sun" w:date="2026-03-15T21:34:00Z" w16du:dateUtc="2026-03-16T04:34:00Z"/>
                    <w:lang w:val="en-US"/>
                  </w:rPr>
                </w:rPrChange>
              </w:rPr>
            </w:pPr>
            <w:ins w:id="3442" w:author="Christina Sun" w:date="2026-03-15T21:34:00Z" w16du:dateUtc="2026-03-16T04:34:00Z">
              <w:r w:rsidRPr="00B621E1">
                <w:rPr>
                  <w:rFonts w:asciiTheme="majorHAnsi" w:hAnsiTheme="majorHAnsi" w:cstheme="majorHAnsi"/>
                  <w:sz w:val="20"/>
                  <w:szCs w:val="20"/>
                  <w:lang w:val="en-US"/>
                  <w:rPrChange w:id="3443" w:author="Christina Sun" w:date="2026-03-15T21:36:00Z" w16du:dateUtc="2026-03-16T04:36:00Z">
                    <w:rPr>
                      <w:lang w:val="en-US"/>
                    </w:rPr>
                  </w:rPrChange>
                </w:rPr>
                <w:t>1.440</w:t>
              </w:r>
              <w:r w:rsidRPr="00B621E1">
                <w:rPr>
                  <w:rFonts w:asciiTheme="majorHAnsi" w:hAnsiTheme="majorHAnsi" w:cstheme="majorHAnsi"/>
                  <w:sz w:val="20"/>
                  <w:szCs w:val="20"/>
                  <w:vertAlign w:val="superscript"/>
                  <w:lang w:val="en-US"/>
                  <w:rPrChange w:id="3444" w:author="Christina Sun" w:date="2026-03-15T21:36:00Z" w16du:dateUtc="2026-03-16T04:36:00Z">
                    <w:rPr>
                      <w:vertAlign w:val="superscript"/>
                      <w:lang w:val="en-US"/>
                    </w:rPr>
                  </w:rPrChange>
                </w:rPr>
                <w:t>**</w:t>
              </w:r>
            </w:ins>
          </w:p>
        </w:tc>
        <w:tc>
          <w:tcPr>
            <w:tcW w:w="1250" w:type="pct"/>
            <w:tcMar>
              <w:top w:w="100" w:type="nil"/>
              <w:right w:w="100" w:type="nil"/>
            </w:tcMar>
            <w:vAlign w:val="center"/>
            <w:tcPrChange w:id="3445"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130138A" w14:textId="77777777" w:rsidR="00321FF7" w:rsidRPr="00B621E1" w:rsidRDefault="00321FF7">
            <w:pPr>
              <w:autoSpaceDE w:val="0"/>
              <w:autoSpaceDN w:val="0"/>
              <w:adjustRightInd w:val="0"/>
              <w:jc w:val="center"/>
              <w:rPr>
                <w:ins w:id="3446" w:author="Christina Sun" w:date="2026-03-15T21:34:00Z" w16du:dateUtc="2026-03-16T04:34:00Z"/>
                <w:rFonts w:asciiTheme="majorHAnsi" w:hAnsiTheme="majorHAnsi" w:cstheme="majorHAnsi"/>
                <w:sz w:val="20"/>
                <w:szCs w:val="20"/>
                <w:lang w:val="en-US"/>
                <w:rPrChange w:id="3447" w:author="Christina Sun" w:date="2026-03-15T21:36:00Z" w16du:dateUtc="2026-03-16T04:36:00Z">
                  <w:rPr>
                    <w:ins w:id="3448" w:author="Christina Sun" w:date="2026-03-15T21:34:00Z" w16du:dateUtc="2026-03-16T04:34:00Z"/>
                    <w:lang w:val="en-US"/>
                  </w:rPr>
                </w:rPrChange>
              </w:rPr>
            </w:pPr>
            <w:ins w:id="3449" w:author="Christina Sun" w:date="2026-03-15T21:34:00Z" w16du:dateUtc="2026-03-16T04:34:00Z">
              <w:r w:rsidRPr="00B621E1">
                <w:rPr>
                  <w:rFonts w:asciiTheme="majorHAnsi" w:hAnsiTheme="majorHAnsi" w:cstheme="majorHAnsi"/>
                  <w:sz w:val="20"/>
                  <w:szCs w:val="20"/>
                  <w:lang w:val="en-US"/>
                  <w:rPrChange w:id="3450" w:author="Christina Sun" w:date="2026-03-15T21:36:00Z" w16du:dateUtc="2026-03-16T04:36:00Z">
                    <w:rPr>
                      <w:lang w:val="en-US"/>
                    </w:rPr>
                  </w:rPrChange>
                </w:rPr>
                <w:t>1.293</w:t>
              </w:r>
            </w:ins>
          </w:p>
        </w:tc>
        <w:tc>
          <w:tcPr>
            <w:tcW w:w="1250" w:type="pct"/>
            <w:tcMar>
              <w:top w:w="100" w:type="nil"/>
              <w:right w:w="100" w:type="nil"/>
            </w:tcMar>
            <w:vAlign w:val="center"/>
            <w:tcPrChange w:id="3451"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C6A842E" w14:textId="77777777" w:rsidR="00321FF7" w:rsidRPr="00B621E1" w:rsidRDefault="00321FF7">
            <w:pPr>
              <w:autoSpaceDE w:val="0"/>
              <w:autoSpaceDN w:val="0"/>
              <w:adjustRightInd w:val="0"/>
              <w:jc w:val="center"/>
              <w:rPr>
                <w:ins w:id="3452" w:author="Christina Sun" w:date="2026-03-15T21:34:00Z" w16du:dateUtc="2026-03-16T04:34:00Z"/>
                <w:rFonts w:asciiTheme="majorHAnsi" w:hAnsiTheme="majorHAnsi" w:cstheme="majorHAnsi"/>
                <w:sz w:val="20"/>
                <w:szCs w:val="20"/>
                <w:lang w:val="en-US"/>
                <w:rPrChange w:id="3453" w:author="Christina Sun" w:date="2026-03-15T21:36:00Z" w16du:dateUtc="2026-03-16T04:36:00Z">
                  <w:rPr>
                    <w:ins w:id="3454" w:author="Christina Sun" w:date="2026-03-15T21:34:00Z" w16du:dateUtc="2026-03-16T04:34:00Z"/>
                    <w:lang w:val="en-US"/>
                  </w:rPr>
                </w:rPrChange>
              </w:rPr>
            </w:pPr>
            <w:ins w:id="3455" w:author="Christina Sun" w:date="2026-03-15T21:34:00Z" w16du:dateUtc="2026-03-16T04:34:00Z">
              <w:r w:rsidRPr="00B621E1">
                <w:rPr>
                  <w:rFonts w:asciiTheme="majorHAnsi" w:hAnsiTheme="majorHAnsi" w:cstheme="majorHAnsi"/>
                  <w:sz w:val="20"/>
                  <w:szCs w:val="20"/>
                  <w:lang w:val="en-US"/>
                  <w:rPrChange w:id="3456" w:author="Christina Sun" w:date="2026-03-15T21:36:00Z" w16du:dateUtc="2026-03-16T04:36:00Z">
                    <w:rPr>
                      <w:lang w:val="en-US"/>
                    </w:rPr>
                  </w:rPrChange>
                </w:rPr>
                <w:t>1.117</w:t>
              </w:r>
            </w:ins>
          </w:p>
        </w:tc>
      </w:tr>
      <w:tr w:rsidR="00321FF7" w:rsidRPr="00B621E1" w14:paraId="7FAF9A45" w14:textId="77777777" w:rsidTr="00321FF7">
        <w:tblPrEx>
          <w:tblCellMar>
            <w:top w:w="0" w:type="dxa"/>
            <w:bottom w:w="0" w:type="dxa"/>
          </w:tblCellMar>
          <w:tblPrExChange w:id="3457" w:author="Christina Sun" w:date="2026-03-15T21:35:00Z" w16du:dateUtc="2026-03-16T04:35:00Z">
            <w:tblPrEx>
              <w:tblBorders>
                <w:top w:val="none" w:sz="0" w:space="0" w:color="auto"/>
              </w:tblBorders>
              <w:tblCellMar>
                <w:top w:w="0" w:type="dxa"/>
                <w:bottom w:w="0" w:type="dxa"/>
              </w:tblCellMar>
            </w:tblPrEx>
          </w:tblPrExChange>
        </w:tblPrEx>
        <w:trPr>
          <w:jc w:val="center"/>
          <w:ins w:id="3458" w:author="Christina Sun" w:date="2026-03-15T21:34:00Z" w16du:dateUtc="2026-03-16T04:34:00Z"/>
          <w:trPrChange w:id="3459" w:author="Christina Sun" w:date="2026-03-15T21:35:00Z" w16du:dateUtc="2026-03-16T04:35:00Z">
            <w:trPr>
              <w:gridAfter w:val="0"/>
            </w:trPr>
          </w:trPrChange>
        </w:trPr>
        <w:tc>
          <w:tcPr>
            <w:tcW w:w="1250" w:type="pct"/>
            <w:tcMar>
              <w:top w:w="100" w:type="nil"/>
              <w:right w:w="100" w:type="nil"/>
            </w:tcMar>
            <w:vAlign w:val="center"/>
            <w:tcPrChange w:id="3460"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9F19270" w14:textId="77777777" w:rsidR="00321FF7" w:rsidRPr="00B621E1" w:rsidRDefault="00321FF7">
            <w:pPr>
              <w:autoSpaceDE w:val="0"/>
              <w:autoSpaceDN w:val="0"/>
              <w:adjustRightInd w:val="0"/>
              <w:rPr>
                <w:ins w:id="3461" w:author="Christina Sun" w:date="2026-03-15T21:34:00Z" w16du:dateUtc="2026-03-16T04:34:00Z"/>
                <w:rFonts w:asciiTheme="majorHAnsi" w:hAnsiTheme="majorHAnsi" w:cstheme="majorHAnsi"/>
                <w:sz w:val="20"/>
                <w:szCs w:val="20"/>
                <w:lang w:val="en-US"/>
                <w:rPrChange w:id="3462" w:author="Christina Sun" w:date="2026-03-15T21:36:00Z" w16du:dateUtc="2026-03-16T04:36:00Z">
                  <w:rPr>
                    <w:ins w:id="3463" w:author="Christina Sun" w:date="2026-03-15T21:34:00Z" w16du:dateUtc="2026-03-16T04:34:00Z"/>
                    <w:lang w:val="en-US"/>
                  </w:rPr>
                </w:rPrChange>
              </w:rPr>
            </w:pPr>
          </w:p>
        </w:tc>
        <w:tc>
          <w:tcPr>
            <w:tcW w:w="1250" w:type="pct"/>
            <w:tcMar>
              <w:top w:w="100" w:type="nil"/>
              <w:right w:w="100" w:type="nil"/>
            </w:tcMar>
            <w:vAlign w:val="center"/>
            <w:tcPrChange w:id="3464"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38B97DA" w14:textId="77777777" w:rsidR="00321FF7" w:rsidRPr="00B621E1" w:rsidRDefault="00321FF7">
            <w:pPr>
              <w:autoSpaceDE w:val="0"/>
              <w:autoSpaceDN w:val="0"/>
              <w:adjustRightInd w:val="0"/>
              <w:jc w:val="center"/>
              <w:rPr>
                <w:ins w:id="3465" w:author="Christina Sun" w:date="2026-03-15T21:34:00Z" w16du:dateUtc="2026-03-16T04:34:00Z"/>
                <w:rFonts w:asciiTheme="majorHAnsi" w:hAnsiTheme="majorHAnsi" w:cstheme="majorHAnsi"/>
                <w:sz w:val="20"/>
                <w:szCs w:val="20"/>
                <w:lang w:val="en-US"/>
                <w:rPrChange w:id="3466" w:author="Christina Sun" w:date="2026-03-15T21:36:00Z" w16du:dateUtc="2026-03-16T04:36:00Z">
                  <w:rPr>
                    <w:ins w:id="3467" w:author="Christina Sun" w:date="2026-03-15T21:34:00Z" w16du:dateUtc="2026-03-16T04:34:00Z"/>
                    <w:lang w:val="en-US"/>
                  </w:rPr>
                </w:rPrChange>
              </w:rPr>
            </w:pPr>
            <w:ins w:id="3468" w:author="Christina Sun" w:date="2026-03-15T21:34:00Z" w16du:dateUtc="2026-03-16T04:34:00Z">
              <w:r w:rsidRPr="00B621E1">
                <w:rPr>
                  <w:rFonts w:asciiTheme="majorHAnsi" w:hAnsiTheme="majorHAnsi" w:cstheme="majorHAnsi"/>
                  <w:sz w:val="20"/>
                  <w:szCs w:val="20"/>
                  <w:lang w:val="en-US"/>
                  <w:rPrChange w:id="3469" w:author="Christina Sun" w:date="2026-03-15T21:36:00Z" w16du:dateUtc="2026-03-16T04:36:00Z">
                    <w:rPr>
                      <w:lang w:val="en-US"/>
                    </w:rPr>
                  </w:rPrChange>
                </w:rPr>
                <w:t>[1.056,1.963]</w:t>
              </w:r>
            </w:ins>
          </w:p>
        </w:tc>
        <w:tc>
          <w:tcPr>
            <w:tcW w:w="1250" w:type="pct"/>
            <w:tcMar>
              <w:top w:w="100" w:type="nil"/>
              <w:right w:w="100" w:type="nil"/>
            </w:tcMar>
            <w:vAlign w:val="center"/>
            <w:tcPrChange w:id="3470"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D4D2C69" w14:textId="77777777" w:rsidR="00321FF7" w:rsidRPr="00B621E1" w:rsidRDefault="00321FF7">
            <w:pPr>
              <w:autoSpaceDE w:val="0"/>
              <w:autoSpaceDN w:val="0"/>
              <w:adjustRightInd w:val="0"/>
              <w:jc w:val="center"/>
              <w:rPr>
                <w:ins w:id="3471" w:author="Christina Sun" w:date="2026-03-15T21:34:00Z" w16du:dateUtc="2026-03-16T04:34:00Z"/>
                <w:rFonts w:asciiTheme="majorHAnsi" w:hAnsiTheme="majorHAnsi" w:cstheme="majorHAnsi"/>
                <w:sz w:val="20"/>
                <w:szCs w:val="20"/>
                <w:lang w:val="en-US"/>
                <w:rPrChange w:id="3472" w:author="Christina Sun" w:date="2026-03-15T21:36:00Z" w16du:dateUtc="2026-03-16T04:36:00Z">
                  <w:rPr>
                    <w:ins w:id="3473" w:author="Christina Sun" w:date="2026-03-15T21:34:00Z" w16du:dateUtc="2026-03-16T04:34:00Z"/>
                    <w:lang w:val="en-US"/>
                  </w:rPr>
                </w:rPrChange>
              </w:rPr>
            </w:pPr>
            <w:ins w:id="3474" w:author="Christina Sun" w:date="2026-03-15T21:34:00Z" w16du:dateUtc="2026-03-16T04:34:00Z">
              <w:r w:rsidRPr="00B621E1">
                <w:rPr>
                  <w:rFonts w:asciiTheme="majorHAnsi" w:hAnsiTheme="majorHAnsi" w:cstheme="majorHAnsi"/>
                  <w:sz w:val="20"/>
                  <w:szCs w:val="20"/>
                  <w:lang w:val="en-US"/>
                  <w:rPrChange w:id="3475" w:author="Christina Sun" w:date="2026-03-15T21:36:00Z" w16du:dateUtc="2026-03-16T04:36:00Z">
                    <w:rPr>
                      <w:lang w:val="en-US"/>
                    </w:rPr>
                  </w:rPrChange>
                </w:rPr>
                <w:t>[0.941,1.777]</w:t>
              </w:r>
            </w:ins>
          </w:p>
        </w:tc>
        <w:tc>
          <w:tcPr>
            <w:tcW w:w="1250" w:type="pct"/>
            <w:tcMar>
              <w:top w:w="100" w:type="nil"/>
              <w:right w:w="100" w:type="nil"/>
            </w:tcMar>
            <w:vAlign w:val="center"/>
            <w:tcPrChange w:id="3476"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4AD840C" w14:textId="77777777" w:rsidR="00321FF7" w:rsidRPr="00B621E1" w:rsidRDefault="00321FF7">
            <w:pPr>
              <w:autoSpaceDE w:val="0"/>
              <w:autoSpaceDN w:val="0"/>
              <w:adjustRightInd w:val="0"/>
              <w:jc w:val="center"/>
              <w:rPr>
                <w:ins w:id="3477" w:author="Christina Sun" w:date="2026-03-15T21:34:00Z" w16du:dateUtc="2026-03-16T04:34:00Z"/>
                <w:rFonts w:asciiTheme="majorHAnsi" w:hAnsiTheme="majorHAnsi" w:cstheme="majorHAnsi"/>
                <w:sz w:val="20"/>
                <w:szCs w:val="20"/>
                <w:lang w:val="en-US"/>
                <w:rPrChange w:id="3478" w:author="Christina Sun" w:date="2026-03-15T21:36:00Z" w16du:dateUtc="2026-03-16T04:36:00Z">
                  <w:rPr>
                    <w:ins w:id="3479" w:author="Christina Sun" w:date="2026-03-15T21:34:00Z" w16du:dateUtc="2026-03-16T04:34:00Z"/>
                    <w:lang w:val="en-US"/>
                  </w:rPr>
                </w:rPrChange>
              </w:rPr>
            </w:pPr>
            <w:ins w:id="3480" w:author="Christina Sun" w:date="2026-03-15T21:34:00Z" w16du:dateUtc="2026-03-16T04:34:00Z">
              <w:r w:rsidRPr="00B621E1">
                <w:rPr>
                  <w:rFonts w:asciiTheme="majorHAnsi" w:hAnsiTheme="majorHAnsi" w:cstheme="majorHAnsi"/>
                  <w:sz w:val="20"/>
                  <w:szCs w:val="20"/>
                  <w:lang w:val="en-US"/>
                  <w:rPrChange w:id="3481" w:author="Christina Sun" w:date="2026-03-15T21:36:00Z" w16du:dateUtc="2026-03-16T04:36:00Z">
                    <w:rPr>
                      <w:lang w:val="en-US"/>
                    </w:rPr>
                  </w:rPrChange>
                </w:rPr>
                <w:t>[0.811,1.537]</w:t>
              </w:r>
            </w:ins>
          </w:p>
        </w:tc>
      </w:tr>
      <w:tr w:rsidR="00321FF7" w:rsidRPr="00B621E1" w14:paraId="1587BD55" w14:textId="77777777" w:rsidTr="00321FF7">
        <w:tblPrEx>
          <w:tblCellMar>
            <w:top w:w="0" w:type="dxa"/>
            <w:bottom w:w="0" w:type="dxa"/>
          </w:tblCellMar>
          <w:tblPrExChange w:id="3482" w:author="Christina Sun" w:date="2026-03-15T21:35:00Z" w16du:dateUtc="2026-03-16T04:35:00Z">
            <w:tblPrEx>
              <w:tblBorders>
                <w:top w:val="none" w:sz="0" w:space="0" w:color="auto"/>
              </w:tblBorders>
              <w:tblCellMar>
                <w:top w:w="0" w:type="dxa"/>
                <w:bottom w:w="0" w:type="dxa"/>
              </w:tblCellMar>
            </w:tblPrEx>
          </w:tblPrExChange>
        </w:tblPrEx>
        <w:trPr>
          <w:jc w:val="center"/>
          <w:ins w:id="3483" w:author="Christina Sun" w:date="2026-03-15T21:34:00Z" w16du:dateUtc="2026-03-16T04:34:00Z"/>
          <w:trPrChange w:id="3484" w:author="Christina Sun" w:date="2026-03-15T21:35:00Z" w16du:dateUtc="2026-03-16T04:35:00Z">
            <w:trPr>
              <w:gridAfter w:val="0"/>
            </w:trPr>
          </w:trPrChange>
        </w:trPr>
        <w:tc>
          <w:tcPr>
            <w:tcW w:w="1250" w:type="pct"/>
            <w:tcMar>
              <w:top w:w="100" w:type="nil"/>
              <w:right w:w="100" w:type="nil"/>
            </w:tcMar>
            <w:vAlign w:val="center"/>
            <w:tcPrChange w:id="3485"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EBE4813" w14:textId="77777777" w:rsidR="00321FF7" w:rsidRPr="00B621E1" w:rsidRDefault="00321FF7">
            <w:pPr>
              <w:autoSpaceDE w:val="0"/>
              <w:autoSpaceDN w:val="0"/>
              <w:adjustRightInd w:val="0"/>
              <w:rPr>
                <w:ins w:id="3486" w:author="Christina Sun" w:date="2026-03-15T21:34:00Z" w16du:dateUtc="2026-03-16T04:34:00Z"/>
                <w:rFonts w:asciiTheme="majorHAnsi" w:hAnsiTheme="majorHAnsi" w:cstheme="majorHAnsi"/>
                <w:sz w:val="20"/>
                <w:szCs w:val="20"/>
                <w:lang w:val="en-US"/>
                <w:rPrChange w:id="3487" w:author="Christina Sun" w:date="2026-03-15T21:36:00Z" w16du:dateUtc="2026-03-16T04:36:00Z">
                  <w:rPr>
                    <w:ins w:id="3488" w:author="Christina Sun" w:date="2026-03-15T21:34:00Z" w16du:dateUtc="2026-03-16T04:34:00Z"/>
                    <w:lang w:val="en-US"/>
                  </w:rPr>
                </w:rPrChange>
              </w:rPr>
            </w:pPr>
          </w:p>
        </w:tc>
        <w:tc>
          <w:tcPr>
            <w:tcW w:w="1250" w:type="pct"/>
            <w:tcMar>
              <w:top w:w="100" w:type="nil"/>
              <w:right w:w="100" w:type="nil"/>
            </w:tcMar>
            <w:vAlign w:val="center"/>
            <w:tcPrChange w:id="3489"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4DFAFE2" w14:textId="77777777" w:rsidR="00321FF7" w:rsidRPr="00B621E1" w:rsidRDefault="00321FF7">
            <w:pPr>
              <w:autoSpaceDE w:val="0"/>
              <w:autoSpaceDN w:val="0"/>
              <w:adjustRightInd w:val="0"/>
              <w:rPr>
                <w:ins w:id="3490" w:author="Christina Sun" w:date="2026-03-15T21:34:00Z" w16du:dateUtc="2026-03-16T04:34:00Z"/>
                <w:rFonts w:asciiTheme="majorHAnsi" w:hAnsiTheme="majorHAnsi" w:cstheme="majorHAnsi"/>
                <w:sz w:val="20"/>
                <w:szCs w:val="20"/>
                <w:lang w:val="en-US"/>
                <w:rPrChange w:id="3491" w:author="Christina Sun" w:date="2026-03-15T21:36:00Z" w16du:dateUtc="2026-03-16T04:36:00Z">
                  <w:rPr>
                    <w:ins w:id="3492" w:author="Christina Sun" w:date="2026-03-15T21:34:00Z" w16du:dateUtc="2026-03-16T04:34:00Z"/>
                    <w:lang w:val="en-US"/>
                  </w:rPr>
                </w:rPrChange>
              </w:rPr>
            </w:pPr>
          </w:p>
        </w:tc>
        <w:tc>
          <w:tcPr>
            <w:tcW w:w="1250" w:type="pct"/>
            <w:tcMar>
              <w:top w:w="100" w:type="nil"/>
              <w:right w:w="100" w:type="nil"/>
            </w:tcMar>
            <w:vAlign w:val="center"/>
            <w:tcPrChange w:id="3493"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46B46AC" w14:textId="77777777" w:rsidR="00321FF7" w:rsidRPr="00B621E1" w:rsidRDefault="00321FF7">
            <w:pPr>
              <w:autoSpaceDE w:val="0"/>
              <w:autoSpaceDN w:val="0"/>
              <w:adjustRightInd w:val="0"/>
              <w:rPr>
                <w:ins w:id="3494" w:author="Christina Sun" w:date="2026-03-15T21:34:00Z" w16du:dateUtc="2026-03-16T04:34:00Z"/>
                <w:rFonts w:asciiTheme="majorHAnsi" w:hAnsiTheme="majorHAnsi" w:cstheme="majorHAnsi"/>
                <w:sz w:val="20"/>
                <w:szCs w:val="20"/>
                <w:lang w:val="en-US"/>
                <w:rPrChange w:id="3495" w:author="Christina Sun" w:date="2026-03-15T21:36:00Z" w16du:dateUtc="2026-03-16T04:36:00Z">
                  <w:rPr>
                    <w:ins w:id="3496" w:author="Christina Sun" w:date="2026-03-15T21:34:00Z" w16du:dateUtc="2026-03-16T04:34:00Z"/>
                    <w:lang w:val="en-US"/>
                  </w:rPr>
                </w:rPrChange>
              </w:rPr>
            </w:pPr>
          </w:p>
        </w:tc>
        <w:tc>
          <w:tcPr>
            <w:tcW w:w="1250" w:type="pct"/>
            <w:tcMar>
              <w:top w:w="100" w:type="nil"/>
              <w:right w:w="100" w:type="nil"/>
            </w:tcMar>
            <w:vAlign w:val="center"/>
            <w:tcPrChange w:id="3497"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282F899" w14:textId="77777777" w:rsidR="00321FF7" w:rsidRPr="00B621E1" w:rsidRDefault="00321FF7">
            <w:pPr>
              <w:autoSpaceDE w:val="0"/>
              <w:autoSpaceDN w:val="0"/>
              <w:adjustRightInd w:val="0"/>
              <w:rPr>
                <w:ins w:id="3498" w:author="Christina Sun" w:date="2026-03-15T21:34:00Z" w16du:dateUtc="2026-03-16T04:34:00Z"/>
                <w:rFonts w:asciiTheme="majorHAnsi" w:hAnsiTheme="majorHAnsi" w:cstheme="majorHAnsi"/>
                <w:sz w:val="20"/>
                <w:szCs w:val="20"/>
                <w:lang w:val="en-US"/>
                <w:rPrChange w:id="3499" w:author="Christina Sun" w:date="2026-03-15T21:36:00Z" w16du:dateUtc="2026-03-16T04:36:00Z">
                  <w:rPr>
                    <w:ins w:id="3500" w:author="Christina Sun" w:date="2026-03-15T21:34:00Z" w16du:dateUtc="2026-03-16T04:34:00Z"/>
                    <w:lang w:val="en-US"/>
                  </w:rPr>
                </w:rPrChange>
              </w:rPr>
            </w:pPr>
          </w:p>
        </w:tc>
      </w:tr>
      <w:tr w:rsidR="00321FF7" w:rsidRPr="00B621E1" w14:paraId="2DE0318F" w14:textId="77777777" w:rsidTr="00321FF7">
        <w:tblPrEx>
          <w:tblCellMar>
            <w:top w:w="0" w:type="dxa"/>
            <w:bottom w:w="0" w:type="dxa"/>
          </w:tblCellMar>
          <w:tblPrExChange w:id="3501" w:author="Christina Sun" w:date="2026-03-15T21:35:00Z" w16du:dateUtc="2026-03-16T04:35:00Z">
            <w:tblPrEx>
              <w:tblBorders>
                <w:top w:val="none" w:sz="0" w:space="0" w:color="auto"/>
              </w:tblBorders>
              <w:tblCellMar>
                <w:top w:w="0" w:type="dxa"/>
                <w:bottom w:w="0" w:type="dxa"/>
              </w:tblCellMar>
            </w:tblPrEx>
          </w:tblPrExChange>
        </w:tblPrEx>
        <w:trPr>
          <w:jc w:val="center"/>
          <w:ins w:id="3502" w:author="Christina Sun" w:date="2026-03-15T21:34:00Z" w16du:dateUtc="2026-03-16T04:34:00Z"/>
          <w:trPrChange w:id="3503" w:author="Christina Sun" w:date="2026-03-15T21:35:00Z" w16du:dateUtc="2026-03-16T04:35:00Z">
            <w:trPr>
              <w:gridAfter w:val="0"/>
            </w:trPr>
          </w:trPrChange>
        </w:trPr>
        <w:tc>
          <w:tcPr>
            <w:tcW w:w="1250" w:type="pct"/>
            <w:tcMar>
              <w:top w:w="100" w:type="nil"/>
              <w:right w:w="100" w:type="nil"/>
            </w:tcMar>
            <w:vAlign w:val="center"/>
            <w:tcPrChange w:id="3504"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3771EC1" w14:textId="77777777" w:rsidR="00321FF7" w:rsidRPr="00B621E1" w:rsidRDefault="00321FF7">
            <w:pPr>
              <w:autoSpaceDE w:val="0"/>
              <w:autoSpaceDN w:val="0"/>
              <w:adjustRightInd w:val="0"/>
              <w:rPr>
                <w:ins w:id="3505" w:author="Christina Sun" w:date="2026-03-15T21:34:00Z" w16du:dateUtc="2026-03-16T04:34:00Z"/>
                <w:rFonts w:asciiTheme="majorHAnsi" w:hAnsiTheme="majorHAnsi" w:cstheme="majorHAnsi"/>
                <w:sz w:val="20"/>
                <w:szCs w:val="20"/>
                <w:lang w:val="en-US"/>
                <w:rPrChange w:id="3506" w:author="Christina Sun" w:date="2026-03-15T21:36:00Z" w16du:dateUtc="2026-03-16T04:36:00Z">
                  <w:rPr>
                    <w:ins w:id="3507" w:author="Christina Sun" w:date="2026-03-15T21:34:00Z" w16du:dateUtc="2026-03-16T04:34:00Z"/>
                    <w:lang w:val="en-US"/>
                  </w:rPr>
                </w:rPrChange>
              </w:rPr>
            </w:pPr>
            <w:ins w:id="3508" w:author="Christina Sun" w:date="2026-03-15T21:34:00Z" w16du:dateUtc="2026-03-16T04:34:00Z">
              <w:r w:rsidRPr="00B621E1">
                <w:rPr>
                  <w:rFonts w:asciiTheme="majorHAnsi" w:hAnsiTheme="majorHAnsi" w:cstheme="majorHAnsi"/>
                  <w:sz w:val="20"/>
                  <w:szCs w:val="20"/>
                  <w:lang w:val="en-US"/>
                  <w:rPrChange w:id="3509" w:author="Christina Sun" w:date="2026-03-15T21:36:00Z" w16du:dateUtc="2026-03-16T04:36:00Z">
                    <w:rPr>
                      <w:lang w:val="en-US"/>
                    </w:rPr>
                  </w:rPrChange>
                </w:rPr>
                <w:t>Prefer Not to Say</w:t>
              </w:r>
            </w:ins>
          </w:p>
        </w:tc>
        <w:tc>
          <w:tcPr>
            <w:tcW w:w="1250" w:type="pct"/>
            <w:tcMar>
              <w:top w:w="100" w:type="nil"/>
              <w:right w:w="100" w:type="nil"/>
            </w:tcMar>
            <w:vAlign w:val="center"/>
            <w:tcPrChange w:id="3510"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BE3806B" w14:textId="77777777" w:rsidR="00321FF7" w:rsidRPr="00B621E1" w:rsidRDefault="00321FF7">
            <w:pPr>
              <w:autoSpaceDE w:val="0"/>
              <w:autoSpaceDN w:val="0"/>
              <w:adjustRightInd w:val="0"/>
              <w:jc w:val="center"/>
              <w:rPr>
                <w:ins w:id="3511" w:author="Christina Sun" w:date="2026-03-15T21:34:00Z" w16du:dateUtc="2026-03-16T04:34:00Z"/>
                <w:rFonts w:asciiTheme="majorHAnsi" w:hAnsiTheme="majorHAnsi" w:cstheme="majorHAnsi"/>
                <w:sz w:val="20"/>
                <w:szCs w:val="20"/>
                <w:lang w:val="en-US"/>
                <w:rPrChange w:id="3512" w:author="Christina Sun" w:date="2026-03-15T21:36:00Z" w16du:dateUtc="2026-03-16T04:36:00Z">
                  <w:rPr>
                    <w:ins w:id="3513" w:author="Christina Sun" w:date="2026-03-15T21:34:00Z" w16du:dateUtc="2026-03-16T04:34:00Z"/>
                    <w:lang w:val="en-US"/>
                  </w:rPr>
                </w:rPrChange>
              </w:rPr>
            </w:pPr>
            <w:ins w:id="3514" w:author="Christina Sun" w:date="2026-03-15T21:34:00Z" w16du:dateUtc="2026-03-16T04:34:00Z">
              <w:r w:rsidRPr="00B621E1">
                <w:rPr>
                  <w:rFonts w:asciiTheme="majorHAnsi" w:hAnsiTheme="majorHAnsi" w:cstheme="majorHAnsi"/>
                  <w:sz w:val="20"/>
                  <w:szCs w:val="20"/>
                  <w:lang w:val="en-US"/>
                  <w:rPrChange w:id="3515" w:author="Christina Sun" w:date="2026-03-15T21:36:00Z" w16du:dateUtc="2026-03-16T04:36:00Z">
                    <w:rPr>
                      <w:lang w:val="en-US"/>
                    </w:rPr>
                  </w:rPrChange>
                </w:rPr>
                <w:t>1.162</w:t>
              </w:r>
              <w:r w:rsidRPr="00B621E1">
                <w:rPr>
                  <w:rFonts w:asciiTheme="majorHAnsi" w:hAnsiTheme="majorHAnsi" w:cstheme="majorHAnsi"/>
                  <w:sz w:val="20"/>
                  <w:szCs w:val="20"/>
                  <w:vertAlign w:val="superscript"/>
                  <w:lang w:val="en-US"/>
                  <w:rPrChange w:id="3516" w:author="Christina Sun" w:date="2026-03-15T21:36:00Z" w16du:dateUtc="2026-03-16T04:36:00Z">
                    <w:rPr>
                      <w:vertAlign w:val="superscript"/>
                      <w:lang w:val="en-US"/>
                    </w:rPr>
                  </w:rPrChange>
                </w:rPr>
                <w:t>*</w:t>
              </w:r>
            </w:ins>
          </w:p>
        </w:tc>
        <w:tc>
          <w:tcPr>
            <w:tcW w:w="1250" w:type="pct"/>
            <w:tcMar>
              <w:top w:w="100" w:type="nil"/>
              <w:right w:w="100" w:type="nil"/>
            </w:tcMar>
            <w:vAlign w:val="center"/>
            <w:tcPrChange w:id="3517"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1C26C73" w14:textId="77777777" w:rsidR="00321FF7" w:rsidRPr="00B621E1" w:rsidRDefault="00321FF7">
            <w:pPr>
              <w:autoSpaceDE w:val="0"/>
              <w:autoSpaceDN w:val="0"/>
              <w:adjustRightInd w:val="0"/>
              <w:jc w:val="center"/>
              <w:rPr>
                <w:ins w:id="3518" w:author="Christina Sun" w:date="2026-03-15T21:34:00Z" w16du:dateUtc="2026-03-16T04:34:00Z"/>
                <w:rFonts w:asciiTheme="majorHAnsi" w:hAnsiTheme="majorHAnsi" w:cstheme="majorHAnsi"/>
                <w:sz w:val="20"/>
                <w:szCs w:val="20"/>
                <w:lang w:val="en-US"/>
                <w:rPrChange w:id="3519" w:author="Christina Sun" w:date="2026-03-15T21:36:00Z" w16du:dateUtc="2026-03-16T04:36:00Z">
                  <w:rPr>
                    <w:ins w:id="3520" w:author="Christina Sun" w:date="2026-03-15T21:34:00Z" w16du:dateUtc="2026-03-16T04:34:00Z"/>
                    <w:lang w:val="en-US"/>
                  </w:rPr>
                </w:rPrChange>
              </w:rPr>
            </w:pPr>
            <w:ins w:id="3521" w:author="Christina Sun" w:date="2026-03-15T21:34:00Z" w16du:dateUtc="2026-03-16T04:34:00Z">
              <w:r w:rsidRPr="00B621E1">
                <w:rPr>
                  <w:rFonts w:asciiTheme="majorHAnsi" w:hAnsiTheme="majorHAnsi" w:cstheme="majorHAnsi"/>
                  <w:sz w:val="20"/>
                  <w:szCs w:val="20"/>
                  <w:lang w:val="en-US"/>
                  <w:rPrChange w:id="3522" w:author="Christina Sun" w:date="2026-03-15T21:36:00Z" w16du:dateUtc="2026-03-16T04:36:00Z">
                    <w:rPr>
                      <w:lang w:val="en-US"/>
                    </w:rPr>
                  </w:rPrChange>
                </w:rPr>
                <w:t>1.049</w:t>
              </w:r>
            </w:ins>
          </w:p>
        </w:tc>
        <w:tc>
          <w:tcPr>
            <w:tcW w:w="1250" w:type="pct"/>
            <w:tcMar>
              <w:top w:w="100" w:type="nil"/>
              <w:right w:w="100" w:type="nil"/>
            </w:tcMar>
            <w:vAlign w:val="center"/>
            <w:tcPrChange w:id="3523"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AC760FA" w14:textId="77777777" w:rsidR="00321FF7" w:rsidRPr="00B621E1" w:rsidRDefault="00321FF7">
            <w:pPr>
              <w:autoSpaceDE w:val="0"/>
              <w:autoSpaceDN w:val="0"/>
              <w:adjustRightInd w:val="0"/>
              <w:jc w:val="center"/>
              <w:rPr>
                <w:ins w:id="3524" w:author="Christina Sun" w:date="2026-03-15T21:34:00Z" w16du:dateUtc="2026-03-16T04:34:00Z"/>
                <w:rFonts w:asciiTheme="majorHAnsi" w:hAnsiTheme="majorHAnsi" w:cstheme="majorHAnsi"/>
                <w:sz w:val="20"/>
                <w:szCs w:val="20"/>
                <w:lang w:val="en-US"/>
                <w:rPrChange w:id="3525" w:author="Christina Sun" w:date="2026-03-15T21:36:00Z" w16du:dateUtc="2026-03-16T04:36:00Z">
                  <w:rPr>
                    <w:ins w:id="3526" w:author="Christina Sun" w:date="2026-03-15T21:34:00Z" w16du:dateUtc="2026-03-16T04:34:00Z"/>
                    <w:lang w:val="en-US"/>
                  </w:rPr>
                </w:rPrChange>
              </w:rPr>
            </w:pPr>
            <w:ins w:id="3527" w:author="Christina Sun" w:date="2026-03-15T21:34:00Z" w16du:dateUtc="2026-03-16T04:34:00Z">
              <w:r w:rsidRPr="00B621E1">
                <w:rPr>
                  <w:rFonts w:asciiTheme="majorHAnsi" w:hAnsiTheme="majorHAnsi" w:cstheme="majorHAnsi"/>
                  <w:sz w:val="20"/>
                  <w:szCs w:val="20"/>
                  <w:lang w:val="en-US"/>
                  <w:rPrChange w:id="3528" w:author="Christina Sun" w:date="2026-03-15T21:36:00Z" w16du:dateUtc="2026-03-16T04:36:00Z">
                    <w:rPr>
                      <w:lang w:val="en-US"/>
                    </w:rPr>
                  </w:rPrChange>
                </w:rPr>
                <w:t>0.957</w:t>
              </w:r>
            </w:ins>
          </w:p>
        </w:tc>
      </w:tr>
      <w:tr w:rsidR="00321FF7" w:rsidRPr="00B621E1" w14:paraId="5A4E4056" w14:textId="77777777" w:rsidTr="00321FF7">
        <w:tblPrEx>
          <w:tblCellMar>
            <w:top w:w="0" w:type="dxa"/>
            <w:bottom w:w="0" w:type="dxa"/>
          </w:tblCellMar>
          <w:tblPrExChange w:id="3529" w:author="Christina Sun" w:date="2026-03-15T21:35:00Z" w16du:dateUtc="2026-03-16T04:35:00Z">
            <w:tblPrEx>
              <w:tblBorders>
                <w:top w:val="none" w:sz="0" w:space="0" w:color="auto"/>
              </w:tblBorders>
              <w:tblCellMar>
                <w:top w:w="0" w:type="dxa"/>
                <w:bottom w:w="0" w:type="dxa"/>
              </w:tblCellMar>
            </w:tblPrEx>
          </w:tblPrExChange>
        </w:tblPrEx>
        <w:trPr>
          <w:jc w:val="center"/>
          <w:ins w:id="3530" w:author="Christina Sun" w:date="2026-03-15T21:34:00Z" w16du:dateUtc="2026-03-16T04:34:00Z"/>
          <w:trPrChange w:id="3531" w:author="Christina Sun" w:date="2026-03-15T21:35:00Z" w16du:dateUtc="2026-03-16T04:35:00Z">
            <w:trPr>
              <w:gridAfter w:val="0"/>
            </w:trPr>
          </w:trPrChange>
        </w:trPr>
        <w:tc>
          <w:tcPr>
            <w:tcW w:w="1250" w:type="pct"/>
            <w:tcBorders>
              <w:bottom w:val="single" w:sz="4" w:space="0" w:color="auto"/>
            </w:tcBorders>
            <w:tcMar>
              <w:top w:w="100" w:type="nil"/>
              <w:right w:w="100" w:type="nil"/>
            </w:tcMar>
            <w:vAlign w:val="center"/>
            <w:tcPrChange w:id="3532" w:author="Christina Sun" w:date="2026-03-15T21:35:00Z" w16du:dateUtc="2026-03-16T04:35:00Z">
              <w:tcPr>
                <w:tcW w:w="226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0CDA1385" w14:textId="77777777" w:rsidR="00321FF7" w:rsidRPr="00B621E1" w:rsidRDefault="00321FF7">
            <w:pPr>
              <w:autoSpaceDE w:val="0"/>
              <w:autoSpaceDN w:val="0"/>
              <w:adjustRightInd w:val="0"/>
              <w:rPr>
                <w:ins w:id="3533" w:author="Christina Sun" w:date="2026-03-15T21:34:00Z" w16du:dateUtc="2026-03-16T04:34:00Z"/>
                <w:rFonts w:asciiTheme="majorHAnsi" w:hAnsiTheme="majorHAnsi" w:cstheme="majorHAnsi"/>
                <w:sz w:val="20"/>
                <w:szCs w:val="20"/>
                <w:lang w:val="en-US"/>
                <w:rPrChange w:id="3534" w:author="Christina Sun" w:date="2026-03-15T21:36:00Z" w16du:dateUtc="2026-03-16T04:36:00Z">
                  <w:rPr>
                    <w:ins w:id="3535" w:author="Christina Sun" w:date="2026-03-15T21:34:00Z" w16du:dateUtc="2026-03-16T04:34:00Z"/>
                    <w:lang w:val="en-US"/>
                  </w:rPr>
                </w:rPrChange>
              </w:rPr>
            </w:pPr>
          </w:p>
        </w:tc>
        <w:tc>
          <w:tcPr>
            <w:tcW w:w="1250" w:type="pct"/>
            <w:tcBorders>
              <w:bottom w:val="single" w:sz="4" w:space="0" w:color="auto"/>
            </w:tcBorders>
            <w:tcMar>
              <w:top w:w="100" w:type="nil"/>
              <w:right w:w="100" w:type="nil"/>
            </w:tcMar>
            <w:vAlign w:val="center"/>
            <w:tcPrChange w:id="3536" w:author="Christina Sun" w:date="2026-03-15T21:35:00Z" w16du:dateUtc="2026-03-16T04:35: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252B7D41" w14:textId="77777777" w:rsidR="00321FF7" w:rsidRPr="00B621E1" w:rsidRDefault="00321FF7">
            <w:pPr>
              <w:autoSpaceDE w:val="0"/>
              <w:autoSpaceDN w:val="0"/>
              <w:adjustRightInd w:val="0"/>
              <w:jc w:val="center"/>
              <w:rPr>
                <w:ins w:id="3537" w:author="Christina Sun" w:date="2026-03-15T21:34:00Z" w16du:dateUtc="2026-03-16T04:34:00Z"/>
                <w:rFonts w:asciiTheme="majorHAnsi" w:hAnsiTheme="majorHAnsi" w:cstheme="majorHAnsi"/>
                <w:sz w:val="20"/>
                <w:szCs w:val="20"/>
                <w:lang w:val="en-US"/>
                <w:rPrChange w:id="3538" w:author="Christina Sun" w:date="2026-03-15T21:36:00Z" w16du:dateUtc="2026-03-16T04:36:00Z">
                  <w:rPr>
                    <w:ins w:id="3539" w:author="Christina Sun" w:date="2026-03-15T21:34:00Z" w16du:dateUtc="2026-03-16T04:34:00Z"/>
                    <w:lang w:val="en-US"/>
                  </w:rPr>
                </w:rPrChange>
              </w:rPr>
            </w:pPr>
            <w:ins w:id="3540" w:author="Christina Sun" w:date="2026-03-15T21:34:00Z" w16du:dateUtc="2026-03-16T04:34:00Z">
              <w:r w:rsidRPr="00B621E1">
                <w:rPr>
                  <w:rFonts w:asciiTheme="majorHAnsi" w:hAnsiTheme="majorHAnsi" w:cstheme="majorHAnsi"/>
                  <w:sz w:val="20"/>
                  <w:szCs w:val="20"/>
                  <w:lang w:val="en-US"/>
                  <w:rPrChange w:id="3541" w:author="Christina Sun" w:date="2026-03-15T21:36:00Z" w16du:dateUtc="2026-03-16T04:36:00Z">
                    <w:rPr>
                      <w:lang w:val="en-US"/>
                    </w:rPr>
                  </w:rPrChange>
                </w:rPr>
                <w:t>[0.986,1.370]</w:t>
              </w:r>
            </w:ins>
          </w:p>
        </w:tc>
        <w:tc>
          <w:tcPr>
            <w:tcW w:w="1250" w:type="pct"/>
            <w:tcBorders>
              <w:bottom w:val="single" w:sz="4" w:space="0" w:color="auto"/>
            </w:tcBorders>
            <w:tcMar>
              <w:top w:w="100" w:type="nil"/>
              <w:right w:w="100" w:type="nil"/>
            </w:tcMar>
            <w:vAlign w:val="center"/>
            <w:tcPrChange w:id="3542" w:author="Christina Sun" w:date="2026-03-15T21:35:00Z" w16du:dateUtc="2026-03-16T04:35: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1070F956" w14:textId="77777777" w:rsidR="00321FF7" w:rsidRPr="00B621E1" w:rsidRDefault="00321FF7">
            <w:pPr>
              <w:autoSpaceDE w:val="0"/>
              <w:autoSpaceDN w:val="0"/>
              <w:adjustRightInd w:val="0"/>
              <w:jc w:val="center"/>
              <w:rPr>
                <w:ins w:id="3543" w:author="Christina Sun" w:date="2026-03-15T21:34:00Z" w16du:dateUtc="2026-03-16T04:34:00Z"/>
                <w:rFonts w:asciiTheme="majorHAnsi" w:hAnsiTheme="majorHAnsi" w:cstheme="majorHAnsi"/>
                <w:sz w:val="20"/>
                <w:szCs w:val="20"/>
                <w:lang w:val="en-US"/>
                <w:rPrChange w:id="3544" w:author="Christina Sun" w:date="2026-03-15T21:36:00Z" w16du:dateUtc="2026-03-16T04:36:00Z">
                  <w:rPr>
                    <w:ins w:id="3545" w:author="Christina Sun" w:date="2026-03-15T21:34:00Z" w16du:dateUtc="2026-03-16T04:34:00Z"/>
                    <w:lang w:val="en-US"/>
                  </w:rPr>
                </w:rPrChange>
              </w:rPr>
            </w:pPr>
            <w:ins w:id="3546" w:author="Christina Sun" w:date="2026-03-15T21:34:00Z" w16du:dateUtc="2026-03-16T04:34:00Z">
              <w:r w:rsidRPr="00B621E1">
                <w:rPr>
                  <w:rFonts w:asciiTheme="majorHAnsi" w:hAnsiTheme="majorHAnsi" w:cstheme="majorHAnsi"/>
                  <w:sz w:val="20"/>
                  <w:szCs w:val="20"/>
                  <w:lang w:val="en-US"/>
                  <w:rPrChange w:id="3547" w:author="Christina Sun" w:date="2026-03-15T21:36:00Z" w16du:dateUtc="2026-03-16T04:36:00Z">
                    <w:rPr>
                      <w:lang w:val="en-US"/>
                    </w:rPr>
                  </w:rPrChange>
                </w:rPr>
                <w:t>[0.887,1.240]</w:t>
              </w:r>
            </w:ins>
          </w:p>
        </w:tc>
        <w:tc>
          <w:tcPr>
            <w:tcW w:w="1250" w:type="pct"/>
            <w:tcBorders>
              <w:bottom w:val="single" w:sz="4" w:space="0" w:color="auto"/>
            </w:tcBorders>
            <w:tcMar>
              <w:top w:w="100" w:type="nil"/>
              <w:right w:w="100" w:type="nil"/>
            </w:tcMar>
            <w:vAlign w:val="center"/>
            <w:tcPrChange w:id="3548" w:author="Christina Sun" w:date="2026-03-15T21:35:00Z" w16du:dateUtc="2026-03-16T04:35: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591A2019" w14:textId="77777777" w:rsidR="00321FF7" w:rsidRPr="00B621E1" w:rsidRDefault="00321FF7">
            <w:pPr>
              <w:autoSpaceDE w:val="0"/>
              <w:autoSpaceDN w:val="0"/>
              <w:adjustRightInd w:val="0"/>
              <w:jc w:val="center"/>
              <w:rPr>
                <w:ins w:id="3549" w:author="Christina Sun" w:date="2026-03-15T21:34:00Z" w16du:dateUtc="2026-03-16T04:34:00Z"/>
                <w:rFonts w:asciiTheme="majorHAnsi" w:hAnsiTheme="majorHAnsi" w:cstheme="majorHAnsi"/>
                <w:sz w:val="20"/>
                <w:szCs w:val="20"/>
                <w:lang w:val="en-US"/>
                <w:rPrChange w:id="3550" w:author="Christina Sun" w:date="2026-03-15T21:36:00Z" w16du:dateUtc="2026-03-16T04:36:00Z">
                  <w:rPr>
                    <w:ins w:id="3551" w:author="Christina Sun" w:date="2026-03-15T21:34:00Z" w16du:dateUtc="2026-03-16T04:34:00Z"/>
                    <w:lang w:val="en-US"/>
                  </w:rPr>
                </w:rPrChange>
              </w:rPr>
            </w:pPr>
            <w:ins w:id="3552" w:author="Christina Sun" w:date="2026-03-15T21:34:00Z" w16du:dateUtc="2026-03-16T04:34:00Z">
              <w:r w:rsidRPr="00B621E1">
                <w:rPr>
                  <w:rFonts w:asciiTheme="majorHAnsi" w:hAnsiTheme="majorHAnsi" w:cstheme="majorHAnsi"/>
                  <w:sz w:val="20"/>
                  <w:szCs w:val="20"/>
                  <w:lang w:val="en-US"/>
                  <w:rPrChange w:id="3553" w:author="Christina Sun" w:date="2026-03-15T21:36:00Z" w16du:dateUtc="2026-03-16T04:36:00Z">
                    <w:rPr>
                      <w:lang w:val="en-US"/>
                    </w:rPr>
                  </w:rPrChange>
                </w:rPr>
                <w:t>[0.808,1.132]</w:t>
              </w:r>
            </w:ins>
          </w:p>
        </w:tc>
      </w:tr>
      <w:tr w:rsidR="00321FF7" w:rsidRPr="00B621E1" w14:paraId="0587D73B" w14:textId="77777777" w:rsidTr="00321FF7">
        <w:tblPrEx>
          <w:tblCellMar>
            <w:top w:w="0" w:type="dxa"/>
            <w:bottom w:w="0" w:type="dxa"/>
          </w:tblCellMar>
          <w:tblPrExChange w:id="3554" w:author="Christina Sun" w:date="2026-03-15T21:35:00Z" w16du:dateUtc="2026-03-16T04:35:00Z">
            <w:tblPrEx>
              <w:tblBorders>
                <w:top w:val="none" w:sz="0" w:space="0" w:color="auto"/>
              </w:tblBorders>
              <w:tblCellMar>
                <w:top w:w="0" w:type="dxa"/>
                <w:bottom w:w="0" w:type="dxa"/>
              </w:tblCellMar>
            </w:tblPrEx>
          </w:tblPrExChange>
        </w:tblPrEx>
        <w:trPr>
          <w:jc w:val="center"/>
          <w:ins w:id="3555" w:author="Christina Sun" w:date="2026-03-15T21:34:00Z" w16du:dateUtc="2026-03-16T04:34:00Z"/>
          <w:trPrChange w:id="3556" w:author="Christina Sun" w:date="2026-03-15T21:35:00Z" w16du:dateUtc="2026-03-16T04:35:00Z">
            <w:trPr>
              <w:gridAfter w:val="0"/>
            </w:trPr>
          </w:trPrChange>
        </w:trPr>
        <w:tc>
          <w:tcPr>
            <w:tcW w:w="1250" w:type="pct"/>
            <w:tcBorders>
              <w:top w:val="single" w:sz="4" w:space="0" w:color="auto"/>
            </w:tcBorders>
            <w:tcMar>
              <w:top w:w="100" w:type="nil"/>
              <w:right w:w="100" w:type="nil"/>
            </w:tcMar>
            <w:vAlign w:val="center"/>
            <w:tcPrChange w:id="3557" w:author="Christina Sun" w:date="2026-03-15T21:35:00Z" w16du:dateUtc="2026-03-16T04:35:00Z">
              <w:tcPr>
                <w:tcW w:w="226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7071A9B" w14:textId="77777777" w:rsidR="00321FF7" w:rsidRPr="00B621E1" w:rsidRDefault="00321FF7">
            <w:pPr>
              <w:autoSpaceDE w:val="0"/>
              <w:autoSpaceDN w:val="0"/>
              <w:adjustRightInd w:val="0"/>
              <w:rPr>
                <w:ins w:id="3558" w:author="Christina Sun" w:date="2026-03-15T21:34:00Z" w16du:dateUtc="2026-03-16T04:34:00Z"/>
                <w:rFonts w:asciiTheme="majorHAnsi" w:hAnsiTheme="majorHAnsi" w:cstheme="majorHAnsi"/>
                <w:sz w:val="20"/>
                <w:szCs w:val="20"/>
                <w:lang w:val="en-US"/>
                <w:rPrChange w:id="3559" w:author="Christina Sun" w:date="2026-03-15T21:36:00Z" w16du:dateUtc="2026-03-16T04:36:00Z">
                  <w:rPr>
                    <w:ins w:id="3560" w:author="Christina Sun" w:date="2026-03-15T21:34:00Z" w16du:dateUtc="2026-03-16T04:34:00Z"/>
                    <w:lang w:val="en-US"/>
                  </w:rPr>
                </w:rPrChange>
              </w:rPr>
            </w:pPr>
            <w:ins w:id="3561" w:author="Christina Sun" w:date="2026-03-15T21:34:00Z" w16du:dateUtc="2026-03-16T04:34:00Z">
              <w:r w:rsidRPr="00B621E1">
                <w:rPr>
                  <w:rFonts w:asciiTheme="majorHAnsi" w:hAnsiTheme="majorHAnsi" w:cstheme="majorHAnsi"/>
                  <w:sz w:val="20"/>
                  <w:szCs w:val="20"/>
                  <w:lang w:val="en-US"/>
                  <w:rPrChange w:id="3562" w:author="Christina Sun" w:date="2026-03-15T21:36:00Z" w16du:dateUtc="2026-03-16T04:36:00Z">
                    <w:rPr>
                      <w:lang w:val="en-US"/>
                    </w:rPr>
                  </w:rPrChange>
                </w:rPr>
                <w:t>Observations</w:t>
              </w:r>
            </w:ins>
          </w:p>
        </w:tc>
        <w:tc>
          <w:tcPr>
            <w:tcW w:w="1250" w:type="pct"/>
            <w:tcBorders>
              <w:top w:val="single" w:sz="4" w:space="0" w:color="auto"/>
            </w:tcBorders>
            <w:tcMar>
              <w:top w:w="100" w:type="nil"/>
              <w:right w:w="100" w:type="nil"/>
            </w:tcMar>
            <w:vAlign w:val="center"/>
            <w:tcPrChange w:id="3563"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6946D59" w14:textId="77777777" w:rsidR="00321FF7" w:rsidRPr="00B621E1" w:rsidRDefault="00321FF7">
            <w:pPr>
              <w:autoSpaceDE w:val="0"/>
              <w:autoSpaceDN w:val="0"/>
              <w:adjustRightInd w:val="0"/>
              <w:jc w:val="center"/>
              <w:rPr>
                <w:ins w:id="3564" w:author="Christina Sun" w:date="2026-03-15T21:34:00Z" w16du:dateUtc="2026-03-16T04:34:00Z"/>
                <w:rFonts w:asciiTheme="majorHAnsi" w:hAnsiTheme="majorHAnsi" w:cstheme="majorHAnsi"/>
                <w:sz w:val="20"/>
                <w:szCs w:val="20"/>
                <w:lang w:val="en-US"/>
                <w:rPrChange w:id="3565" w:author="Christina Sun" w:date="2026-03-15T21:36:00Z" w16du:dateUtc="2026-03-16T04:36:00Z">
                  <w:rPr>
                    <w:ins w:id="3566" w:author="Christina Sun" w:date="2026-03-15T21:34:00Z" w16du:dateUtc="2026-03-16T04:34:00Z"/>
                    <w:lang w:val="en-US"/>
                  </w:rPr>
                </w:rPrChange>
              </w:rPr>
            </w:pPr>
            <w:ins w:id="3567" w:author="Christina Sun" w:date="2026-03-15T21:34:00Z" w16du:dateUtc="2026-03-16T04:34:00Z">
              <w:r w:rsidRPr="00B621E1">
                <w:rPr>
                  <w:rFonts w:asciiTheme="majorHAnsi" w:hAnsiTheme="majorHAnsi" w:cstheme="majorHAnsi"/>
                  <w:sz w:val="20"/>
                  <w:szCs w:val="20"/>
                  <w:lang w:val="en-US"/>
                  <w:rPrChange w:id="3568" w:author="Christina Sun" w:date="2026-03-15T21:36:00Z" w16du:dateUtc="2026-03-16T04:36:00Z">
                    <w:rPr>
                      <w:lang w:val="en-US"/>
                    </w:rPr>
                  </w:rPrChange>
                </w:rPr>
                <w:t>7456</w:t>
              </w:r>
            </w:ins>
          </w:p>
        </w:tc>
        <w:tc>
          <w:tcPr>
            <w:tcW w:w="1250" w:type="pct"/>
            <w:tcBorders>
              <w:top w:val="single" w:sz="4" w:space="0" w:color="auto"/>
            </w:tcBorders>
            <w:tcMar>
              <w:top w:w="100" w:type="nil"/>
              <w:right w:w="100" w:type="nil"/>
            </w:tcMar>
            <w:vAlign w:val="center"/>
            <w:tcPrChange w:id="3569"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733BC48" w14:textId="77777777" w:rsidR="00321FF7" w:rsidRPr="00B621E1" w:rsidRDefault="00321FF7">
            <w:pPr>
              <w:autoSpaceDE w:val="0"/>
              <w:autoSpaceDN w:val="0"/>
              <w:adjustRightInd w:val="0"/>
              <w:jc w:val="center"/>
              <w:rPr>
                <w:ins w:id="3570" w:author="Christina Sun" w:date="2026-03-15T21:34:00Z" w16du:dateUtc="2026-03-16T04:34:00Z"/>
                <w:rFonts w:asciiTheme="majorHAnsi" w:hAnsiTheme="majorHAnsi" w:cstheme="majorHAnsi"/>
                <w:sz w:val="20"/>
                <w:szCs w:val="20"/>
                <w:lang w:val="en-US"/>
                <w:rPrChange w:id="3571" w:author="Christina Sun" w:date="2026-03-15T21:36:00Z" w16du:dateUtc="2026-03-16T04:36:00Z">
                  <w:rPr>
                    <w:ins w:id="3572" w:author="Christina Sun" w:date="2026-03-15T21:34:00Z" w16du:dateUtc="2026-03-16T04:34:00Z"/>
                    <w:lang w:val="en-US"/>
                  </w:rPr>
                </w:rPrChange>
              </w:rPr>
            </w:pPr>
            <w:ins w:id="3573" w:author="Christina Sun" w:date="2026-03-15T21:34:00Z" w16du:dateUtc="2026-03-16T04:34:00Z">
              <w:r w:rsidRPr="00B621E1">
                <w:rPr>
                  <w:rFonts w:asciiTheme="majorHAnsi" w:hAnsiTheme="majorHAnsi" w:cstheme="majorHAnsi"/>
                  <w:sz w:val="20"/>
                  <w:szCs w:val="20"/>
                  <w:lang w:val="en-US"/>
                  <w:rPrChange w:id="3574" w:author="Christina Sun" w:date="2026-03-15T21:36:00Z" w16du:dateUtc="2026-03-16T04:36:00Z">
                    <w:rPr>
                      <w:lang w:val="en-US"/>
                    </w:rPr>
                  </w:rPrChange>
                </w:rPr>
                <w:t>7433</w:t>
              </w:r>
            </w:ins>
          </w:p>
        </w:tc>
        <w:tc>
          <w:tcPr>
            <w:tcW w:w="1250" w:type="pct"/>
            <w:tcBorders>
              <w:top w:val="single" w:sz="4" w:space="0" w:color="auto"/>
            </w:tcBorders>
            <w:tcMar>
              <w:top w:w="100" w:type="nil"/>
              <w:right w:w="100" w:type="nil"/>
            </w:tcMar>
            <w:vAlign w:val="center"/>
            <w:tcPrChange w:id="3575" w:author="Christina Sun" w:date="2026-03-15T21:35:00Z" w16du:dateUtc="2026-03-16T04:35:00Z">
              <w:tcPr>
                <w:tcW w:w="216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16CB04E7" w14:textId="77777777" w:rsidR="00321FF7" w:rsidRPr="00B621E1" w:rsidRDefault="00321FF7">
            <w:pPr>
              <w:autoSpaceDE w:val="0"/>
              <w:autoSpaceDN w:val="0"/>
              <w:adjustRightInd w:val="0"/>
              <w:jc w:val="center"/>
              <w:rPr>
                <w:ins w:id="3576" w:author="Christina Sun" w:date="2026-03-15T21:34:00Z" w16du:dateUtc="2026-03-16T04:34:00Z"/>
                <w:rFonts w:asciiTheme="majorHAnsi" w:hAnsiTheme="majorHAnsi" w:cstheme="majorHAnsi"/>
                <w:sz w:val="20"/>
                <w:szCs w:val="20"/>
                <w:lang w:val="en-US"/>
                <w:rPrChange w:id="3577" w:author="Christina Sun" w:date="2026-03-15T21:36:00Z" w16du:dateUtc="2026-03-16T04:36:00Z">
                  <w:rPr>
                    <w:ins w:id="3578" w:author="Christina Sun" w:date="2026-03-15T21:34:00Z" w16du:dateUtc="2026-03-16T04:34:00Z"/>
                    <w:lang w:val="en-US"/>
                  </w:rPr>
                </w:rPrChange>
              </w:rPr>
            </w:pPr>
            <w:ins w:id="3579" w:author="Christina Sun" w:date="2026-03-15T21:34:00Z" w16du:dateUtc="2026-03-16T04:34:00Z">
              <w:r w:rsidRPr="00B621E1">
                <w:rPr>
                  <w:rFonts w:asciiTheme="majorHAnsi" w:hAnsiTheme="majorHAnsi" w:cstheme="majorHAnsi"/>
                  <w:sz w:val="20"/>
                  <w:szCs w:val="20"/>
                  <w:lang w:val="en-US"/>
                  <w:rPrChange w:id="3580" w:author="Christina Sun" w:date="2026-03-15T21:36:00Z" w16du:dateUtc="2026-03-16T04:36:00Z">
                    <w:rPr>
                      <w:lang w:val="en-US"/>
                    </w:rPr>
                  </w:rPrChange>
                </w:rPr>
                <w:t>7423</w:t>
              </w:r>
            </w:ins>
          </w:p>
        </w:tc>
      </w:tr>
      <w:tr w:rsidR="00321FF7" w:rsidRPr="00B621E1" w14:paraId="4FBC133E" w14:textId="77777777" w:rsidTr="00321FF7">
        <w:tblPrEx>
          <w:tblCellMar>
            <w:top w:w="0" w:type="dxa"/>
            <w:bottom w:w="0" w:type="dxa"/>
          </w:tblCellMar>
          <w:tblPrExChange w:id="3581" w:author="Christina Sun" w:date="2026-03-15T21:35:00Z" w16du:dateUtc="2026-03-16T04:35:00Z">
            <w:tblPrEx>
              <w:tblBorders>
                <w:top w:val="none" w:sz="0" w:space="0" w:color="auto"/>
              </w:tblBorders>
              <w:tblCellMar>
                <w:top w:w="0" w:type="dxa"/>
                <w:bottom w:w="0" w:type="dxa"/>
              </w:tblCellMar>
            </w:tblPrEx>
          </w:tblPrExChange>
        </w:tblPrEx>
        <w:trPr>
          <w:jc w:val="center"/>
          <w:ins w:id="3582" w:author="Christina Sun" w:date="2026-03-15T21:34:00Z" w16du:dateUtc="2026-03-16T04:34:00Z"/>
          <w:trPrChange w:id="3583" w:author="Christina Sun" w:date="2026-03-15T21:35:00Z" w16du:dateUtc="2026-03-16T04:35:00Z">
            <w:trPr>
              <w:gridAfter w:val="0"/>
            </w:trPr>
          </w:trPrChange>
        </w:trPr>
        <w:tc>
          <w:tcPr>
            <w:tcW w:w="1250" w:type="pct"/>
            <w:tcMar>
              <w:top w:w="100" w:type="nil"/>
              <w:right w:w="100" w:type="nil"/>
            </w:tcMar>
            <w:vAlign w:val="center"/>
            <w:tcPrChange w:id="3584" w:author="Christina Sun" w:date="2026-03-15T21:35:00Z" w16du:dateUtc="2026-03-16T04:35:00Z">
              <w:tcPr>
                <w:tcW w:w="226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758A695" w14:textId="77777777" w:rsidR="00321FF7" w:rsidRPr="00B621E1" w:rsidRDefault="00321FF7">
            <w:pPr>
              <w:autoSpaceDE w:val="0"/>
              <w:autoSpaceDN w:val="0"/>
              <w:adjustRightInd w:val="0"/>
              <w:rPr>
                <w:ins w:id="3585" w:author="Christina Sun" w:date="2026-03-15T21:34:00Z" w16du:dateUtc="2026-03-16T04:34:00Z"/>
                <w:rFonts w:asciiTheme="majorHAnsi" w:hAnsiTheme="majorHAnsi" w:cstheme="majorHAnsi"/>
                <w:sz w:val="20"/>
                <w:szCs w:val="20"/>
                <w:lang w:val="en-US"/>
                <w:rPrChange w:id="3586" w:author="Christina Sun" w:date="2026-03-15T21:36:00Z" w16du:dateUtc="2026-03-16T04:36:00Z">
                  <w:rPr>
                    <w:ins w:id="3587" w:author="Christina Sun" w:date="2026-03-15T21:34:00Z" w16du:dateUtc="2026-03-16T04:34:00Z"/>
                    <w:lang w:val="en-US"/>
                  </w:rPr>
                </w:rPrChange>
              </w:rPr>
            </w:pPr>
            <w:ins w:id="3588" w:author="Christina Sun" w:date="2026-03-15T21:34:00Z" w16du:dateUtc="2026-03-16T04:34:00Z">
              <w:r w:rsidRPr="00B621E1">
                <w:rPr>
                  <w:rFonts w:asciiTheme="majorHAnsi" w:hAnsiTheme="majorHAnsi" w:cstheme="majorHAnsi"/>
                  <w:sz w:val="20"/>
                  <w:szCs w:val="20"/>
                  <w:lang w:val="en-US"/>
                  <w:rPrChange w:id="3589" w:author="Christina Sun" w:date="2026-03-15T21:36:00Z" w16du:dateUtc="2026-03-16T04:36:00Z">
                    <w:rPr>
                      <w:lang w:val="en-US"/>
                    </w:rPr>
                  </w:rPrChange>
                </w:rPr>
                <w:t>Demographic Controls</w:t>
              </w:r>
            </w:ins>
          </w:p>
        </w:tc>
        <w:tc>
          <w:tcPr>
            <w:tcW w:w="1250" w:type="pct"/>
            <w:tcMar>
              <w:top w:w="100" w:type="nil"/>
              <w:right w:w="100" w:type="nil"/>
            </w:tcMar>
            <w:vAlign w:val="center"/>
            <w:tcPrChange w:id="3590"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EFB8C27" w14:textId="77777777" w:rsidR="00321FF7" w:rsidRPr="00B621E1" w:rsidRDefault="00321FF7">
            <w:pPr>
              <w:autoSpaceDE w:val="0"/>
              <w:autoSpaceDN w:val="0"/>
              <w:adjustRightInd w:val="0"/>
              <w:jc w:val="center"/>
              <w:rPr>
                <w:ins w:id="3591" w:author="Christina Sun" w:date="2026-03-15T21:34:00Z" w16du:dateUtc="2026-03-16T04:34:00Z"/>
                <w:rFonts w:asciiTheme="majorHAnsi" w:hAnsiTheme="majorHAnsi" w:cstheme="majorHAnsi"/>
                <w:sz w:val="20"/>
                <w:szCs w:val="20"/>
                <w:lang w:val="en-US"/>
                <w:rPrChange w:id="3592" w:author="Christina Sun" w:date="2026-03-15T21:36:00Z" w16du:dateUtc="2026-03-16T04:36:00Z">
                  <w:rPr>
                    <w:ins w:id="3593" w:author="Christina Sun" w:date="2026-03-15T21:34:00Z" w16du:dateUtc="2026-03-16T04:34:00Z"/>
                    <w:lang w:val="en-US"/>
                  </w:rPr>
                </w:rPrChange>
              </w:rPr>
            </w:pPr>
            <w:ins w:id="3594" w:author="Christina Sun" w:date="2026-03-15T21:34:00Z" w16du:dateUtc="2026-03-16T04:34:00Z">
              <w:r w:rsidRPr="00B621E1">
                <w:rPr>
                  <w:rFonts w:asciiTheme="majorHAnsi" w:hAnsiTheme="majorHAnsi" w:cstheme="majorHAnsi"/>
                  <w:sz w:val="20"/>
                  <w:szCs w:val="20"/>
                  <w:lang w:val="en-US"/>
                  <w:rPrChange w:id="3595" w:author="Christina Sun" w:date="2026-03-15T21:36:00Z" w16du:dateUtc="2026-03-16T04:36:00Z">
                    <w:rPr>
                      <w:lang w:val="en-US"/>
                    </w:rPr>
                  </w:rPrChange>
                </w:rPr>
                <w:t>No</w:t>
              </w:r>
            </w:ins>
          </w:p>
        </w:tc>
        <w:tc>
          <w:tcPr>
            <w:tcW w:w="1250" w:type="pct"/>
            <w:tcMar>
              <w:top w:w="100" w:type="nil"/>
              <w:right w:w="100" w:type="nil"/>
            </w:tcMar>
            <w:vAlign w:val="center"/>
            <w:tcPrChange w:id="3596"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33C8ED6" w14:textId="77777777" w:rsidR="00321FF7" w:rsidRPr="00B621E1" w:rsidRDefault="00321FF7">
            <w:pPr>
              <w:autoSpaceDE w:val="0"/>
              <w:autoSpaceDN w:val="0"/>
              <w:adjustRightInd w:val="0"/>
              <w:jc w:val="center"/>
              <w:rPr>
                <w:ins w:id="3597" w:author="Christina Sun" w:date="2026-03-15T21:34:00Z" w16du:dateUtc="2026-03-16T04:34:00Z"/>
                <w:rFonts w:asciiTheme="majorHAnsi" w:hAnsiTheme="majorHAnsi" w:cstheme="majorHAnsi"/>
                <w:sz w:val="20"/>
                <w:szCs w:val="20"/>
                <w:lang w:val="en-US"/>
                <w:rPrChange w:id="3598" w:author="Christina Sun" w:date="2026-03-15T21:36:00Z" w16du:dateUtc="2026-03-16T04:36:00Z">
                  <w:rPr>
                    <w:ins w:id="3599" w:author="Christina Sun" w:date="2026-03-15T21:34:00Z" w16du:dateUtc="2026-03-16T04:34:00Z"/>
                    <w:lang w:val="en-US"/>
                  </w:rPr>
                </w:rPrChange>
              </w:rPr>
            </w:pPr>
            <w:ins w:id="3600" w:author="Christina Sun" w:date="2026-03-15T21:34:00Z" w16du:dateUtc="2026-03-16T04:34:00Z">
              <w:r w:rsidRPr="00B621E1">
                <w:rPr>
                  <w:rFonts w:asciiTheme="majorHAnsi" w:hAnsiTheme="majorHAnsi" w:cstheme="majorHAnsi"/>
                  <w:sz w:val="20"/>
                  <w:szCs w:val="20"/>
                  <w:lang w:val="en-US"/>
                  <w:rPrChange w:id="3601" w:author="Christina Sun" w:date="2026-03-15T21:36:00Z" w16du:dateUtc="2026-03-16T04:36:00Z">
                    <w:rPr>
                      <w:lang w:val="en-US"/>
                    </w:rPr>
                  </w:rPrChange>
                </w:rPr>
                <w:t>Yes</w:t>
              </w:r>
            </w:ins>
          </w:p>
        </w:tc>
        <w:tc>
          <w:tcPr>
            <w:tcW w:w="1250" w:type="pct"/>
            <w:tcMar>
              <w:top w:w="100" w:type="nil"/>
              <w:right w:w="100" w:type="nil"/>
            </w:tcMar>
            <w:vAlign w:val="center"/>
            <w:tcPrChange w:id="3602" w:author="Christina Sun" w:date="2026-03-15T21:35:00Z" w16du:dateUtc="2026-03-16T04:35:00Z">
              <w:tcPr>
                <w:tcW w:w="216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54052FA" w14:textId="77777777" w:rsidR="00321FF7" w:rsidRPr="00B621E1" w:rsidRDefault="00321FF7">
            <w:pPr>
              <w:autoSpaceDE w:val="0"/>
              <w:autoSpaceDN w:val="0"/>
              <w:adjustRightInd w:val="0"/>
              <w:jc w:val="center"/>
              <w:rPr>
                <w:ins w:id="3603" w:author="Christina Sun" w:date="2026-03-15T21:34:00Z" w16du:dateUtc="2026-03-16T04:34:00Z"/>
                <w:rFonts w:asciiTheme="majorHAnsi" w:hAnsiTheme="majorHAnsi" w:cstheme="majorHAnsi"/>
                <w:sz w:val="20"/>
                <w:szCs w:val="20"/>
                <w:lang w:val="en-US"/>
                <w:rPrChange w:id="3604" w:author="Christina Sun" w:date="2026-03-15T21:36:00Z" w16du:dateUtc="2026-03-16T04:36:00Z">
                  <w:rPr>
                    <w:ins w:id="3605" w:author="Christina Sun" w:date="2026-03-15T21:34:00Z" w16du:dateUtc="2026-03-16T04:34:00Z"/>
                    <w:lang w:val="en-US"/>
                  </w:rPr>
                </w:rPrChange>
              </w:rPr>
            </w:pPr>
            <w:ins w:id="3606" w:author="Christina Sun" w:date="2026-03-15T21:34:00Z" w16du:dateUtc="2026-03-16T04:34:00Z">
              <w:r w:rsidRPr="00B621E1">
                <w:rPr>
                  <w:rFonts w:asciiTheme="majorHAnsi" w:hAnsiTheme="majorHAnsi" w:cstheme="majorHAnsi"/>
                  <w:sz w:val="20"/>
                  <w:szCs w:val="20"/>
                  <w:lang w:val="en-US"/>
                  <w:rPrChange w:id="3607" w:author="Christina Sun" w:date="2026-03-15T21:36:00Z" w16du:dateUtc="2026-03-16T04:36:00Z">
                    <w:rPr>
                      <w:lang w:val="en-US"/>
                    </w:rPr>
                  </w:rPrChange>
                </w:rPr>
                <w:t>Yes</w:t>
              </w:r>
            </w:ins>
          </w:p>
        </w:tc>
      </w:tr>
      <w:tr w:rsidR="00321FF7" w:rsidRPr="00B621E1" w14:paraId="3B8F8FE6" w14:textId="77777777" w:rsidTr="00321FF7">
        <w:tblPrEx>
          <w:tblCellMar>
            <w:top w:w="0" w:type="dxa"/>
            <w:bottom w:w="0" w:type="dxa"/>
          </w:tblCellMar>
          <w:tblPrExChange w:id="3608" w:author="Christina Sun" w:date="2026-03-15T21:35:00Z" w16du:dateUtc="2026-03-16T04:35:00Z">
            <w:tblPrEx>
              <w:tblCellMar>
                <w:top w:w="0" w:type="dxa"/>
                <w:bottom w:w="0" w:type="dxa"/>
              </w:tblCellMar>
            </w:tblPrEx>
          </w:tblPrExChange>
        </w:tblPrEx>
        <w:trPr>
          <w:jc w:val="center"/>
          <w:ins w:id="3609" w:author="Christina Sun" w:date="2026-03-15T21:34:00Z" w16du:dateUtc="2026-03-16T04:34:00Z"/>
          <w:trPrChange w:id="3610" w:author="Christina Sun" w:date="2026-03-15T21:35:00Z" w16du:dateUtc="2026-03-16T04:35:00Z">
            <w:trPr>
              <w:gridAfter w:val="0"/>
            </w:trPr>
          </w:trPrChange>
        </w:trPr>
        <w:tc>
          <w:tcPr>
            <w:tcW w:w="1250" w:type="pct"/>
            <w:tcBorders>
              <w:bottom w:val="single" w:sz="4" w:space="0" w:color="auto"/>
            </w:tcBorders>
            <w:tcMar>
              <w:top w:w="100" w:type="nil"/>
              <w:right w:w="100" w:type="nil"/>
            </w:tcMar>
            <w:vAlign w:val="center"/>
            <w:tcPrChange w:id="3611" w:author="Christina Sun" w:date="2026-03-15T21:35:00Z" w16du:dateUtc="2026-03-16T04:35:00Z">
              <w:tcPr>
                <w:tcW w:w="226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7D3B1ADF" w14:textId="77777777" w:rsidR="00321FF7" w:rsidRPr="00B621E1" w:rsidRDefault="00321FF7">
            <w:pPr>
              <w:autoSpaceDE w:val="0"/>
              <w:autoSpaceDN w:val="0"/>
              <w:adjustRightInd w:val="0"/>
              <w:rPr>
                <w:ins w:id="3612" w:author="Christina Sun" w:date="2026-03-15T21:34:00Z" w16du:dateUtc="2026-03-16T04:34:00Z"/>
                <w:rFonts w:asciiTheme="majorHAnsi" w:hAnsiTheme="majorHAnsi" w:cstheme="majorHAnsi"/>
                <w:sz w:val="20"/>
                <w:szCs w:val="20"/>
                <w:lang w:val="en-US"/>
                <w:rPrChange w:id="3613" w:author="Christina Sun" w:date="2026-03-15T21:36:00Z" w16du:dateUtc="2026-03-16T04:36:00Z">
                  <w:rPr>
                    <w:ins w:id="3614" w:author="Christina Sun" w:date="2026-03-15T21:34:00Z" w16du:dateUtc="2026-03-16T04:34:00Z"/>
                    <w:lang w:val="en-US"/>
                  </w:rPr>
                </w:rPrChange>
              </w:rPr>
            </w:pPr>
            <w:ins w:id="3615" w:author="Christina Sun" w:date="2026-03-15T21:34:00Z" w16du:dateUtc="2026-03-16T04:34:00Z">
              <w:r w:rsidRPr="00B621E1">
                <w:rPr>
                  <w:rFonts w:asciiTheme="majorHAnsi" w:hAnsiTheme="majorHAnsi" w:cstheme="majorHAnsi"/>
                  <w:sz w:val="20"/>
                  <w:szCs w:val="20"/>
                  <w:lang w:val="en-US"/>
                  <w:rPrChange w:id="3616" w:author="Christina Sun" w:date="2026-03-15T21:36:00Z" w16du:dateUtc="2026-03-16T04:36:00Z">
                    <w:rPr>
                      <w:lang w:val="en-US"/>
                    </w:rPr>
                  </w:rPrChange>
                </w:rPr>
                <w:t>Assigned Sex at Birth</w:t>
              </w:r>
            </w:ins>
          </w:p>
        </w:tc>
        <w:tc>
          <w:tcPr>
            <w:tcW w:w="1250" w:type="pct"/>
            <w:tcBorders>
              <w:bottom w:val="single" w:sz="4" w:space="0" w:color="auto"/>
            </w:tcBorders>
            <w:tcMar>
              <w:top w:w="100" w:type="nil"/>
              <w:right w:w="100" w:type="nil"/>
            </w:tcMar>
            <w:vAlign w:val="center"/>
            <w:tcPrChange w:id="3617" w:author="Christina Sun" w:date="2026-03-15T21:35:00Z" w16du:dateUtc="2026-03-16T04:35: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5F82C5AF" w14:textId="77777777" w:rsidR="00321FF7" w:rsidRPr="00B621E1" w:rsidRDefault="00321FF7">
            <w:pPr>
              <w:autoSpaceDE w:val="0"/>
              <w:autoSpaceDN w:val="0"/>
              <w:adjustRightInd w:val="0"/>
              <w:jc w:val="center"/>
              <w:rPr>
                <w:ins w:id="3618" w:author="Christina Sun" w:date="2026-03-15T21:34:00Z" w16du:dateUtc="2026-03-16T04:34:00Z"/>
                <w:rFonts w:asciiTheme="majorHAnsi" w:hAnsiTheme="majorHAnsi" w:cstheme="majorHAnsi"/>
                <w:sz w:val="20"/>
                <w:szCs w:val="20"/>
                <w:lang w:val="en-US"/>
                <w:rPrChange w:id="3619" w:author="Christina Sun" w:date="2026-03-15T21:36:00Z" w16du:dateUtc="2026-03-16T04:36:00Z">
                  <w:rPr>
                    <w:ins w:id="3620" w:author="Christina Sun" w:date="2026-03-15T21:34:00Z" w16du:dateUtc="2026-03-16T04:34:00Z"/>
                    <w:lang w:val="en-US"/>
                  </w:rPr>
                </w:rPrChange>
              </w:rPr>
            </w:pPr>
            <w:ins w:id="3621" w:author="Christina Sun" w:date="2026-03-15T21:34:00Z" w16du:dateUtc="2026-03-16T04:34:00Z">
              <w:r w:rsidRPr="00B621E1">
                <w:rPr>
                  <w:rFonts w:asciiTheme="majorHAnsi" w:hAnsiTheme="majorHAnsi" w:cstheme="majorHAnsi"/>
                  <w:sz w:val="20"/>
                  <w:szCs w:val="20"/>
                  <w:lang w:val="en-US"/>
                  <w:rPrChange w:id="3622" w:author="Christina Sun" w:date="2026-03-15T21:36:00Z" w16du:dateUtc="2026-03-16T04:36:00Z">
                    <w:rPr>
                      <w:lang w:val="en-US"/>
                    </w:rPr>
                  </w:rPrChange>
                </w:rPr>
                <w:t>No</w:t>
              </w:r>
            </w:ins>
          </w:p>
        </w:tc>
        <w:tc>
          <w:tcPr>
            <w:tcW w:w="1250" w:type="pct"/>
            <w:tcBorders>
              <w:bottom w:val="single" w:sz="4" w:space="0" w:color="auto"/>
            </w:tcBorders>
            <w:tcMar>
              <w:top w:w="100" w:type="nil"/>
              <w:right w:w="100" w:type="nil"/>
            </w:tcMar>
            <w:vAlign w:val="center"/>
            <w:tcPrChange w:id="3623" w:author="Christina Sun" w:date="2026-03-15T21:35:00Z" w16du:dateUtc="2026-03-16T04:35: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36E6C156" w14:textId="77777777" w:rsidR="00321FF7" w:rsidRPr="00B621E1" w:rsidRDefault="00321FF7">
            <w:pPr>
              <w:autoSpaceDE w:val="0"/>
              <w:autoSpaceDN w:val="0"/>
              <w:adjustRightInd w:val="0"/>
              <w:jc w:val="center"/>
              <w:rPr>
                <w:ins w:id="3624" w:author="Christina Sun" w:date="2026-03-15T21:34:00Z" w16du:dateUtc="2026-03-16T04:34:00Z"/>
                <w:rFonts w:asciiTheme="majorHAnsi" w:hAnsiTheme="majorHAnsi" w:cstheme="majorHAnsi"/>
                <w:sz w:val="20"/>
                <w:szCs w:val="20"/>
                <w:lang w:val="en-US"/>
                <w:rPrChange w:id="3625" w:author="Christina Sun" w:date="2026-03-15T21:36:00Z" w16du:dateUtc="2026-03-16T04:36:00Z">
                  <w:rPr>
                    <w:ins w:id="3626" w:author="Christina Sun" w:date="2026-03-15T21:34:00Z" w16du:dateUtc="2026-03-16T04:34:00Z"/>
                    <w:lang w:val="en-US"/>
                  </w:rPr>
                </w:rPrChange>
              </w:rPr>
            </w:pPr>
            <w:ins w:id="3627" w:author="Christina Sun" w:date="2026-03-15T21:34:00Z" w16du:dateUtc="2026-03-16T04:34:00Z">
              <w:r w:rsidRPr="00B621E1">
                <w:rPr>
                  <w:rFonts w:asciiTheme="majorHAnsi" w:hAnsiTheme="majorHAnsi" w:cstheme="majorHAnsi"/>
                  <w:sz w:val="20"/>
                  <w:szCs w:val="20"/>
                  <w:lang w:val="en-US"/>
                  <w:rPrChange w:id="3628" w:author="Christina Sun" w:date="2026-03-15T21:36:00Z" w16du:dateUtc="2026-03-16T04:36:00Z">
                    <w:rPr>
                      <w:lang w:val="en-US"/>
                    </w:rPr>
                  </w:rPrChange>
                </w:rPr>
                <w:t>No</w:t>
              </w:r>
            </w:ins>
          </w:p>
        </w:tc>
        <w:tc>
          <w:tcPr>
            <w:tcW w:w="1250" w:type="pct"/>
            <w:tcBorders>
              <w:bottom w:val="single" w:sz="4" w:space="0" w:color="auto"/>
            </w:tcBorders>
            <w:tcMar>
              <w:top w:w="100" w:type="nil"/>
              <w:right w:w="100" w:type="nil"/>
            </w:tcMar>
            <w:vAlign w:val="center"/>
            <w:tcPrChange w:id="3629" w:author="Christina Sun" w:date="2026-03-15T21:35:00Z" w16du:dateUtc="2026-03-16T04:35:00Z">
              <w:tcPr>
                <w:tcW w:w="216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4D93D642" w14:textId="77777777" w:rsidR="00321FF7" w:rsidRPr="00B621E1" w:rsidRDefault="00321FF7">
            <w:pPr>
              <w:autoSpaceDE w:val="0"/>
              <w:autoSpaceDN w:val="0"/>
              <w:adjustRightInd w:val="0"/>
              <w:jc w:val="center"/>
              <w:rPr>
                <w:ins w:id="3630" w:author="Christina Sun" w:date="2026-03-15T21:34:00Z" w16du:dateUtc="2026-03-16T04:34:00Z"/>
                <w:rFonts w:asciiTheme="majorHAnsi" w:hAnsiTheme="majorHAnsi" w:cstheme="majorHAnsi"/>
                <w:sz w:val="20"/>
                <w:szCs w:val="20"/>
                <w:lang w:val="en-US"/>
                <w:rPrChange w:id="3631" w:author="Christina Sun" w:date="2026-03-15T21:36:00Z" w16du:dateUtc="2026-03-16T04:36:00Z">
                  <w:rPr>
                    <w:ins w:id="3632" w:author="Christina Sun" w:date="2026-03-15T21:34:00Z" w16du:dateUtc="2026-03-16T04:34:00Z"/>
                    <w:lang w:val="en-US"/>
                  </w:rPr>
                </w:rPrChange>
              </w:rPr>
            </w:pPr>
            <w:ins w:id="3633" w:author="Christina Sun" w:date="2026-03-15T21:34:00Z" w16du:dateUtc="2026-03-16T04:34:00Z">
              <w:r w:rsidRPr="00B621E1">
                <w:rPr>
                  <w:rFonts w:asciiTheme="majorHAnsi" w:hAnsiTheme="majorHAnsi" w:cstheme="majorHAnsi"/>
                  <w:sz w:val="20"/>
                  <w:szCs w:val="20"/>
                  <w:lang w:val="en-US"/>
                  <w:rPrChange w:id="3634" w:author="Christina Sun" w:date="2026-03-15T21:36:00Z" w16du:dateUtc="2026-03-16T04:36:00Z">
                    <w:rPr>
                      <w:lang w:val="en-US"/>
                    </w:rPr>
                  </w:rPrChange>
                </w:rPr>
                <w:t>Yes</w:t>
              </w:r>
            </w:ins>
          </w:p>
        </w:tc>
      </w:tr>
    </w:tbl>
    <w:p w14:paraId="0D902FF1" w14:textId="77777777" w:rsidR="00321FF7" w:rsidRPr="00B621E1" w:rsidRDefault="00321FF7" w:rsidP="00321FF7">
      <w:pPr>
        <w:autoSpaceDE w:val="0"/>
        <w:autoSpaceDN w:val="0"/>
        <w:adjustRightInd w:val="0"/>
        <w:rPr>
          <w:ins w:id="3635" w:author="Christina Sun" w:date="2026-03-15T21:34:00Z" w16du:dateUtc="2026-03-16T04:34:00Z"/>
          <w:rFonts w:asciiTheme="majorHAnsi" w:hAnsiTheme="majorHAnsi" w:cstheme="majorHAnsi"/>
          <w:sz w:val="20"/>
          <w:szCs w:val="20"/>
          <w:lang w:val="en-US"/>
          <w:rPrChange w:id="3636" w:author="Christina Sun" w:date="2026-03-15T21:36:00Z" w16du:dateUtc="2026-03-16T04:36:00Z">
            <w:rPr>
              <w:ins w:id="3637" w:author="Christina Sun" w:date="2026-03-15T21:34:00Z" w16du:dateUtc="2026-03-16T04:34:00Z"/>
              <w:sz w:val="20"/>
              <w:szCs w:val="20"/>
              <w:lang w:val="en-US"/>
            </w:rPr>
          </w:rPrChange>
        </w:rPr>
      </w:pPr>
      <w:ins w:id="3638" w:author="Christina Sun" w:date="2026-03-15T21:34:00Z" w16du:dateUtc="2026-03-16T04:34:00Z">
        <w:r w:rsidRPr="00B621E1">
          <w:rPr>
            <w:rFonts w:asciiTheme="majorHAnsi" w:hAnsiTheme="majorHAnsi" w:cstheme="majorHAnsi"/>
            <w:sz w:val="20"/>
            <w:szCs w:val="20"/>
            <w:lang w:val="en-US"/>
            <w:rPrChange w:id="3639" w:author="Christina Sun" w:date="2026-03-15T21:36:00Z" w16du:dateUtc="2026-03-16T04:36:00Z">
              <w:rPr>
                <w:sz w:val="20"/>
                <w:szCs w:val="20"/>
                <w:lang w:val="en-US"/>
              </w:rPr>
            </w:rPrChange>
          </w:rPr>
          <w:t>Exponentiated coefficients; 95% confidence intervals in brackets</w:t>
        </w:r>
      </w:ins>
    </w:p>
    <w:p w14:paraId="6F8BEBAB" w14:textId="77777777" w:rsidR="00321FF7" w:rsidRPr="00B621E1" w:rsidRDefault="00321FF7" w:rsidP="00321FF7">
      <w:pPr>
        <w:autoSpaceDE w:val="0"/>
        <w:autoSpaceDN w:val="0"/>
        <w:adjustRightInd w:val="0"/>
        <w:rPr>
          <w:ins w:id="3640" w:author="Christina Sun" w:date="2026-03-15T21:34:00Z" w16du:dateUtc="2026-03-16T04:34:00Z"/>
          <w:rFonts w:asciiTheme="majorHAnsi" w:hAnsiTheme="majorHAnsi" w:cstheme="majorHAnsi"/>
          <w:sz w:val="20"/>
          <w:szCs w:val="20"/>
          <w:lang w:val="en-US"/>
          <w:rPrChange w:id="3641" w:author="Christina Sun" w:date="2026-03-15T21:36:00Z" w16du:dateUtc="2026-03-16T04:36:00Z">
            <w:rPr>
              <w:ins w:id="3642" w:author="Christina Sun" w:date="2026-03-15T21:34:00Z" w16du:dateUtc="2026-03-16T04:34:00Z"/>
              <w:sz w:val="20"/>
              <w:szCs w:val="20"/>
              <w:lang w:val="en-US"/>
            </w:rPr>
          </w:rPrChange>
        </w:rPr>
      </w:pPr>
      <w:ins w:id="3643" w:author="Christina Sun" w:date="2026-03-15T21:34:00Z" w16du:dateUtc="2026-03-16T04:34:00Z">
        <w:r w:rsidRPr="00B621E1">
          <w:rPr>
            <w:rFonts w:asciiTheme="majorHAnsi" w:hAnsiTheme="majorHAnsi" w:cstheme="majorHAnsi"/>
            <w:sz w:val="20"/>
            <w:szCs w:val="20"/>
            <w:vertAlign w:val="superscript"/>
            <w:lang w:val="en-US"/>
            <w:rPrChange w:id="3644"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3645"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3646"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3647" w:author="Christina Sun" w:date="2026-03-15T21:36:00Z" w16du:dateUtc="2026-03-16T04:36:00Z">
              <w:rPr>
                <w:sz w:val="20"/>
                <w:szCs w:val="20"/>
                <w:lang w:val="en-US"/>
              </w:rPr>
            </w:rPrChange>
          </w:rPr>
          <w:t xml:space="preserve"> &lt; 0.10, </w:t>
        </w:r>
        <w:r w:rsidRPr="00B621E1">
          <w:rPr>
            <w:rFonts w:asciiTheme="majorHAnsi" w:hAnsiTheme="majorHAnsi" w:cstheme="majorHAnsi"/>
            <w:sz w:val="20"/>
            <w:szCs w:val="20"/>
            <w:vertAlign w:val="superscript"/>
            <w:lang w:val="en-US"/>
            <w:rPrChange w:id="3648"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3649"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3650"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3651" w:author="Christina Sun" w:date="2026-03-15T21:36:00Z" w16du:dateUtc="2026-03-16T04:36:00Z">
              <w:rPr>
                <w:sz w:val="20"/>
                <w:szCs w:val="20"/>
                <w:lang w:val="en-US"/>
              </w:rPr>
            </w:rPrChange>
          </w:rPr>
          <w:t xml:space="preserve"> &lt; 0.05, </w:t>
        </w:r>
        <w:r w:rsidRPr="00B621E1">
          <w:rPr>
            <w:rFonts w:asciiTheme="majorHAnsi" w:hAnsiTheme="majorHAnsi" w:cstheme="majorHAnsi"/>
            <w:sz w:val="20"/>
            <w:szCs w:val="20"/>
            <w:vertAlign w:val="superscript"/>
            <w:lang w:val="en-US"/>
            <w:rPrChange w:id="3652" w:author="Christina Sun" w:date="2026-03-15T21:36:00Z" w16du:dateUtc="2026-03-16T04:36:00Z">
              <w:rPr>
                <w:sz w:val="20"/>
                <w:szCs w:val="20"/>
                <w:vertAlign w:val="superscript"/>
                <w:lang w:val="en-US"/>
              </w:rPr>
            </w:rPrChange>
          </w:rPr>
          <w:t>***</w:t>
        </w:r>
        <w:r w:rsidRPr="00B621E1">
          <w:rPr>
            <w:rFonts w:asciiTheme="majorHAnsi" w:hAnsiTheme="majorHAnsi" w:cstheme="majorHAnsi"/>
            <w:sz w:val="20"/>
            <w:szCs w:val="20"/>
            <w:lang w:val="en-US"/>
            <w:rPrChange w:id="3653" w:author="Christina Sun" w:date="2026-03-15T21:36:00Z" w16du:dateUtc="2026-03-16T04:36:00Z">
              <w:rPr>
                <w:sz w:val="20"/>
                <w:szCs w:val="20"/>
                <w:lang w:val="en-US"/>
              </w:rPr>
            </w:rPrChange>
          </w:rPr>
          <w:t xml:space="preserve"> </w:t>
        </w:r>
        <w:r w:rsidRPr="00B621E1">
          <w:rPr>
            <w:rFonts w:asciiTheme="majorHAnsi" w:hAnsiTheme="majorHAnsi" w:cstheme="majorHAnsi"/>
            <w:i/>
            <w:iCs/>
            <w:sz w:val="20"/>
            <w:szCs w:val="20"/>
            <w:lang w:val="en-US"/>
            <w:rPrChange w:id="3654" w:author="Christina Sun" w:date="2026-03-15T21:36:00Z" w16du:dateUtc="2026-03-16T04:36:00Z">
              <w:rPr>
                <w:i/>
                <w:iCs/>
                <w:sz w:val="20"/>
                <w:szCs w:val="20"/>
                <w:lang w:val="en-US"/>
              </w:rPr>
            </w:rPrChange>
          </w:rPr>
          <w:t>p</w:t>
        </w:r>
        <w:r w:rsidRPr="00B621E1">
          <w:rPr>
            <w:rFonts w:asciiTheme="majorHAnsi" w:hAnsiTheme="majorHAnsi" w:cstheme="majorHAnsi"/>
            <w:sz w:val="20"/>
            <w:szCs w:val="20"/>
            <w:lang w:val="en-US"/>
            <w:rPrChange w:id="3655" w:author="Christina Sun" w:date="2026-03-15T21:36:00Z" w16du:dateUtc="2026-03-16T04:36:00Z">
              <w:rPr>
                <w:sz w:val="20"/>
                <w:szCs w:val="20"/>
                <w:lang w:val="en-US"/>
              </w:rPr>
            </w:rPrChange>
          </w:rPr>
          <w:t xml:space="preserve"> &lt; 0.01</w:t>
        </w:r>
      </w:ins>
    </w:p>
    <w:p w14:paraId="65DCE506" w14:textId="77777777" w:rsidR="00321FF7" w:rsidRPr="00B621E1" w:rsidRDefault="00321FF7" w:rsidP="00321FF7">
      <w:pPr>
        <w:autoSpaceDE w:val="0"/>
        <w:autoSpaceDN w:val="0"/>
        <w:adjustRightInd w:val="0"/>
        <w:rPr>
          <w:ins w:id="3656" w:author="Christina Sun" w:date="2026-03-15T21:34:00Z" w16du:dateUtc="2026-03-16T04:34:00Z"/>
          <w:rFonts w:asciiTheme="majorHAnsi" w:hAnsiTheme="majorHAnsi" w:cstheme="majorHAnsi"/>
          <w:lang w:val="en-US"/>
          <w:rPrChange w:id="3657" w:author="Christina Sun" w:date="2026-03-15T21:36:00Z" w16du:dateUtc="2026-03-16T04:36:00Z">
            <w:rPr>
              <w:ins w:id="3658" w:author="Christina Sun" w:date="2026-03-15T21:34:00Z" w16du:dateUtc="2026-03-16T04:34:00Z"/>
              <w:lang w:val="en-US"/>
            </w:rPr>
          </w:rPrChange>
        </w:rPr>
      </w:pPr>
    </w:p>
    <w:p w14:paraId="0AE973D9" w14:textId="42D6412D" w:rsidR="004F595A" w:rsidRPr="00824E21" w:rsidDel="00321FF7" w:rsidRDefault="004F595A" w:rsidP="00321FF7">
      <w:pPr>
        <w:rPr>
          <w:del w:id="3659" w:author="Christina Sun" w:date="2026-03-15T21:34:00Z" w16du:dateUtc="2026-03-16T04:34:00Z"/>
          <w:rFonts w:asciiTheme="majorHAnsi" w:hAnsiTheme="majorHAnsi" w:cstheme="majorHAnsi"/>
          <w:sz w:val="20"/>
          <w:szCs w:val="20"/>
        </w:rPr>
        <w:pPrChange w:id="3660" w:author="Christina Sun" w:date="2026-03-15T21:34:00Z" w16du:dateUtc="2026-03-16T04:34:00Z">
          <w:pPr/>
        </w:pPrChange>
      </w:pPr>
      <w:del w:id="3661" w:author="Christina Sun" w:date="2026-03-15T21:34:00Z" w16du:dateUtc="2026-03-16T04:34:00Z">
        <w:r w:rsidRPr="00824E21" w:rsidDel="00321FF7">
          <w:rPr>
            <w:rFonts w:asciiTheme="majorHAnsi" w:hAnsiTheme="majorHAnsi" w:cstheme="majorHAnsi"/>
            <w:i/>
            <w:iCs/>
            <w:sz w:val="20"/>
            <w:szCs w:val="20"/>
          </w:rPr>
          <w:delText>Note</w:delText>
        </w:r>
        <w:r w:rsidRPr="00824E21" w:rsidDel="00321FF7">
          <w:rPr>
            <w:rFonts w:asciiTheme="majorHAnsi" w:hAnsiTheme="majorHAnsi" w:cstheme="majorHAnsi"/>
            <w:sz w:val="20"/>
            <w:szCs w:val="20"/>
          </w:rPr>
          <w:delText>. Standard errors in parentheses.</w:delText>
        </w:r>
      </w:del>
    </w:p>
    <w:p w14:paraId="390E0E12" w14:textId="2D7924AB" w:rsidR="004F595A" w:rsidRPr="00824E21" w:rsidDel="00321FF7" w:rsidRDefault="004F595A" w:rsidP="00321FF7">
      <w:pPr>
        <w:spacing w:after="240" w:line="360" w:lineRule="auto"/>
        <w:rPr>
          <w:del w:id="3662" w:author="Christina Sun" w:date="2026-03-15T21:34:00Z" w16du:dateUtc="2026-03-16T04:34:00Z"/>
          <w:rFonts w:asciiTheme="majorHAnsi" w:hAnsiTheme="majorHAnsi" w:cstheme="majorHAnsi"/>
          <w:sz w:val="20"/>
          <w:szCs w:val="20"/>
        </w:rPr>
        <w:pPrChange w:id="3663" w:author="Christina Sun" w:date="2026-03-15T21:34:00Z" w16du:dateUtc="2026-03-16T04:34:00Z">
          <w:pPr>
            <w:spacing w:after="240" w:line="360" w:lineRule="auto"/>
          </w:pPr>
        </w:pPrChange>
      </w:pPr>
      <w:del w:id="3664" w:author="Christina Sun" w:date="2026-03-15T21:34:00Z" w16du:dateUtc="2026-03-16T04:34:00Z">
        <w:r w:rsidRPr="00824E21" w:rsidDel="00321FF7">
          <w:rPr>
            <w:rFonts w:asciiTheme="majorHAnsi" w:hAnsiTheme="majorHAnsi" w:cstheme="majorHAnsi"/>
            <w:sz w:val="20"/>
            <w:szCs w:val="20"/>
            <w:vertAlign w:val="superscript"/>
          </w:rPr>
          <w:delText>*</w:delText>
        </w:r>
        <w:r w:rsidRPr="00824E21" w:rsidDel="00321FF7">
          <w:rPr>
            <w:rFonts w:asciiTheme="majorHAnsi" w:hAnsiTheme="majorHAnsi" w:cstheme="majorHAnsi"/>
            <w:sz w:val="20"/>
            <w:szCs w:val="20"/>
          </w:rPr>
          <w:delText xml:space="preserve"> </w:delText>
        </w:r>
        <w:r w:rsidRPr="00824E21" w:rsidDel="00321FF7">
          <w:rPr>
            <w:rFonts w:asciiTheme="majorHAnsi" w:hAnsiTheme="majorHAnsi" w:cstheme="majorHAnsi"/>
            <w:i/>
            <w:iCs/>
            <w:sz w:val="20"/>
            <w:szCs w:val="20"/>
          </w:rPr>
          <w:delText>p</w:delText>
        </w:r>
        <w:r w:rsidRPr="00824E21" w:rsidDel="00321FF7">
          <w:rPr>
            <w:rFonts w:asciiTheme="majorHAnsi" w:hAnsiTheme="majorHAnsi" w:cstheme="majorHAnsi"/>
            <w:sz w:val="20"/>
            <w:szCs w:val="20"/>
          </w:rPr>
          <w:delText xml:space="preserve"> &lt; 0.10, </w:delText>
        </w:r>
        <w:r w:rsidRPr="00824E21" w:rsidDel="00321FF7">
          <w:rPr>
            <w:rFonts w:asciiTheme="majorHAnsi" w:hAnsiTheme="majorHAnsi" w:cstheme="majorHAnsi"/>
            <w:sz w:val="20"/>
            <w:szCs w:val="20"/>
            <w:vertAlign w:val="superscript"/>
          </w:rPr>
          <w:delText>**</w:delText>
        </w:r>
        <w:r w:rsidRPr="00824E21" w:rsidDel="00321FF7">
          <w:rPr>
            <w:rFonts w:asciiTheme="majorHAnsi" w:hAnsiTheme="majorHAnsi" w:cstheme="majorHAnsi"/>
            <w:sz w:val="20"/>
            <w:szCs w:val="20"/>
          </w:rPr>
          <w:delText xml:space="preserve"> </w:delText>
        </w:r>
        <w:r w:rsidRPr="00824E21" w:rsidDel="00321FF7">
          <w:rPr>
            <w:rFonts w:asciiTheme="majorHAnsi" w:hAnsiTheme="majorHAnsi" w:cstheme="majorHAnsi"/>
            <w:i/>
            <w:iCs/>
            <w:sz w:val="20"/>
            <w:szCs w:val="20"/>
          </w:rPr>
          <w:delText>p</w:delText>
        </w:r>
        <w:r w:rsidRPr="00824E21" w:rsidDel="00321FF7">
          <w:rPr>
            <w:rFonts w:asciiTheme="majorHAnsi" w:hAnsiTheme="majorHAnsi" w:cstheme="majorHAnsi"/>
            <w:sz w:val="20"/>
            <w:szCs w:val="20"/>
          </w:rPr>
          <w:delText xml:space="preserve"> &lt; 0.05, </w:delText>
        </w:r>
        <w:r w:rsidRPr="00824E21" w:rsidDel="00321FF7">
          <w:rPr>
            <w:rFonts w:asciiTheme="majorHAnsi" w:hAnsiTheme="majorHAnsi" w:cstheme="majorHAnsi"/>
            <w:sz w:val="20"/>
            <w:szCs w:val="20"/>
            <w:vertAlign w:val="superscript"/>
          </w:rPr>
          <w:delText>***</w:delText>
        </w:r>
        <w:r w:rsidRPr="00824E21" w:rsidDel="00321FF7">
          <w:rPr>
            <w:rFonts w:asciiTheme="majorHAnsi" w:hAnsiTheme="majorHAnsi" w:cstheme="majorHAnsi"/>
            <w:sz w:val="20"/>
            <w:szCs w:val="20"/>
          </w:rPr>
          <w:delText xml:space="preserve"> </w:delText>
        </w:r>
        <w:r w:rsidRPr="00824E21" w:rsidDel="00321FF7">
          <w:rPr>
            <w:rFonts w:asciiTheme="majorHAnsi" w:hAnsiTheme="majorHAnsi" w:cstheme="majorHAnsi"/>
            <w:i/>
            <w:iCs/>
            <w:sz w:val="20"/>
            <w:szCs w:val="20"/>
          </w:rPr>
          <w:delText>p</w:delText>
        </w:r>
        <w:r w:rsidRPr="00824E21" w:rsidDel="00321FF7">
          <w:rPr>
            <w:rFonts w:asciiTheme="majorHAnsi" w:hAnsiTheme="majorHAnsi" w:cstheme="majorHAnsi"/>
            <w:sz w:val="20"/>
            <w:szCs w:val="20"/>
          </w:rPr>
          <w:delText xml:space="preserve"> &lt; 0.01</w:delText>
        </w:r>
      </w:del>
    </w:p>
    <w:p w14:paraId="25F6B945" w14:textId="77777777" w:rsidR="00321FF7" w:rsidRPr="00824E21" w:rsidRDefault="00321FF7" w:rsidP="00321FF7">
      <w:pPr>
        <w:spacing w:line="360" w:lineRule="auto"/>
        <w:rPr>
          <w:ins w:id="3665" w:author="Christina Sun" w:date="2026-03-15T21:34:00Z" w16du:dateUtc="2026-03-16T04:34:00Z"/>
          <w:rFonts w:asciiTheme="majorHAnsi" w:hAnsiTheme="majorHAnsi" w:cstheme="majorHAnsi"/>
        </w:rPr>
        <w:pPrChange w:id="3666" w:author="Christina Sun" w:date="2026-03-15T21:34:00Z" w16du:dateUtc="2026-03-16T04:34:00Z">
          <w:pPr>
            <w:spacing w:line="360" w:lineRule="auto"/>
            <w:ind w:firstLine="720"/>
          </w:pPr>
        </w:pPrChange>
      </w:pPr>
    </w:p>
    <w:p w14:paraId="6B3E91E4" w14:textId="20EFAE19" w:rsidR="004F595A" w:rsidRDefault="004F595A" w:rsidP="004F595A">
      <w:pPr>
        <w:spacing w:line="360" w:lineRule="auto"/>
        <w:ind w:firstLine="720"/>
        <w:rPr>
          <w:ins w:id="3667" w:author="Christina Sun" w:date="2026-03-15T21:36:00Z" w16du:dateUtc="2026-03-16T04:36:00Z"/>
          <w:rFonts w:asciiTheme="majorHAnsi" w:hAnsiTheme="majorHAnsi" w:cstheme="majorHAnsi"/>
        </w:rPr>
      </w:pPr>
      <w:r w:rsidRPr="00B621E1">
        <w:rPr>
          <w:rFonts w:asciiTheme="majorHAnsi" w:hAnsiTheme="majorHAnsi" w:cstheme="majorHAnsi"/>
        </w:rPr>
        <w:t>Overall, these regression results confirm that many LGBTQ+ students — particularly nonbinary students, gay or lesbian students, and bisexual/pansexual/omnisexual students — maintain high educational aspirations that are not explained by demographic composition alone. At the same time, the limited statistical power for the smallest gender identity subgroups highlights a recurring challenge in quantitative research on transgender populations and reinforces the need for larger, targeted data collection efforts that can support more precise inference for these communities.</w:t>
      </w:r>
    </w:p>
    <w:p w14:paraId="49EA4FF7" w14:textId="77777777" w:rsidR="00824E21" w:rsidRPr="00B621E1" w:rsidRDefault="00824E21" w:rsidP="004F595A">
      <w:pPr>
        <w:spacing w:line="360" w:lineRule="auto"/>
        <w:ind w:firstLine="720"/>
        <w:rPr>
          <w:rFonts w:asciiTheme="majorHAnsi" w:hAnsiTheme="majorHAnsi" w:cstheme="majorHAnsi"/>
        </w:rPr>
      </w:pPr>
    </w:p>
    <w:p w14:paraId="2EFDC10B" w14:textId="3D3536DA" w:rsidR="00405435" w:rsidRPr="00B621E1" w:rsidRDefault="00602BF5" w:rsidP="001B2966">
      <w:pPr>
        <w:pStyle w:val="Heading2"/>
        <w:spacing w:before="0" w:after="0" w:line="360" w:lineRule="auto"/>
        <w:rPr>
          <w:rFonts w:asciiTheme="majorHAnsi" w:hAnsiTheme="majorHAnsi" w:cstheme="majorHAnsi"/>
          <w:b/>
          <w:bCs/>
          <w:sz w:val="24"/>
          <w:szCs w:val="28"/>
        </w:rPr>
      </w:pPr>
      <w:r w:rsidRPr="00B621E1">
        <w:rPr>
          <w:rFonts w:asciiTheme="majorHAnsi" w:hAnsiTheme="majorHAnsi" w:cstheme="majorHAnsi"/>
          <w:b/>
          <w:bCs/>
          <w:sz w:val="24"/>
          <w:szCs w:val="28"/>
        </w:rPr>
        <w:lastRenderedPageBreak/>
        <w:t>Qualitative Findings</w:t>
      </w:r>
    </w:p>
    <w:p w14:paraId="69BA04D8" w14:textId="19379C0F" w:rsidR="00405435" w:rsidRPr="00B621E1" w:rsidRDefault="00602BF5" w:rsidP="001B2966">
      <w:pPr>
        <w:spacing w:line="360" w:lineRule="auto"/>
        <w:ind w:firstLine="720"/>
        <w:rPr>
          <w:rFonts w:asciiTheme="majorHAnsi" w:hAnsiTheme="majorHAnsi" w:cstheme="majorHAnsi"/>
        </w:rPr>
      </w:pPr>
      <w:r w:rsidRPr="00B621E1">
        <w:rPr>
          <w:rFonts w:asciiTheme="majorHAnsi" w:hAnsiTheme="majorHAnsi" w:cstheme="majorHAnsi"/>
        </w:rPr>
        <w:t xml:space="preserve">The survey also asked respondents two open-ended questions: (1) </w:t>
      </w:r>
      <w:r w:rsidR="004D71F4" w:rsidRPr="00B621E1">
        <w:rPr>
          <w:rFonts w:asciiTheme="majorHAnsi" w:hAnsiTheme="majorHAnsi" w:cstheme="majorHAnsi"/>
        </w:rPr>
        <w:t>“</w:t>
      </w:r>
      <w:r w:rsidRPr="00B621E1">
        <w:rPr>
          <w:rFonts w:asciiTheme="majorHAnsi" w:hAnsiTheme="majorHAnsi" w:cstheme="majorHAnsi"/>
          <w:highlight w:val="white"/>
        </w:rPr>
        <w:t>What do you think is the biggest challenge you’ll face in college?</w:t>
      </w:r>
      <w:r w:rsidR="004D71F4" w:rsidRPr="00B621E1">
        <w:rPr>
          <w:rFonts w:asciiTheme="majorHAnsi" w:hAnsiTheme="majorHAnsi" w:cstheme="majorHAnsi"/>
          <w:highlight w:val="white"/>
        </w:rPr>
        <w:t>”</w:t>
      </w:r>
      <w:r w:rsidRPr="00B621E1">
        <w:rPr>
          <w:rFonts w:asciiTheme="majorHAnsi" w:hAnsiTheme="majorHAnsi" w:cstheme="majorHAnsi"/>
          <w:highlight w:val="white"/>
        </w:rPr>
        <w:t xml:space="preserve"> and (2) </w:t>
      </w:r>
      <w:r w:rsidR="004D71F4" w:rsidRPr="00B621E1">
        <w:rPr>
          <w:rFonts w:asciiTheme="majorHAnsi" w:hAnsiTheme="majorHAnsi" w:cstheme="majorHAnsi"/>
          <w:highlight w:val="white"/>
        </w:rPr>
        <w:t>“</w:t>
      </w:r>
      <w:r w:rsidRPr="00B621E1">
        <w:rPr>
          <w:rFonts w:asciiTheme="majorHAnsi" w:hAnsiTheme="majorHAnsi" w:cstheme="majorHAnsi"/>
          <w:highlight w:val="white"/>
        </w:rPr>
        <w:t>What</w:t>
      </w:r>
      <w:r w:rsidRPr="00B621E1">
        <w:rPr>
          <w:rFonts w:asciiTheme="majorHAnsi" w:hAnsiTheme="majorHAnsi" w:cstheme="majorHAnsi"/>
        </w:rPr>
        <w:t xml:space="preserve"> are you most excited about for college?</w:t>
      </w:r>
      <w:r w:rsidR="004D71F4" w:rsidRPr="00B621E1">
        <w:rPr>
          <w:rFonts w:asciiTheme="majorHAnsi" w:hAnsiTheme="majorHAnsi" w:cstheme="majorHAnsi"/>
        </w:rPr>
        <w:t>”</w:t>
      </w:r>
      <w:r w:rsidRPr="00B621E1">
        <w:rPr>
          <w:rFonts w:asciiTheme="majorHAnsi" w:hAnsiTheme="majorHAnsi" w:cstheme="majorHAnsi"/>
        </w:rPr>
        <w:t xml:space="preserve"> Although a full qualitative analysis of these data </w:t>
      </w:r>
      <w:r w:rsidR="00503037" w:rsidRPr="00B621E1">
        <w:rPr>
          <w:rFonts w:asciiTheme="majorHAnsi" w:hAnsiTheme="majorHAnsi" w:cstheme="majorHAnsi"/>
        </w:rPr>
        <w:t>is</w:t>
      </w:r>
      <w:r w:rsidRPr="00B621E1">
        <w:rPr>
          <w:rFonts w:asciiTheme="majorHAnsi" w:hAnsiTheme="majorHAnsi" w:cstheme="majorHAnsi"/>
        </w:rPr>
        <w:t xml:space="preserve"> beyond the scope of this </w:t>
      </w:r>
      <w:commentRangeStart w:id="3668"/>
      <w:commentRangeStart w:id="3669"/>
      <w:r w:rsidRPr="00B621E1">
        <w:rPr>
          <w:rFonts w:asciiTheme="majorHAnsi" w:hAnsiTheme="majorHAnsi" w:cstheme="majorHAnsi"/>
        </w:rPr>
        <w:t>paper</w:t>
      </w:r>
      <w:commentRangeEnd w:id="3668"/>
      <w:r w:rsidR="003F4AB9" w:rsidRPr="001B2966">
        <w:rPr>
          <w:rStyle w:val="CommentReference"/>
          <w:rFonts w:asciiTheme="majorHAnsi" w:hAnsiTheme="majorHAnsi" w:cstheme="majorHAnsi"/>
          <w:sz w:val="24"/>
          <w:szCs w:val="24"/>
        </w:rPr>
        <w:commentReference w:id="3668"/>
      </w:r>
      <w:commentRangeEnd w:id="3669"/>
      <w:r w:rsidR="001210E5" w:rsidRPr="001B2966">
        <w:rPr>
          <w:rStyle w:val="CommentReference"/>
          <w:rFonts w:asciiTheme="majorHAnsi" w:hAnsiTheme="majorHAnsi" w:cstheme="majorHAnsi"/>
          <w:sz w:val="24"/>
          <w:szCs w:val="24"/>
        </w:rPr>
        <w:commentReference w:id="3669"/>
      </w:r>
      <w:r w:rsidRPr="00B621E1">
        <w:rPr>
          <w:rFonts w:asciiTheme="majorHAnsi" w:hAnsiTheme="majorHAnsi" w:cstheme="majorHAnsi"/>
        </w:rPr>
        <w:t>, we report some of the social concerns and hopes raised by transgender, nonbinary, and gender diverse/questioning students</w:t>
      </w:r>
      <w:r w:rsidR="00984500" w:rsidRPr="00B621E1">
        <w:rPr>
          <w:rFonts w:asciiTheme="majorHAnsi" w:hAnsiTheme="majorHAnsi" w:cstheme="majorHAnsi"/>
        </w:rPr>
        <w:t>.</w:t>
      </w:r>
      <w:r w:rsidR="00984500" w:rsidRPr="00B621E1">
        <w:rPr>
          <w:rStyle w:val="FootnoteReference"/>
          <w:rFonts w:asciiTheme="majorHAnsi" w:hAnsiTheme="majorHAnsi" w:cstheme="majorHAnsi"/>
        </w:rPr>
        <w:footnoteReference w:id="12"/>
      </w:r>
      <w:r w:rsidRPr="00B621E1">
        <w:rPr>
          <w:rFonts w:asciiTheme="majorHAnsi" w:hAnsiTheme="majorHAnsi" w:cstheme="majorHAnsi"/>
        </w:rPr>
        <w:t xml:space="preserve"> </w:t>
      </w:r>
    </w:p>
    <w:p w14:paraId="6A8B9BB9" w14:textId="68BCE272" w:rsidR="00405435" w:rsidRPr="00824E21" w:rsidRDefault="00602BF5" w:rsidP="001B2966">
      <w:pPr>
        <w:pStyle w:val="Heading3"/>
        <w:spacing w:before="0" w:after="0" w:line="360" w:lineRule="auto"/>
        <w:rPr>
          <w:rFonts w:asciiTheme="majorHAnsi" w:hAnsiTheme="majorHAnsi" w:cstheme="majorHAnsi"/>
          <w:b/>
          <w:bCs/>
          <w:i/>
          <w:iCs/>
          <w:color w:val="auto"/>
        </w:rPr>
      </w:pPr>
      <w:r w:rsidRPr="00824E21">
        <w:rPr>
          <w:rFonts w:asciiTheme="majorHAnsi" w:hAnsiTheme="majorHAnsi" w:cstheme="majorHAnsi"/>
          <w:b/>
          <w:bCs/>
          <w:i/>
          <w:iCs/>
          <w:color w:val="auto"/>
        </w:rPr>
        <w:t xml:space="preserve">Social Challenges and Discrimination </w:t>
      </w:r>
    </w:p>
    <w:p w14:paraId="7439B0B7" w14:textId="343AB57B"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Nearly one-quarter of trans and gender expansive students identified social challenges as a concern, with many worried about making new friends or whether they would make friends at all. A nonbinary student described, “Making friends has been a challenge for me in the past when 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w:t>
      </w:r>
      <w:r w:rsidR="001210E5" w:rsidRPr="00824E21">
        <w:rPr>
          <w:rFonts w:asciiTheme="majorHAnsi" w:hAnsiTheme="majorHAnsi" w:cstheme="majorHAnsi"/>
        </w:rPr>
        <w:t>.</w:t>
      </w:r>
      <w:r w:rsidRPr="00824E21">
        <w:rPr>
          <w:rFonts w:asciiTheme="majorHAnsi" w:hAnsiTheme="majorHAnsi" w:cstheme="majorHAnsi"/>
        </w:rPr>
        <w:t>”</w:t>
      </w:r>
      <w:commentRangeStart w:id="3670"/>
      <w:r w:rsidRPr="00824E21">
        <w:rPr>
          <w:rFonts w:asciiTheme="majorHAnsi" w:hAnsiTheme="majorHAnsi" w:cstheme="majorHAnsi"/>
        </w:rPr>
        <w:t xml:space="preserve"> </w:t>
      </w:r>
      <w:commentRangeEnd w:id="3670"/>
      <w:r w:rsidR="003F4AB9" w:rsidRPr="001B2966">
        <w:rPr>
          <w:rStyle w:val="CommentReference"/>
          <w:rFonts w:asciiTheme="majorHAnsi" w:hAnsiTheme="majorHAnsi" w:cstheme="majorHAnsi"/>
          <w:sz w:val="24"/>
          <w:szCs w:val="24"/>
        </w:rPr>
        <w:commentReference w:id="3670"/>
      </w:r>
    </w:p>
    <w:p w14:paraId="3E984AD2" w14:textId="2D4CD15E" w:rsidR="00405435" w:rsidRPr="00824E21" w:rsidRDefault="00602BF5" w:rsidP="001B2966">
      <w:pPr>
        <w:pStyle w:val="Heading3"/>
        <w:spacing w:before="0" w:after="0" w:line="360" w:lineRule="auto"/>
        <w:rPr>
          <w:rFonts w:asciiTheme="majorHAnsi" w:hAnsiTheme="majorHAnsi" w:cstheme="majorHAnsi"/>
          <w:b/>
          <w:bCs/>
          <w:i/>
          <w:iCs/>
          <w:color w:val="auto"/>
        </w:rPr>
      </w:pPr>
      <w:r w:rsidRPr="00824E21">
        <w:rPr>
          <w:rFonts w:asciiTheme="majorHAnsi" w:hAnsiTheme="majorHAnsi" w:cstheme="majorHAnsi"/>
          <w:b/>
          <w:bCs/>
          <w:i/>
          <w:iCs/>
          <w:color w:val="auto"/>
        </w:rPr>
        <w:t>Finding Friends and Community</w:t>
      </w:r>
    </w:p>
    <w:p w14:paraId="7439B0B9" w14:textId="1913271A"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even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similar to themselves. One nonbinary student explained, “I’m most excited about the friendships I will form with people who share the same mindset as me.” Students also wanted to meet people who shared their academic interests. As </w:t>
      </w:r>
      <w:r w:rsidRPr="00824E21">
        <w:rPr>
          <w:rFonts w:asciiTheme="majorHAnsi" w:hAnsiTheme="majorHAnsi" w:cstheme="majorHAnsi"/>
        </w:rPr>
        <w:lastRenderedPageBreak/>
        <w:t xml:space="preserve">one gender diverse/questioning student noted: “I’m really excited to be part of a supportive and engaging community… [and] excited to be around people with a similar drive for learning and an appreciation of education.” </w:t>
      </w:r>
    </w:p>
    <w:p w14:paraId="7439B0BA" w14:textId="1BFCD2D7" w:rsidR="00BD041A" w:rsidRPr="00824E21" w:rsidRDefault="00602BF5" w:rsidP="001B2966">
      <w:pPr>
        <w:spacing w:line="360" w:lineRule="auto"/>
        <w:ind w:firstLine="720"/>
        <w:rPr>
          <w:rFonts w:asciiTheme="majorHAnsi" w:hAnsiTheme="majorHAnsi" w:cstheme="majorHAnsi"/>
          <w:highlight w:val="yellow"/>
        </w:rPr>
      </w:pPr>
      <w:r w:rsidRPr="00824E21">
        <w:rPr>
          <w:rFonts w:asciiTheme="majorHAnsi" w:hAnsiTheme="majorHAnsi" w:cstheme="majorHAnsi"/>
        </w:rPr>
        <w:t xml:space="preserve">Several students were also excited to attend a college where they could access gender-affirming healthcare and housing. One gender diverse/questioning student mentioned, “I’m also going to be downtown for </w:t>
      </w:r>
      <w:r w:rsidR="008D55E1" w:rsidRPr="00824E21">
        <w:rPr>
          <w:rFonts w:asciiTheme="majorHAnsi" w:hAnsiTheme="majorHAnsi" w:cstheme="majorHAnsi"/>
        </w:rPr>
        <w:t xml:space="preserve">college </w:t>
      </w:r>
      <w:r w:rsidRPr="00824E21">
        <w:rPr>
          <w:rFonts w:asciiTheme="majorHAnsi" w:hAnsiTheme="majorHAnsi" w:cstheme="majorHAnsi"/>
        </w:rPr>
        <w:t>and I know that the college I’m going to is very LGBTQ+ friendly.” Another nonbinary student explained, “I’m also looking forward to receiving certain medical treatment at my college’s health center that I currently don’t have access to.”</w:t>
      </w:r>
    </w:p>
    <w:p w14:paraId="7439B0BB" w14:textId="4A9996B8" w:rsidR="00BD041A" w:rsidRPr="00824E21" w:rsidRDefault="00602BF5" w:rsidP="001B2966">
      <w:pPr>
        <w:spacing w:line="360" w:lineRule="auto"/>
        <w:rPr>
          <w:rFonts w:asciiTheme="majorHAnsi" w:hAnsiTheme="majorHAnsi" w:cstheme="majorHAnsi"/>
        </w:rPr>
      </w:pPr>
      <w:r w:rsidRPr="00824E21">
        <w:rPr>
          <w:rFonts w:asciiTheme="majorHAnsi" w:hAnsiTheme="majorHAnsi" w:cstheme="majorHAnsi"/>
        </w:rPr>
        <w:tab/>
        <w:t xml:space="preserve">Some trans and gender expansive students also looked forward to the opportunity to leave their home environment. Students described a desire to “[get] away from home and a community that I was almost constantly harassed in,” “leave my abusive household,” and “be away from home… [and] finally hav[e] my own autonomy.” One trans woman added that leaving home and entering college explicitly offered “the ability to transition my gender identity, as my parents are opposed to it.” </w:t>
      </w:r>
    </w:p>
    <w:p w14:paraId="1370BA0B" w14:textId="77777777" w:rsidR="002142D4" w:rsidRPr="00824E21" w:rsidRDefault="00602BF5" w:rsidP="003F4E39">
      <w:pPr>
        <w:pStyle w:val="Heading2"/>
        <w:spacing w:before="0" w:after="0" w:line="360" w:lineRule="auto"/>
        <w:jc w:val="center"/>
        <w:rPr>
          <w:rFonts w:asciiTheme="majorHAnsi" w:hAnsiTheme="majorHAnsi" w:cstheme="majorHAnsi"/>
          <w:b/>
          <w:bCs/>
          <w:sz w:val="24"/>
          <w:szCs w:val="28"/>
        </w:rPr>
      </w:pPr>
      <w:bookmarkStart w:id="3671" w:name="_h3kgdaj6y36" w:colFirst="0" w:colLast="0"/>
      <w:bookmarkEnd w:id="3671"/>
      <w:r w:rsidRPr="00824E21">
        <w:rPr>
          <w:rFonts w:asciiTheme="majorHAnsi" w:hAnsiTheme="majorHAnsi" w:cstheme="majorHAnsi"/>
          <w:b/>
          <w:bCs/>
          <w:sz w:val="24"/>
          <w:szCs w:val="28"/>
        </w:rPr>
        <w:t>Limitations</w:t>
      </w:r>
    </w:p>
    <w:p w14:paraId="7439B0BD" w14:textId="10D1D926"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 xml:space="preserve">One limitation to consider in this work is that our sample is restricted to students that indicated their plans to enroll in college in the fall after their senior year. In this case, our results uniquely speak to a group of students that </w:t>
      </w:r>
      <w:r w:rsidR="00015514" w:rsidRPr="00824E21">
        <w:rPr>
          <w:rFonts w:asciiTheme="majorHAnsi" w:hAnsiTheme="majorHAnsi" w:cstheme="majorHAnsi"/>
        </w:rPr>
        <w:t>made it to 12</w:t>
      </w:r>
      <w:r w:rsidR="00015514" w:rsidRPr="00824E21">
        <w:rPr>
          <w:rFonts w:asciiTheme="majorHAnsi" w:hAnsiTheme="majorHAnsi" w:cstheme="majorHAnsi"/>
          <w:vertAlign w:val="superscript"/>
        </w:rPr>
        <w:t>th</w:t>
      </w:r>
      <w:r w:rsidR="00015514" w:rsidRPr="00824E21">
        <w:rPr>
          <w:rFonts w:asciiTheme="majorHAnsi" w:hAnsiTheme="majorHAnsi" w:cstheme="majorHAnsi"/>
        </w:rPr>
        <w:t xml:space="preserve"> grade and </w:t>
      </w:r>
      <w:r w:rsidRPr="00824E21">
        <w:rPr>
          <w:rFonts w:asciiTheme="majorHAnsi" w:hAnsiTheme="majorHAnsi" w:cstheme="majorHAnsi"/>
        </w:rPr>
        <w:t xml:space="preserve">made the decision to </w:t>
      </w:r>
      <w:r w:rsidR="00015514" w:rsidRPr="00824E21">
        <w:rPr>
          <w:rFonts w:asciiTheme="majorHAnsi" w:hAnsiTheme="majorHAnsi" w:cstheme="majorHAnsi"/>
        </w:rPr>
        <w:t xml:space="preserve">explore </w:t>
      </w:r>
      <w:r w:rsidRPr="00824E21">
        <w:rPr>
          <w:rFonts w:asciiTheme="majorHAnsi" w:hAnsiTheme="majorHAnsi" w:cstheme="majorHAnsi"/>
        </w:rPr>
        <w:t xml:space="preserve">college. As such, results do not include students who </w:t>
      </w:r>
      <w:r w:rsidR="00790F46" w:rsidRPr="00824E21">
        <w:rPr>
          <w:rFonts w:asciiTheme="majorHAnsi" w:hAnsiTheme="majorHAnsi" w:cstheme="majorHAnsi"/>
        </w:rPr>
        <w:t>dropped out prior to 12</w:t>
      </w:r>
      <w:r w:rsidR="00790F46" w:rsidRPr="00824E21">
        <w:rPr>
          <w:rFonts w:asciiTheme="majorHAnsi" w:hAnsiTheme="majorHAnsi" w:cstheme="majorHAnsi"/>
          <w:vertAlign w:val="superscript"/>
        </w:rPr>
        <w:t>th</w:t>
      </w:r>
      <w:r w:rsidR="00790F46" w:rsidRPr="00824E21">
        <w:rPr>
          <w:rFonts w:asciiTheme="majorHAnsi" w:hAnsiTheme="majorHAnsi" w:cstheme="majorHAnsi"/>
        </w:rPr>
        <w:t xml:space="preserve"> grade, </w:t>
      </w:r>
      <w:r w:rsidRPr="00824E21">
        <w:rPr>
          <w:rFonts w:asciiTheme="majorHAnsi" w:hAnsiTheme="majorHAnsi" w:cstheme="majorHAnsi"/>
        </w:rPr>
        <w:t xml:space="preserve">had other plans, or </w:t>
      </w:r>
      <w:r w:rsidR="00790F46" w:rsidRPr="00824E21">
        <w:rPr>
          <w:rFonts w:asciiTheme="majorHAnsi" w:hAnsiTheme="majorHAnsi" w:cstheme="majorHAnsi"/>
        </w:rPr>
        <w:t xml:space="preserve">for whom college </w:t>
      </w:r>
      <w:r w:rsidR="00F63976" w:rsidRPr="00824E21">
        <w:rPr>
          <w:rFonts w:asciiTheme="majorHAnsi" w:hAnsiTheme="majorHAnsi" w:cstheme="majorHAnsi"/>
        </w:rPr>
        <w:t>seemed out of reach</w:t>
      </w:r>
      <w:r w:rsidRPr="00824E21">
        <w:rPr>
          <w:rFonts w:asciiTheme="majorHAnsi" w:hAnsiTheme="majorHAnsi" w:cstheme="majorHAnsi"/>
        </w:rPr>
        <w:t xml:space="preserve">—a population future research should examine in more detail, particularly for LGBTQ+ students. </w:t>
      </w:r>
      <w:r w:rsidR="00EA7D12" w:rsidRPr="00824E21">
        <w:rPr>
          <w:rFonts w:asciiTheme="majorHAnsi" w:hAnsiTheme="majorHAnsi" w:cstheme="majorHAnsi"/>
        </w:rPr>
        <w:t xml:space="preserve">We also wish to note that </w:t>
      </w:r>
      <w:r w:rsidRPr="00824E21">
        <w:rPr>
          <w:rFonts w:asciiTheme="majorHAnsi" w:hAnsiTheme="majorHAnsi" w:cstheme="majorHAnsi"/>
        </w:rPr>
        <w:t>students’ plans can change—some students may not enroll in college</w:t>
      </w:r>
      <w:r w:rsidR="00E2614B" w:rsidRPr="00824E21">
        <w:rPr>
          <w:rFonts w:asciiTheme="majorHAnsi" w:hAnsiTheme="majorHAnsi" w:cstheme="majorHAnsi"/>
        </w:rPr>
        <w:t xml:space="preserve"> a</w:t>
      </w:r>
      <w:r w:rsidRPr="00824E21">
        <w:rPr>
          <w:rFonts w:asciiTheme="majorHAnsi" w:hAnsiTheme="majorHAnsi" w:cstheme="majorHAnsi"/>
        </w:rPr>
        <w:t xml:space="preserve">fter the survey was administered, underscoring that expectations to enroll do not always lead to enrollment (Klasik et al., 2025). </w:t>
      </w:r>
      <w:r w:rsidR="00E2614B" w:rsidRPr="00824E21">
        <w:rPr>
          <w:rFonts w:asciiTheme="majorHAnsi" w:hAnsiTheme="majorHAnsi" w:cstheme="majorHAnsi"/>
        </w:rPr>
        <w:t>Thus, t</w:t>
      </w:r>
      <w:r w:rsidRPr="00824E21">
        <w:rPr>
          <w:rFonts w:asciiTheme="majorHAnsi" w:hAnsiTheme="majorHAnsi" w:cstheme="majorHAnsi"/>
        </w:rPr>
        <w:t xml:space="preserve">hese results reflect a unique sample of intended college-goers captured at one point </w:t>
      </w:r>
      <w:r w:rsidR="00496A39" w:rsidRPr="00824E21">
        <w:rPr>
          <w:rFonts w:asciiTheme="majorHAnsi" w:hAnsiTheme="majorHAnsi" w:cstheme="majorHAnsi"/>
        </w:rPr>
        <w:t>in time</w:t>
      </w:r>
      <w:r w:rsidRPr="00824E21">
        <w:rPr>
          <w:rFonts w:asciiTheme="majorHAnsi" w:hAnsiTheme="majorHAnsi" w:cstheme="majorHAnsi"/>
        </w:rPr>
        <w:t xml:space="preserve">. </w:t>
      </w:r>
      <w:r w:rsidR="00496A39" w:rsidRPr="00824E21">
        <w:rPr>
          <w:rFonts w:asciiTheme="majorHAnsi" w:hAnsiTheme="majorHAnsi" w:cstheme="majorHAnsi"/>
        </w:rPr>
        <w:t xml:space="preserve">Future research on </w:t>
      </w:r>
      <w:r w:rsidR="008E6925" w:rsidRPr="00824E21">
        <w:rPr>
          <w:rFonts w:asciiTheme="majorHAnsi" w:hAnsiTheme="majorHAnsi" w:cstheme="majorHAnsi"/>
        </w:rPr>
        <w:t>high school completion as well as college enrollment and retention by gender identity is needed.</w:t>
      </w:r>
    </w:p>
    <w:p w14:paraId="1B240FA8" w14:textId="4C2704BD" w:rsidR="00230904" w:rsidRPr="00824E21" w:rsidRDefault="00602BF5" w:rsidP="001B2966">
      <w:pPr>
        <w:pStyle w:val="Heading1"/>
        <w:spacing w:before="0" w:after="0" w:line="360" w:lineRule="auto"/>
        <w:rPr>
          <w:rFonts w:asciiTheme="majorHAnsi" w:hAnsiTheme="majorHAnsi" w:cstheme="majorHAnsi"/>
          <w:b/>
          <w:bCs/>
          <w:sz w:val="24"/>
          <w:szCs w:val="24"/>
        </w:rPr>
      </w:pPr>
      <w:bookmarkStart w:id="3672" w:name="_c599vspu63qn" w:colFirst="0" w:colLast="0"/>
      <w:bookmarkEnd w:id="3672"/>
      <w:r w:rsidRPr="00824E21">
        <w:rPr>
          <w:rFonts w:asciiTheme="majorHAnsi" w:hAnsiTheme="majorHAnsi" w:cstheme="majorHAnsi"/>
          <w:b/>
          <w:bCs/>
          <w:sz w:val="24"/>
          <w:szCs w:val="24"/>
        </w:rPr>
        <w:t>Discussion and Conclusion</w:t>
      </w:r>
    </w:p>
    <w:p w14:paraId="7439B0BF" w14:textId="35503C7C" w:rsidR="00BD041A" w:rsidRPr="00824E21" w:rsidRDefault="00602BF5" w:rsidP="001B2966">
      <w:pPr>
        <w:spacing w:line="360" w:lineRule="auto"/>
        <w:ind w:firstLine="720"/>
        <w:rPr>
          <w:rFonts w:asciiTheme="majorHAnsi" w:hAnsiTheme="majorHAnsi" w:cstheme="majorHAnsi"/>
        </w:rPr>
      </w:pPr>
      <w:commentRangeStart w:id="3673"/>
      <w:r w:rsidRPr="00824E21">
        <w:rPr>
          <w:rFonts w:asciiTheme="majorHAnsi" w:hAnsiTheme="majorHAnsi" w:cstheme="majorHAnsi"/>
        </w:rPr>
        <w:t xml:space="preserve">The transition from high school to college is an important one, and the high school experiences of LGBTQ+ students can influence their educational expectations and later </w:t>
      </w:r>
      <w:r w:rsidRPr="00824E21">
        <w:rPr>
          <w:rFonts w:asciiTheme="majorHAnsi" w:hAnsiTheme="majorHAnsi" w:cstheme="majorHAnsi"/>
        </w:rPr>
        <w:lastRenderedPageBreak/>
        <w:t>attainment</w:t>
      </w:r>
      <w:commentRangeEnd w:id="3673"/>
      <w:r w:rsidR="003F4AB9" w:rsidRPr="001B2966">
        <w:rPr>
          <w:rStyle w:val="CommentReference"/>
          <w:rFonts w:asciiTheme="majorHAnsi" w:hAnsiTheme="majorHAnsi" w:cstheme="majorHAnsi"/>
          <w:sz w:val="24"/>
          <w:szCs w:val="24"/>
        </w:rPr>
        <w:commentReference w:id="3673"/>
      </w:r>
      <w:r w:rsidRPr="00824E21">
        <w:rPr>
          <w:rFonts w:asciiTheme="majorHAnsi" w:hAnsiTheme="majorHAnsi" w:cstheme="majorHAnsi"/>
        </w:rPr>
        <w:t xml:space="preserve">. Results revealed a statistically significant difference between the experiences of cisgender students compared to trans and gender expansive students, who reported less positive high school experiences overall. </w:t>
      </w:r>
      <w:commentRangeStart w:id="3674"/>
      <w:r w:rsidRPr="00824E21">
        <w:rPr>
          <w:rFonts w:asciiTheme="majorHAnsi" w:hAnsiTheme="majorHAnsi" w:cstheme="majorHAnsi"/>
        </w:rPr>
        <w:t xml:space="preserve">This may be associated with gender-related victimization, </w:t>
      </w:r>
      <w:commentRangeEnd w:id="3674"/>
      <w:r w:rsidR="003F4AB9" w:rsidRPr="001B2966">
        <w:rPr>
          <w:rStyle w:val="CommentReference"/>
          <w:rFonts w:asciiTheme="majorHAnsi" w:hAnsiTheme="majorHAnsi" w:cstheme="majorHAnsi"/>
          <w:sz w:val="24"/>
          <w:szCs w:val="24"/>
        </w:rPr>
        <w:commentReference w:id="3674"/>
      </w:r>
      <w:r w:rsidRPr="00824E21">
        <w:rPr>
          <w:rFonts w:asciiTheme="majorHAnsi" w:hAnsiTheme="majorHAnsi" w:cstheme="majorHAnsi"/>
        </w:rPr>
        <w:t xml:space="preserve">which transgender and gender expansive students often experience in high school (Hatchel et al., 2018; McBride, 2021). This is consistent with our findings on bullying, in which only 35% of transgender students and 54% of nonbinary and gender diverse/questioning students reported no bullying in the past year, compared to 84% of cisgender men. Moreover, among those who were bullied, 100% of transgender students and 88% of nonbinary and gender diverse/questioning students attributed the bullying to their gender identity or sexual orientation, </w:t>
      </w:r>
      <w:commentRangeStart w:id="3675"/>
      <w:r w:rsidRPr="00824E21">
        <w:rPr>
          <w:rFonts w:asciiTheme="majorHAnsi" w:hAnsiTheme="majorHAnsi" w:cstheme="majorHAnsi"/>
        </w:rPr>
        <w:t xml:space="preserve">suggesting that the less positive high school experiences reported by these students are connected to identity-based victimization. </w:t>
      </w:r>
      <w:commentRangeEnd w:id="3675"/>
      <w:r w:rsidR="003F4AB9" w:rsidRPr="001B2966">
        <w:rPr>
          <w:rStyle w:val="CommentReference"/>
          <w:rFonts w:asciiTheme="majorHAnsi" w:hAnsiTheme="majorHAnsi" w:cstheme="majorHAnsi"/>
          <w:sz w:val="24"/>
          <w:szCs w:val="24"/>
        </w:rPr>
        <w:commentReference w:id="3675"/>
      </w:r>
      <w:r w:rsidRPr="00824E21">
        <w:rPr>
          <w:rFonts w:asciiTheme="majorHAnsi" w:hAnsiTheme="majorHAnsi" w:cstheme="majorHAnsi"/>
        </w:rPr>
        <w:t xml:space="preserve">Given these experiences, we examined students’ perceptions ahead of college enrollment as experiences can play a role in students’ expectations for college. Overall, trans and gender expansive students worried more about discrimination compared to cisgender students. This increased concern then likely played a role in how trans and gender expansive students thought about where to </w:t>
      </w:r>
      <w:commentRangeStart w:id="3676"/>
      <w:commentRangeStart w:id="3677"/>
      <w:r w:rsidRPr="00824E21">
        <w:rPr>
          <w:rFonts w:asciiTheme="majorHAnsi" w:hAnsiTheme="majorHAnsi" w:cstheme="majorHAnsi"/>
        </w:rPr>
        <w:t>enroll</w:t>
      </w:r>
      <w:commentRangeEnd w:id="3676"/>
      <w:r w:rsidR="003F4AB9" w:rsidRPr="001B2966">
        <w:rPr>
          <w:rStyle w:val="CommentReference"/>
          <w:rFonts w:asciiTheme="majorHAnsi" w:hAnsiTheme="majorHAnsi" w:cstheme="majorHAnsi"/>
          <w:sz w:val="24"/>
          <w:szCs w:val="24"/>
        </w:rPr>
        <w:commentReference w:id="3676"/>
      </w:r>
      <w:commentRangeEnd w:id="3677"/>
      <w:r w:rsidR="006C6F02" w:rsidRPr="001B2966">
        <w:rPr>
          <w:rStyle w:val="CommentReference"/>
          <w:rFonts w:asciiTheme="majorHAnsi" w:hAnsiTheme="majorHAnsi" w:cstheme="majorHAnsi"/>
          <w:sz w:val="24"/>
          <w:szCs w:val="24"/>
        </w:rPr>
        <w:commentReference w:id="3677"/>
      </w:r>
      <w:r w:rsidRPr="00824E21">
        <w:rPr>
          <w:rFonts w:asciiTheme="majorHAnsi" w:hAnsiTheme="majorHAnsi" w:cstheme="majorHAnsi"/>
        </w:rPr>
        <w:t xml:space="preserve">, what to study, and how they would navigate </w:t>
      </w:r>
      <w:commentRangeStart w:id="3678"/>
      <w:r w:rsidRPr="00824E21">
        <w:rPr>
          <w:rFonts w:asciiTheme="majorHAnsi" w:hAnsiTheme="majorHAnsi" w:cstheme="majorHAnsi"/>
        </w:rPr>
        <w:t>college</w:t>
      </w:r>
      <w:commentRangeEnd w:id="3678"/>
      <w:r w:rsidR="003F4AB9" w:rsidRPr="001B2966">
        <w:rPr>
          <w:rStyle w:val="CommentReference"/>
          <w:rFonts w:asciiTheme="majorHAnsi" w:hAnsiTheme="majorHAnsi" w:cstheme="majorHAnsi"/>
          <w:sz w:val="24"/>
          <w:szCs w:val="24"/>
        </w:rPr>
        <w:commentReference w:id="3678"/>
      </w:r>
      <w:r w:rsidRPr="00824E21">
        <w:rPr>
          <w:rFonts w:asciiTheme="majorHAnsi" w:hAnsiTheme="majorHAnsi" w:cstheme="majorHAnsi"/>
        </w:rPr>
        <w:t xml:space="preserve">. </w:t>
      </w:r>
      <w:ins w:id="3679" w:author="Alexandria M Hurtt" w:date="2026-03-13T11:38:00Z" w16du:dateUtc="2026-03-13T18:38:00Z">
        <w:r w:rsidR="00702DF8" w:rsidRPr="00B621E1">
          <w:rPr>
            <w:rFonts w:asciiTheme="majorHAnsi" w:hAnsiTheme="majorHAnsi" w:cstheme="majorHAnsi"/>
            <w:highlight w:val="yellow"/>
            <w:rPrChange w:id="3680" w:author="Christina Sun" w:date="2026-03-15T21:36:00Z" w16du:dateUtc="2026-03-16T04:36:00Z">
              <w:rPr>
                <w:rFonts w:asciiTheme="majorHAnsi" w:hAnsiTheme="majorHAnsi" w:cstheme="majorHAnsi"/>
              </w:rPr>
            </w:rPrChange>
          </w:rPr>
          <w:t>Expand</w:t>
        </w:r>
        <w:r w:rsidR="00702DF8" w:rsidRPr="00824E21">
          <w:rPr>
            <w:rFonts w:asciiTheme="majorHAnsi" w:hAnsiTheme="majorHAnsi" w:cstheme="majorHAnsi"/>
          </w:rPr>
          <w:t>… ‘</w:t>
        </w:r>
      </w:ins>
      <w:ins w:id="3681" w:author="Alexandria M Hurtt" w:date="2026-03-13T11:38:00Z">
        <w:r w:rsidR="00702DF8" w:rsidRPr="00B621E1">
          <w:rPr>
            <w:rFonts w:asciiTheme="majorHAnsi" w:hAnsiTheme="majorHAnsi" w:cstheme="majorHAnsi"/>
            <w:highlight w:val="yellow"/>
            <w:lang w:val="en-US"/>
            <w:rPrChange w:id="3682" w:author="Christina Sun" w:date="2026-03-15T21:36:00Z" w16du:dateUtc="2026-03-16T04:36:00Z">
              <w:rPr>
                <w:rFonts w:asciiTheme="majorHAnsi" w:hAnsiTheme="majorHAnsi" w:cstheme="majorHAnsi"/>
                <w:lang w:val="en-US"/>
              </w:rPr>
            </w:rPrChange>
          </w:rPr>
          <w:t>The energy that LGBTQ+ students expend navigating and trying to avoid adverse experiences (including remaining closeted) detracts from the quality of their educational experience and ability to create community</w:t>
        </w:r>
        <w:r w:rsidR="00702DF8" w:rsidRPr="00824E21">
          <w:rPr>
            <w:rFonts w:asciiTheme="majorHAnsi" w:hAnsiTheme="majorHAnsi" w:cstheme="majorHAnsi"/>
            <w:lang w:val="en-US"/>
          </w:rPr>
          <w:t>.</w:t>
        </w:r>
      </w:ins>
      <w:ins w:id="3683" w:author="Alexandria M Hurtt" w:date="2026-03-13T11:38:00Z" w16du:dateUtc="2026-03-13T18:38:00Z">
        <w:r w:rsidR="00702DF8" w:rsidRPr="00824E21">
          <w:rPr>
            <w:rFonts w:asciiTheme="majorHAnsi" w:hAnsiTheme="majorHAnsi" w:cstheme="majorHAnsi"/>
            <w:lang w:val="en-US"/>
          </w:rPr>
          <w:t>’</w:t>
        </w:r>
      </w:ins>
    </w:p>
    <w:p w14:paraId="7439B0C0" w14:textId="481A2960"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However, despite (or because of) these worries, students still planned to pursue postsecondary schooling—</w:t>
      </w:r>
      <w:commentRangeStart w:id="3684"/>
      <w:r w:rsidRPr="00824E21">
        <w:rPr>
          <w:rFonts w:asciiTheme="majorHAnsi" w:hAnsiTheme="majorHAnsi" w:cstheme="majorHAnsi"/>
        </w:rPr>
        <w:t xml:space="preserve">in fact, trans and gender expansive students planned to pursue advanced degrees at higher rates than their peers. </w:t>
      </w:r>
      <w:commentRangeEnd w:id="3684"/>
      <w:r w:rsidR="003F4AB9" w:rsidRPr="001B2966">
        <w:rPr>
          <w:rStyle w:val="CommentReference"/>
          <w:rFonts w:asciiTheme="majorHAnsi" w:hAnsiTheme="majorHAnsi" w:cstheme="majorHAnsi"/>
          <w:sz w:val="24"/>
          <w:szCs w:val="24"/>
        </w:rPr>
        <w:commentReference w:id="3684"/>
      </w:r>
      <w:r w:rsidRPr="00824E21">
        <w:rPr>
          <w:rFonts w:asciiTheme="majorHAnsi" w:hAnsiTheme="majorHAnsi" w:cstheme="majorHAnsi"/>
        </w:rPr>
        <w:t xml:space="preserve">While this differs from previous research (Feldman et al., 2022; Sansone, 2019; Wilkinson et al., 2021), the </w:t>
      </w:r>
      <w:commentRangeStart w:id="3685"/>
      <w:del w:id="3686" w:author="Alexandria M Hurtt" w:date="2026-03-14T22:54:00Z" w16du:dateUtc="2026-03-15T05:54:00Z">
        <w:r w:rsidRPr="00824E21" w:rsidDel="006C6F02">
          <w:rPr>
            <w:rFonts w:asciiTheme="majorHAnsi" w:hAnsiTheme="majorHAnsi" w:cstheme="majorHAnsi"/>
          </w:rPr>
          <w:delText>situated context</w:delText>
        </w:r>
        <w:commentRangeEnd w:id="3685"/>
        <w:r w:rsidR="003F4AB9" w:rsidDel="006C6F02">
          <w:rPr>
            <w:rStyle w:val="CommentReference"/>
            <w:rFonts w:asciiTheme="majorHAnsi" w:hAnsiTheme="majorHAnsi" w:cstheme="majorHAnsi"/>
            <w:sz w:val="24"/>
            <w:szCs w:val="24"/>
          </w:rPr>
          <w:commentReference w:id="3685"/>
        </w:r>
      </w:del>
      <w:ins w:id="3687" w:author="Alexandria M Hurtt" w:date="2026-03-14T22:54:00Z" w16du:dateUtc="2026-03-15T05:54:00Z">
        <w:r w:rsidR="006C6F02" w:rsidRPr="00824E21">
          <w:rPr>
            <w:rFonts w:asciiTheme="majorHAnsi" w:hAnsiTheme="majorHAnsi" w:cstheme="majorHAnsi"/>
          </w:rPr>
          <w:t>schooling experiences</w:t>
        </w:r>
      </w:ins>
      <w:r w:rsidRPr="00824E21">
        <w:rPr>
          <w:rFonts w:asciiTheme="majorHAnsi" w:hAnsiTheme="majorHAnsi" w:cstheme="majorHAnsi"/>
        </w:rPr>
        <w:t xml:space="preserve"> of transgender and gender expansive students in our sample may include supports (</w:t>
      </w:r>
      <w:r w:rsidRPr="00B621E1">
        <w:rPr>
          <w:rFonts w:asciiTheme="majorHAnsi" w:hAnsiTheme="majorHAnsi" w:cstheme="majorHAnsi"/>
          <w:highlight w:val="yellow"/>
          <w:rPrChange w:id="3688" w:author="Christina Sun" w:date="2026-03-15T21:36:00Z" w16du:dateUtc="2026-03-16T04:36:00Z">
            <w:rPr>
              <w:rFonts w:asciiTheme="majorHAnsi" w:hAnsiTheme="majorHAnsi" w:cstheme="majorHAnsi"/>
            </w:rPr>
          </w:rPrChange>
        </w:rPr>
        <w:t xml:space="preserve">whether </w:t>
      </w:r>
      <w:commentRangeStart w:id="3689"/>
      <w:commentRangeStart w:id="3690"/>
      <w:del w:id="3691" w:author="Alexandria M Hurtt" w:date="2026-03-14T23:04:00Z" w16du:dateUtc="2026-03-15T06:04:00Z">
        <w:r w:rsidRPr="00B621E1" w:rsidDel="00092E71">
          <w:rPr>
            <w:rFonts w:asciiTheme="majorHAnsi" w:hAnsiTheme="majorHAnsi" w:cstheme="majorHAnsi"/>
            <w:highlight w:val="yellow"/>
            <w:rPrChange w:id="3692" w:author="Christina Sun" w:date="2026-03-15T21:36:00Z" w16du:dateUtc="2026-03-16T04:36:00Z">
              <w:rPr>
                <w:rFonts w:asciiTheme="majorHAnsi" w:hAnsiTheme="majorHAnsi" w:cstheme="majorHAnsi"/>
              </w:rPr>
            </w:rPrChange>
          </w:rPr>
          <w:delText>situational</w:delText>
        </w:r>
        <w:commentRangeEnd w:id="3689"/>
        <w:r w:rsidR="003F4AB9" w:rsidRPr="00B621E1" w:rsidDel="00092E71">
          <w:rPr>
            <w:rStyle w:val="CommentReference"/>
            <w:rFonts w:asciiTheme="majorHAnsi" w:hAnsiTheme="majorHAnsi" w:cstheme="majorHAnsi"/>
            <w:sz w:val="24"/>
            <w:szCs w:val="24"/>
            <w:highlight w:val="yellow"/>
            <w:rPrChange w:id="3693" w:author="Christina Sun" w:date="2026-03-15T21:36:00Z" w16du:dateUtc="2026-03-16T04:36:00Z">
              <w:rPr>
                <w:rStyle w:val="CommentReference"/>
                <w:rFonts w:asciiTheme="majorHAnsi" w:hAnsiTheme="majorHAnsi" w:cstheme="majorHAnsi"/>
                <w:sz w:val="24"/>
                <w:szCs w:val="24"/>
              </w:rPr>
            </w:rPrChange>
          </w:rPr>
          <w:commentReference w:id="3689"/>
        </w:r>
        <w:commentRangeEnd w:id="3690"/>
        <w:r w:rsidR="00582442" w:rsidRPr="00B621E1" w:rsidDel="00092E71">
          <w:rPr>
            <w:rStyle w:val="CommentReference"/>
            <w:rFonts w:asciiTheme="majorHAnsi" w:hAnsiTheme="majorHAnsi" w:cstheme="majorHAnsi"/>
            <w:sz w:val="24"/>
            <w:szCs w:val="24"/>
            <w:highlight w:val="yellow"/>
            <w:rPrChange w:id="3694" w:author="Christina Sun" w:date="2026-03-15T21:36:00Z" w16du:dateUtc="2026-03-16T04:36:00Z">
              <w:rPr>
                <w:rStyle w:val="CommentReference"/>
                <w:rFonts w:asciiTheme="majorHAnsi" w:hAnsiTheme="majorHAnsi" w:cstheme="majorHAnsi"/>
                <w:sz w:val="24"/>
                <w:szCs w:val="24"/>
              </w:rPr>
            </w:rPrChange>
          </w:rPr>
          <w:commentReference w:id="3690"/>
        </w:r>
        <w:r w:rsidRPr="00B621E1" w:rsidDel="00092E71">
          <w:rPr>
            <w:rFonts w:asciiTheme="majorHAnsi" w:hAnsiTheme="majorHAnsi" w:cstheme="majorHAnsi"/>
            <w:highlight w:val="yellow"/>
            <w:rPrChange w:id="3695" w:author="Christina Sun" w:date="2026-03-15T21:36:00Z" w16du:dateUtc="2026-03-16T04:36:00Z">
              <w:rPr>
                <w:rFonts w:asciiTheme="majorHAnsi" w:hAnsiTheme="majorHAnsi" w:cstheme="majorHAnsi"/>
              </w:rPr>
            </w:rPrChange>
          </w:rPr>
          <w:delText xml:space="preserve"> </w:delText>
        </w:r>
      </w:del>
      <w:ins w:id="3696" w:author="Alexandria M Hurtt" w:date="2026-03-14T22:56:00Z" w16du:dateUtc="2026-03-15T05:56:00Z">
        <w:r w:rsidR="006C6F02" w:rsidRPr="00B621E1">
          <w:rPr>
            <w:rFonts w:asciiTheme="majorHAnsi" w:hAnsiTheme="majorHAnsi" w:cstheme="majorHAnsi"/>
            <w:highlight w:val="yellow"/>
            <w:rPrChange w:id="3697" w:author="Christina Sun" w:date="2026-03-15T21:36:00Z" w16du:dateUtc="2026-03-16T04:36:00Z">
              <w:rPr>
                <w:rFonts w:asciiTheme="majorHAnsi" w:hAnsiTheme="majorHAnsi" w:cstheme="majorHAnsi"/>
              </w:rPr>
            </w:rPrChange>
          </w:rPr>
          <w:t>at school or at home</w:t>
        </w:r>
      </w:ins>
      <w:del w:id="3698" w:author="Alexandria M Hurtt" w:date="2026-03-14T22:56:00Z" w16du:dateUtc="2026-03-15T05:56:00Z">
        <w:r w:rsidRPr="00B621E1" w:rsidDel="006C6F02">
          <w:rPr>
            <w:rFonts w:asciiTheme="majorHAnsi" w:hAnsiTheme="majorHAnsi" w:cstheme="majorHAnsi"/>
            <w:highlight w:val="yellow"/>
            <w:rPrChange w:id="3699" w:author="Christina Sun" w:date="2026-03-15T21:36:00Z" w16du:dateUtc="2026-03-16T04:36:00Z">
              <w:rPr>
                <w:rFonts w:asciiTheme="majorHAnsi" w:hAnsiTheme="majorHAnsi" w:cstheme="majorHAnsi"/>
              </w:rPr>
            </w:rPrChange>
          </w:rPr>
          <w:delText>or relational</w:delText>
        </w:r>
      </w:del>
      <w:r w:rsidRPr="00B621E1">
        <w:rPr>
          <w:rFonts w:asciiTheme="majorHAnsi" w:hAnsiTheme="majorHAnsi" w:cstheme="majorHAnsi"/>
          <w:highlight w:val="yellow"/>
          <w:rPrChange w:id="3700" w:author="Christina Sun" w:date="2026-03-15T21:36:00Z" w16du:dateUtc="2026-03-16T04:36:00Z">
            <w:rPr>
              <w:rFonts w:asciiTheme="majorHAnsi" w:hAnsiTheme="majorHAnsi" w:cstheme="majorHAnsi"/>
            </w:rPr>
          </w:rPrChange>
        </w:rPr>
        <w:t>)</w:t>
      </w:r>
      <w:r w:rsidRPr="00824E21">
        <w:rPr>
          <w:rFonts w:asciiTheme="majorHAnsi" w:hAnsiTheme="majorHAnsi" w:cstheme="majorHAnsi"/>
        </w:rPr>
        <w:t xml:space="preserve">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 </w:t>
      </w:r>
    </w:p>
    <w:p w14:paraId="7439B0C1" w14:textId="22B07242"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 xml:space="preserve">These findings take on added significance in the current policy landscape. Since the collection of our data in 2023, the federal policy environment for LGBTQ+ students has shifted </w:t>
      </w:r>
      <w:r w:rsidRPr="00824E21">
        <w:rPr>
          <w:rFonts w:asciiTheme="majorHAnsi" w:hAnsiTheme="majorHAnsi" w:cstheme="majorHAnsi"/>
        </w:rPr>
        <w:lastRenderedPageBreak/>
        <w:t xml:space="preserve">considerably. For example, Executive Order 14168, titled “Defending Women from Gender Ideology Extremism and Restoring Biological Truth to the Federal Government,” was signed on January 20, 2025, withdrawing federal recognition of transgender identities and requiring federal agencies to define sex as an immutable binary determined at conception. Subsequent executive actions have further restricted Title IX protections for transgender students, banned transgender individuals from military service, and sought to curtail access to gender-affirming care for </w:t>
      </w:r>
      <w:commentRangeStart w:id="3701"/>
      <w:r w:rsidRPr="00824E21">
        <w:rPr>
          <w:rFonts w:asciiTheme="majorHAnsi" w:hAnsiTheme="majorHAnsi" w:cstheme="majorHAnsi"/>
        </w:rPr>
        <w:t>minors</w:t>
      </w:r>
      <w:commentRangeEnd w:id="3701"/>
      <w:r w:rsidR="003F4AB9">
        <w:rPr>
          <w:rStyle w:val="CommentReference"/>
          <w:rFonts w:asciiTheme="majorHAnsi" w:hAnsiTheme="majorHAnsi" w:cstheme="majorHAnsi"/>
          <w:sz w:val="24"/>
          <w:szCs w:val="24"/>
        </w:rPr>
        <w:commentReference w:id="3701"/>
      </w:r>
      <w:ins w:id="3702" w:author="Alexandria M Hurtt" w:date="2026-03-13T11:42:00Z" w16du:dateUtc="2026-03-13T18:42:00Z">
        <w:r w:rsidR="00702DF8" w:rsidRPr="00824E21">
          <w:rPr>
            <w:rFonts w:asciiTheme="majorHAnsi" w:hAnsiTheme="majorHAnsi" w:cstheme="majorHAnsi"/>
          </w:rPr>
          <w:t xml:space="preserve"> </w:t>
        </w:r>
        <w:r w:rsidR="00702DF8" w:rsidRPr="00B621E1">
          <w:rPr>
            <w:rFonts w:asciiTheme="majorHAnsi" w:hAnsiTheme="majorHAnsi" w:cstheme="majorHAnsi"/>
            <w:highlight w:val="yellow"/>
            <w:rPrChange w:id="3703" w:author="Christina Sun" w:date="2026-03-15T21:36:00Z" w16du:dateUtc="2026-03-16T04:36:00Z">
              <w:rPr>
                <w:rFonts w:asciiTheme="majorHAnsi" w:hAnsiTheme="majorHAnsi" w:cstheme="majorHAnsi"/>
              </w:rPr>
            </w:rPrChange>
          </w:rPr>
          <w:t>(CITE)</w:t>
        </w:r>
      </w:ins>
      <w:r w:rsidRPr="00B621E1">
        <w:rPr>
          <w:rFonts w:asciiTheme="majorHAnsi" w:hAnsiTheme="majorHAnsi" w:cstheme="majorHAnsi"/>
          <w:highlight w:val="yellow"/>
          <w:rPrChange w:id="3704" w:author="Christina Sun" w:date="2026-03-15T21:36:00Z" w16du:dateUtc="2026-03-16T04:36:00Z">
            <w:rPr>
              <w:rFonts w:asciiTheme="majorHAnsi" w:hAnsiTheme="majorHAnsi" w:cstheme="majorHAnsi"/>
            </w:rPr>
          </w:rPrChange>
        </w:rPr>
        <w:t>.</w:t>
      </w:r>
      <w:r w:rsidRPr="00824E21">
        <w:rPr>
          <w:rFonts w:asciiTheme="majorHAnsi" w:hAnsiTheme="majorHAnsi" w:cstheme="majorHAnsi"/>
        </w:rPr>
        <w:t xml:space="preserve"> At the same time, California has continued to strengthen state-level protections for LGBTQ+ </w:t>
      </w:r>
      <w:commentRangeStart w:id="3705"/>
      <w:r w:rsidRPr="00824E21">
        <w:rPr>
          <w:rFonts w:asciiTheme="majorHAnsi" w:hAnsiTheme="majorHAnsi" w:cstheme="majorHAnsi"/>
        </w:rPr>
        <w:t>youth</w:t>
      </w:r>
      <w:commentRangeEnd w:id="3705"/>
      <w:r w:rsidR="003F4AB9">
        <w:rPr>
          <w:rStyle w:val="CommentReference"/>
          <w:rFonts w:asciiTheme="majorHAnsi" w:hAnsiTheme="majorHAnsi" w:cstheme="majorHAnsi"/>
          <w:sz w:val="24"/>
          <w:szCs w:val="24"/>
        </w:rPr>
        <w:commentReference w:id="3705"/>
      </w:r>
      <w:ins w:id="3706" w:author="Alexandria M Hurtt" w:date="2026-03-13T11:42:00Z" w16du:dateUtc="2026-03-13T18:42:00Z">
        <w:r w:rsidR="00702DF8" w:rsidRPr="00824E21">
          <w:rPr>
            <w:rFonts w:asciiTheme="majorHAnsi" w:hAnsiTheme="majorHAnsi" w:cstheme="majorHAnsi"/>
          </w:rPr>
          <w:t xml:space="preserve"> </w:t>
        </w:r>
        <w:r w:rsidR="00702DF8" w:rsidRPr="00B621E1">
          <w:rPr>
            <w:rFonts w:asciiTheme="majorHAnsi" w:hAnsiTheme="majorHAnsi" w:cstheme="majorHAnsi"/>
            <w:highlight w:val="yellow"/>
            <w:rPrChange w:id="3707" w:author="Christina Sun" w:date="2026-03-15T21:36:00Z" w16du:dateUtc="2026-03-16T04:36:00Z">
              <w:rPr>
                <w:rFonts w:asciiTheme="majorHAnsi" w:hAnsiTheme="majorHAnsi" w:cstheme="majorHAnsi"/>
              </w:rPr>
            </w:rPrChange>
          </w:rPr>
          <w:t>(CITE)</w:t>
        </w:r>
      </w:ins>
      <w:r w:rsidRPr="00B621E1">
        <w:rPr>
          <w:rFonts w:asciiTheme="majorHAnsi" w:hAnsiTheme="majorHAnsi" w:cstheme="majorHAnsi"/>
          <w:highlight w:val="yellow"/>
          <w:rPrChange w:id="3708" w:author="Christina Sun" w:date="2026-03-15T21:36:00Z" w16du:dateUtc="2026-03-16T04:36:00Z">
            <w:rPr>
              <w:rFonts w:asciiTheme="majorHAnsi" w:hAnsiTheme="majorHAnsi" w:cstheme="majorHAnsi"/>
            </w:rPr>
          </w:rPrChange>
        </w:rPr>
        <w:t>.</w:t>
      </w:r>
      <w:r w:rsidRPr="00824E21">
        <w:rPr>
          <w:rFonts w:asciiTheme="majorHAnsi" w:hAnsiTheme="majorHAnsi" w:cstheme="majorHAnsi"/>
        </w:rPr>
        <w:t xml:space="preserve"> This divergence underscores the importance of state-level data and state-level action. </w:t>
      </w:r>
      <w:commentRangeStart w:id="3709"/>
      <w:r w:rsidRPr="00824E21">
        <w:rPr>
          <w:rFonts w:asciiTheme="majorHAnsi" w:hAnsiTheme="majorHAnsi" w:cstheme="majorHAnsi"/>
        </w:rPr>
        <w:t>Our results</w:t>
      </w:r>
      <w:commentRangeEnd w:id="3709"/>
      <w:r w:rsidR="003F4AB9">
        <w:rPr>
          <w:rStyle w:val="CommentReference"/>
          <w:rFonts w:asciiTheme="majorHAnsi" w:hAnsiTheme="majorHAnsi" w:cstheme="majorHAnsi"/>
          <w:sz w:val="24"/>
          <w:szCs w:val="24"/>
        </w:rPr>
        <w:commentReference w:id="3709"/>
      </w:r>
      <w:ins w:id="3710" w:author="Alexandria M Hurtt" w:date="2026-03-13T11:50:00Z" w16du:dateUtc="2026-03-13T18:50:00Z">
        <w:r w:rsidR="005649F0" w:rsidRPr="00824E21">
          <w:rPr>
            <w:rFonts w:asciiTheme="majorHAnsi" w:hAnsiTheme="majorHAnsi" w:cstheme="majorHAnsi"/>
          </w:rPr>
          <w:t xml:space="preserve"> </w:t>
        </w:r>
      </w:ins>
      <w:r w:rsidRPr="00824E21">
        <w:rPr>
          <w:rFonts w:asciiTheme="majorHAnsi" w:hAnsiTheme="majorHAnsi" w:cstheme="majorHAnsi"/>
        </w:rPr>
        <w:t>suggest that even within California’s comparatively protective policy environment, trans and gender expansive students experienced significant disparities in high school climate and identity-based victimization at the time of our survey.</w:t>
      </w:r>
      <w:commentRangeStart w:id="3711"/>
      <w:r w:rsidRPr="00824E21">
        <w:rPr>
          <w:rFonts w:asciiTheme="majorHAnsi" w:hAnsiTheme="majorHAnsi" w:cstheme="majorHAnsi"/>
        </w:rPr>
        <w:t xml:space="preserve"> As federal protections for transgender students are rolled back, the role of state and local policy in addressing these disparities becomes </w:t>
      </w:r>
      <w:r w:rsidR="000748DC" w:rsidRPr="00824E21">
        <w:rPr>
          <w:rFonts w:asciiTheme="majorHAnsi" w:hAnsiTheme="majorHAnsi" w:cstheme="majorHAnsi"/>
        </w:rPr>
        <w:t>even more</w:t>
      </w:r>
      <w:r w:rsidRPr="00824E21">
        <w:rPr>
          <w:rFonts w:asciiTheme="majorHAnsi" w:hAnsiTheme="majorHAnsi" w:cstheme="majorHAnsi"/>
        </w:rPr>
        <w:t xml:space="preserve"> critical.</w:t>
      </w:r>
    </w:p>
    <w:p w14:paraId="7439B0C2" w14:textId="77777777"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Our findings carry several implications for California education policy. First, the stark disparities in bullying rates and identity-based victimization documented in this study suggest that generic anti-bullying programs may be insufficient to address the experiences of trans and gender expansive students.</w:t>
      </w:r>
      <w:commentRangeEnd w:id="3711"/>
      <w:r w:rsidR="003F4AB9" w:rsidRPr="001B2966">
        <w:rPr>
          <w:rStyle w:val="CommentReference"/>
          <w:rFonts w:asciiTheme="majorHAnsi" w:hAnsiTheme="majorHAnsi" w:cstheme="majorHAnsi"/>
          <w:sz w:val="24"/>
          <w:szCs w:val="24"/>
        </w:rPr>
        <w:commentReference w:id="3711"/>
      </w:r>
      <w:r w:rsidRPr="00824E21">
        <w:rPr>
          <w:rFonts w:asciiTheme="majorHAnsi" w:hAnsiTheme="majorHAnsi" w:cstheme="majorHAnsi"/>
        </w:rPr>
        <w:t xml:space="preserve"> That 100% of bullied transgender students (</w:t>
      </w:r>
      <w:r w:rsidRPr="00824E21">
        <w:rPr>
          <w:rFonts w:asciiTheme="majorHAnsi" w:hAnsiTheme="majorHAnsi" w:cstheme="majorHAnsi"/>
          <w:i/>
          <w:iCs/>
        </w:rPr>
        <w:t>n</w:t>
      </w:r>
      <w:r w:rsidRPr="00824E21">
        <w:rPr>
          <w:rFonts w:asciiTheme="majorHAnsi" w:hAnsiTheme="majorHAnsi" w:cstheme="majorHAnsi"/>
        </w:rPr>
        <w:t xml:space="preserve"> = 42) attributed their victimization to their gender identity or sexual orientation points to the need for targeted interventions that specifically address identity-based harassment, including expanded support for gender-sexuality alliances (GSAs) and professional development for school staff on LGBTQ+ student needs. California’s Seth’s Law (AB 9, 2012) already requires schools to adopt anti-bullying policies that enumerate sexual orientation and gender identity as protected categories; however, our findings indicate that substantial identity-based victimization persists despite this legal framework, suggesting that districts may benefit from additional resources and accountability mechanisms to ensure these policies are actively implemented.</w:t>
      </w:r>
    </w:p>
    <w:p w14:paraId="7439B0C3" w14:textId="77777777" w:rsidR="00BD041A" w:rsidRPr="00824E21" w:rsidRDefault="00602BF5" w:rsidP="001B2966">
      <w:pPr>
        <w:spacing w:line="360" w:lineRule="auto"/>
        <w:ind w:firstLine="720"/>
        <w:rPr>
          <w:rFonts w:asciiTheme="majorHAnsi" w:hAnsiTheme="majorHAnsi" w:cstheme="majorHAnsi"/>
        </w:rPr>
      </w:pPr>
      <w:r w:rsidRPr="00824E21">
        <w:rPr>
          <w:rFonts w:asciiTheme="majorHAnsi" w:hAnsiTheme="majorHAnsi" w:cstheme="majorHAnsi"/>
        </w:rPr>
        <w:t>Second, the patterns documented here—</w:t>
      </w:r>
      <w:commentRangeStart w:id="3712"/>
      <w:r w:rsidRPr="00824E21">
        <w:rPr>
          <w:rFonts w:asciiTheme="majorHAnsi" w:hAnsiTheme="majorHAnsi" w:cstheme="majorHAnsi"/>
        </w:rPr>
        <w:t>where trans and gender expansive students report less positive high school experiences and elevated rates of identity-based bullying yet maintain educational aspirations—are consistent with the social ecological theory of resilience framing this study (Ungar, 2011, 2012)</w:t>
      </w:r>
      <w:commentRangeEnd w:id="3712"/>
      <w:r w:rsidR="003F4AB9" w:rsidRPr="001B2966">
        <w:rPr>
          <w:rStyle w:val="CommentReference"/>
          <w:rFonts w:asciiTheme="majorHAnsi" w:hAnsiTheme="majorHAnsi" w:cstheme="majorHAnsi"/>
          <w:sz w:val="24"/>
          <w:szCs w:val="24"/>
        </w:rPr>
        <w:commentReference w:id="3712"/>
      </w:r>
      <w:r w:rsidRPr="00824E21">
        <w:rPr>
          <w:rFonts w:asciiTheme="majorHAnsi" w:hAnsiTheme="majorHAnsi" w:cstheme="majorHAnsi"/>
        </w:rPr>
        <w:t xml:space="preserve">. </w:t>
      </w:r>
      <w:commentRangeStart w:id="3713"/>
      <w:commentRangeStart w:id="3714"/>
      <w:r w:rsidRPr="00824E21">
        <w:rPr>
          <w:rFonts w:asciiTheme="majorHAnsi" w:hAnsiTheme="majorHAnsi" w:cstheme="majorHAnsi"/>
        </w:rPr>
        <w:t xml:space="preserve">Policymakers and institutions can build on this by </w:t>
      </w:r>
      <w:r w:rsidRPr="00824E21">
        <w:rPr>
          <w:rFonts w:asciiTheme="majorHAnsi" w:hAnsiTheme="majorHAnsi" w:cstheme="majorHAnsi"/>
        </w:rPr>
        <w:lastRenderedPageBreak/>
        <w:t xml:space="preserve">ensuring that the transition from high school to college is supported with resources that address the specific concerns these students </w:t>
      </w:r>
      <w:commentRangeStart w:id="3715"/>
      <w:r w:rsidRPr="00824E21">
        <w:rPr>
          <w:rFonts w:asciiTheme="majorHAnsi" w:hAnsiTheme="majorHAnsi" w:cstheme="majorHAnsi"/>
        </w:rPr>
        <w:t>reported</w:t>
      </w:r>
      <w:commentRangeEnd w:id="3715"/>
      <w:r w:rsidR="003F4AB9" w:rsidRPr="001B2966">
        <w:rPr>
          <w:rStyle w:val="CommentReference"/>
          <w:rFonts w:asciiTheme="majorHAnsi" w:hAnsiTheme="majorHAnsi" w:cstheme="majorHAnsi"/>
          <w:sz w:val="24"/>
          <w:szCs w:val="24"/>
        </w:rPr>
        <w:commentReference w:id="3715"/>
      </w:r>
      <w:r w:rsidRPr="00824E21">
        <w:rPr>
          <w:rFonts w:asciiTheme="majorHAnsi" w:hAnsiTheme="majorHAnsi" w:cstheme="majorHAnsi"/>
        </w:rPr>
        <w:t>, including worries about discrimination, finding community, and accessing gender-affirming services. This includes investments in bridge programs, mentoring, and campus resources that are responsive to the needs of incoming LGBTQ+ students.</w:t>
      </w:r>
      <w:commentRangeEnd w:id="3713"/>
      <w:r w:rsidR="003F4AB9" w:rsidRPr="001B2966">
        <w:rPr>
          <w:rStyle w:val="CommentReference"/>
          <w:rFonts w:asciiTheme="majorHAnsi" w:hAnsiTheme="majorHAnsi" w:cstheme="majorHAnsi"/>
          <w:sz w:val="24"/>
          <w:szCs w:val="24"/>
        </w:rPr>
        <w:commentReference w:id="3713"/>
      </w:r>
      <w:commentRangeEnd w:id="3714"/>
      <w:r w:rsidR="00C25A1D" w:rsidRPr="001B2966">
        <w:rPr>
          <w:rStyle w:val="CommentReference"/>
          <w:rFonts w:asciiTheme="majorHAnsi" w:hAnsiTheme="majorHAnsi" w:cstheme="majorHAnsi"/>
          <w:sz w:val="24"/>
          <w:szCs w:val="24"/>
        </w:rPr>
        <w:commentReference w:id="3714"/>
      </w:r>
    </w:p>
    <w:p w14:paraId="52256DEE" w14:textId="77777777" w:rsidR="00873C71" w:rsidRPr="00824E21" w:rsidRDefault="00602BF5" w:rsidP="001B2966">
      <w:pPr>
        <w:spacing w:line="360" w:lineRule="auto"/>
        <w:ind w:firstLine="720"/>
        <w:rPr>
          <w:rFonts w:asciiTheme="majorHAnsi" w:hAnsiTheme="majorHAnsi" w:cstheme="majorHAnsi"/>
        </w:rPr>
      </w:pPr>
      <w:commentRangeStart w:id="3716"/>
      <w:commentRangeStart w:id="3717"/>
      <w:r w:rsidRPr="00824E21">
        <w:rPr>
          <w:rFonts w:asciiTheme="majorHAnsi" w:hAnsiTheme="majorHAnsi" w:cstheme="majorHAnsi"/>
        </w:rPr>
        <w:t>Third, our study highlights the critical need for California to continue collecting and disaggregating data by gender identity and sexual orientation in statewide surveys and school climate assessments. The richness of the data collected in partnership with the California Student Aid Commission allowed us to identify disparities that would be invisible in datasets that treat LGBTQ+ students as a monolithic group or that omit gender identity measures entirely. As the state considers how to monitor school climate and student well-being going forward, this level of detail will be essential to understanding and addressing the needs of this population.</w:t>
      </w:r>
      <w:commentRangeEnd w:id="3716"/>
      <w:r w:rsidR="003F4AB9" w:rsidRPr="001B2966">
        <w:rPr>
          <w:rStyle w:val="CommentReference"/>
          <w:rFonts w:asciiTheme="majorHAnsi" w:hAnsiTheme="majorHAnsi" w:cstheme="majorHAnsi"/>
          <w:sz w:val="24"/>
          <w:szCs w:val="24"/>
        </w:rPr>
        <w:commentReference w:id="3716"/>
      </w:r>
      <w:commentRangeEnd w:id="3717"/>
      <w:r w:rsidR="005649F0" w:rsidRPr="001B2966">
        <w:rPr>
          <w:rStyle w:val="CommentReference"/>
          <w:rFonts w:asciiTheme="majorHAnsi" w:hAnsiTheme="majorHAnsi" w:cstheme="majorHAnsi"/>
          <w:sz w:val="24"/>
          <w:szCs w:val="24"/>
        </w:rPr>
        <w:commentReference w:id="3717"/>
      </w:r>
      <w:r w:rsidRPr="00824E21">
        <w:rPr>
          <w:rFonts w:asciiTheme="majorHAnsi" w:hAnsiTheme="majorHAnsi" w:cstheme="majorHAnsi"/>
        </w:rPr>
        <w:t xml:space="preserve"> However, we also recognize that in the current political climate, students may have legitimate concerns about disclosing their identities in institutional surveys. Efforts to build on this kind of evidence base will need to balance the analytic power of detailed identity data with robust protections for student privacy and confidentiality. More broadly, our findings underscore the importance of California’s continued commitment to fostering safe, affirming educational environments — and to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state’s most vulnerable students.</w:t>
      </w:r>
      <w:bookmarkStart w:id="3718" w:name="_fq6vnb7c3e33" w:colFirst="0" w:colLast="0"/>
      <w:bookmarkEnd w:id="3718"/>
    </w:p>
    <w:p w14:paraId="2342E39D" w14:textId="77777777" w:rsidR="00873C71" w:rsidRPr="00824E21" w:rsidRDefault="00873C71" w:rsidP="001B2966">
      <w:pPr>
        <w:spacing w:line="360" w:lineRule="auto"/>
        <w:rPr>
          <w:rFonts w:asciiTheme="majorHAnsi" w:hAnsiTheme="majorHAnsi" w:cstheme="majorHAnsi"/>
        </w:rPr>
      </w:pPr>
      <w:r w:rsidRPr="00824E21">
        <w:rPr>
          <w:rFonts w:asciiTheme="majorHAnsi" w:hAnsiTheme="majorHAnsi" w:cstheme="majorHAnsi"/>
        </w:rPr>
        <w:br w:type="page"/>
      </w:r>
    </w:p>
    <w:p w14:paraId="7439B0D0" w14:textId="7303D169" w:rsidR="00BD041A" w:rsidRPr="00824E21" w:rsidRDefault="00602BF5"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References</w:t>
      </w:r>
    </w:p>
    <w:p w14:paraId="7439B0D1" w14:textId="3030F1B9"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Alvarado, S.</w:t>
      </w:r>
      <w:r w:rsidR="009C67D5" w:rsidRPr="00824E21">
        <w:rPr>
          <w:rFonts w:asciiTheme="majorHAnsi" w:hAnsiTheme="majorHAnsi" w:cstheme="majorHAnsi"/>
        </w:rPr>
        <w:t xml:space="preserve"> </w:t>
      </w:r>
      <w:r w:rsidRPr="00824E21">
        <w:rPr>
          <w:rFonts w:asciiTheme="majorHAnsi" w:hAnsiTheme="majorHAnsi" w:cstheme="majorHAnsi"/>
        </w:rPr>
        <w:t>E., &amp; An, B.</w:t>
      </w:r>
      <w:r w:rsidR="009C67D5" w:rsidRPr="00824E21">
        <w:rPr>
          <w:rFonts w:asciiTheme="majorHAnsi" w:hAnsiTheme="majorHAnsi" w:cstheme="majorHAnsi"/>
        </w:rPr>
        <w:t xml:space="preserve"> </w:t>
      </w:r>
      <w:r w:rsidRPr="00824E21">
        <w:rPr>
          <w:rFonts w:asciiTheme="majorHAnsi" w:hAnsiTheme="majorHAnsi" w:cstheme="majorHAnsi"/>
        </w:rPr>
        <w:t>P. (2015). Race, friends, and college readiness: Evidence from the high school longitudinal study. </w:t>
      </w:r>
      <w:r w:rsidRPr="00824E21">
        <w:rPr>
          <w:rFonts w:asciiTheme="majorHAnsi" w:hAnsiTheme="majorHAnsi" w:cstheme="majorHAnsi"/>
          <w:i/>
          <w:iCs/>
        </w:rPr>
        <w:t>Race and Social Problems</w:t>
      </w:r>
      <w:r w:rsidRPr="00824E21">
        <w:rPr>
          <w:rFonts w:asciiTheme="majorHAnsi" w:hAnsiTheme="majorHAnsi" w:cstheme="majorHAnsi"/>
        </w:rPr>
        <w:t>, </w:t>
      </w:r>
      <w:r w:rsidRPr="00824E21">
        <w:rPr>
          <w:rFonts w:asciiTheme="majorHAnsi" w:hAnsiTheme="majorHAnsi" w:cstheme="majorHAnsi"/>
          <w:i/>
          <w:iCs/>
        </w:rPr>
        <w:t>7</w:t>
      </w:r>
      <w:r w:rsidRPr="00824E21">
        <w:rPr>
          <w:rFonts w:asciiTheme="majorHAnsi" w:hAnsiTheme="majorHAnsi" w:cstheme="majorHAnsi"/>
        </w:rPr>
        <w:t xml:space="preserve">, 150–167. </w:t>
      </w:r>
      <w:r w:rsidR="003F4E39" w:rsidRPr="00B621E1">
        <w:rPr>
          <w:rFonts w:asciiTheme="majorHAnsi" w:hAnsiTheme="majorHAnsi" w:cstheme="majorHAnsi"/>
          <w:rPrChange w:id="3719" w:author="Christina Sun" w:date="2026-03-15T21:36:00Z" w16du:dateUtc="2026-03-16T04:36:00Z">
            <w:rPr/>
          </w:rPrChange>
        </w:rPr>
        <w:fldChar w:fldCharType="begin"/>
      </w:r>
      <w:r w:rsidR="003F4E39" w:rsidRPr="00B621E1">
        <w:rPr>
          <w:rFonts w:asciiTheme="majorHAnsi" w:hAnsiTheme="majorHAnsi" w:cstheme="majorHAnsi"/>
          <w:rPrChange w:id="3720" w:author="Christina Sun" w:date="2026-03-15T21:36:00Z" w16du:dateUtc="2026-03-16T04:36:00Z">
            <w:rPr/>
          </w:rPrChange>
        </w:rPr>
        <w:instrText>HYPERLINK "https://doi.org/%2010.1007/s12552-015-9146-5"</w:instrText>
      </w:r>
      <w:r w:rsidR="003F4E39" w:rsidRPr="00B621E1">
        <w:rPr>
          <w:rFonts w:asciiTheme="majorHAnsi" w:hAnsiTheme="majorHAnsi" w:cstheme="majorHAnsi"/>
          <w:rPrChange w:id="3721" w:author="Christina Sun" w:date="2026-03-15T21:36:00Z" w16du:dateUtc="2026-03-16T04:36:00Z">
            <w:rPr/>
          </w:rPrChange>
        </w:rPr>
      </w:r>
      <w:r w:rsidR="003F4E39" w:rsidRPr="00B621E1">
        <w:rPr>
          <w:rFonts w:asciiTheme="majorHAnsi" w:hAnsiTheme="majorHAnsi" w:cstheme="majorHAnsi"/>
          <w:rPrChange w:id="3722" w:author="Christina Sun" w:date="2026-03-15T21:36:00Z" w16du:dateUtc="2026-03-16T04:36:00Z">
            <w:rPr/>
          </w:rPrChange>
        </w:rPr>
        <w:fldChar w:fldCharType="separate"/>
      </w:r>
      <w:r w:rsidR="003F4E39" w:rsidRPr="00824E21">
        <w:rPr>
          <w:rStyle w:val="Hyperlink"/>
          <w:rFonts w:asciiTheme="majorHAnsi" w:hAnsiTheme="majorHAnsi" w:cstheme="majorHAnsi"/>
        </w:rPr>
        <w:t>https://doi.org/ 10.1007/s12552-015-9146-5</w:t>
      </w:r>
      <w:r w:rsidR="003F4E39" w:rsidRPr="00B621E1">
        <w:rPr>
          <w:rFonts w:asciiTheme="majorHAnsi" w:hAnsiTheme="majorHAnsi" w:cstheme="majorHAnsi"/>
          <w:rPrChange w:id="3723" w:author="Christina Sun" w:date="2026-03-15T21:36:00Z" w16du:dateUtc="2026-03-16T04:36:00Z">
            <w:rPr/>
          </w:rPrChange>
        </w:rPr>
        <w:fldChar w:fldCharType="end"/>
      </w:r>
      <w:r w:rsidR="003F4E39" w:rsidRPr="00824E21">
        <w:rPr>
          <w:rFonts w:asciiTheme="majorHAnsi" w:hAnsiTheme="majorHAnsi" w:cstheme="majorHAnsi"/>
        </w:rPr>
        <w:t xml:space="preserve"> </w:t>
      </w:r>
      <w:r w:rsidRPr="00824E21">
        <w:rPr>
          <w:rFonts w:asciiTheme="majorHAnsi" w:hAnsiTheme="majorHAnsi" w:cstheme="majorHAnsi"/>
        </w:rPr>
        <w:t xml:space="preserve"> </w:t>
      </w:r>
      <w:r w:rsidR="003F4E39" w:rsidRPr="00824E21">
        <w:rPr>
          <w:rFonts w:asciiTheme="majorHAnsi" w:hAnsiTheme="majorHAnsi" w:cstheme="majorHAnsi"/>
        </w:rPr>
        <w:t xml:space="preserve"> </w:t>
      </w:r>
      <w:r w:rsidRPr="00824E21">
        <w:rPr>
          <w:rFonts w:asciiTheme="majorHAnsi" w:hAnsiTheme="majorHAnsi" w:cstheme="majorHAnsi"/>
        </w:rPr>
        <w:t xml:space="preserve"> </w:t>
      </w:r>
    </w:p>
    <w:p w14:paraId="7439B0D3" w14:textId="03C2A96D"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Aragon, S.</w:t>
      </w:r>
      <w:r w:rsidR="009C67D5" w:rsidRPr="00824E21">
        <w:rPr>
          <w:rFonts w:asciiTheme="majorHAnsi" w:hAnsiTheme="majorHAnsi" w:cstheme="majorHAnsi"/>
        </w:rPr>
        <w:t xml:space="preserve"> </w:t>
      </w:r>
      <w:r w:rsidRPr="00824E21">
        <w:rPr>
          <w:rFonts w:asciiTheme="majorHAnsi" w:hAnsiTheme="majorHAnsi" w:cstheme="majorHAnsi"/>
        </w:rPr>
        <w:t>R., Poteat, V.</w:t>
      </w:r>
      <w:r w:rsidR="009C67D5" w:rsidRPr="00824E21">
        <w:rPr>
          <w:rFonts w:asciiTheme="majorHAnsi" w:hAnsiTheme="majorHAnsi" w:cstheme="majorHAnsi"/>
        </w:rPr>
        <w:t xml:space="preserve"> </w:t>
      </w:r>
      <w:r w:rsidRPr="00824E21">
        <w:rPr>
          <w:rFonts w:asciiTheme="majorHAnsi" w:hAnsiTheme="majorHAnsi" w:cstheme="majorHAnsi"/>
        </w:rPr>
        <w:t>P., Espelage, D.</w:t>
      </w:r>
      <w:r w:rsidR="009C67D5" w:rsidRPr="00824E21">
        <w:rPr>
          <w:rFonts w:asciiTheme="majorHAnsi" w:hAnsiTheme="majorHAnsi" w:cstheme="majorHAnsi"/>
        </w:rPr>
        <w:t xml:space="preserve"> </w:t>
      </w:r>
      <w:r w:rsidRPr="00824E21">
        <w:rPr>
          <w:rFonts w:asciiTheme="majorHAnsi" w:hAnsiTheme="majorHAnsi" w:cstheme="majorHAnsi"/>
        </w:rPr>
        <w:t>L., &amp; Koenig, B.</w:t>
      </w:r>
      <w:r w:rsidR="009C67D5" w:rsidRPr="00824E21">
        <w:rPr>
          <w:rFonts w:asciiTheme="majorHAnsi" w:hAnsiTheme="majorHAnsi" w:cstheme="majorHAnsi"/>
        </w:rPr>
        <w:t xml:space="preserve"> </w:t>
      </w:r>
      <w:r w:rsidRPr="00824E21">
        <w:rPr>
          <w:rFonts w:asciiTheme="majorHAnsi" w:hAnsiTheme="majorHAnsi" w:cstheme="majorHAnsi"/>
        </w:rPr>
        <w:t>W. (2014). The influence of peer victimization on educational outcomes for LGBTQ and non-LGBTQ high school students. </w:t>
      </w:r>
      <w:r w:rsidRPr="00824E21">
        <w:rPr>
          <w:rFonts w:asciiTheme="majorHAnsi" w:hAnsiTheme="majorHAnsi" w:cstheme="majorHAnsi"/>
          <w:i/>
          <w:iCs/>
        </w:rPr>
        <w:t>Journal of LGBT Youth</w:t>
      </w:r>
      <w:r w:rsidRPr="00824E21">
        <w:rPr>
          <w:rFonts w:asciiTheme="majorHAnsi" w:hAnsiTheme="majorHAnsi" w:cstheme="majorHAnsi"/>
        </w:rPr>
        <w:t>, </w:t>
      </w:r>
      <w:r w:rsidRPr="00824E21">
        <w:rPr>
          <w:rFonts w:asciiTheme="majorHAnsi" w:hAnsiTheme="majorHAnsi" w:cstheme="majorHAnsi"/>
          <w:i/>
          <w:iCs/>
        </w:rPr>
        <w:t>11</w:t>
      </w:r>
      <w:r w:rsidRPr="00824E21">
        <w:rPr>
          <w:rFonts w:asciiTheme="majorHAnsi" w:hAnsiTheme="majorHAnsi" w:cstheme="majorHAnsi"/>
        </w:rPr>
        <w:t xml:space="preserve">(1), 1–19. </w:t>
      </w:r>
      <w:r w:rsidR="003F4E39" w:rsidRPr="00B621E1">
        <w:rPr>
          <w:rFonts w:asciiTheme="majorHAnsi" w:hAnsiTheme="majorHAnsi" w:cstheme="majorHAnsi"/>
          <w:rPrChange w:id="3724" w:author="Christina Sun" w:date="2026-03-15T21:36:00Z" w16du:dateUtc="2026-03-16T04:36:00Z">
            <w:rPr/>
          </w:rPrChange>
        </w:rPr>
        <w:fldChar w:fldCharType="begin"/>
      </w:r>
      <w:r w:rsidR="003F4E39" w:rsidRPr="00B621E1">
        <w:rPr>
          <w:rFonts w:asciiTheme="majorHAnsi" w:hAnsiTheme="majorHAnsi" w:cstheme="majorHAnsi"/>
          <w:rPrChange w:id="3725" w:author="Christina Sun" w:date="2026-03-15T21:36:00Z" w16du:dateUtc="2026-03-16T04:36:00Z">
            <w:rPr/>
          </w:rPrChange>
        </w:rPr>
        <w:instrText>HYPERLINK "https://doi.org/10.1080/%2019361653.2014.840761"</w:instrText>
      </w:r>
      <w:r w:rsidR="003F4E39" w:rsidRPr="00B621E1">
        <w:rPr>
          <w:rFonts w:asciiTheme="majorHAnsi" w:hAnsiTheme="majorHAnsi" w:cstheme="majorHAnsi"/>
          <w:rPrChange w:id="3726" w:author="Christina Sun" w:date="2026-03-15T21:36:00Z" w16du:dateUtc="2026-03-16T04:36:00Z">
            <w:rPr/>
          </w:rPrChange>
        </w:rPr>
      </w:r>
      <w:r w:rsidR="003F4E39" w:rsidRPr="00B621E1">
        <w:rPr>
          <w:rFonts w:asciiTheme="majorHAnsi" w:hAnsiTheme="majorHAnsi" w:cstheme="majorHAnsi"/>
          <w:rPrChange w:id="372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https://doi.org/10.1080/ 19361653.2014.840761</w:t>
      </w:r>
      <w:r w:rsidR="003F4E39" w:rsidRPr="00B621E1">
        <w:rPr>
          <w:rFonts w:asciiTheme="majorHAnsi" w:hAnsiTheme="majorHAnsi" w:cstheme="majorHAnsi"/>
          <w:rPrChange w:id="372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D5" w14:textId="3923B6AC"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 xml:space="preserve">Austin, G., Hanson, T., Bala, N., &amp; Zheng, C. (2023). </w:t>
      </w:r>
      <w:r w:rsidRPr="00824E21">
        <w:rPr>
          <w:rFonts w:asciiTheme="majorHAnsi" w:hAnsiTheme="majorHAnsi" w:cstheme="majorHAnsi"/>
          <w:i/>
          <w:iCs/>
        </w:rPr>
        <w:t>Student engagement and well-being in California, 2019–21: Results of the Eighteenth Biennial State California Healthy Kids Survey, grades 7, 9, and 11.</w:t>
      </w:r>
      <w:r w:rsidRPr="00824E21">
        <w:rPr>
          <w:rFonts w:asciiTheme="majorHAnsi" w:hAnsiTheme="majorHAnsi" w:cstheme="majorHAnsi"/>
        </w:rPr>
        <w:t xml:space="preserve"> WestEd. </w:t>
      </w:r>
      <w:r w:rsidR="003F4E39" w:rsidRPr="00B621E1">
        <w:rPr>
          <w:rFonts w:asciiTheme="majorHAnsi" w:hAnsiTheme="majorHAnsi" w:cstheme="majorHAnsi"/>
          <w:rPrChange w:id="3729" w:author="Christina Sun" w:date="2026-03-15T21:36:00Z" w16du:dateUtc="2026-03-16T04:36:00Z">
            <w:rPr/>
          </w:rPrChange>
        </w:rPr>
        <w:fldChar w:fldCharType="begin"/>
      </w:r>
      <w:r w:rsidR="003F4E39" w:rsidRPr="00B621E1">
        <w:rPr>
          <w:rFonts w:asciiTheme="majorHAnsi" w:hAnsiTheme="majorHAnsi" w:cstheme="majorHAnsi"/>
          <w:rPrChange w:id="3730" w:author="Christina Sun" w:date="2026-03-15T21:36:00Z" w16du:dateUtc="2026-03-16T04:36:00Z">
            <w:rPr/>
          </w:rPrChange>
        </w:rPr>
        <w:instrText>HYPERLINK "https://data.calschls.org/resources/18th_%20Biennial_State_1921.pdf"</w:instrText>
      </w:r>
      <w:r w:rsidR="003F4E39" w:rsidRPr="00B621E1">
        <w:rPr>
          <w:rFonts w:asciiTheme="majorHAnsi" w:hAnsiTheme="majorHAnsi" w:cstheme="majorHAnsi"/>
          <w:rPrChange w:id="3731" w:author="Christina Sun" w:date="2026-03-15T21:36:00Z" w16du:dateUtc="2026-03-16T04:36:00Z">
            <w:rPr/>
          </w:rPrChange>
        </w:rPr>
      </w:r>
      <w:r w:rsidR="003F4E39" w:rsidRPr="00B621E1">
        <w:rPr>
          <w:rFonts w:asciiTheme="majorHAnsi" w:hAnsiTheme="majorHAnsi" w:cstheme="majorHAnsi"/>
          <w:rPrChange w:id="3732" w:author="Christina Sun" w:date="2026-03-15T21:36:00Z" w16du:dateUtc="2026-03-16T04:36:00Z">
            <w:rPr/>
          </w:rPrChange>
        </w:rPr>
        <w:fldChar w:fldCharType="separate"/>
      </w:r>
      <w:r w:rsidR="003F4E39" w:rsidRPr="00824E21">
        <w:rPr>
          <w:rStyle w:val="Hyperlink"/>
          <w:rFonts w:asciiTheme="majorHAnsi" w:hAnsiTheme="majorHAnsi" w:cstheme="majorHAnsi"/>
        </w:rPr>
        <w:t>https://data.calschls.org/resources/18th_ Biennial_State_1921.pdf</w:t>
      </w:r>
      <w:r w:rsidR="003F4E39" w:rsidRPr="00B621E1">
        <w:rPr>
          <w:rFonts w:asciiTheme="majorHAnsi" w:hAnsiTheme="majorHAnsi" w:cstheme="majorHAnsi"/>
          <w:rPrChange w:id="3733" w:author="Christina Sun" w:date="2026-03-15T21:36:00Z" w16du:dateUtc="2026-03-16T04:36:00Z">
            <w:rPr/>
          </w:rPrChange>
        </w:rPr>
        <w:fldChar w:fldCharType="end"/>
      </w:r>
      <w:r w:rsidR="003F4E39" w:rsidRPr="00824E21">
        <w:rPr>
          <w:rFonts w:asciiTheme="majorHAnsi" w:hAnsiTheme="majorHAnsi" w:cstheme="majorHAnsi"/>
        </w:rPr>
        <w:t xml:space="preserve">  </w:t>
      </w:r>
      <w:r w:rsidRPr="00824E21">
        <w:rPr>
          <w:rFonts w:asciiTheme="majorHAnsi" w:hAnsiTheme="majorHAnsi" w:cstheme="majorHAnsi"/>
        </w:rPr>
        <w:t xml:space="preserve"> </w:t>
      </w:r>
      <w:r w:rsidR="003F4E39" w:rsidRPr="00824E21">
        <w:rPr>
          <w:rFonts w:asciiTheme="majorHAnsi" w:hAnsiTheme="majorHAnsi" w:cstheme="majorHAnsi"/>
        </w:rPr>
        <w:t xml:space="preserve"> </w:t>
      </w:r>
      <w:r w:rsidRPr="00824E21">
        <w:rPr>
          <w:rFonts w:asciiTheme="majorHAnsi" w:hAnsiTheme="majorHAnsi" w:cstheme="majorHAnsi"/>
        </w:rPr>
        <w:t xml:space="preserve"> </w:t>
      </w:r>
    </w:p>
    <w:p w14:paraId="2C4AB194" w14:textId="03FD94D9" w:rsidR="003F369F" w:rsidRPr="00824E21" w:rsidRDefault="003F369F" w:rsidP="003F369F">
      <w:pPr>
        <w:spacing w:line="360" w:lineRule="auto"/>
        <w:ind w:left="720" w:hanging="720"/>
        <w:rPr>
          <w:rFonts w:asciiTheme="majorHAnsi" w:hAnsiTheme="majorHAnsi" w:cstheme="majorHAnsi"/>
          <w:lang w:val="en-US"/>
        </w:rPr>
      </w:pPr>
      <w:r w:rsidRPr="00824E21">
        <w:rPr>
          <w:rFonts w:asciiTheme="majorHAnsi" w:hAnsiTheme="majorHAnsi" w:cstheme="majorHAnsi"/>
        </w:rPr>
        <w:t xml:space="preserve">Badgett, M. V., Goldberg, N., Conron, K., &amp; Gates, G. (2009, November). </w:t>
      </w:r>
      <w:r w:rsidRPr="00824E21">
        <w:rPr>
          <w:rFonts w:asciiTheme="majorHAnsi" w:hAnsiTheme="majorHAnsi" w:cstheme="majorHAnsi"/>
          <w:i/>
          <w:iCs/>
          <w:lang w:val="en-US"/>
        </w:rPr>
        <w:t>Best practices for asking questions about sexual orientation on surveys.</w:t>
      </w:r>
      <w:r w:rsidRPr="00824E21">
        <w:rPr>
          <w:rFonts w:asciiTheme="majorHAnsi" w:hAnsiTheme="majorHAnsi" w:cstheme="majorHAnsi"/>
          <w:lang w:val="en-US"/>
        </w:rPr>
        <w:t xml:space="preserve"> The Williams Institute. https://williamsinstitute.law.ucla.edu/wp-content/uploads/Best-Practices-SO-Surveys-Nov-2009.pdf</w:t>
      </w:r>
    </w:p>
    <w:p w14:paraId="7439B0D7" w14:textId="77777777" w:rsidR="00BD041A" w:rsidRPr="00824E21" w:rsidRDefault="00602BF5" w:rsidP="001B2966">
      <w:pPr>
        <w:spacing w:line="360" w:lineRule="auto"/>
        <w:ind w:left="720" w:hanging="720"/>
        <w:rPr>
          <w:rFonts w:asciiTheme="majorHAnsi" w:hAnsiTheme="majorHAnsi" w:cstheme="majorHAnsi"/>
          <w:i/>
          <w:iCs/>
        </w:rPr>
      </w:pPr>
      <w:r w:rsidRPr="00824E21">
        <w:rPr>
          <w:rFonts w:asciiTheme="majorHAnsi" w:hAnsiTheme="majorHAnsi" w:cstheme="majorHAnsi"/>
        </w:rPr>
        <w:t xml:space="preserve">Bandura, A. (1981). Self-referent thought: A developmental analysis of self-efficacy. In J.H. Flavell &amp; L. Ross (Eds.), </w:t>
      </w:r>
      <w:r w:rsidRPr="00824E21">
        <w:rPr>
          <w:rFonts w:asciiTheme="majorHAnsi" w:hAnsiTheme="majorHAnsi" w:cstheme="majorHAnsi"/>
          <w:i/>
          <w:iCs/>
        </w:rPr>
        <w:t>Social cognitive development: Frontiers and possible futures</w:t>
      </w:r>
      <w:r w:rsidRPr="00824E21">
        <w:rPr>
          <w:rFonts w:asciiTheme="majorHAnsi" w:hAnsiTheme="majorHAnsi" w:cstheme="majorHAnsi"/>
        </w:rPr>
        <w:t xml:space="preserve"> (pp. 200–239). Cambridge, England: Cambridge</w:t>
      </w:r>
      <w:r w:rsidRPr="00824E21">
        <w:rPr>
          <w:rFonts w:asciiTheme="majorHAnsi" w:hAnsiTheme="majorHAnsi" w:cstheme="majorHAnsi"/>
          <w:i/>
          <w:iCs/>
        </w:rPr>
        <w:t xml:space="preserve"> </w:t>
      </w:r>
      <w:r w:rsidRPr="00824E21">
        <w:rPr>
          <w:rFonts w:asciiTheme="majorHAnsi" w:hAnsiTheme="majorHAnsi" w:cstheme="majorHAnsi"/>
        </w:rPr>
        <w:t>University Press.</w:t>
      </w:r>
    </w:p>
    <w:p w14:paraId="7439B0D9" w14:textId="089F5A15"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 xml:space="preserve">Beemyn, G. (2022). The changing nature of gender in the 21st century: How trans and nonbinary students applying to college today self-identify. </w:t>
      </w:r>
      <w:r w:rsidRPr="00824E21">
        <w:rPr>
          <w:rFonts w:asciiTheme="majorHAnsi" w:hAnsiTheme="majorHAnsi" w:cstheme="majorHAnsi"/>
          <w:i/>
          <w:iCs/>
        </w:rPr>
        <w:t>Campus Pride.</w:t>
      </w:r>
      <w:r w:rsidRPr="00824E21">
        <w:rPr>
          <w:rFonts w:asciiTheme="majorHAnsi" w:hAnsiTheme="majorHAnsi" w:cstheme="majorHAnsi"/>
        </w:rPr>
        <w:t xml:space="preserve"> </w:t>
      </w:r>
      <w:r w:rsidR="003F4E39" w:rsidRPr="00B621E1">
        <w:rPr>
          <w:rFonts w:asciiTheme="majorHAnsi" w:hAnsiTheme="majorHAnsi" w:cstheme="majorHAnsi"/>
          <w:rPrChange w:id="3734" w:author="Christina Sun" w:date="2026-03-15T21:36:00Z" w16du:dateUtc="2026-03-16T04:36:00Z">
            <w:rPr/>
          </w:rPrChange>
        </w:rPr>
        <w:fldChar w:fldCharType="begin"/>
      </w:r>
      <w:r w:rsidR="003F4E39" w:rsidRPr="00B621E1">
        <w:rPr>
          <w:rFonts w:asciiTheme="majorHAnsi" w:hAnsiTheme="majorHAnsi" w:cstheme="majorHAnsi"/>
          <w:rPrChange w:id="3735" w:author="Christina Sun" w:date="2026-03-15T21:36:00Z" w16du:dateUtc="2026-03-16T04:36:00Z">
            <w:rPr/>
          </w:rPrChange>
        </w:rPr>
        <w:instrText>HYPERLINK "https://www.campuspride.org/wp-content/uploads/CampusPride_ChangingNature%20ofGender21stCentury.pdf"</w:instrText>
      </w:r>
      <w:r w:rsidR="003F4E39" w:rsidRPr="00B621E1">
        <w:rPr>
          <w:rFonts w:asciiTheme="majorHAnsi" w:hAnsiTheme="majorHAnsi" w:cstheme="majorHAnsi"/>
          <w:rPrChange w:id="3736" w:author="Christina Sun" w:date="2026-03-15T21:36:00Z" w16du:dateUtc="2026-03-16T04:36:00Z">
            <w:rPr/>
          </w:rPrChange>
        </w:rPr>
      </w:r>
      <w:r w:rsidR="003F4E39" w:rsidRPr="00B621E1">
        <w:rPr>
          <w:rFonts w:asciiTheme="majorHAnsi" w:hAnsiTheme="majorHAnsi" w:cstheme="majorHAnsi"/>
          <w:rPrChange w:id="3737" w:author="Christina Sun" w:date="2026-03-15T21:36:00Z" w16du:dateUtc="2026-03-16T04:36:00Z">
            <w:rPr/>
          </w:rPrChange>
        </w:rPr>
        <w:fldChar w:fldCharType="separate"/>
      </w:r>
      <w:r w:rsidR="003F4E39" w:rsidRPr="00824E21">
        <w:rPr>
          <w:rStyle w:val="Hyperlink"/>
          <w:rFonts w:asciiTheme="majorHAnsi" w:hAnsiTheme="majorHAnsi" w:cstheme="majorHAnsi"/>
        </w:rPr>
        <w:t>https://www.campuspride.org/wp-content/uploads/CampusPride_ChangingNature ofGender21stCentury.pdf</w:t>
      </w:r>
      <w:r w:rsidR="003F4E39" w:rsidRPr="00B621E1">
        <w:rPr>
          <w:rFonts w:asciiTheme="majorHAnsi" w:hAnsiTheme="majorHAnsi" w:cstheme="majorHAnsi"/>
          <w:rPrChange w:id="373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DA" w14:textId="7777777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Bourdieu, P. (1986). The forms of capital. In J.G. Richardson (Ed.), </w:t>
      </w:r>
      <w:r w:rsidRPr="00824E21">
        <w:rPr>
          <w:rFonts w:asciiTheme="majorHAnsi" w:hAnsiTheme="majorHAnsi" w:cstheme="majorHAnsi"/>
          <w:i/>
          <w:iCs/>
        </w:rPr>
        <w:t>Handbook of theory and research for the sociology of education</w:t>
      </w:r>
      <w:r w:rsidRPr="00824E21">
        <w:rPr>
          <w:rFonts w:asciiTheme="majorHAnsi" w:hAnsiTheme="majorHAnsi" w:cstheme="majorHAnsi"/>
        </w:rPr>
        <w:t>, (pp. 241–258). New York, NY: Greenwood.</w:t>
      </w:r>
    </w:p>
    <w:p w14:paraId="7439B0DB" w14:textId="508FFBD3"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Callis, A.</w:t>
      </w:r>
      <w:r w:rsidR="009C67D5" w:rsidRPr="00824E21">
        <w:rPr>
          <w:rFonts w:asciiTheme="majorHAnsi" w:hAnsiTheme="majorHAnsi" w:cstheme="majorHAnsi"/>
        </w:rPr>
        <w:t xml:space="preserve"> </w:t>
      </w:r>
      <w:r w:rsidRPr="00824E21">
        <w:rPr>
          <w:rFonts w:asciiTheme="majorHAnsi" w:hAnsiTheme="majorHAnsi" w:cstheme="majorHAnsi"/>
        </w:rPr>
        <w:t>S. (2014). Bisexual, pansexual, queer: Non-binary identities and the sexual borderlands. </w:t>
      </w:r>
      <w:r w:rsidRPr="00824E21">
        <w:rPr>
          <w:rFonts w:asciiTheme="majorHAnsi" w:hAnsiTheme="majorHAnsi" w:cstheme="majorHAnsi"/>
          <w:i/>
          <w:iCs/>
        </w:rPr>
        <w:t>Sexualities</w:t>
      </w:r>
      <w:r w:rsidRPr="00824E21">
        <w:rPr>
          <w:rFonts w:asciiTheme="majorHAnsi" w:hAnsiTheme="majorHAnsi" w:cstheme="majorHAnsi"/>
        </w:rPr>
        <w:t>, </w:t>
      </w:r>
      <w:r w:rsidRPr="00824E21">
        <w:rPr>
          <w:rFonts w:asciiTheme="majorHAnsi" w:hAnsiTheme="majorHAnsi" w:cstheme="majorHAnsi"/>
          <w:i/>
          <w:iCs/>
        </w:rPr>
        <w:t>17</w:t>
      </w:r>
      <w:r w:rsidRPr="00824E21">
        <w:rPr>
          <w:rFonts w:asciiTheme="majorHAnsi" w:hAnsiTheme="majorHAnsi" w:cstheme="majorHAnsi"/>
        </w:rPr>
        <w:t xml:space="preserve">(1-2), 63–80. </w:t>
      </w:r>
      <w:r w:rsidR="003F4E39" w:rsidRPr="00B621E1">
        <w:rPr>
          <w:rFonts w:asciiTheme="majorHAnsi" w:hAnsiTheme="majorHAnsi" w:cstheme="majorHAnsi"/>
          <w:rPrChange w:id="3739" w:author="Christina Sun" w:date="2026-03-15T21:36:00Z" w16du:dateUtc="2026-03-16T04:36:00Z">
            <w:rPr/>
          </w:rPrChange>
        </w:rPr>
        <w:fldChar w:fldCharType="begin"/>
      </w:r>
      <w:r w:rsidR="003F4E39" w:rsidRPr="00B621E1">
        <w:rPr>
          <w:rFonts w:asciiTheme="majorHAnsi" w:hAnsiTheme="majorHAnsi" w:cstheme="majorHAnsi"/>
          <w:rPrChange w:id="3740" w:author="Christina Sun" w:date="2026-03-15T21:36:00Z" w16du:dateUtc="2026-03-16T04:36:00Z">
            <w:rPr/>
          </w:rPrChange>
        </w:rPr>
        <w:instrText>HYPERLINK "https://doi.org/10.1177/1363460713511094"</w:instrText>
      </w:r>
      <w:r w:rsidR="003F4E39" w:rsidRPr="00B621E1">
        <w:rPr>
          <w:rFonts w:asciiTheme="majorHAnsi" w:hAnsiTheme="majorHAnsi" w:cstheme="majorHAnsi"/>
          <w:rPrChange w:id="3741" w:author="Christina Sun" w:date="2026-03-15T21:36:00Z" w16du:dateUtc="2026-03-16T04:36:00Z">
            <w:rPr/>
          </w:rPrChange>
        </w:rPr>
      </w:r>
      <w:r w:rsidR="003F4E39" w:rsidRPr="00B621E1">
        <w:rPr>
          <w:rFonts w:asciiTheme="majorHAnsi" w:hAnsiTheme="majorHAnsi" w:cstheme="majorHAnsi"/>
          <w:rPrChange w:id="3742"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https://doi.org/10.1177/1363460713511094</w:t>
      </w:r>
      <w:r w:rsidR="003F4E39" w:rsidRPr="00B621E1">
        <w:rPr>
          <w:rFonts w:asciiTheme="majorHAnsi" w:hAnsiTheme="majorHAnsi" w:cstheme="majorHAnsi"/>
          <w:rPrChange w:id="374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DC" w14:textId="531AE5F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Casillas, A., Robbins, S., Allen, J., Kuo, Y.</w:t>
      </w:r>
      <w:r w:rsidR="009C67D5" w:rsidRPr="00824E21">
        <w:rPr>
          <w:rFonts w:asciiTheme="majorHAnsi" w:hAnsiTheme="majorHAnsi" w:cstheme="majorHAnsi"/>
        </w:rPr>
        <w:t xml:space="preserve"> </w:t>
      </w:r>
      <w:r w:rsidRPr="00824E21">
        <w:rPr>
          <w:rFonts w:asciiTheme="majorHAnsi" w:hAnsiTheme="majorHAnsi" w:cstheme="majorHAnsi"/>
        </w:rPr>
        <w:t>L., Hanson, M.</w:t>
      </w:r>
      <w:r w:rsidR="009C67D5" w:rsidRPr="00824E21">
        <w:rPr>
          <w:rFonts w:asciiTheme="majorHAnsi" w:hAnsiTheme="majorHAnsi" w:cstheme="majorHAnsi"/>
        </w:rPr>
        <w:t xml:space="preserve"> </w:t>
      </w:r>
      <w:r w:rsidRPr="00824E21">
        <w:rPr>
          <w:rFonts w:asciiTheme="majorHAnsi" w:hAnsiTheme="majorHAnsi" w:cstheme="majorHAnsi"/>
        </w:rPr>
        <w:t xml:space="preserve">A., &amp; Schmeiser, C. (2012). Predicting early academic failure in high school from prior academic achievement, psychosocial </w:t>
      </w:r>
      <w:r w:rsidRPr="00824E21">
        <w:rPr>
          <w:rFonts w:asciiTheme="majorHAnsi" w:hAnsiTheme="majorHAnsi" w:cstheme="majorHAnsi"/>
        </w:rPr>
        <w:lastRenderedPageBreak/>
        <w:t>characteristics, and behavior. </w:t>
      </w:r>
      <w:r w:rsidRPr="00824E21">
        <w:rPr>
          <w:rFonts w:asciiTheme="majorHAnsi" w:hAnsiTheme="majorHAnsi" w:cstheme="majorHAnsi"/>
          <w:i/>
          <w:iCs/>
        </w:rPr>
        <w:t>Journal of Educational Psychology</w:t>
      </w:r>
      <w:r w:rsidRPr="00824E21">
        <w:rPr>
          <w:rFonts w:asciiTheme="majorHAnsi" w:hAnsiTheme="majorHAnsi" w:cstheme="majorHAnsi"/>
        </w:rPr>
        <w:t>, </w:t>
      </w:r>
      <w:r w:rsidRPr="00824E21">
        <w:rPr>
          <w:rFonts w:asciiTheme="majorHAnsi" w:hAnsiTheme="majorHAnsi" w:cstheme="majorHAnsi"/>
          <w:i/>
          <w:iCs/>
        </w:rPr>
        <w:t>104</w:t>
      </w:r>
      <w:r w:rsidRPr="00824E21">
        <w:rPr>
          <w:rFonts w:asciiTheme="majorHAnsi" w:hAnsiTheme="majorHAnsi" w:cstheme="majorHAnsi"/>
        </w:rPr>
        <w:t xml:space="preserve">(2), 407–420. </w:t>
      </w:r>
      <w:r w:rsidR="003F4E39" w:rsidRPr="00B621E1">
        <w:rPr>
          <w:rFonts w:asciiTheme="majorHAnsi" w:hAnsiTheme="majorHAnsi" w:cstheme="majorHAnsi"/>
          <w:rPrChange w:id="3744" w:author="Christina Sun" w:date="2026-03-15T21:36:00Z" w16du:dateUtc="2026-03-16T04:36:00Z">
            <w:rPr/>
          </w:rPrChange>
        </w:rPr>
        <w:fldChar w:fldCharType="begin"/>
      </w:r>
      <w:r w:rsidR="003F4E39" w:rsidRPr="00B621E1">
        <w:rPr>
          <w:rFonts w:asciiTheme="majorHAnsi" w:hAnsiTheme="majorHAnsi" w:cstheme="majorHAnsi"/>
          <w:rPrChange w:id="3745" w:author="Christina Sun" w:date="2026-03-15T21:36:00Z" w16du:dateUtc="2026-03-16T04:36:00Z">
            <w:rPr/>
          </w:rPrChange>
        </w:rPr>
        <w:instrText>HYPERLINK "https://doi.org/10.1037/a0027180"</w:instrText>
      </w:r>
      <w:r w:rsidR="003F4E39" w:rsidRPr="00B621E1">
        <w:rPr>
          <w:rFonts w:asciiTheme="majorHAnsi" w:hAnsiTheme="majorHAnsi" w:cstheme="majorHAnsi"/>
          <w:rPrChange w:id="3746" w:author="Christina Sun" w:date="2026-03-15T21:36:00Z" w16du:dateUtc="2026-03-16T04:36:00Z">
            <w:rPr/>
          </w:rPrChange>
        </w:rPr>
      </w:r>
      <w:r w:rsidR="003F4E39" w:rsidRPr="00B621E1">
        <w:rPr>
          <w:rFonts w:asciiTheme="majorHAnsi" w:hAnsiTheme="majorHAnsi" w:cstheme="majorHAnsi"/>
          <w:rPrChange w:id="374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https://doi.org/10.1037/a0027180</w:t>
      </w:r>
      <w:r w:rsidR="003F4E39" w:rsidRPr="00B621E1">
        <w:rPr>
          <w:rFonts w:asciiTheme="majorHAnsi" w:hAnsiTheme="majorHAnsi" w:cstheme="majorHAnsi"/>
          <w:rPrChange w:id="374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DD" w14:textId="1832051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Choi, K.</w:t>
      </w:r>
      <w:r w:rsidR="009C67D5" w:rsidRPr="00824E21">
        <w:rPr>
          <w:rFonts w:asciiTheme="majorHAnsi" w:hAnsiTheme="majorHAnsi" w:cstheme="majorHAnsi"/>
        </w:rPr>
        <w:t xml:space="preserve"> </w:t>
      </w:r>
      <w:r w:rsidRPr="00824E21">
        <w:rPr>
          <w:rFonts w:asciiTheme="majorHAnsi" w:hAnsiTheme="majorHAnsi" w:cstheme="majorHAnsi"/>
        </w:rPr>
        <w:t>H., Kelly Raley, R., Muller, C., &amp; Riegle‐Crumb, C. (2008). Class composition: Socioeconomic characteristics of coursemates and college enrollment. </w:t>
      </w:r>
      <w:r w:rsidRPr="00824E21">
        <w:rPr>
          <w:rFonts w:asciiTheme="majorHAnsi" w:hAnsiTheme="majorHAnsi" w:cstheme="majorHAnsi"/>
          <w:i/>
          <w:iCs/>
        </w:rPr>
        <w:t>Social Science Quarterly</w:t>
      </w:r>
      <w:r w:rsidRPr="00824E21">
        <w:rPr>
          <w:rFonts w:asciiTheme="majorHAnsi" w:hAnsiTheme="majorHAnsi" w:cstheme="majorHAnsi"/>
        </w:rPr>
        <w:t>, </w:t>
      </w:r>
      <w:r w:rsidRPr="00824E21">
        <w:rPr>
          <w:rFonts w:asciiTheme="majorHAnsi" w:hAnsiTheme="majorHAnsi" w:cstheme="majorHAnsi"/>
          <w:i/>
          <w:iCs/>
        </w:rPr>
        <w:t>89</w:t>
      </w:r>
      <w:r w:rsidRPr="00824E21">
        <w:rPr>
          <w:rFonts w:asciiTheme="majorHAnsi" w:hAnsiTheme="majorHAnsi" w:cstheme="majorHAnsi"/>
        </w:rPr>
        <w:t xml:space="preserve">(4), 846–866. </w:t>
      </w:r>
      <w:r w:rsidR="003F4E39" w:rsidRPr="00B621E1">
        <w:rPr>
          <w:rFonts w:asciiTheme="majorHAnsi" w:hAnsiTheme="majorHAnsi" w:cstheme="majorHAnsi"/>
          <w:rPrChange w:id="3749" w:author="Christina Sun" w:date="2026-03-15T21:36:00Z" w16du:dateUtc="2026-03-16T04:36:00Z">
            <w:rPr/>
          </w:rPrChange>
        </w:rPr>
        <w:fldChar w:fldCharType="begin"/>
      </w:r>
      <w:r w:rsidR="003F4E39" w:rsidRPr="00B621E1">
        <w:rPr>
          <w:rFonts w:asciiTheme="majorHAnsi" w:hAnsiTheme="majorHAnsi" w:cstheme="majorHAnsi"/>
          <w:rPrChange w:id="3750" w:author="Christina Sun" w:date="2026-03-15T21:36:00Z" w16du:dateUtc="2026-03-16T04:36:00Z">
            <w:rPr/>
          </w:rPrChange>
        </w:rPr>
        <w:instrText>HYPERLINK "https://doi.org/10.1111/j.1540-6237.2008.00587.x"</w:instrText>
      </w:r>
      <w:r w:rsidR="003F4E39" w:rsidRPr="00B621E1">
        <w:rPr>
          <w:rFonts w:asciiTheme="majorHAnsi" w:hAnsiTheme="majorHAnsi" w:cstheme="majorHAnsi"/>
          <w:rPrChange w:id="3751" w:author="Christina Sun" w:date="2026-03-15T21:36:00Z" w16du:dateUtc="2026-03-16T04:36:00Z">
            <w:rPr/>
          </w:rPrChange>
        </w:rPr>
      </w:r>
      <w:r w:rsidR="003F4E39" w:rsidRPr="00B621E1">
        <w:rPr>
          <w:rFonts w:asciiTheme="majorHAnsi" w:hAnsiTheme="majorHAnsi" w:cstheme="majorHAnsi"/>
          <w:rPrChange w:id="3752"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https://doi.org/10.1111/j.1540-6237.2008.00587.x</w:t>
      </w:r>
      <w:r w:rsidR="003F4E39" w:rsidRPr="00B621E1">
        <w:rPr>
          <w:rFonts w:asciiTheme="majorHAnsi" w:hAnsiTheme="majorHAnsi" w:cstheme="majorHAnsi"/>
          <w:rPrChange w:id="375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DE" w14:textId="0EE72F7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Day, J.</w:t>
      </w:r>
      <w:r w:rsidR="009C67D5" w:rsidRPr="00824E21">
        <w:rPr>
          <w:rFonts w:asciiTheme="majorHAnsi" w:hAnsiTheme="majorHAnsi" w:cstheme="majorHAnsi"/>
        </w:rPr>
        <w:t xml:space="preserve"> </w:t>
      </w:r>
      <w:r w:rsidRPr="00824E21">
        <w:rPr>
          <w:rFonts w:asciiTheme="majorHAnsi" w:hAnsiTheme="majorHAnsi" w:cstheme="majorHAnsi"/>
        </w:rPr>
        <w:t xml:space="preserve">K., Perez-Brumer, A., &amp; Russell, S.T. (2018). Safe schools? Transgender youth's school experiences and perceptions of school climate. </w:t>
      </w:r>
      <w:r w:rsidRPr="00824E21">
        <w:rPr>
          <w:rFonts w:asciiTheme="majorHAnsi" w:hAnsiTheme="majorHAnsi" w:cstheme="majorHAnsi"/>
          <w:i/>
          <w:iCs/>
        </w:rPr>
        <w:t>Journal of Youth and Adolescence</w:t>
      </w:r>
      <w:r w:rsidRPr="00824E21">
        <w:rPr>
          <w:rFonts w:asciiTheme="majorHAnsi" w:hAnsiTheme="majorHAnsi" w:cstheme="majorHAnsi"/>
        </w:rPr>
        <w:t xml:space="preserve">, </w:t>
      </w:r>
      <w:r w:rsidRPr="00824E21">
        <w:rPr>
          <w:rFonts w:asciiTheme="majorHAnsi" w:hAnsiTheme="majorHAnsi" w:cstheme="majorHAnsi"/>
          <w:i/>
          <w:iCs/>
        </w:rPr>
        <w:t>47</w:t>
      </w:r>
      <w:r w:rsidRPr="00824E21">
        <w:rPr>
          <w:rFonts w:asciiTheme="majorHAnsi" w:hAnsiTheme="majorHAnsi" w:cstheme="majorHAnsi"/>
        </w:rPr>
        <w:t xml:space="preserve">(8), 1731–1742. </w:t>
      </w:r>
      <w:r w:rsidR="00BD041A" w:rsidRPr="00B621E1">
        <w:rPr>
          <w:rFonts w:asciiTheme="majorHAnsi" w:hAnsiTheme="majorHAnsi" w:cstheme="majorHAnsi"/>
          <w:rPrChange w:id="3754" w:author="Christina Sun" w:date="2026-03-15T21:36:00Z" w16du:dateUtc="2026-03-16T04:36:00Z">
            <w:rPr/>
          </w:rPrChange>
        </w:rPr>
        <w:fldChar w:fldCharType="begin"/>
      </w:r>
      <w:r w:rsidR="00BD041A" w:rsidRPr="00B621E1">
        <w:rPr>
          <w:rFonts w:asciiTheme="majorHAnsi" w:hAnsiTheme="majorHAnsi" w:cstheme="majorHAnsi"/>
          <w:rPrChange w:id="3755" w:author="Christina Sun" w:date="2026-03-15T21:36:00Z" w16du:dateUtc="2026-03-16T04:36:00Z">
            <w:rPr/>
          </w:rPrChange>
        </w:rPr>
        <w:instrText>HYPERLINK "https://doi.org/10.1007/s10964-018-0866-x" \h</w:instrText>
      </w:r>
      <w:r w:rsidR="00BD041A" w:rsidRPr="00B621E1">
        <w:rPr>
          <w:rFonts w:asciiTheme="majorHAnsi" w:hAnsiTheme="majorHAnsi" w:cstheme="majorHAnsi"/>
          <w:rPrChange w:id="3756" w:author="Christina Sun" w:date="2026-03-15T21:36:00Z" w16du:dateUtc="2026-03-16T04:36:00Z">
            <w:rPr/>
          </w:rPrChange>
        </w:rPr>
      </w:r>
      <w:r w:rsidR="00BD041A" w:rsidRPr="00B621E1">
        <w:rPr>
          <w:rFonts w:asciiTheme="majorHAnsi" w:hAnsiTheme="majorHAnsi" w:cstheme="majorHAnsi"/>
          <w:rPrChange w:id="3757" w:author="Christina Sun" w:date="2026-03-15T21:36:00Z" w16du:dateUtc="2026-03-16T04:36:00Z">
            <w:rPr/>
          </w:rPrChange>
        </w:rPr>
        <w:fldChar w:fldCharType="separate"/>
      </w:r>
      <w:r w:rsidR="00BD041A" w:rsidRPr="00824E21">
        <w:rPr>
          <w:rFonts w:asciiTheme="majorHAnsi" w:hAnsiTheme="majorHAnsi" w:cstheme="majorHAnsi"/>
          <w:color w:val="1155CC"/>
          <w:u w:val="single"/>
        </w:rPr>
        <w:t>https://doi.org/10.1007/s10964-018-0866-x</w:t>
      </w:r>
      <w:r w:rsidR="00BD041A" w:rsidRPr="00B621E1">
        <w:rPr>
          <w:rFonts w:asciiTheme="majorHAnsi" w:hAnsiTheme="majorHAnsi" w:cstheme="majorHAnsi"/>
          <w:rPrChange w:id="3758" w:author="Christina Sun" w:date="2026-03-15T21:36:00Z" w16du:dateUtc="2026-03-16T04:36:00Z">
            <w:rPr/>
          </w:rPrChange>
        </w:rPr>
        <w:fldChar w:fldCharType="end"/>
      </w:r>
    </w:p>
    <w:p w14:paraId="7439B0DF" w14:textId="769B96D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DesJardins, S.</w:t>
      </w:r>
      <w:r w:rsidR="009C67D5" w:rsidRPr="00824E21">
        <w:rPr>
          <w:rFonts w:asciiTheme="majorHAnsi" w:hAnsiTheme="majorHAnsi" w:cstheme="majorHAnsi"/>
        </w:rPr>
        <w:t xml:space="preserve"> </w:t>
      </w:r>
      <w:r w:rsidRPr="00824E21">
        <w:rPr>
          <w:rFonts w:asciiTheme="majorHAnsi" w:hAnsiTheme="majorHAnsi" w:cstheme="majorHAnsi"/>
        </w:rPr>
        <w:t>L., Toutkoushian, R.</w:t>
      </w:r>
      <w:r w:rsidR="009C67D5" w:rsidRPr="00824E21">
        <w:rPr>
          <w:rFonts w:asciiTheme="majorHAnsi" w:hAnsiTheme="majorHAnsi" w:cstheme="majorHAnsi"/>
        </w:rPr>
        <w:t xml:space="preserve"> </w:t>
      </w:r>
      <w:r w:rsidRPr="00824E21">
        <w:rPr>
          <w:rFonts w:asciiTheme="majorHAnsi" w:hAnsiTheme="majorHAnsi" w:cstheme="majorHAnsi"/>
        </w:rPr>
        <w:t>K., Hossler, D., &amp; Chen, J. (2019). Time may change me: Examining how aspirations for college evolve during high school. </w:t>
      </w:r>
      <w:r w:rsidRPr="00824E21">
        <w:rPr>
          <w:rFonts w:asciiTheme="majorHAnsi" w:hAnsiTheme="majorHAnsi" w:cstheme="majorHAnsi"/>
          <w:i/>
          <w:iCs/>
        </w:rPr>
        <w:t>The Review of Higher Education</w:t>
      </w:r>
      <w:r w:rsidRPr="00824E21">
        <w:rPr>
          <w:rFonts w:asciiTheme="majorHAnsi" w:hAnsiTheme="majorHAnsi" w:cstheme="majorHAnsi"/>
        </w:rPr>
        <w:t>, </w:t>
      </w:r>
      <w:r w:rsidRPr="00824E21">
        <w:rPr>
          <w:rFonts w:asciiTheme="majorHAnsi" w:hAnsiTheme="majorHAnsi" w:cstheme="majorHAnsi"/>
          <w:i/>
          <w:iCs/>
        </w:rPr>
        <w:t>43</w:t>
      </w:r>
      <w:r w:rsidRPr="00824E21">
        <w:rPr>
          <w:rFonts w:asciiTheme="majorHAnsi" w:hAnsiTheme="majorHAnsi" w:cstheme="majorHAnsi"/>
        </w:rPr>
        <w:t xml:space="preserve">(1), 263–294. </w:t>
      </w:r>
      <w:r w:rsidR="003F4E39" w:rsidRPr="00B621E1">
        <w:rPr>
          <w:rFonts w:asciiTheme="majorHAnsi" w:hAnsiTheme="majorHAnsi" w:cstheme="majorHAnsi"/>
          <w:rPrChange w:id="3759" w:author="Christina Sun" w:date="2026-03-15T21:36:00Z" w16du:dateUtc="2026-03-16T04:36:00Z">
            <w:rPr/>
          </w:rPrChange>
        </w:rPr>
        <w:fldChar w:fldCharType="begin"/>
      </w:r>
      <w:r w:rsidR="003F4E39" w:rsidRPr="00B621E1">
        <w:rPr>
          <w:rFonts w:asciiTheme="majorHAnsi" w:hAnsiTheme="majorHAnsi" w:cstheme="majorHAnsi"/>
          <w:rPrChange w:id="3760" w:author="Christina Sun" w:date="2026-03-15T21:36:00Z" w16du:dateUtc="2026-03-16T04:36:00Z">
            <w:rPr/>
          </w:rPrChange>
        </w:rPr>
        <w:instrText>HYPERLINK "https://doi.org/10.1353/rhe.2019.0096"</w:instrText>
      </w:r>
      <w:r w:rsidR="003F4E39" w:rsidRPr="00B621E1">
        <w:rPr>
          <w:rFonts w:asciiTheme="majorHAnsi" w:hAnsiTheme="majorHAnsi" w:cstheme="majorHAnsi"/>
          <w:rPrChange w:id="3761" w:author="Christina Sun" w:date="2026-03-15T21:36:00Z" w16du:dateUtc="2026-03-16T04:36:00Z">
            <w:rPr/>
          </w:rPrChange>
        </w:rPr>
      </w:r>
      <w:r w:rsidR="003F4E39" w:rsidRPr="00B621E1">
        <w:rPr>
          <w:rFonts w:asciiTheme="majorHAnsi" w:hAnsiTheme="majorHAnsi" w:cstheme="majorHAnsi"/>
          <w:rPrChange w:id="3762"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https://doi.org/10.1353/rhe.2019.0096</w:t>
      </w:r>
      <w:r w:rsidR="003F4E39" w:rsidRPr="00B621E1">
        <w:rPr>
          <w:rFonts w:asciiTheme="majorHAnsi" w:hAnsiTheme="majorHAnsi" w:cstheme="majorHAnsi"/>
          <w:rPrChange w:id="376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0" w14:textId="6BA5881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DiFulvio, G.</w:t>
      </w:r>
      <w:r w:rsidR="009C67D5" w:rsidRPr="00824E21">
        <w:rPr>
          <w:rFonts w:asciiTheme="majorHAnsi" w:hAnsiTheme="majorHAnsi" w:cstheme="majorHAnsi"/>
        </w:rPr>
        <w:t xml:space="preserve"> </w:t>
      </w:r>
      <w:r w:rsidRPr="00824E21">
        <w:rPr>
          <w:rFonts w:asciiTheme="majorHAnsi" w:hAnsiTheme="majorHAnsi" w:cstheme="majorHAnsi"/>
        </w:rPr>
        <w:t>T. (2011). Sexual minority youth, social connection and resilience: From personal struggle to collective identity. </w:t>
      </w:r>
      <w:r w:rsidRPr="00824E21">
        <w:rPr>
          <w:rFonts w:asciiTheme="majorHAnsi" w:hAnsiTheme="majorHAnsi" w:cstheme="majorHAnsi"/>
          <w:i/>
          <w:iCs/>
        </w:rPr>
        <w:t>Social Science &amp; Medicine</w:t>
      </w:r>
      <w:r w:rsidRPr="00824E21">
        <w:rPr>
          <w:rFonts w:asciiTheme="majorHAnsi" w:hAnsiTheme="majorHAnsi" w:cstheme="majorHAnsi"/>
        </w:rPr>
        <w:t>, </w:t>
      </w:r>
      <w:r w:rsidRPr="00824E21">
        <w:rPr>
          <w:rFonts w:asciiTheme="majorHAnsi" w:hAnsiTheme="majorHAnsi" w:cstheme="majorHAnsi"/>
          <w:i/>
          <w:iCs/>
        </w:rPr>
        <w:t>72</w:t>
      </w:r>
      <w:r w:rsidRPr="00824E21">
        <w:rPr>
          <w:rFonts w:asciiTheme="majorHAnsi" w:hAnsiTheme="majorHAnsi" w:cstheme="majorHAnsi"/>
        </w:rPr>
        <w:t xml:space="preserve">(10), 1611–1617. </w:t>
      </w:r>
      <w:r w:rsidR="003F4E39" w:rsidRPr="00B621E1">
        <w:rPr>
          <w:rFonts w:asciiTheme="majorHAnsi" w:hAnsiTheme="majorHAnsi" w:cstheme="majorHAnsi"/>
          <w:rPrChange w:id="3764" w:author="Christina Sun" w:date="2026-03-15T21:36:00Z" w16du:dateUtc="2026-03-16T04:36:00Z">
            <w:rPr/>
          </w:rPrChange>
        </w:rPr>
        <w:fldChar w:fldCharType="begin"/>
      </w:r>
      <w:r w:rsidR="003F4E39" w:rsidRPr="00B621E1">
        <w:rPr>
          <w:rFonts w:asciiTheme="majorHAnsi" w:hAnsiTheme="majorHAnsi" w:cstheme="majorHAnsi"/>
          <w:rPrChange w:id="3765" w:author="Christina Sun" w:date="2026-03-15T21:36:00Z" w16du:dateUtc="2026-03-16T04:36:00Z">
            <w:rPr/>
          </w:rPrChange>
        </w:rPr>
        <w:instrText>HYPERLINK "https://doi.org/10.1016/j.socscimed.2011.02.045"</w:instrText>
      </w:r>
      <w:r w:rsidR="003F4E39" w:rsidRPr="00B621E1">
        <w:rPr>
          <w:rFonts w:asciiTheme="majorHAnsi" w:hAnsiTheme="majorHAnsi" w:cstheme="majorHAnsi"/>
          <w:rPrChange w:id="3766" w:author="Christina Sun" w:date="2026-03-15T21:36:00Z" w16du:dateUtc="2026-03-16T04:36:00Z">
            <w:rPr/>
          </w:rPrChange>
        </w:rPr>
      </w:r>
      <w:r w:rsidR="003F4E39" w:rsidRPr="00B621E1">
        <w:rPr>
          <w:rFonts w:asciiTheme="majorHAnsi" w:hAnsiTheme="majorHAnsi" w:cstheme="majorHAnsi"/>
          <w:rPrChange w:id="376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https://doi.org/10.1016/j.socscimed.2011.02.045</w:t>
      </w:r>
      <w:r w:rsidR="003F4E39" w:rsidRPr="00B621E1">
        <w:rPr>
          <w:rFonts w:asciiTheme="majorHAnsi" w:hAnsiTheme="majorHAnsi" w:cstheme="majorHAnsi"/>
          <w:rPrChange w:id="376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1" w14:textId="5112E7AD"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Eccles, J.</w:t>
      </w:r>
      <w:r w:rsidR="009C67D5" w:rsidRPr="00824E21">
        <w:rPr>
          <w:rFonts w:asciiTheme="majorHAnsi" w:hAnsiTheme="majorHAnsi" w:cstheme="majorHAnsi"/>
        </w:rPr>
        <w:t xml:space="preserve"> </w:t>
      </w:r>
      <w:r w:rsidRPr="00824E21">
        <w:rPr>
          <w:rFonts w:asciiTheme="majorHAnsi" w:hAnsiTheme="majorHAnsi" w:cstheme="majorHAnsi"/>
        </w:rPr>
        <w:t>S., &amp; Roeser, R.</w:t>
      </w:r>
      <w:r w:rsidR="009C67D5" w:rsidRPr="00824E21">
        <w:rPr>
          <w:rFonts w:asciiTheme="majorHAnsi" w:hAnsiTheme="majorHAnsi" w:cstheme="majorHAnsi"/>
        </w:rPr>
        <w:t xml:space="preserve"> </w:t>
      </w:r>
      <w:r w:rsidRPr="00824E21">
        <w:rPr>
          <w:rFonts w:asciiTheme="majorHAnsi" w:hAnsiTheme="majorHAnsi" w:cstheme="majorHAnsi"/>
        </w:rPr>
        <w:t>W. (2011). Schools as developmental contexts during adolescence. </w:t>
      </w:r>
      <w:r w:rsidRPr="00824E21">
        <w:rPr>
          <w:rFonts w:asciiTheme="majorHAnsi" w:hAnsiTheme="majorHAnsi" w:cstheme="majorHAnsi"/>
          <w:i/>
          <w:iCs/>
        </w:rPr>
        <w:t>Journal of Research on Adolescence</w:t>
      </w:r>
      <w:r w:rsidRPr="00824E21">
        <w:rPr>
          <w:rFonts w:asciiTheme="majorHAnsi" w:hAnsiTheme="majorHAnsi" w:cstheme="majorHAnsi"/>
        </w:rPr>
        <w:t>, </w:t>
      </w:r>
      <w:r w:rsidRPr="00824E21">
        <w:rPr>
          <w:rFonts w:asciiTheme="majorHAnsi" w:hAnsiTheme="majorHAnsi" w:cstheme="majorHAnsi"/>
          <w:i/>
          <w:iCs/>
        </w:rPr>
        <w:t>21</w:t>
      </w:r>
      <w:r w:rsidRPr="00824E21">
        <w:rPr>
          <w:rFonts w:asciiTheme="majorHAnsi" w:hAnsiTheme="majorHAnsi" w:cstheme="majorHAnsi"/>
        </w:rPr>
        <w:t xml:space="preserve">(1), 225–241. </w:t>
      </w:r>
      <w:r w:rsidR="003F4E39" w:rsidRPr="00B621E1">
        <w:rPr>
          <w:rFonts w:asciiTheme="majorHAnsi" w:hAnsiTheme="majorHAnsi" w:cstheme="majorHAnsi"/>
          <w:rPrChange w:id="3769" w:author="Christina Sun" w:date="2026-03-15T21:36:00Z" w16du:dateUtc="2026-03-16T04:36:00Z">
            <w:rPr/>
          </w:rPrChange>
        </w:rPr>
        <w:fldChar w:fldCharType="begin"/>
      </w:r>
      <w:r w:rsidR="003F4E39" w:rsidRPr="00B621E1">
        <w:rPr>
          <w:rFonts w:asciiTheme="majorHAnsi" w:hAnsiTheme="majorHAnsi" w:cstheme="majorHAnsi"/>
          <w:rPrChange w:id="3770" w:author="Christina Sun" w:date="2026-03-15T21:36:00Z" w16du:dateUtc="2026-03-16T04:36:00Z">
            <w:rPr/>
          </w:rPrChange>
        </w:rPr>
        <w:instrText>HYPERLINK "https://doi.org/10.1111/j.1532-7795.2010.00725.x"</w:instrText>
      </w:r>
      <w:r w:rsidR="003F4E39" w:rsidRPr="00B621E1">
        <w:rPr>
          <w:rFonts w:asciiTheme="majorHAnsi" w:hAnsiTheme="majorHAnsi" w:cstheme="majorHAnsi"/>
          <w:rPrChange w:id="3771" w:author="Christina Sun" w:date="2026-03-15T21:36:00Z" w16du:dateUtc="2026-03-16T04:36:00Z">
            <w:rPr/>
          </w:rPrChange>
        </w:rPr>
      </w:r>
      <w:r w:rsidR="003F4E39" w:rsidRPr="00B621E1">
        <w:rPr>
          <w:rFonts w:asciiTheme="majorHAnsi" w:hAnsiTheme="majorHAnsi" w:cstheme="majorHAnsi"/>
          <w:rPrChange w:id="3772"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https://doi.org/10.1111/j.1532-7795.2010.00725.x</w:t>
      </w:r>
      <w:r w:rsidR="003F4E39" w:rsidRPr="00B621E1">
        <w:rPr>
          <w:rFonts w:asciiTheme="majorHAnsi" w:hAnsiTheme="majorHAnsi" w:cstheme="majorHAnsi"/>
          <w:rPrChange w:id="377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2" w14:textId="6543ED0D"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Feldman, S., Watson, R.</w:t>
      </w:r>
      <w:r w:rsidR="009C67D5" w:rsidRPr="00824E21">
        <w:rPr>
          <w:rFonts w:asciiTheme="majorHAnsi" w:hAnsiTheme="majorHAnsi" w:cstheme="majorHAnsi"/>
        </w:rPr>
        <w:t xml:space="preserve"> </w:t>
      </w:r>
      <w:r w:rsidRPr="00824E21">
        <w:rPr>
          <w:rFonts w:asciiTheme="majorHAnsi" w:hAnsiTheme="majorHAnsi" w:cstheme="majorHAnsi"/>
        </w:rPr>
        <w:t>J., &amp; Gallik, C. (2022). College aspirations, gender sexuality alliances, and teacher support among diverse LGBTQ youth. </w:t>
      </w:r>
      <w:r w:rsidRPr="00824E21">
        <w:rPr>
          <w:rFonts w:asciiTheme="majorHAnsi" w:hAnsiTheme="majorHAnsi" w:cstheme="majorHAnsi"/>
          <w:i/>
          <w:iCs/>
        </w:rPr>
        <w:t>Educational Review</w:t>
      </w:r>
      <w:r w:rsidRPr="00824E21">
        <w:rPr>
          <w:rFonts w:asciiTheme="majorHAnsi" w:hAnsiTheme="majorHAnsi" w:cstheme="majorHAnsi"/>
        </w:rPr>
        <w:t>, </w:t>
      </w:r>
      <w:r w:rsidRPr="00824E21">
        <w:rPr>
          <w:rFonts w:asciiTheme="majorHAnsi" w:hAnsiTheme="majorHAnsi" w:cstheme="majorHAnsi"/>
          <w:i/>
          <w:iCs/>
        </w:rPr>
        <w:t>74</w:t>
      </w:r>
      <w:r w:rsidRPr="00824E21">
        <w:rPr>
          <w:rFonts w:asciiTheme="majorHAnsi" w:hAnsiTheme="majorHAnsi" w:cstheme="majorHAnsi"/>
        </w:rPr>
        <w:t xml:space="preserve">(2), 281–297. </w:t>
      </w:r>
      <w:r w:rsidR="003F4E39" w:rsidRPr="00B621E1">
        <w:rPr>
          <w:rFonts w:asciiTheme="majorHAnsi" w:hAnsiTheme="majorHAnsi" w:cstheme="majorHAnsi"/>
          <w:rPrChange w:id="3774" w:author="Christina Sun" w:date="2026-03-15T21:36:00Z" w16du:dateUtc="2026-03-16T04:36:00Z">
            <w:rPr/>
          </w:rPrChange>
        </w:rPr>
        <w:fldChar w:fldCharType="begin"/>
      </w:r>
      <w:r w:rsidR="003F4E39" w:rsidRPr="00B621E1">
        <w:rPr>
          <w:rFonts w:asciiTheme="majorHAnsi" w:hAnsiTheme="majorHAnsi" w:cstheme="majorHAnsi"/>
          <w:rPrChange w:id="3775" w:author="Christina Sun" w:date="2026-03-15T21:36:00Z" w16du:dateUtc="2026-03-16T04:36:00Z">
            <w:rPr/>
          </w:rPrChange>
        </w:rPr>
        <w:instrText>HYPERLINK "https://doi.org/10.1080/00131911.2020.1816907"</w:instrText>
      </w:r>
      <w:r w:rsidR="003F4E39" w:rsidRPr="00B621E1">
        <w:rPr>
          <w:rFonts w:asciiTheme="majorHAnsi" w:hAnsiTheme="majorHAnsi" w:cstheme="majorHAnsi"/>
          <w:rPrChange w:id="3776" w:author="Christina Sun" w:date="2026-03-15T21:36:00Z" w16du:dateUtc="2026-03-16T04:36:00Z">
            <w:rPr/>
          </w:rPrChange>
        </w:rPr>
      </w:r>
      <w:r w:rsidR="003F4E39" w:rsidRPr="00B621E1">
        <w:rPr>
          <w:rFonts w:asciiTheme="majorHAnsi" w:hAnsiTheme="majorHAnsi" w:cstheme="majorHAnsi"/>
          <w:rPrChange w:id="377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https://doi.org/10.1080/00131911.2020.1816907</w:t>
      </w:r>
      <w:r w:rsidR="003F4E39" w:rsidRPr="00B621E1">
        <w:rPr>
          <w:rFonts w:asciiTheme="majorHAnsi" w:hAnsiTheme="majorHAnsi" w:cstheme="majorHAnsi"/>
          <w:rPrChange w:id="377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3" w14:textId="3FED728F"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Fletcher, J.</w:t>
      </w:r>
      <w:r w:rsidR="009C67D5" w:rsidRPr="00824E21">
        <w:rPr>
          <w:rFonts w:asciiTheme="majorHAnsi" w:hAnsiTheme="majorHAnsi" w:cstheme="majorHAnsi"/>
        </w:rPr>
        <w:t xml:space="preserve"> </w:t>
      </w:r>
      <w:r w:rsidRPr="00824E21">
        <w:rPr>
          <w:rFonts w:asciiTheme="majorHAnsi" w:hAnsiTheme="majorHAnsi" w:cstheme="majorHAnsi"/>
        </w:rPr>
        <w:t>M. (2015). Social interactions and college enrollment: A combined school fixed effects/instrumental variables approach. </w:t>
      </w:r>
      <w:r w:rsidRPr="00824E21">
        <w:rPr>
          <w:rFonts w:asciiTheme="majorHAnsi" w:hAnsiTheme="majorHAnsi" w:cstheme="majorHAnsi"/>
          <w:i/>
          <w:iCs/>
        </w:rPr>
        <w:t>Social Science Research</w:t>
      </w:r>
      <w:r w:rsidRPr="00824E21">
        <w:rPr>
          <w:rFonts w:asciiTheme="majorHAnsi" w:hAnsiTheme="majorHAnsi" w:cstheme="majorHAnsi"/>
        </w:rPr>
        <w:t>, </w:t>
      </w:r>
      <w:r w:rsidRPr="00824E21">
        <w:rPr>
          <w:rFonts w:asciiTheme="majorHAnsi" w:hAnsiTheme="majorHAnsi" w:cstheme="majorHAnsi"/>
          <w:i/>
          <w:iCs/>
        </w:rPr>
        <w:t>52</w:t>
      </w:r>
      <w:r w:rsidRPr="00824E21">
        <w:rPr>
          <w:rFonts w:asciiTheme="majorHAnsi" w:hAnsiTheme="majorHAnsi" w:cstheme="majorHAnsi"/>
        </w:rPr>
        <w:t xml:space="preserve">, 494–507. </w:t>
      </w:r>
      <w:r w:rsidR="003F4E39" w:rsidRPr="00B621E1">
        <w:rPr>
          <w:rFonts w:asciiTheme="majorHAnsi" w:hAnsiTheme="majorHAnsi" w:cstheme="majorHAnsi"/>
          <w:rPrChange w:id="3779" w:author="Christina Sun" w:date="2026-03-15T21:36:00Z" w16du:dateUtc="2026-03-16T04:36:00Z">
            <w:rPr/>
          </w:rPrChange>
        </w:rPr>
        <w:fldChar w:fldCharType="begin"/>
      </w:r>
      <w:r w:rsidR="003F4E39" w:rsidRPr="00B621E1">
        <w:rPr>
          <w:rFonts w:asciiTheme="majorHAnsi" w:hAnsiTheme="majorHAnsi" w:cstheme="majorHAnsi"/>
          <w:rPrChange w:id="3780" w:author="Christina Sun" w:date="2026-03-15T21:36:00Z" w16du:dateUtc="2026-03-16T04:36:00Z">
            <w:rPr/>
          </w:rPrChange>
        </w:rPr>
        <w:instrText>HYPERLINK "https://doi.org/10.1016/j.ssresearch.2015.03.004"</w:instrText>
      </w:r>
      <w:r w:rsidR="003F4E39" w:rsidRPr="00B621E1">
        <w:rPr>
          <w:rFonts w:asciiTheme="majorHAnsi" w:hAnsiTheme="majorHAnsi" w:cstheme="majorHAnsi"/>
          <w:rPrChange w:id="3781" w:author="Christina Sun" w:date="2026-03-15T21:36:00Z" w16du:dateUtc="2026-03-16T04:36:00Z">
            <w:rPr/>
          </w:rPrChange>
        </w:rPr>
      </w:r>
      <w:r w:rsidR="003F4E39" w:rsidRPr="00B621E1">
        <w:rPr>
          <w:rFonts w:asciiTheme="majorHAnsi" w:hAnsiTheme="majorHAnsi" w:cstheme="majorHAnsi"/>
          <w:rPrChange w:id="3782"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https://doi.org/10.1016/j.ssresearch.2015.03.004</w:t>
      </w:r>
      <w:r w:rsidR="003F4E39" w:rsidRPr="00B621E1">
        <w:rPr>
          <w:rFonts w:asciiTheme="majorHAnsi" w:hAnsiTheme="majorHAnsi" w:cstheme="majorHAnsi"/>
          <w:rPrChange w:id="378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4" w14:textId="1FBE8DE3"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Forbes, T.</w:t>
      </w:r>
      <w:r w:rsidR="009C67D5" w:rsidRPr="00824E21">
        <w:rPr>
          <w:rFonts w:asciiTheme="majorHAnsi" w:hAnsiTheme="majorHAnsi" w:cstheme="majorHAnsi"/>
        </w:rPr>
        <w:t xml:space="preserve"> </w:t>
      </w:r>
      <w:r w:rsidRPr="00824E21">
        <w:rPr>
          <w:rFonts w:asciiTheme="majorHAnsi" w:hAnsiTheme="majorHAnsi" w:cstheme="majorHAnsi"/>
        </w:rPr>
        <w:t>D. (2022). Queer-free majors?: LGBTQ+ college students’ accounts of chilly and warm academic disciplines. </w:t>
      </w:r>
      <w:r w:rsidRPr="00824E21">
        <w:rPr>
          <w:rFonts w:asciiTheme="majorHAnsi" w:hAnsiTheme="majorHAnsi" w:cstheme="majorHAnsi"/>
          <w:i/>
          <w:iCs/>
        </w:rPr>
        <w:t>Journal of LGBT Youth</w:t>
      </w:r>
      <w:r w:rsidRPr="00824E21">
        <w:rPr>
          <w:rFonts w:asciiTheme="majorHAnsi" w:hAnsiTheme="majorHAnsi" w:cstheme="majorHAnsi"/>
        </w:rPr>
        <w:t>, </w:t>
      </w:r>
      <w:r w:rsidRPr="00824E21">
        <w:rPr>
          <w:rFonts w:asciiTheme="majorHAnsi" w:hAnsiTheme="majorHAnsi" w:cstheme="majorHAnsi"/>
          <w:i/>
          <w:iCs/>
        </w:rPr>
        <w:t>19</w:t>
      </w:r>
      <w:r w:rsidRPr="00824E21">
        <w:rPr>
          <w:rFonts w:asciiTheme="majorHAnsi" w:hAnsiTheme="majorHAnsi" w:cstheme="majorHAnsi"/>
        </w:rPr>
        <w:t xml:space="preserve">(3), 330–349. </w:t>
      </w:r>
      <w:r w:rsidR="003F4E39" w:rsidRPr="00B621E1">
        <w:rPr>
          <w:rFonts w:asciiTheme="majorHAnsi" w:hAnsiTheme="majorHAnsi" w:cstheme="majorHAnsi"/>
          <w:rPrChange w:id="3784" w:author="Christina Sun" w:date="2026-03-15T21:36:00Z" w16du:dateUtc="2026-03-16T04:36:00Z">
            <w:rPr/>
          </w:rPrChange>
        </w:rPr>
        <w:fldChar w:fldCharType="begin"/>
      </w:r>
      <w:r w:rsidR="003F4E39" w:rsidRPr="00B621E1">
        <w:rPr>
          <w:rFonts w:asciiTheme="majorHAnsi" w:hAnsiTheme="majorHAnsi" w:cstheme="majorHAnsi"/>
          <w:rPrChange w:id="3785" w:author="Christina Sun" w:date="2026-03-15T21:36:00Z" w16du:dateUtc="2026-03-16T04:36:00Z">
            <w:rPr/>
          </w:rPrChange>
        </w:rPr>
        <w:instrText>HYPERLINK "https://doi.org/10.1080/19361653.2020.1813673"</w:instrText>
      </w:r>
      <w:r w:rsidR="003F4E39" w:rsidRPr="00B621E1">
        <w:rPr>
          <w:rFonts w:asciiTheme="majorHAnsi" w:hAnsiTheme="majorHAnsi" w:cstheme="majorHAnsi"/>
          <w:rPrChange w:id="3786" w:author="Christina Sun" w:date="2026-03-15T21:36:00Z" w16du:dateUtc="2026-03-16T04:36:00Z">
            <w:rPr/>
          </w:rPrChange>
        </w:rPr>
      </w:r>
      <w:r w:rsidR="003F4E39" w:rsidRPr="00B621E1">
        <w:rPr>
          <w:rFonts w:asciiTheme="majorHAnsi" w:hAnsiTheme="majorHAnsi" w:cstheme="majorHAnsi"/>
          <w:rPrChange w:id="378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https://doi.org/10.1080/19361653.2020.1813673</w:t>
      </w:r>
      <w:r w:rsidR="003F4E39" w:rsidRPr="00B621E1">
        <w:rPr>
          <w:rFonts w:asciiTheme="majorHAnsi" w:hAnsiTheme="majorHAnsi" w:cstheme="majorHAnsi"/>
          <w:rPrChange w:id="378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5" w14:textId="0E5CE835"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Fotopoulou, A. (2012). Intersectionality queer studies and hybridity: Methodological frameworks for social research. </w:t>
      </w:r>
      <w:r w:rsidRPr="00824E21">
        <w:rPr>
          <w:rFonts w:asciiTheme="majorHAnsi" w:hAnsiTheme="majorHAnsi" w:cstheme="majorHAnsi"/>
          <w:i/>
          <w:iCs/>
        </w:rPr>
        <w:t>Journal of International Women's Studies</w:t>
      </w:r>
      <w:r w:rsidRPr="00824E21">
        <w:rPr>
          <w:rFonts w:asciiTheme="majorHAnsi" w:hAnsiTheme="majorHAnsi" w:cstheme="majorHAnsi"/>
        </w:rPr>
        <w:t>, </w:t>
      </w:r>
      <w:r w:rsidRPr="00824E21">
        <w:rPr>
          <w:rFonts w:asciiTheme="majorHAnsi" w:hAnsiTheme="majorHAnsi" w:cstheme="majorHAnsi"/>
          <w:i/>
          <w:iCs/>
        </w:rPr>
        <w:t>13</w:t>
      </w:r>
      <w:r w:rsidRPr="00824E21">
        <w:rPr>
          <w:rFonts w:asciiTheme="majorHAnsi" w:hAnsiTheme="majorHAnsi" w:cstheme="majorHAnsi"/>
        </w:rPr>
        <w:t xml:space="preserve">(2), 19–32. </w:t>
      </w:r>
      <w:r w:rsidR="003F4E39" w:rsidRPr="00B621E1">
        <w:rPr>
          <w:rFonts w:asciiTheme="majorHAnsi" w:hAnsiTheme="majorHAnsi" w:cstheme="majorHAnsi"/>
          <w:rPrChange w:id="3789" w:author="Christina Sun" w:date="2026-03-15T21:36:00Z" w16du:dateUtc="2026-03-16T04:36:00Z">
            <w:rPr/>
          </w:rPrChange>
        </w:rPr>
        <w:fldChar w:fldCharType="begin"/>
      </w:r>
      <w:r w:rsidR="003F4E39" w:rsidRPr="00B621E1">
        <w:rPr>
          <w:rFonts w:asciiTheme="majorHAnsi" w:hAnsiTheme="majorHAnsi" w:cstheme="majorHAnsi"/>
          <w:rPrChange w:id="3790" w:author="Christina Sun" w:date="2026-03-15T21:36:00Z" w16du:dateUtc="2026-03-16T04:36:00Z">
            <w:rPr/>
          </w:rPrChange>
        </w:rPr>
        <w:instrText>HYPERLINK "https://vc.bridgew.edu/jiws/vol13/iss2/3"</w:instrText>
      </w:r>
      <w:r w:rsidR="003F4E39" w:rsidRPr="00B621E1">
        <w:rPr>
          <w:rFonts w:asciiTheme="majorHAnsi" w:hAnsiTheme="majorHAnsi" w:cstheme="majorHAnsi"/>
          <w:rPrChange w:id="3791" w:author="Christina Sun" w:date="2026-03-15T21:36:00Z" w16du:dateUtc="2026-03-16T04:36:00Z">
            <w:rPr/>
          </w:rPrChange>
        </w:rPr>
      </w:r>
      <w:r w:rsidR="003F4E39" w:rsidRPr="00B621E1">
        <w:rPr>
          <w:rFonts w:asciiTheme="majorHAnsi" w:hAnsiTheme="majorHAnsi" w:cstheme="majorHAnsi"/>
          <w:rPrChange w:id="3792" w:author="Christina Sun" w:date="2026-03-15T21:36:00Z" w16du:dateUtc="2026-03-16T04:36:00Z">
            <w:rPr/>
          </w:rPrChange>
        </w:rPr>
        <w:fldChar w:fldCharType="separate"/>
      </w:r>
      <w:r w:rsidR="003F4E39" w:rsidRPr="00824E21">
        <w:rPr>
          <w:rStyle w:val="Hyperlink"/>
          <w:rFonts w:asciiTheme="majorHAnsi" w:hAnsiTheme="majorHAnsi" w:cstheme="majorHAnsi"/>
        </w:rPr>
        <w:t>https://vc.bridgew.edu/jiws/vol13/iss2/3</w:t>
      </w:r>
      <w:r w:rsidR="003F4E39" w:rsidRPr="00B621E1">
        <w:rPr>
          <w:rFonts w:asciiTheme="majorHAnsi" w:hAnsiTheme="majorHAnsi" w:cstheme="majorHAnsi"/>
          <w:rPrChange w:id="379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6" w14:textId="5F6B5C88"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lastRenderedPageBreak/>
        <w:t>Galupo, M.</w:t>
      </w:r>
      <w:r w:rsidR="009C67D5" w:rsidRPr="00824E21">
        <w:rPr>
          <w:rFonts w:asciiTheme="majorHAnsi" w:hAnsiTheme="majorHAnsi" w:cstheme="majorHAnsi"/>
        </w:rPr>
        <w:t xml:space="preserve"> </w:t>
      </w:r>
      <w:r w:rsidRPr="00824E21">
        <w:rPr>
          <w:rFonts w:asciiTheme="majorHAnsi" w:hAnsiTheme="majorHAnsi" w:cstheme="majorHAnsi"/>
        </w:rPr>
        <w:t>P., Mitchell, R.</w:t>
      </w:r>
      <w:r w:rsidR="009C67D5" w:rsidRPr="00824E21">
        <w:rPr>
          <w:rFonts w:asciiTheme="majorHAnsi" w:hAnsiTheme="majorHAnsi" w:cstheme="majorHAnsi"/>
        </w:rPr>
        <w:t xml:space="preserve"> </w:t>
      </w:r>
      <w:r w:rsidRPr="00824E21">
        <w:rPr>
          <w:rFonts w:asciiTheme="majorHAnsi" w:hAnsiTheme="majorHAnsi" w:cstheme="majorHAnsi"/>
        </w:rPr>
        <w:t>C., &amp; Davis, K.</w:t>
      </w:r>
      <w:r w:rsidR="009C67D5" w:rsidRPr="00824E21">
        <w:rPr>
          <w:rFonts w:asciiTheme="majorHAnsi" w:hAnsiTheme="majorHAnsi" w:cstheme="majorHAnsi"/>
        </w:rPr>
        <w:t xml:space="preserve"> </w:t>
      </w:r>
      <w:r w:rsidRPr="00824E21">
        <w:rPr>
          <w:rFonts w:asciiTheme="majorHAnsi" w:hAnsiTheme="majorHAnsi" w:cstheme="majorHAnsi"/>
        </w:rPr>
        <w:t>S. (2015). Sexual minority self-identification: Multiple identities and complexity. </w:t>
      </w:r>
      <w:r w:rsidRPr="00824E21">
        <w:rPr>
          <w:rFonts w:asciiTheme="majorHAnsi" w:hAnsiTheme="majorHAnsi" w:cstheme="majorHAnsi"/>
          <w:i/>
          <w:iCs/>
        </w:rPr>
        <w:t>Psychology of Sexual Orientation and Gender Diversity</w:t>
      </w:r>
      <w:r w:rsidRPr="00824E21">
        <w:rPr>
          <w:rFonts w:asciiTheme="majorHAnsi" w:hAnsiTheme="majorHAnsi" w:cstheme="majorHAnsi"/>
        </w:rPr>
        <w:t>, </w:t>
      </w:r>
      <w:r w:rsidRPr="00824E21">
        <w:rPr>
          <w:rFonts w:asciiTheme="majorHAnsi" w:hAnsiTheme="majorHAnsi" w:cstheme="majorHAnsi"/>
          <w:i/>
          <w:iCs/>
        </w:rPr>
        <w:t>2</w:t>
      </w:r>
      <w:r w:rsidRPr="00824E21">
        <w:rPr>
          <w:rFonts w:asciiTheme="majorHAnsi" w:hAnsiTheme="majorHAnsi" w:cstheme="majorHAnsi"/>
        </w:rPr>
        <w:t xml:space="preserve">(4), 355–364. </w:t>
      </w:r>
      <w:r w:rsidR="003F4E39" w:rsidRPr="00B621E1">
        <w:rPr>
          <w:rFonts w:asciiTheme="majorHAnsi" w:hAnsiTheme="majorHAnsi" w:cstheme="majorHAnsi"/>
          <w:rPrChange w:id="3794" w:author="Christina Sun" w:date="2026-03-15T21:36:00Z" w16du:dateUtc="2026-03-16T04:36:00Z">
            <w:rPr/>
          </w:rPrChange>
        </w:rPr>
        <w:fldChar w:fldCharType="begin"/>
      </w:r>
      <w:r w:rsidR="003F4E39" w:rsidRPr="00B621E1">
        <w:rPr>
          <w:rFonts w:asciiTheme="majorHAnsi" w:hAnsiTheme="majorHAnsi" w:cstheme="majorHAnsi"/>
          <w:rPrChange w:id="3795" w:author="Christina Sun" w:date="2026-03-15T21:36:00Z" w16du:dateUtc="2026-03-16T04:36:00Z">
            <w:rPr/>
          </w:rPrChange>
        </w:rPr>
        <w:instrText>HYPERLINK "https://doi.org/10.1037/sgd0000131"</w:instrText>
      </w:r>
      <w:r w:rsidR="003F4E39" w:rsidRPr="00B621E1">
        <w:rPr>
          <w:rFonts w:asciiTheme="majorHAnsi" w:hAnsiTheme="majorHAnsi" w:cstheme="majorHAnsi"/>
          <w:rPrChange w:id="3796" w:author="Christina Sun" w:date="2026-03-15T21:36:00Z" w16du:dateUtc="2026-03-16T04:36:00Z">
            <w:rPr/>
          </w:rPrChange>
        </w:rPr>
      </w:r>
      <w:r w:rsidR="003F4E39" w:rsidRPr="00B621E1">
        <w:rPr>
          <w:rFonts w:asciiTheme="majorHAnsi" w:hAnsiTheme="majorHAnsi" w:cstheme="majorHAnsi"/>
          <w:rPrChange w:id="379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https://doi.org/10.1037/sgd0000131</w:t>
      </w:r>
      <w:r w:rsidR="003F4E39" w:rsidRPr="00B621E1">
        <w:rPr>
          <w:rFonts w:asciiTheme="majorHAnsi" w:hAnsiTheme="majorHAnsi" w:cstheme="majorHAnsi"/>
          <w:rPrChange w:id="379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7" w14:textId="6CC69DD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Goldberg, A.</w:t>
      </w:r>
      <w:r w:rsidR="009C67D5" w:rsidRPr="00824E21">
        <w:rPr>
          <w:rFonts w:asciiTheme="majorHAnsi" w:hAnsiTheme="majorHAnsi" w:cstheme="majorHAnsi"/>
        </w:rPr>
        <w:t xml:space="preserve"> </w:t>
      </w:r>
      <w:r w:rsidRPr="00824E21">
        <w:rPr>
          <w:rFonts w:asciiTheme="majorHAnsi" w:hAnsiTheme="majorHAnsi" w:cstheme="majorHAnsi"/>
        </w:rPr>
        <w:t>E., Beemyn, G., &amp; Smith, J.</w:t>
      </w:r>
      <w:r w:rsidR="009C67D5" w:rsidRPr="00824E21">
        <w:rPr>
          <w:rFonts w:asciiTheme="majorHAnsi" w:hAnsiTheme="majorHAnsi" w:cstheme="majorHAnsi"/>
        </w:rPr>
        <w:t xml:space="preserve"> </w:t>
      </w:r>
      <w:r w:rsidRPr="00824E21">
        <w:rPr>
          <w:rFonts w:asciiTheme="majorHAnsi" w:hAnsiTheme="majorHAnsi" w:cstheme="majorHAnsi"/>
        </w:rPr>
        <w:t>Z. (2019). What is needed, what is valued: Trans students’ perspectives on trans-inclusive policies and practices in higher education. </w:t>
      </w:r>
      <w:r w:rsidRPr="00824E21">
        <w:rPr>
          <w:rFonts w:asciiTheme="majorHAnsi" w:hAnsiTheme="majorHAnsi" w:cstheme="majorHAnsi"/>
          <w:i/>
          <w:iCs/>
        </w:rPr>
        <w:t>Journal of Educational and Psychological Consultation</w:t>
      </w:r>
      <w:r w:rsidRPr="00824E21">
        <w:rPr>
          <w:rFonts w:asciiTheme="majorHAnsi" w:hAnsiTheme="majorHAnsi" w:cstheme="majorHAnsi"/>
        </w:rPr>
        <w:t>, </w:t>
      </w:r>
      <w:r w:rsidRPr="00824E21">
        <w:rPr>
          <w:rFonts w:asciiTheme="majorHAnsi" w:hAnsiTheme="majorHAnsi" w:cstheme="majorHAnsi"/>
          <w:i/>
          <w:iCs/>
        </w:rPr>
        <w:t>29</w:t>
      </w:r>
      <w:r w:rsidRPr="00824E21">
        <w:rPr>
          <w:rFonts w:asciiTheme="majorHAnsi" w:hAnsiTheme="majorHAnsi" w:cstheme="majorHAnsi"/>
        </w:rPr>
        <w:t xml:space="preserve">(1), 27–67. </w:t>
      </w:r>
      <w:r w:rsidR="003F4E39" w:rsidRPr="00B621E1">
        <w:rPr>
          <w:rFonts w:asciiTheme="majorHAnsi" w:hAnsiTheme="majorHAnsi" w:cstheme="majorHAnsi"/>
          <w:rPrChange w:id="3799" w:author="Christina Sun" w:date="2026-03-15T21:36:00Z" w16du:dateUtc="2026-03-16T04:36:00Z">
            <w:rPr/>
          </w:rPrChange>
        </w:rPr>
        <w:fldChar w:fldCharType="begin"/>
      </w:r>
      <w:r w:rsidR="003F4E39" w:rsidRPr="00B621E1">
        <w:rPr>
          <w:rFonts w:asciiTheme="majorHAnsi" w:hAnsiTheme="majorHAnsi" w:cstheme="majorHAnsi"/>
          <w:rPrChange w:id="3800" w:author="Christina Sun" w:date="2026-03-15T21:36:00Z" w16du:dateUtc="2026-03-16T04:36:00Z">
            <w:rPr/>
          </w:rPrChange>
        </w:rPr>
        <w:instrText>HYPERLINK "https://doi.org/10.1080/10474412.2018.1480376"</w:instrText>
      </w:r>
      <w:r w:rsidR="003F4E39" w:rsidRPr="00B621E1">
        <w:rPr>
          <w:rFonts w:asciiTheme="majorHAnsi" w:hAnsiTheme="majorHAnsi" w:cstheme="majorHAnsi"/>
          <w:rPrChange w:id="3801" w:author="Christina Sun" w:date="2026-03-15T21:36:00Z" w16du:dateUtc="2026-03-16T04:36:00Z">
            <w:rPr/>
          </w:rPrChange>
        </w:rPr>
      </w:r>
      <w:r w:rsidR="003F4E39" w:rsidRPr="00B621E1">
        <w:rPr>
          <w:rFonts w:asciiTheme="majorHAnsi" w:hAnsiTheme="majorHAnsi" w:cstheme="majorHAnsi"/>
          <w:rPrChange w:id="3802"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https://doi.org/10.1080/10474412.2018.1480376</w:t>
      </w:r>
      <w:r w:rsidR="003F4E39" w:rsidRPr="00B621E1">
        <w:rPr>
          <w:rFonts w:asciiTheme="majorHAnsi" w:hAnsiTheme="majorHAnsi" w:cstheme="majorHAnsi"/>
          <w:rPrChange w:id="380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8" w14:textId="5EF9127C"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Goldberg, A.</w:t>
      </w:r>
      <w:r w:rsidR="009C67D5" w:rsidRPr="00824E21">
        <w:rPr>
          <w:rFonts w:asciiTheme="majorHAnsi" w:hAnsiTheme="majorHAnsi" w:cstheme="majorHAnsi"/>
        </w:rPr>
        <w:t xml:space="preserve"> </w:t>
      </w:r>
      <w:r w:rsidRPr="00824E21">
        <w:rPr>
          <w:rFonts w:asciiTheme="majorHAnsi" w:hAnsiTheme="majorHAnsi" w:cstheme="majorHAnsi"/>
        </w:rPr>
        <w:t>E., &amp; Kuvalanka, K.</w:t>
      </w:r>
      <w:r w:rsidR="009C67D5" w:rsidRPr="00824E21">
        <w:rPr>
          <w:rFonts w:asciiTheme="majorHAnsi" w:hAnsiTheme="majorHAnsi" w:cstheme="majorHAnsi"/>
        </w:rPr>
        <w:t xml:space="preserve"> </w:t>
      </w:r>
      <w:r w:rsidRPr="00824E21">
        <w:rPr>
          <w:rFonts w:asciiTheme="majorHAnsi" w:hAnsiTheme="majorHAnsi" w:cstheme="majorHAnsi"/>
        </w:rPr>
        <w:t xml:space="preserve">A. (2018). Navigating identity development and community belonging when “there are only two boxes to check”: An exploratory study of nonbinary, trans college students. </w:t>
      </w:r>
      <w:r w:rsidRPr="00824E21">
        <w:rPr>
          <w:rFonts w:asciiTheme="majorHAnsi" w:hAnsiTheme="majorHAnsi" w:cstheme="majorHAnsi"/>
          <w:i/>
          <w:iCs/>
        </w:rPr>
        <w:t>Journal of LGBT Youth, 15</w:t>
      </w:r>
      <w:r w:rsidRPr="00824E21">
        <w:rPr>
          <w:rFonts w:asciiTheme="majorHAnsi" w:hAnsiTheme="majorHAnsi" w:cstheme="majorHAnsi"/>
        </w:rPr>
        <w:t xml:space="preserve">(2), 106–131. </w:t>
      </w:r>
      <w:r w:rsidR="003F4E39" w:rsidRPr="00B621E1">
        <w:rPr>
          <w:rFonts w:asciiTheme="majorHAnsi" w:hAnsiTheme="majorHAnsi" w:cstheme="majorHAnsi"/>
          <w:rPrChange w:id="3804" w:author="Christina Sun" w:date="2026-03-15T21:36:00Z" w16du:dateUtc="2026-03-16T04:36:00Z">
            <w:rPr/>
          </w:rPrChange>
        </w:rPr>
        <w:fldChar w:fldCharType="begin"/>
      </w:r>
      <w:r w:rsidR="003F4E39" w:rsidRPr="00B621E1">
        <w:rPr>
          <w:rFonts w:asciiTheme="majorHAnsi" w:hAnsiTheme="majorHAnsi" w:cstheme="majorHAnsi"/>
          <w:rPrChange w:id="3805" w:author="Christina Sun" w:date="2026-03-15T21:36:00Z" w16du:dateUtc="2026-03-16T04:36:00Z">
            <w:rPr/>
          </w:rPrChange>
        </w:rPr>
        <w:instrText>HYPERLINK "https://doi.org/10.1080/19361653.2018.1429979"</w:instrText>
      </w:r>
      <w:r w:rsidR="003F4E39" w:rsidRPr="00B621E1">
        <w:rPr>
          <w:rFonts w:asciiTheme="majorHAnsi" w:hAnsiTheme="majorHAnsi" w:cstheme="majorHAnsi"/>
          <w:rPrChange w:id="3806" w:author="Christina Sun" w:date="2026-03-15T21:36:00Z" w16du:dateUtc="2026-03-16T04:36:00Z">
            <w:rPr/>
          </w:rPrChange>
        </w:rPr>
      </w:r>
      <w:r w:rsidR="003F4E39" w:rsidRPr="00B621E1">
        <w:rPr>
          <w:rFonts w:asciiTheme="majorHAnsi" w:hAnsiTheme="majorHAnsi" w:cstheme="majorHAnsi"/>
          <w:rPrChange w:id="380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https://doi.org/10.1080/19361653.2018.1429979</w:t>
      </w:r>
      <w:r w:rsidR="003F4E39" w:rsidRPr="00B621E1">
        <w:rPr>
          <w:rFonts w:asciiTheme="majorHAnsi" w:hAnsiTheme="majorHAnsi" w:cstheme="majorHAnsi"/>
          <w:rPrChange w:id="380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9" w14:textId="2AFB9B14"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Gong, H.</w:t>
      </w:r>
      <w:r w:rsidR="009C67D5" w:rsidRPr="00824E21">
        <w:rPr>
          <w:rFonts w:asciiTheme="majorHAnsi" w:hAnsiTheme="majorHAnsi" w:cstheme="majorHAnsi"/>
        </w:rPr>
        <w:t xml:space="preserve"> </w:t>
      </w:r>
      <w:r w:rsidRPr="00824E21">
        <w:rPr>
          <w:rFonts w:asciiTheme="majorHAnsi" w:hAnsiTheme="majorHAnsi" w:cstheme="majorHAnsi"/>
        </w:rPr>
        <w:t>J., &amp; Toutkoushian, R.</w:t>
      </w:r>
      <w:r w:rsidR="009C67D5" w:rsidRPr="00824E21">
        <w:rPr>
          <w:rFonts w:asciiTheme="majorHAnsi" w:hAnsiTheme="majorHAnsi" w:cstheme="majorHAnsi"/>
        </w:rPr>
        <w:t xml:space="preserve"> </w:t>
      </w:r>
      <w:r w:rsidRPr="00824E21">
        <w:rPr>
          <w:rFonts w:asciiTheme="majorHAnsi" w:hAnsiTheme="majorHAnsi" w:cstheme="majorHAnsi"/>
        </w:rPr>
        <w:t>K. (2024). High school students’ expectations and college aspirations: Causes and consequences. </w:t>
      </w:r>
      <w:r w:rsidRPr="00824E21">
        <w:rPr>
          <w:rFonts w:asciiTheme="majorHAnsi" w:hAnsiTheme="majorHAnsi" w:cstheme="majorHAnsi"/>
          <w:i/>
          <w:iCs/>
        </w:rPr>
        <w:t>Educational Policy</w:t>
      </w:r>
      <w:r w:rsidRPr="00824E21">
        <w:rPr>
          <w:rFonts w:asciiTheme="majorHAnsi" w:hAnsiTheme="majorHAnsi" w:cstheme="majorHAnsi"/>
        </w:rPr>
        <w:t>, </w:t>
      </w:r>
      <w:r w:rsidRPr="00824E21">
        <w:rPr>
          <w:rFonts w:asciiTheme="majorHAnsi" w:hAnsiTheme="majorHAnsi" w:cstheme="majorHAnsi"/>
          <w:i/>
          <w:iCs/>
        </w:rPr>
        <w:t>38</w:t>
      </w:r>
      <w:r w:rsidRPr="00824E21">
        <w:rPr>
          <w:rFonts w:asciiTheme="majorHAnsi" w:hAnsiTheme="majorHAnsi" w:cstheme="majorHAnsi"/>
        </w:rPr>
        <w:t xml:space="preserve">(1), 254–28. </w:t>
      </w:r>
      <w:r w:rsidR="003F4E39" w:rsidRPr="00B621E1">
        <w:rPr>
          <w:rFonts w:asciiTheme="majorHAnsi" w:hAnsiTheme="majorHAnsi" w:cstheme="majorHAnsi"/>
          <w:rPrChange w:id="3809" w:author="Christina Sun" w:date="2026-03-15T21:36:00Z" w16du:dateUtc="2026-03-16T04:36:00Z">
            <w:rPr/>
          </w:rPrChange>
        </w:rPr>
        <w:fldChar w:fldCharType="begin"/>
      </w:r>
      <w:r w:rsidR="003F4E39" w:rsidRPr="00B621E1">
        <w:rPr>
          <w:rFonts w:asciiTheme="majorHAnsi" w:hAnsiTheme="majorHAnsi" w:cstheme="majorHAnsi"/>
          <w:rPrChange w:id="3810" w:author="Christina Sun" w:date="2026-03-15T21:36:00Z" w16du:dateUtc="2026-03-16T04:36:00Z">
            <w:rPr/>
          </w:rPrChange>
        </w:rPr>
        <w:instrText>HYPERLINK "https://doi.org/10.1177/08959048231153600"</w:instrText>
      </w:r>
      <w:r w:rsidR="003F4E39" w:rsidRPr="00B621E1">
        <w:rPr>
          <w:rFonts w:asciiTheme="majorHAnsi" w:hAnsiTheme="majorHAnsi" w:cstheme="majorHAnsi"/>
          <w:rPrChange w:id="3811" w:author="Christina Sun" w:date="2026-03-15T21:36:00Z" w16du:dateUtc="2026-03-16T04:36:00Z">
            <w:rPr/>
          </w:rPrChange>
        </w:rPr>
      </w:r>
      <w:r w:rsidR="003F4E39" w:rsidRPr="00B621E1">
        <w:rPr>
          <w:rFonts w:asciiTheme="majorHAnsi" w:hAnsiTheme="majorHAnsi" w:cstheme="majorHAnsi"/>
          <w:rPrChange w:id="3812"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https://doi.org/10.1177/08959048231153600</w:t>
      </w:r>
      <w:r w:rsidR="003F4E39" w:rsidRPr="00B621E1">
        <w:rPr>
          <w:rFonts w:asciiTheme="majorHAnsi" w:hAnsiTheme="majorHAnsi" w:cstheme="majorHAnsi"/>
          <w:rPrChange w:id="381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B" w14:textId="34259BC0"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Hammack, P.</w:t>
      </w:r>
      <w:r w:rsidR="009C67D5" w:rsidRPr="00824E21">
        <w:rPr>
          <w:rFonts w:asciiTheme="majorHAnsi" w:hAnsiTheme="majorHAnsi" w:cstheme="majorHAnsi"/>
        </w:rPr>
        <w:t xml:space="preserve"> </w:t>
      </w:r>
      <w:r w:rsidRPr="00824E21">
        <w:rPr>
          <w:rFonts w:asciiTheme="majorHAnsi" w:hAnsiTheme="majorHAnsi" w:cstheme="majorHAnsi"/>
        </w:rPr>
        <w:t>L., Hughes, S.</w:t>
      </w:r>
      <w:r w:rsidR="009C67D5" w:rsidRPr="00824E21">
        <w:rPr>
          <w:rFonts w:asciiTheme="majorHAnsi" w:hAnsiTheme="majorHAnsi" w:cstheme="majorHAnsi"/>
        </w:rPr>
        <w:t xml:space="preserve"> </w:t>
      </w:r>
      <w:r w:rsidRPr="00824E21">
        <w:rPr>
          <w:rFonts w:asciiTheme="majorHAnsi" w:hAnsiTheme="majorHAnsi" w:cstheme="majorHAnsi"/>
        </w:rPr>
        <w:t>D., Atwood, J.</w:t>
      </w:r>
      <w:r w:rsidR="009C67D5" w:rsidRPr="00824E21">
        <w:rPr>
          <w:rFonts w:asciiTheme="majorHAnsi" w:hAnsiTheme="majorHAnsi" w:cstheme="majorHAnsi"/>
        </w:rPr>
        <w:t xml:space="preserve"> </w:t>
      </w:r>
      <w:r w:rsidRPr="00824E21">
        <w:rPr>
          <w:rFonts w:asciiTheme="majorHAnsi" w:hAnsiTheme="majorHAnsi" w:cstheme="majorHAnsi"/>
        </w:rPr>
        <w:t>M., Cohen, E.</w:t>
      </w:r>
      <w:r w:rsidR="009C67D5" w:rsidRPr="00824E21">
        <w:rPr>
          <w:rFonts w:asciiTheme="majorHAnsi" w:hAnsiTheme="majorHAnsi" w:cstheme="majorHAnsi"/>
        </w:rPr>
        <w:t xml:space="preserve"> </w:t>
      </w:r>
      <w:r w:rsidRPr="00824E21">
        <w:rPr>
          <w:rFonts w:asciiTheme="majorHAnsi" w:hAnsiTheme="majorHAnsi" w:cstheme="majorHAnsi"/>
        </w:rPr>
        <w:t>M., &amp; Clark, R.</w:t>
      </w:r>
      <w:r w:rsidR="009C67D5" w:rsidRPr="00824E21">
        <w:rPr>
          <w:rFonts w:asciiTheme="majorHAnsi" w:hAnsiTheme="majorHAnsi" w:cstheme="majorHAnsi"/>
        </w:rPr>
        <w:t xml:space="preserve"> </w:t>
      </w:r>
      <w:r w:rsidRPr="00824E21">
        <w:rPr>
          <w:rFonts w:asciiTheme="majorHAnsi" w:hAnsiTheme="majorHAnsi" w:cstheme="majorHAnsi"/>
        </w:rPr>
        <w:t xml:space="preserve">C. (2022). Gender and sexual identity in adolescence: A mixed-methods study of labeling in diverse community settings. </w:t>
      </w:r>
      <w:r w:rsidRPr="00824E21">
        <w:rPr>
          <w:rFonts w:asciiTheme="majorHAnsi" w:hAnsiTheme="majorHAnsi" w:cstheme="majorHAnsi"/>
          <w:i/>
          <w:iCs/>
        </w:rPr>
        <w:t>Journal of Adolescent Research, 37</w:t>
      </w:r>
      <w:r w:rsidRPr="00824E21">
        <w:rPr>
          <w:rFonts w:asciiTheme="majorHAnsi" w:hAnsiTheme="majorHAnsi" w:cstheme="majorHAnsi"/>
        </w:rPr>
        <w:t xml:space="preserve">(2), 167–220. </w:t>
      </w:r>
      <w:r w:rsidR="003F4E39" w:rsidRPr="00B621E1">
        <w:rPr>
          <w:rFonts w:asciiTheme="majorHAnsi" w:hAnsiTheme="majorHAnsi" w:cstheme="majorHAnsi"/>
          <w:rPrChange w:id="3814" w:author="Christina Sun" w:date="2026-03-15T21:36:00Z" w16du:dateUtc="2026-03-16T04:36:00Z">
            <w:rPr/>
          </w:rPrChange>
        </w:rPr>
        <w:fldChar w:fldCharType="begin"/>
      </w:r>
      <w:r w:rsidR="003F4E39" w:rsidRPr="00B621E1">
        <w:rPr>
          <w:rFonts w:asciiTheme="majorHAnsi" w:hAnsiTheme="majorHAnsi" w:cstheme="majorHAnsi"/>
          <w:rPrChange w:id="3815" w:author="Christina Sun" w:date="2026-03-15T21:36:00Z" w16du:dateUtc="2026-03-16T04:36:00Z">
            <w:rPr/>
          </w:rPrChange>
        </w:rPr>
        <w:instrText>HYPERLINK "https://doi.org/10.1177/%2007435584211000315"</w:instrText>
      </w:r>
      <w:r w:rsidR="003F4E39" w:rsidRPr="00B621E1">
        <w:rPr>
          <w:rFonts w:asciiTheme="majorHAnsi" w:hAnsiTheme="majorHAnsi" w:cstheme="majorHAnsi"/>
          <w:rPrChange w:id="3816" w:author="Christina Sun" w:date="2026-03-15T21:36:00Z" w16du:dateUtc="2026-03-16T04:36:00Z">
            <w:rPr/>
          </w:rPrChange>
        </w:rPr>
      </w:r>
      <w:r w:rsidR="003F4E39" w:rsidRPr="00B621E1">
        <w:rPr>
          <w:rFonts w:asciiTheme="majorHAnsi" w:hAnsiTheme="majorHAnsi" w:cstheme="majorHAnsi"/>
          <w:rPrChange w:id="381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https://doi.org/10.1177/ 07435584211000315</w:t>
      </w:r>
      <w:r w:rsidR="003F4E39" w:rsidRPr="00B621E1">
        <w:rPr>
          <w:rFonts w:asciiTheme="majorHAnsi" w:hAnsiTheme="majorHAnsi" w:cstheme="majorHAnsi"/>
          <w:rPrChange w:id="381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D" w14:textId="6092CB6E"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t>Hatchel, T., Valido, A., De Pedro, K.</w:t>
      </w:r>
      <w:r w:rsidR="009C67D5" w:rsidRPr="00824E21">
        <w:rPr>
          <w:rFonts w:asciiTheme="majorHAnsi" w:hAnsiTheme="majorHAnsi" w:cstheme="majorHAnsi"/>
        </w:rPr>
        <w:t xml:space="preserve"> </w:t>
      </w:r>
      <w:r w:rsidRPr="00824E21">
        <w:rPr>
          <w:rFonts w:asciiTheme="majorHAnsi" w:hAnsiTheme="majorHAnsi" w:cstheme="majorHAnsi"/>
        </w:rPr>
        <w:t>T., Huang, Y., &amp; Espelage, D.</w:t>
      </w:r>
      <w:r w:rsidR="009C67D5" w:rsidRPr="00824E21">
        <w:rPr>
          <w:rFonts w:asciiTheme="majorHAnsi" w:hAnsiTheme="majorHAnsi" w:cstheme="majorHAnsi"/>
        </w:rPr>
        <w:t xml:space="preserve"> </w:t>
      </w:r>
      <w:r w:rsidRPr="00824E21">
        <w:rPr>
          <w:rFonts w:asciiTheme="majorHAnsi" w:hAnsiTheme="majorHAnsi" w:cstheme="majorHAnsi"/>
        </w:rPr>
        <w:t>L. (2018). Minority stress among transgender adolescents: The role of peer victimization, school belonging, and ethnicity. </w:t>
      </w:r>
      <w:r w:rsidRPr="00824E21">
        <w:rPr>
          <w:rFonts w:asciiTheme="majorHAnsi" w:hAnsiTheme="majorHAnsi" w:cstheme="majorHAnsi"/>
          <w:i/>
          <w:iCs/>
        </w:rPr>
        <w:t>Journal of Child and Family Studies</w:t>
      </w:r>
      <w:r w:rsidRPr="00824E21">
        <w:rPr>
          <w:rFonts w:asciiTheme="majorHAnsi" w:hAnsiTheme="majorHAnsi" w:cstheme="majorHAnsi"/>
        </w:rPr>
        <w:t xml:space="preserve">, </w:t>
      </w:r>
      <w:r w:rsidRPr="00824E21">
        <w:rPr>
          <w:rFonts w:asciiTheme="majorHAnsi" w:hAnsiTheme="majorHAnsi" w:cstheme="majorHAnsi"/>
          <w:i/>
          <w:iCs/>
        </w:rPr>
        <w:t>28</w:t>
      </w:r>
      <w:r w:rsidRPr="00824E21">
        <w:rPr>
          <w:rFonts w:asciiTheme="majorHAnsi" w:hAnsiTheme="majorHAnsi" w:cstheme="majorHAnsi"/>
        </w:rPr>
        <w:t xml:space="preserve">(9), 2467–2476. </w:t>
      </w:r>
      <w:r w:rsidR="003F4E39" w:rsidRPr="00B621E1">
        <w:rPr>
          <w:rFonts w:asciiTheme="majorHAnsi" w:hAnsiTheme="majorHAnsi" w:cstheme="majorHAnsi"/>
          <w:rPrChange w:id="3819" w:author="Christina Sun" w:date="2026-03-15T21:36:00Z" w16du:dateUtc="2026-03-16T04:36:00Z">
            <w:rPr/>
          </w:rPrChange>
        </w:rPr>
        <w:fldChar w:fldCharType="begin"/>
      </w:r>
      <w:r w:rsidR="003F4E39" w:rsidRPr="00B621E1">
        <w:rPr>
          <w:rFonts w:asciiTheme="majorHAnsi" w:hAnsiTheme="majorHAnsi" w:cstheme="majorHAnsi"/>
          <w:rPrChange w:id="3820" w:author="Christina Sun" w:date="2026-03-15T21:36:00Z" w16du:dateUtc="2026-03-16T04:36:00Z">
            <w:rPr/>
          </w:rPrChange>
        </w:rPr>
        <w:instrText>HYPERLINK "https://doi.org/%2010.1007/s10826-018-1168-3"</w:instrText>
      </w:r>
      <w:r w:rsidR="003F4E39" w:rsidRPr="00B621E1">
        <w:rPr>
          <w:rFonts w:asciiTheme="majorHAnsi" w:hAnsiTheme="majorHAnsi" w:cstheme="majorHAnsi"/>
          <w:rPrChange w:id="3821" w:author="Christina Sun" w:date="2026-03-15T21:36:00Z" w16du:dateUtc="2026-03-16T04:36:00Z">
            <w:rPr/>
          </w:rPrChange>
        </w:rPr>
      </w:r>
      <w:r w:rsidR="003F4E39" w:rsidRPr="00B621E1">
        <w:rPr>
          <w:rFonts w:asciiTheme="majorHAnsi" w:hAnsiTheme="majorHAnsi" w:cstheme="majorHAnsi"/>
          <w:rPrChange w:id="3822" w:author="Christina Sun" w:date="2026-03-15T21:36:00Z" w16du:dateUtc="2026-03-16T04:36:00Z">
            <w:rPr/>
          </w:rPrChange>
        </w:rPr>
        <w:fldChar w:fldCharType="separate"/>
      </w:r>
      <w:r w:rsidR="003F4E39" w:rsidRPr="00824E21">
        <w:rPr>
          <w:rStyle w:val="Hyperlink"/>
          <w:rFonts w:asciiTheme="majorHAnsi" w:hAnsiTheme="majorHAnsi" w:cstheme="majorHAnsi"/>
        </w:rPr>
        <w:t>https://doi.org/ 10.1007/s10826-018-1168-3</w:t>
      </w:r>
      <w:r w:rsidR="003F4E39" w:rsidRPr="00B621E1">
        <w:rPr>
          <w:rFonts w:asciiTheme="majorHAnsi" w:hAnsiTheme="majorHAnsi" w:cstheme="majorHAnsi"/>
          <w:rPrChange w:id="382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EE" w14:textId="09F72A1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Hattie, J. (2009). </w:t>
      </w:r>
      <w:r w:rsidRPr="00824E21">
        <w:rPr>
          <w:rFonts w:asciiTheme="majorHAnsi" w:hAnsiTheme="majorHAnsi" w:cstheme="majorHAnsi"/>
          <w:i/>
          <w:iCs/>
        </w:rPr>
        <w:t xml:space="preserve">Visible learning: A </w:t>
      </w:r>
      <w:r w:rsidR="003F4E39" w:rsidRPr="00824E21">
        <w:rPr>
          <w:rFonts w:asciiTheme="majorHAnsi" w:hAnsiTheme="majorHAnsi" w:cstheme="majorHAnsi"/>
          <w:i/>
          <w:iCs/>
        </w:rPr>
        <w:t>synthesis of over 800 meta-analyses relating to achi</w:t>
      </w:r>
      <w:r w:rsidRPr="00824E21">
        <w:rPr>
          <w:rFonts w:asciiTheme="majorHAnsi" w:hAnsiTheme="majorHAnsi" w:cstheme="majorHAnsi"/>
          <w:i/>
          <w:iCs/>
        </w:rPr>
        <w:t>evement</w:t>
      </w:r>
      <w:r w:rsidRPr="00824E21">
        <w:rPr>
          <w:rFonts w:asciiTheme="majorHAnsi" w:hAnsiTheme="majorHAnsi" w:cstheme="majorHAnsi"/>
        </w:rPr>
        <w:t>. Corwin.</w:t>
      </w:r>
    </w:p>
    <w:p w14:paraId="501401E9" w14:textId="5A3A4892" w:rsidR="00255044" w:rsidRPr="00824E21" w:rsidRDefault="00255044" w:rsidP="00255044">
      <w:pPr>
        <w:spacing w:line="360" w:lineRule="auto"/>
        <w:ind w:left="720" w:hanging="720"/>
        <w:rPr>
          <w:rFonts w:asciiTheme="majorHAnsi" w:hAnsiTheme="majorHAnsi" w:cstheme="majorHAnsi"/>
        </w:rPr>
      </w:pPr>
      <w:r w:rsidRPr="00824E21">
        <w:rPr>
          <w:rFonts w:asciiTheme="majorHAnsi" w:hAnsiTheme="majorHAnsi" w:cstheme="majorHAnsi"/>
        </w:rPr>
        <w:t>Herman, J. L. (2014</w:t>
      </w:r>
      <w:r w:rsidR="003F369F" w:rsidRPr="00824E21">
        <w:rPr>
          <w:rFonts w:asciiTheme="majorHAnsi" w:hAnsiTheme="majorHAnsi" w:cstheme="majorHAnsi"/>
        </w:rPr>
        <w:t>, September</w:t>
      </w:r>
      <w:r w:rsidRPr="00824E21">
        <w:rPr>
          <w:rFonts w:asciiTheme="majorHAnsi" w:hAnsiTheme="majorHAnsi" w:cstheme="majorHAnsi"/>
        </w:rPr>
        <w:t xml:space="preserve">). </w:t>
      </w:r>
      <w:r w:rsidRPr="00824E21">
        <w:rPr>
          <w:rFonts w:asciiTheme="majorHAnsi" w:hAnsiTheme="majorHAnsi" w:cstheme="majorHAnsi"/>
          <w:i/>
          <w:iCs/>
        </w:rPr>
        <w:t>Best practices for asking questions to identify transgender and other gender minority respondents on population-based surveys</w:t>
      </w:r>
      <w:r w:rsidRPr="00824E21">
        <w:rPr>
          <w:rFonts w:asciiTheme="majorHAnsi" w:hAnsiTheme="majorHAnsi" w:cstheme="majorHAnsi"/>
        </w:rPr>
        <w:t xml:space="preserve">. The Williams Institute. </w:t>
      </w:r>
      <w:r w:rsidRPr="00B621E1">
        <w:rPr>
          <w:rFonts w:asciiTheme="majorHAnsi" w:hAnsiTheme="majorHAnsi" w:cstheme="majorHAnsi"/>
          <w:rPrChange w:id="3824" w:author="Christina Sun" w:date="2026-03-15T21:36:00Z" w16du:dateUtc="2026-03-16T04:36:00Z">
            <w:rPr/>
          </w:rPrChange>
        </w:rPr>
        <w:fldChar w:fldCharType="begin"/>
      </w:r>
      <w:r w:rsidRPr="00B621E1">
        <w:rPr>
          <w:rFonts w:asciiTheme="majorHAnsi" w:hAnsiTheme="majorHAnsi" w:cstheme="majorHAnsi"/>
          <w:rPrChange w:id="3825" w:author="Christina Sun" w:date="2026-03-15T21:36:00Z" w16du:dateUtc="2026-03-16T04:36:00Z">
            <w:rPr/>
          </w:rPrChange>
        </w:rPr>
        <w:instrText>HYPERLINK "https://williamsinstitute.law.ucla.edu/wp-content/uploads/Survey-Measures-Trans-GenIUSS-Sep-2014.pdf"</w:instrText>
      </w:r>
      <w:r w:rsidRPr="00B621E1">
        <w:rPr>
          <w:rFonts w:asciiTheme="majorHAnsi" w:hAnsiTheme="majorHAnsi" w:cstheme="majorHAnsi"/>
          <w:rPrChange w:id="3826" w:author="Christina Sun" w:date="2026-03-15T21:36:00Z" w16du:dateUtc="2026-03-16T04:36:00Z">
            <w:rPr/>
          </w:rPrChange>
        </w:rPr>
      </w:r>
      <w:r w:rsidRPr="00B621E1">
        <w:rPr>
          <w:rFonts w:asciiTheme="majorHAnsi" w:hAnsiTheme="majorHAnsi" w:cstheme="majorHAnsi"/>
          <w:rPrChange w:id="3827" w:author="Christina Sun" w:date="2026-03-15T21:36:00Z" w16du:dateUtc="2026-03-16T04:36:00Z">
            <w:rPr/>
          </w:rPrChange>
        </w:rPr>
        <w:fldChar w:fldCharType="separate"/>
      </w:r>
      <w:r w:rsidRPr="00824E21">
        <w:rPr>
          <w:rStyle w:val="Hyperlink"/>
          <w:rFonts w:asciiTheme="majorHAnsi" w:hAnsiTheme="majorHAnsi" w:cstheme="majorHAnsi"/>
        </w:rPr>
        <w:t>https://williamsinstitute.law.ucla.edu/wp-content/uploads/Survey-Measures-Trans-GenIUSS-Sep-2014.pdf</w:t>
      </w:r>
      <w:r w:rsidRPr="00B621E1">
        <w:rPr>
          <w:rFonts w:asciiTheme="majorHAnsi" w:hAnsiTheme="majorHAnsi" w:cstheme="majorHAnsi"/>
          <w:rPrChange w:id="3828" w:author="Christina Sun" w:date="2026-03-15T21:36:00Z" w16du:dateUtc="2026-03-16T04:36:00Z">
            <w:rPr/>
          </w:rPrChange>
        </w:rPr>
        <w:fldChar w:fldCharType="end"/>
      </w:r>
    </w:p>
    <w:p w14:paraId="7439B0F0" w14:textId="5EB13A3C" w:rsidR="00BD041A" w:rsidRPr="00824E21" w:rsidRDefault="00602BF5" w:rsidP="003F4E39">
      <w:pPr>
        <w:spacing w:line="360" w:lineRule="auto"/>
        <w:ind w:left="720" w:hanging="720"/>
        <w:rPr>
          <w:rFonts w:asciiTheme="majorHAnsi" w:hAnsiTheme="majorHAnsi" w:cstheme="majorHAnsi"/>
        </w:rPr>
      </w:pPr>
      <w:r w:rsidRPr="00824E21">
        <w:rPr>
          <w:rFonts w:asciiTheme="majorHAnsi" w:hAnsiTheme="majorHAnsi" w:cstheme="majorHAnsi"/>
        </w:rPr>
        <w:lastRenderedPageBreak/>
        <w:t xml:space="preserve">Hershbein, B. &amp; Kearney, M. (2014). Major decisions: What graduates earn over their lifetimes. </w:t>
      </w:r>
      <w:r w:rsidRPr="00824E21">
        <w:rPr>
          <w:rFonts w:asciiTheme="majorHAnsi" w:hAnsiTheme="majorHAnsi" w:cstheme="majorHAnsi"/>
          <w:i/>
          <w:iCs/>
        </w:rPr>
        <w:t>The Hamilton Project</w:t>
      </w:r>
      <w:r w:rsidRPr="00824E21">
        <w:rPr>
          <w:rFonts w:asciiTheme="majorHAnsi" w:hAnsiTheme="majorHAnsi" w:cstheme="majorHAnsi"/>
        </w:rPr>
        <w:t xml:space="preserve">. </w:t>
      </w:r>
      <w:r w:rsidR="003F4E39" w:rsidRPr="00B621E1">
        <w:rPr>
          <w:rFonts w:asciiTheme="majorHAnsi" w:hAnsiTheme="majorHAnsi" w:cstheme="majorHAnsi"/>
          <w:rPrChange w:id="3829" w:author="Christina Sun" w:date="2026-03-15T21:36:00Z" w16du:dateUtc="2026-03-16T04:36:00Z">
            <w:rPr/>
          </w:rPrChange>
        </w:rPr>
        <w:fldChar w:fldCharType="begin"/>
      </w:r>
      <w:r w:rsidR="003F4E39" w:rsidRPr="00B621E1">
        <w:rPr>
          <w:rFonts w:asciiTheme="majorHAnsi" w:hAnsiTheme="majorHAnsi" w:cstheme="majorHAnsi"/>
          <w:rPrChange w:id="3830" w:author="Christina Sun" w:date="2026-03-15T21:36:00Z" w16du:dateUtc="2026-03-16T04:36:00Z">
            <w:rPr/>
          </w:rPrChange>
        </w:rPr>
        <w:instrText>HYPERLINK "http://www.hamiltonproject.org/assets/legacy/files/downloads_%20and_links/Major_Decisions_Lifetime__Earnings_by_Major.pdf"</w:instrText>
      </w:r>
      <w:r w:rsidR="003F4E39" w:rsidRPr="00B621E1">
        <w:rPr>
          <w:rFonts w:asciiTheme="majorHAnsi" w:hAnsiTheme="majorHAnsi" w:cstheme="majorHAnsi"/>
          <w:rPrChange w:id="3831" w:author="Christina Sun" w:date="2026-03-15T21:36:00Z" w16du:dateUtc="2026-03-16T04:36:00Z">
            <w:rPr/>
          </w:rPrChange>
        </w:rPr>
      </w:r>
      <w:r w:rsidR="003F4E39" w:rsidRPr="00B621E1">
        <w:rPr>
          <w:rFonts w:asciiTheme="majorHAnsi" w:hAnsiTheme="majorHAnsi" w:cstheme="majorHAnsi"/>
          <w:rPrChange w:id="3832" w:author="Christina Sun" w:date="2026-03-15T21:36:00Z" w16du:dateUtc="2026-03-16T04:36:00Z">
            <w:rPr/>
          </w:rPrChange>
        </w:rPr>
        <w:fldChar w:fldCharType="separate"/>
      </w:r>
      <w:r w:rsidR="003F4E39" w:rsidRPr="00824E21">
        <w:rPr>
          <w:rStyle w:val="Hyperlink"/>
          <w:rFonts w:asciiTheme="majorHAnsi" w:hAnsiTheme="majorHAnsi" w:cstheme="majorHAnsi"/>
        </w:rPr>
        <w:t>http://www.hamiltonproject.org/assets/legacy/files/downloads_ and_links/Major_Decisions_Lifetime__Earnings_by_Major.pdf</w:t>
      </w:r>
      <w:r w:rsidR="003F4E39" w:rsidRPr="00B621E1">
        <w:rPr>
          <w:rFonts w:asciiTheme="majorHAnsi" w:hAnsiTheme="majorHAnsi" w:cstheme="majorHAnsi"/>
          <w:rPrChange w:id="3833"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F1" w14:textId="5BE94BD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Hill, L.</w:t>
      </w:r>
      <w:r w:rsidR="009C67D5" w:rsidRPr="00824E21">
        <w:rPr>
          <w:rFonts w:asciiTheme="majorHAnsi" w:hAnsiTheme="majorHAnsi" w:cstheme="majorHAnsi"/>
        </w:rPr>
        <w:t xml:space="preserve"> </w:t>
      </w:r>
      <w:r w:rsidRPr="00824E21">
        <w:rPr>
          <w:rFonts w:asciiTheme="majorHAnsi" w:hAnsiTheme="majorHAnsi" w:cstheme="majorHAnsi"/>
        </w:rPr>
        <w:t>D. (2008). School strategies and the ‘college-linking’ process: Reconsidering the effects of high schools on college enrollment. </w:t>
      </w:r>
      <w:r w:rsidRPr="00824E21">
        <w:rPr>
          <w:rFonts w:asciiTheme="majorHAnsi" w:hAnsiTheme="majorHAnsi" w:cstheme="majorHAnsi"/>
          <w:i/>
          <w:iCs/>
        </w:rPr>
        <w:t>Sociology of Education, 81</w:t>
      </w:r>
      <w:r w:rsidRPr="00824E21">
        <w:rPr>
          <w:rFonts w:asciiTheme="majorHAnsi" w:hAnsiTheme="majorHAnsi" w:cstheme="majorHAnsi"/>
        </w:rPr>
        <w:t xml:space="preserve">(1), 53–76. </w:t>
      </w:r>
      <w:r w:rsidR="003F4E39" w:rsidRPr="00B621E1">
        <w:rPr>
          <w:rFonts w:asciiTheme="majorHAnsi" w:hAnsiTheme="majorHAnsi" w:cstheme="majorHAnsi"/>
          <w:rPrChange w:id="3834" w:author="Christina Sun" w:date="2026-03-15T21:36:00Z" w16du:dateUtc="2026-03-16T04:36:00Z">
            <w:rPr/>
          </w:rPrChange>
        </w:rPr>
        <w:fldChar w:fldCharType="begin"/>
      </w:r>
      <w:r w:rsidR="003F4E39" w:rsidRPr="00B621E1">
        <w:rPr>
          <w:rFonts w:asciiTheme="majorHAnsi" w:hAnsiTheme="majorHAnsi" w:cstheme="majorHAnsi"/>
          <w:rPrChange w:id="3835" w:author="Christina Sun" w:date="2026-03-15T21:36:00Z" w16du:dateUtc="2026-03-16T04:36:00Z">
            <w:rPr/>
          </w:rPrChange>
        </w:rPr>
        <w:instrText>HYPERLINK "https://doi.org/10.1177/003804070808100103"</w:instrText>
      </w:r>
      <w:r w:rsidR="003F4E39" w:rsidRPr="00B621E1">
        <w:rPr>
          <w:rFonts w:asciiTheme="majorHAnsi" w:hAnsiTheme="majorHAnsi" w:cstheme="majorHAnsi"/>
          <w:rPrChange w:id="3836" w:author="Christina Sun" w:date="2026-03-15T21:36:00Z" w16du:dateUtc="2026-03-16T04:36:00Z">
            <w:rPr/>
          </w:rPrChange>
        </w:rPr>
      </w:r>
      <w:r w:rsidR="003F4E39" w:rsidRPr="00B621E1">
        <w:rPr>
          <w:rFonts w:asciiTheme="majorHAnsi" w:hAnsiTheme="majorHAnsi" w:cstheme="majorHAnsi"/>
          <w:rPrChange w:id="3837" w:author="Christina Sun" w:date="2026-03-15T21:36:00Z" w16du:dateUtc="2026-03-16T04:36:00Z">
            <w:rPr/>
          </w:rPrChange>
        </w:rPr>
        <w:fldChar w:fldCharType="separate"/>
      </w:r>
      <w:r w:rsidR="003F4E39" w:rsidRPr="00824E21">
        <w:rPr>
          <w:rStyle w:val="Hyperlink"/>
          <w:rFonts w:asciiTheme="majorHAnsi" w:hAnsiTheme="majorHAnsi" w:cstheme="majorHAnsi"/>
        </w:rPr>
        <w:t>https://doi.org/10.1177/003804070808100103</w:t>
      </w:r>
      <w:r w:rsidR="003F4E39" w:rsidRPr="00B621E1">
        <w:rPr>
          <w:rFonts w:asciiTheme="majorHAnsi" w:hAnsiTheme="majorHAnsi" w:cstheme="majorHAnsi"/>
          <w:rPrChange w:id="3838" w:author="Christina Sun" w:date="2026-03-15T21:36:00Z" w16du:dateUtc="2026-03-16T04:36:00Z">
            <w:rPr/>
          </w:rPrChange>
        </w:rPr>
        <w:fldChar w:fldCharType="end"/>
      </w:r>
      <w:r w:rsidR="003F4E39" w:rsidRPr="00824E21">
        <w:rPr>
          <w:rFonts w:asciiTheme="majorHAnsi" w:hAnsiTheme="majorHAnsi" w:cstheme="majorHAnsi"/>
        </w:rPr>
        <w:t xml:space="preserve"> </w:t>
      </w:r>
    </w:p>
    <w:p w14:paraId="7439B0F2" w14:textId="7777777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Hunter, J., Butler, C., &amp; Cooper, K. (2021). Gender minority stress in trans and gender diverse adolescents and young people. </w:t>
      </w:r>
      <w:r w:rsidRPr="00824E21">
        <w:rPr>
          <w:rFonts w:asciiTheme="majorHAnsi" w:hAnsiTheme="majorHAnsi" w:cstheme="majorHAnsi"/>
          <w:i/>
          <w:iCs/>
        </w:rPr>
        <w:t>Clinical Child Psychology and Psychiatry, 26</w:t>
      </w:r>
      <w:r w:rsidRPr="00824E21">
        <w:rPr>
          <w:rFonts w:asciiTheme="majorHAnsi" w:hAnsiTheme="majorHAnsi" w:cstheme="majorHAnsi"/>
        </w:rPr>
        <w:t xml:space="preserve">(4), 1182–1195. </w:t>
      </w:r>
      <w:r w:rsidR="00BD041A" w:rsidRPr="00B621E1">
        <w:rPr>
          <w:rFonts w:asciiTheme="majorHAnsi" w:hAnsiTheme="majorHAnsi" w:cstheme="majorHAnsi"/>
          <w:rPrChange w:id="3839" w:author="Christina Sun" w:date="2026-03-15T21:36:00Z" w16du:dateUtc="2026-03-16T04:36:00Z">
            <w:rPr/>
          </w:rPrChange>
        </w:rPr>
        <w:fldChar w:fldCharType="begin"/>
      </w:r>
      <w:r w:rsidR="00BD041A" w:rsidRPr="00B621E1">
        <w:rPr>
          <w:rFonts w:asciiTheme="majorHAnsi" w:hAnsiTheme="majorHAnsi" w:cstheme="majorHAnsi"/>
          <w:rPrChange w:id="3840" w:author="Christina Sun" w:date="2026-03-15T21:36:00Z" w16du:dateUtc="2026-03-16T04:36:00Z">
            <w:rPr/>
          </w:rPrChange>
        </w:rPr>
        <w:instrText>HYPERLINK "https://doi.org/10.1177/13591045211033187" \h</w:instrText>
      </w:r>
      <w:r w:rsidR="00BD041A" w:rsidRPr="00B621E1">
        <w:rPr>
          <w:rFonts w:asciiTheme="majorHAnsi" w:hAnsiTheme="majorHAnsi" w:cstheme="majorHAnsi"/>
          <w:rPrChange w:id="3841" w:author="Christina Sun" w:date="2026-03-15T21:36:00Z" w16du:dateUtc="2026-03-16T04:36:00Z">
            <w:rPr/>
          </w:rPrChange>
        </w:rPr>
      </w:r>
      <w:r w:rsidR="00BD041A" w:rsidRPr="00B621E1">
        <w:rPr>
          <w:rFonts w:asciiTheme="majorHAnsi" w:hAnsiTheme="majorHAnsi" w:cstheme="majorHAnsi"/>
          <w:rPrChange w:id="3842" w:author="Christina Sun" w:date="2026-03-15T21:36:00Z" w16du:dateUtc="2026-03-16T04:36:00Z">
            <w:rPr/>
          </w:rPrChange>
        </w:rPr>
        <w:fldChar w:fldCharType="separate"/>
      </w:r>
      <w:r w:rsidR="00BD041A" w:rsidRPr="00824E21">
        <w:rPr>
          <w:rFonts w:asciiTheme="majorHAnsi" w:hAnsiTheme="majorHAnsi" w:cstheme="majorHAnsi"/>
          <w:color w:val="1155CC"/>
          <w:u w:val="single"/>
        </w:rPr>
        <w:t>https://doi.org/10.1177/13591045211033187</w:t>
      </w:r>
      <w:r w:rsidR="00BD041A" w:rsidRPr="00B621E1">
        <w:rPr>
          <w:rFonts w:asciiTheme="majorHAnsi" w:hAnsiTheme="majorHAnsi" w:cstheme="majorHAnsi"/>
          <w:rPrChange w:id="3843" w:author="Christina Sun" w:date="2026-03-15T21:36:00Z" w16du:dateUtc="2026-03-16T04:36:00Z">
            <w:rPr/>
          </w:rPrChange>
        </w:rPr>
        <w:fldChar w:fldCharType="end"/>
      </w:r>
    </w:p>
    <w:p w14:paraId="7439B0F3" w14:textId="1249A02C"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Hurtt, A., Kurla</w:t>
      </w:r>
      <w:r w:rsidR="00ED55AE" w:rsidRPr="00824E21">
        <w:rPr>
          <w:rFonts w:asciiTheme="majorHAnsi" w:hAnsiTheme="majorHAnsi" w:cstheme="majorHAnsi"/>
        </w:rPr>
        <w:t>e</w:t>
      </w:r>
      <w:r w:rsidRPr="00824E21">
        <w:rPr>
          <w:rFonts w:asciiTheme="majorHAnsi" w:hAnsiTheme="majorHAnsi" w:cstheme="majorHAnsi"/>
        </w:rPr>
        <w:t xml:space="preserve">nder, M., Sun, C., Weber, K., &amp; Zhou, B. (2026). The transition to college for LGBTQ+ youth: </w:t>
      </w:r>
      <w:r w:rsidR="00ED55AE" w:rsidRPr="00824E21">
        <w:rPr>
          <w:rFonts w:asciiTheme="majorHAnsi" w:hAnsiTheme="majorHAnsi" w:cstheme="majorHAnsi"/>
        </w:rPr>
        <w:t>H</w:t>
      </w:r>
      <w:r w:rsidRPr="00824E21">
        <w:rPr>
          <w:rFonts w:asciiTheme="majorHAnsi" w:hAnsiTheme="majorHAnsi" w:cstheme="majorHAnsi"/>
        </w:rPr>
        <w:t xml:space="preserve">igh school experiences and college expectations. </w:t>
      </w:r>
      <w:r w:rsidRPr="00824E21">
        <w:rPr>
          <w:rFonts w:asciiTheme="majorHAnsi" w:hAnsiTheme="majorHAnsi" w:cstheme="majorHAnsi"/>
          <w:i/>
          <w:iCs/>
        </w:rPr>
        <w:t>Forthcoming</w:t>
      </w:r>
      <w:r w:rsidRPr="00824E21">
        <w:rPr>
          <w:rFonts w:asciiTheme="majorHAnsi" w:hAnsiTheme="majorHAnsi" w:cstheme="majorHAnsi"/>
        </w:rPr>
        <w:t>.</w:t>
      </w:r>
    </w:p>
    <w:p w14:paraId="7439B0F4" w14:textId="210303DF"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Kersey, E. &amp; Voigt, M. (2021). Finding community and overcoming barriers: Experiences of queer and transgender postsecondary students in mathematics and other STEM fields.” </w:t>
      </w:r>
      <w:r w:rsidRPr="00824E21">
        <w:rPr>
          <w:rFonts w:asciiTheme="majorHAnsi" w:hAnsiTheme="majorHAnsi" w:cstheme="majorHAnsi"/>
          <w:i/>
          <w:iCs/>
        </w:rPr>
        <w:t>Mathematics Education Research Journal, 33</w:t>
      </w:r>
      <w:r w:rsidRPr="00824E21">
        <w:rPr>
          <w:rFonts w:asciiTheme="majorHAnsi" w:hAnsiTheme="majorHAnsi" w:cstheme="majorHAnsi"/>
        </w:rPr>
        <w:t xml:space="preserve">(4), 733–756. </w:t>
      </w:r>
      <w:r w:rsidR="00ED55AE" w:rsidRPr="00B621E1">
        <w:rPr>
          <w:rFonts w:asciiTheme="majorHAnsi" w:hAnsiTheme="majorHAnsi" w:cstheme="majorHAnsi"/>
          <w:rPrChange w:id="3844" w:author="Christina Sun" w:date="2026-03-15T21:36:00Z" w16du:dateUtc="2026-03-16T04:36:00Z">
            <w:rPr/>
          </w:rPrChange>
        </w:rPr>
        <w:fldChar w:fldCharType="begin"/>
      </w:r>
      <w:r w:rsidR="00ED55AE" w:rsidRPr="00B621E1">
        <w:rPr>
          <w:rFonts w:asciiTheme="majorHAnsi" w:hAnsiTheme="majorHAnsi" w:cstheme="majorHAnsi"/>
          <w:rPrChange w:id="3845" w:author="Christina Sun" w:date="2026-03-15T21:36:00Z" w16du:dateUtc="2026-03-16T04:36:00Z">
            <w:rPr/>
          </w:rPrChange>
        </w:rPr>
        <w:instrText>HYPERLINK "https://doi.org/10.1007/s13394-020-00356-5"</w:instrText>
      </w:r>
      <w:r w:rsidR="00ED55AE" w:rsidRPr="00B621E1">
        <w:rPr>
          <w:rFonts w:asciiTheme="majorHAnsi" w:hAnsiTheme="majorHAnsi" w:cstheme="majorHAnsi"/>
          <w:rPrChange w:id="3846" w:author="Christina Sun" w:date="2026-03-15T21:36:00Z" w16du:dateUtc="2026-03-16T04:36:00Z">
            <w:rPr/>
          </w:rPrChange>
        </w:rPr>
      </w:r>
      <w:r w:rsidR="00ED55AE" w:rsidRPr="00B621E1">
        <w:rPr>
          <w:rFonts w:asciiTheme="majorHAnsi" w:hAnsiTheme="majorHAnsi" w:cstheme="majorHAnsi"/>
          <w:rPrChange w:id="384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https://doi.org/10.1007/s13394-020-00356-5</w:t>
      </w:r>
      <w:r w:rsidR="00ED55AE" w:rsidRPr="00B621E1">
        <w:rPr>
          <w:rFonts w:asciiTheme="majorHAnsi" w:hAnsiTheme="majorHAnsi" w:cstheme="majorHAnsi"/>
          <w:rPrChange w:id="384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5" w14:textId="00C1587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Kosciw, J.</w:t>
      </w:r>
      <w:r w:rsidR="009C67D5" w:rsidRPr="00824E21">
        <w:rPr>
          <w:rFonts w:asciiTheme="majorHAnsi" w:hAnsiTheme="majorHAnsi" w:cstheme="majorHAnsi"/>
        </w:rPr>
        <w:t xml:space="preserve"> </w:t>
      </w:r>
      <w:r w:rsidRPr="00824E21">
        <w:rPr>
          <w:rFonts w:asciiTheme="majorHAnsi" w:hAnsiTheme="majorHAnsi" w:cstheme="majorHAnsi"/>
        </w:rPr>
        <w:t>G., Clark, C.</w:t>
      </w:r>
      <w:r w:rsidR="009C67D5" w:rsidRPr="00824E21">
        <w:rPr>
          <w:rFonts w:asciiTheme="majorHAnsi" w:hAnsiTheme="majorHAnsi" w:cstheme="majorHAnsi"/>
        </w:rPr>
        <w:t xml:space="preserve"> </w:t>
      </w:r>
      <w:r w:rsidRPr="00824E21">
        <w:rPr>
          <w:rFonts w:asciiTheme="majorHAnsi" w:hAnsiTheme="majorHAnsi" w:cstheme="majorHAnsi"/>
        </w:rPr>
        <w:t xml:space="preserve">M., &amp; Menard, L. (2022). </w:t>
      </w:r>
      <w:r w:rsidRPr="00824E21">
        <w:rPr>
          <w:rFonts w:asciiTheme="majorHAnsi" w:hAnsiTheme="majorHAnsi" w:cstheme="majorHAnsi"/>
          <w:i/>
          <w:iCs/>
        </w:rPr>
        <w:t>The 2021 national school climate survey: The experiences of LGBTQ+ youth in our nation’s schools</w:t>
      </w:r>
      <w:r w:rsidRPr="00824E21">
        <w:rPr>
          <w:rFonts w:asciiTheme="majorHAnsi" w:hAnsiTheme="majorHAnsi" w:cstheme="majorHAnsi"/>
        </w:rPr>
        <w:t xml:space="preserve">. New York: GLSEN. </w:t>
      </w:r>
      <w:r w:rsidR="00ED55AE" w:rsidRPr="00B621E1">
        <w:rPr>
          <w:rFonts w:asciiTheme="majorHAnsi" w:hAnsiTheme="majorHAnsi" w:cstheme="majorHAnsi"/>
          <w:rPrChange w:id="3849" w:author="Christina Sun" w:date="2026-03-15T21:36:00Z" w16du:dateUtc="2026-03-16T04:36:00Z">
            <w:rPr/>
          </w:rPrChange>
        </w:rPr>
        <w:fldChar w:fldCharType="begin"/>
      </w:r>
      <w:r w:rsidR="00ED55AE" w:rsidRPr="00B621E1">
        <w:rPr>
          <w:rFonts w:asciiTheme="majorHAnsi" w:hAnsiTheme="majorHAnsi" w:cstheme="majorHAnsi"/>
          <w:rPrChange w:id="3850" w:author="Christina Sun" w:date="2026-03-15T21:36:00Z" w16du:dateUtc="2026-03-16T04:36:00Z">
            <w:rPr/>
          </w:rPrChange>
        </w:rPr>
        <w:instrText>HYPERLINK "https://www.glsen.org/sites/default/files/2022-10/NSCS-2021-Full-Report.pdf"</w:instrText>
      </w:r>
      <w:r w:rsidR="00ED55AE" w:rsidRPr="00B621E1">
        <w:rPr>
          <w:rFonts w:asciiTheme="majorHAnsi" w:hAnsiTheme="majorHAnsi" w:cstheme="majorHAnsi"/>
          <w:rPrChange w:id="3851" w:author="Christina Sun" w:date="2026-03-15T21:36:00Z" w16du:dateUtc="2026-03-16T04:36:00Z">
            <w:rPr/>
          </w:rPrChange>
        </w:rPr>
      </w:r>
      <w:r w:rsidR="00ED55AE" w:rsidRPr="00B621E1">
        <w:rPr>
          <w:rFonts w:asciiTheme="majorHAnsi" w:hAnsiTheme="majorHAnsi" w:cstheme="majorHAnsi"/>
          <w:rPrChange w:id="3852" w:author="Christina Sun" w:date="2026-03-15T21:36:00Z" w16du:dateUtc="2026-03-16T04:36:00Z">
            <w:rPr/>
          </w:rPrChange>
        </w:rPr>
        <w:fldChar w:fldCharType="separate"/>
      </w:r>
      <w:r w:rsidR="00ED55AE" w:rsidRPr="00824E21">
        <w:rPr>
          <w:rStyle w:val="Hyperlink"/>
          <w:rFonts w:asciiTheme="majorHAnsi" w:hAnsiTheme="majorHAnsi" w:cstheme="majorHAnsi"/>
        </w:rPr>
        <w:t>https://www.glsen.org/sites/default/files/2022-10/NSCS-2021-Full-Report.pdf</w:t>
      </w:r>
      <w:r w:rsidR="00ED55AE" w:rsidRPr="00B621E1">
        <w:rPr>
          <w:rFonts w:asciiTheme="majorHAnsi" w:hAnsiTheme="majorHAnsi" w:cstheme="majorHAnsi"/>
          <w:rPrChange w:id="385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6" w14:textId="6623ACFA"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Kurlaender, M., Reed, S., &amp; Hurtt, A.</w:t>
      </w:r>
      <w:r w:rsidRPr="00824E21">
        <w:rPr>
          <w:rFonts w:asciiTheme="majorHAnsi" w:hAnsiTheme="majorHAnsi" w:cstheme="majorHAnsi"/>
          <w:b/>
          <w:bCs/>
        </w:rPr>
        <w:t xml:space="preserve"> </w:t>
      </w:r>
      <w:r w:rsidRPr="00824E21">
        <w:rPr>
          <w:rFonts w:asciiTheme="majorHAnsi" w:hAnsiTheme="majorHAnsi" w:cstheme="majorHAnsi"/>
        </w:rPr>
        <w:t xml:space="preserve">(2019, August). </w:t>
      </w:r>
      <w:r w:rsidRPr="00824E21">
        <w:rPr>
          <w:rFonts w:asciiTheme="majorHAnsi" w:hAnsiTheme="majorHAnsi" w:cstheme="majorHAnsi"/>
          <w:i/>
          <w:iCs/>
        </w:rPr>
        <w:t xml:space="preserve">Improving college readiness: A research summary and implications for practice. </w:t>
      </w:r>
      <w:r w:rsidRPr="00824E21">
        <w:rPr>
          <w:rFonts w:asciiTheme="majorHAnsi" w:hAnsiTheme="majorHAnsi" w:cstheme="majorHAnsi"/>
        </w:rPr>
        <w:t xml:space="preserve">Policy Analysis for California Education, PACE. </w:t>
      </w:r>
      <w:r w:rsidR="00ED55AE" w:rsidRPr="00B621E1">
        <w:rPr>
          <w:rFonts w:asciiTheme="majorHAnsi" w:hAnsiTheme="majorHAnsi" w:cstheme="majorHAnsi"/>
          <w:rPrChange w:id="3854" w:author="Christina Sun" w:date="2026-03-15T21:36:00Z" w16du:dateUtc="2026-03-16T04:36:00Z">
            <w:rPr/>
          </w:rPrChange>
        </w:rPr>
        <w:fldChar w:fldCharType="begin"/>
      </w:r>
      <w:r w:rsidR="00ED55AE" w:rsidRPr="00B621E1">
        <w:rPr>
          <w:rFonts w:asciiTheme="majorHAnsi" w:hAnsiTheme="majorHAnsi" w:cstheme="majorHAnsi"/>
          <w:rPrChange w:id="3855" w:author="Christina Sun" w:date="2026-03-15T21:36:00Z" w16du:dateUtc="2026-03-16T04:36:00Z">
            <w:rPr/>
          </w:rPrChange>
        </w:rPr>
        <w:instrText>HYPERLINK "https://edpolicyinca.org/sites/default/files/R_Kurlaender_Aug19_01.pdf"</w:instrText>
      </w:r>
      <w:r w:rsidR="00ED55AE" w:rsidRPr="00B621E1">
        <w:rPr>
          <w:rFonts w:asciiTheme="majorHAnsi" w:hAnsiTheme="majorHAnsi" w:cstheme="majorHAnsi"/>
          <w:rPrChange w:id="3856" w:author="Christina Sun" w:date="2026-03-15T21:36:00Z" w16du:dateUtc="2026-03-16T04:36:00Z">
            <w:rPr/>
          </w:rPrChange>
        </w:rPr>
      </w:r>
      <w:r w:rsidR="00ED55AE" w:rsidRPr="00B621E1">
        <w:rPr>
          <w:rFonts w:asciiTheme="majorHAnsi" w:hAnsiTheme="majorHAnsi" w:cstheme="majorHAnsi"/>
          <w:rPrChange w:id="3857" w:author="Christina Sun" w:date="2026-03-15T21:36:00Z" w16du:dateUtc="2026-03-16T04:36:00Z">
            <w:rPr/>
          </w:rPrChange>
        </w:rPr>
        <w:fldChar w:fldCharType="separate"/>
      </w:r>
      <w:r w:rsidR="00ED55AE" w:rsidRPr="00824E21">
        <w:rPr>
          <w:rStyle w:val="Hyperlink"/>
          <w:rFonts w:asciiTheme="majorHAnsi" w:hAnsiTheme="majorHAnsi" w:cstheme="majorHAnsi"/>
        </w:rPr>
        <w:t>https://edpolicyinca.org/sites/default/files/R_Kurlaender_Aug19_01.pdf</w:t>
      </w:r>
      <w:r w:rsidR="00ED55AE" w:rsidRPr="00B621E1">
        <w:rPr>
          <w:rFonts w:asciiTheme="majorHAnsi" w:hAnsiTheme="majorHAnsi" w:cstheme="majorHAnsi"/>
          <w:rPrChange w:id="385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7" w14:textId="7FE95836"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Lazowski, R.</w:t>
      </w:r>
      <w:r w:rsidR="009C67D5" w:rsidRPr="00824E21">
        <w:rPr>
          <w:rFonts w:asciiTheme="majorHAnsi" w:hAnsiTheme="majorHAnsi" w:cstheme="majorHAnsi"/>
        </w:rPr>
        <w:t xml:space="preserve"> </w:t>
      </w:r>
      <w:r w:rsidRPr="00824E21">
        <w:rPr>
          <w:rFonts w:asciiTheme="majorHAnsi" w:hAnsiTheme="majorHAnsi" w:cstheme="majorHAnsi"/>
        </w:rPr>
        <w:t>A., &amp; Hulleman, C.</w:t>
      </w:r>
      <w:r w:rsidR="009C67D5" w:rsidRPr="00824E21">
        <w:rPr>
          <w:rFonts w:asciiTheme="majorHAnsi" w:hAnsiTheme="majorHAnsi" w:cstheme="majorHAnsi"/>
        </w:rPr>
        <w:t xml:space="preserve"> </w:t>
      </w:r>
      <w:r w:rsidRPr="00824E21">
        <w:rPr>
          <w:rFonts w:asciiTheme="majorHAnsi" w:hAnsiTheme="majorHAnsi" w:cstheme="majorHAnsi"/>
        </w:rPr>
        <w:t>S. (2016). Motivation interventions in education: A meta-analytic review. </w:t>
      </w:r>
      <w:r w:rsidRPr="00824E21">
        <w:rPr>
          <w:rFonts w:asciiTheme="majorHAnsi" w:hAnsiTheme="majorHAnsi" w:cstheme="majorHAnsi"/>
          <w:i/>
          <w:iCs/>
        </w:rPr>
        <w:t>Review of Educational Research</w:t>
      </w:r>
      <w:r w:rsidRPr="00824E21">
        <w:rPr>
          <w:rFonts w:asciiTheme="majorHAnsi" w:hAnsiTheme="majorHAnsi" w:cstheme="majorHAnsi"/>
        </w:rPr>
        <w:t>, </w:t>
      </w:r>
      <w:r w:rsidRPr="00824E21">
        <w:rPr>
          <w:rFonts w:asciiTheme="majorHAnsi" w:hAnsiTheme="majorHAnsi" w:cstheme="majorHAnsi"/>
          <w:i/>
          <w:iCs/>
        </w:rPr>
        <w:t>86</w:t>
      </w:r>
      <w:r w:rsidRPr="00824E21">
        <w:rPr>
          <w:rFonts w:asciiTheme="majorHAnsi" w:hAnsiTheme="majorHAnsi" w:cstheme="majorHAnsi"/>
        </w:rPr>
        <w:t xml:space="preserve">(2), 602–640. </w:t>
      </w:r>
      <w:r w:rsidR="00ED55AE" w:rsidRPr="00B621E1">
        <w:rPr>
          <w:rFonts w:asciiTheme="majorHAnsi" w:hAnsiTheme="majorHAnsi" w:cstheme="majorHAnsi"/>
          <w:rPrChange w:id="3859" w:author="Christina Sun" w:date="2026-03-15T21:36:00Z" w16du:dateUtc="2026-03-16T04:36:00Z">
            <w:rPr/>
          </w:rPrChange>
        </w:rPr>
        <w:fldChar w:fldCharType="begin"/>
      </w:r>
      <w:r w:rsidR="00ED55AE" w:rsidRPr="00B621E1">
        <w:rPr>
          <w:rFonts w:asciiTheme="majorHAnsi" w:hAnsiTheme="majorHAnsi" w:cstheme="majorHAnsi"/>
          <w:rPrChange w:id="3860" w:author="Christina Sun" w:date="2026-03-15T21:36:00Z" w16du:dateUtc="2026-03-16T04:36:00Z">
            <w:rPr/>
          </w:rPrChange>
        </w:rPr>
        <w:instrText>HYPERLINK "https://doi.org/10.3102/%200034654315617832"</w:instrText>
      </w:r>
      <w:r w:rsidR="00ED55AE" w:rsidRPr="00B621E1">
        <w:rPr>
          <w:rFonts w:asciiTheme="majorHAnsi" w:hAnsiTheme="majorHAnsi" w:cstheme="majorHAnsi"/>
          <w:rPrChange w:id="3861" w:author="Christina Sun" w:date="2026-03-15T21:36:00Z" w16du:dateUtc="2026-03-16T04:36:00Z">
            <w:rPr/>
          </w:rPrChange>
        </w:rPr>
      </w:r>
      <w:r w:rsidR="00ED55AE" w:rsidRPr="00B621E1">
        <w:rPr>
          <w:rFonts w:asciiTheme="majorHAnsi" w:hAnsiTheme="majorHAnsi" w:cstheme="majorHAnsi"/>
          <w:rPrChange w:id="386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https://doi.org/10.3102/ 0034654315617832</w:t>
      </w:r>
      <w:r w:rsidR="00ED55AE" w:rsidRPr="00B621E1">
        <w:rPr>
          <w:rFonts w:asciiTheme="majorHAnsi" w:hAnsiTheme="majorHAnsi" w:cstheme="majorHAnsi"/>
          <w:rPrChange w:id="386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8" w14:textId="1B468B3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Linley, J.</w:t>
      </w:r>
      <w:r w:rsidR="009C67D5" w:rsidRPr="00824E21">
        <w:rPr>
          <w:rFonts w:asciiTheme="majorHAnsi" w:hAnsiTheme="majorHAnsi" w:cstheme="majorHAnsi"/>
        </w:rPr>
        <w:t xml:space="preserve"> </w:t>
      </w:r>
      <w:r w:rsidRPr="00824E21">
        <w:rPr>
          <w:rFonts w:asciiTheme="majorHAnsi" w:hAnsiTheme="majorHAnsi" w:cstheme="majorHAnsi"/>
        </w:rPr>
        <w:t>L., Renn, K.</w:t>
      </w:r>
      <w:r w:rsidR="009C67D5" w:rsidRPr="00824E21">
        <w:rPr>
          <w:rFonts w:asciiTheme="majorHAnsi" w:hAnsiTheme="majorHAnsi" w:cstheme="majorHAnsi"/>
        </w:rPr>
        <w:t xml:space="preserve"> </w:t>
      </w:r>
      <w:r w:rsidRPr="00824E21">
        <w:rPr>
          <w:rFonts w:asciiTheme="majorHAnsi" w:hAnsiTheme="majorHAnsi" w:cstheme="majorHAnsi"/>
        </w:rPr>
        <w:t>A., &amp; Woodford, M.</w:t>
      </w:r>
      <w:r w:rsidR="009C67D5" w:rsidRPr="00824E21">
        <w:rPr>
          <w:rFonts w:asciiTheme="majorHAnsi" w:hAnsiTheme="majorHAnsi" w:cstheme="majorHAnsi"/>
        </w:rPr>
        <w:t xml:space="preserve"> </w:t>
      </w:r>
      <w:r w:rsidRPr="00824E21">
        <w:rPr>
          <w:rFonts w:asciiTheme="majorHAnsi" w:hAnsiTheme="majorHAnsi" w:cstheme="majorHAnsi"/>
        </w:rPr>
        <w:t>R. (2018). Examining the ecological systems of LGBTQ STEM majors. </w:t>
      </w:r>
      <w:r w:rsidRPr="00824E21">
        <w:rPr>
          <w:rFonts w:asciiTheme="majorHAnsi" w:hAnsiTheme="majorHAnsi" w:cstheme="majorHAnsi"/>
          <w:i/>
          <w:iCs/>
        </w:rPr>
        <w:t>Journal of Women and Minorities in Science and Engineering</w:t>
      </w:r>
      <w:r w:rsidRPr="00824E21">
        <w:rPr>
          <w:rFonts w:asciiTheme="majorHAnsi" w:hAnsiTheme="majorHAnsi" w:cstheme="majorHAnsi"/>
        </w:rPr>
        <w:t>, </w:t>
      </w:r>
      <w:r w:rsidRPr="00824E21">
        <w:rPr>
          <w:rFonts w:asciiTheme="majorHAnsi" w:hAnsiTheme="majorHAnsi" w:cstheme="majorHAnsi"/>
          <w:i/>
          <w:iCs/>
        </w:rPr>
        <w:t>24</w:t>
      </w:r>
      <w:r w:rsidRPr="00824E21">
        <w:rPr>
          <w:rFonts w:asciiTheme="majorHAnsi" w:hAnsiTheme="majorHAnsi" w:cstheme="majorHAnsi"/>
        </w:rPr>
        <w:t xml:space="preserve">(1), 1–16. </w:t>
      </w:r>
      <w:r w:rsidR="00ED55AE" w:rsidRPr="00B621E1">
        <w:rPr>
          <w:rFonts w:asciiTheme="majorHAnsi" w:hAnsiTheme="majorHAnsi" w:cstheme="majorHAnsi"/>
          <w:rPrChange w:id="3864" w:author="Christina Sun" w:date="2026-03-15T21:36:00Z" w16du:dateUtc="2026-03-16T04:36:00Z">
            <w:rPr/>
          </w:rPrChange>
        </w:rPr>
        <w:fldChar w:fldCharType="begin"/>
      </w:r>
      <w:r w:rsidR="00ED55AE" w:rsidRPr="00B621E1">
        <w:rPr>
          <w:rFonts w:asciiTheme="majorHAnsi" w:hAnsiTheme="majorHAnsi" w:cstheme="majorHAnsi"/>
          <w:rPrChange w:id="3865" w:author="Christina Sun" w:date="2026-03-15T21:36:00Z" w16du:dateUtc="2026-03-16T04:36:00Z">
            <w:rPr/>
          </w:rPrChange>
        </w:rPr>
        <w:instrText>HYPERLINK "https://doi.org/10.1615/jwomenminorscieneng.2017018836"</w:instrText>
      </w:r>
      <w:r w:rsidR="00ED55AE" w:rsidRPr="00B621E1">
        <w:rPr>
          <w:rFonts w:asciiTheme="majorHAnsi" w:hAnsiTheme="majorHAnsi" w:cstheme="majorHAnsi"/>
          <w:rPrChange w:id="3866" w:author="Christina Sun" w:date="2026-03-15T21:36:00Z" w16du:dateUtc="2026-03-16T04:36:00Z">
            <w:rPr/>
          </w:rPrChange>
        </w:rPr>
      </w:r>
      <w:r w:rsidR="00ED55AE" w:rsidRPr="00B621E1">
        <w:rPr>
          <w:rFonts w:asciiTheme="majorHAnsi" w:hAnsiTheme="majorHAnsi" w:cstheme="majorHAnsi"/>
          <w:rPrChange w:id="386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https://doi.org/10.1615/jwomenminorscieneng.2017018836</w:t>
      </w:r>
      <w:r w:rsidR="00ED55AE" w:rsidRPr="00B621E1">
        <w:rPr>
          <w:rFonts w:asciiTheme="majorHAnsi" w:hAnsiTheme="majorHAnsi" w:cstheme="majorHAnsi"/>
          <w:rPrChange w:id="386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9" w14:textId="138802C3"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lastRenderedPageBreak/>
        <w:t>Luh, H.</w:t>
      </w:r>
      <w:r w:rsidR="009C67D5" w:rsidRPr="00824E21">
        <w:rPr>
          <w:rFonts w:asciiTheme="majorHAnsi" w:hAnsiTheme="majorHAnsi" w:cstheme="majorHAnsi"/>
        </w:rPr>
        <w:t xml:space="preserve"> </w:t>
      </w:r>
      <w:r w:rsidRPr="00824E21">
        <w:rPr>
          <w:rFonts w:asciiTheme="majorHAnsi" w:hAnsiTheme="majorHAnsi" w:cstheme="majorHAnsi"/>
        </w:rPr>
        <w:t>J., deLeyer-Tiarks, J., Wojcik, H., &amp; Mandracchia, F. (2023). Preparing LGBTQ youth for the high school to college transition: A multidimensional approach. </w:t>
      </w:r>
      <w:r w:rsidRPr="00824E21">
        <w:rPr>
          <w:rFonts w:asciiTheme="majorHAnsi" w:hAnsiTheme="majorHAnsi" w:cstheme="majorHAnsi"/>
          <w:i/>
          <w:iCs/>
        </w:rPr>
        <w:t>Journal of LGBT Youth</w:t>
      </w:r>
      <w:r w:rsidRPr="00824E21">
        <w:rPr>
          <w:rFonts w:asciiTheme="majorHAnsi" w:hAnsiTheme="majorHAnsi" w:cstheme="majorHAnsi"/>
        </w:rPr>
        <w:t xml:space="preserve">, 1–20. </w:t>
      </w:r>
      <w:r w:rsidR="00ED55AE" w:rsidRPr="00B621E1">
        <w:rPr>
          <w:rFonts w:asciiTheme="majorHAnsi" w:hAnsiTheme="majorHAnsi" w:cstheme="majorHAnsi"/>
          <w:rPrChange w:id="3869" w:author="Christina Sun" w:date="2026-03-15T21:36:00Z" w16du:dateUtc="2026-03-16T04:36:00Z">
            <w:rPr/>
          </w:rPrChange>
        </w:rPr>
        <w:fldChar w:fldCharType="begin"/>
      </w:r>
      <w:r w:rsidR="00ED55AE" w:rsidRPr="00B621E1">
        <w:rPr>
          <w:rFonts w:asciiTheme="majorHAnsi" w:hAnsiTheme="majorHAnsi" w:cstheme="majorHAnsi"/>
          <w:rPrChange w:id="3870" w:author="Christina Sun" w:date="2026-03-15T21:36:00Z" w16du:dateUtc="2026-03-16T04:36:00Z">
            <w:rPr/>
          </w:rPrChange>
        </w:rPr>
        <w:instrText>HYPERLINK "https://doi.org/10.1080/19361653.2023.2264830"</w:instrText>
      </w:r>
      <w:r w:rsidR="00ED55AE" w:rsidRPr="00B621E1">
        <w:rPr>
          <w:rFonts w:asciiTheme="majorHAnsi" w:hAnsiTheme="majorHAnsi" w:cstheme="majorHAnsi"/>
          <w:rPrChange w:id="3871" w:author="Christina Sun" w:date="2026-03-15T21:36:00Z" w16du:dateUtc="2026-03-16T04:36:00Z">
            <w:rPr/>
          </w:rPrChange>
        </w:rPr>
      </w:r>
      <w:r w:rsidR="00ED55AE" w:rsidRPr="00B621E1">
        <w:rPr>
          <w:rFonts w:asciiTheme="majorHAnsi" w:hAnsiTheme="majorHAnsi" w:cstheme="majorHAnsi"/>
          <w:rPrChange w:id="387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https://doi.org/10.1080/19361653.2023.2264830</w:t>
      </w:r>
      <w:r w:rsidR="00ED55AE" w:rsidRPr="00B621E1">
        <w:rPr>
          <w:rFonts w:asciiTheme="majorHAnsi" w:hAnsiTheme="majorHAnsi" w:cstheme="majorHAnsi"/>
          <w:rPrChange w:id="387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A" w14:textId="3688EED0"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Ma, J., Pender, M., &amp; Welch, M. (2019). Education pays 2019: The benefits of higher education for individuals and society. </w:t>
      </w:r>
      <w:r w:rsidRPr="00824E21">
        <w:rPr>
          <w:rFonts w:asciiTheme="majorHAnsi" w:hAnsiTheme="majorHAnsi" w:cstheme="majorHAnsi"/>
          <w:i/>
          <w:iCs/>
        </w:rPr>
        <w:t xml:space="preserve">Trends in Higher Education Series. </w:t>
      </w:r>
      <w:r w:rsidRPr="00824E21">
        <w:rPr>
          <w:rFonts w:asciiTheme="majorHAnsi" w:hAnsiTheme="majorHAnsi" w:cstheme="majorHAnsi"/>
        </w:rPr>
        <w:t xml:space="preserve">College Board. </w:t>
      </w:r>
      <w:r w:rsidR="00ED55AE" w:rsidRPr="00B621E1">
        <w:rPr>
          <w:rFonts w:asciiTheme="majorHAnsi" w:hAnsiTheme="majorHAnsi" w:cstheme="majorHAnsi"/>
          <w:rPrChange w:id="3874" w:author="Christina Sun" w:date="2026-03-15T21:36:00Z" w16du:dateUtc="2026-03-16T04:36:00Z">
            <w:rPr/>
          </w:rPrChange>
        </w:rPr>
        <w:fldChar w:fldCharType="begin"/>
      </w:r>
      <w:r w:rsidR="00ED55AE" w:rsidRPr="00B621E1">
        <w:rPr>
          <w:rFonts w:asciiTheme="majorHAnsi" w:hAnsiTheme="majorHAnsi" w:cstheme="majorHAnsi"/>
          <w:rPrChange w:id="3875" w:author="Christina Sun" w:date="2026-03-15T21:36:00Z" w16du:dateUtc="2026-03-16T04:36:00Z">
            <w:rPr/>
          </w:rPrChange>
        </w:rPr>
        <w:instrText>HYPERLINK "https://research.collegeboard.org/media/pdf/education-pays-2019-full-report.pdf"</w:instrText>
      </w:r>
      <w:r w:rsidR="00ED55AE" w:rsidRPr="00B621E1">
        <w:rPr>
          <w:rFonts w:asciiTheme="majorHAnsi" w:hAnsiTheme="majorHAnsi" w:cstheme="majorHAnsi"/>
          <w:rPrChange w:id="3876" w:author="Christina Sun" w:date="2026-03-15T21:36:00Z" w16du:dateUtc="2026-03-16T04:36:00Z">
            <w:rPr/>
          </w:rPrChange>
        </w:rPr>
      </w:r>
      <w:r w:rsidR="00ED55AE" w:rsidRPr="00B621E1">
        <w:rPr>
          <w:rFonts w:asciiTheme="majorHAnsi" w:hAnsiTheme="majorHAnsi" w:cstheme="majorHAnsi"/>
          <w:rPrChange w:id="3877" w:author="Christina Sun" w:date="2026-03-15T21:36:00Z" w16du:dateUtc="2026-03-16T04:36:00Z">
            <w:rPr/>
          </w:rPrChange>
        </w:rPr>
        <w:fldChar w:fldCharType="separate"/>
      </w:r>
      <w:r w:rsidR="00ED55AE" w:rsidRPr="00824E21">
        <w:rPr>
          <w:rStyle w:val="Hyperlink"/>
          <w:rFonts w:asciiTheme="majorHAnsi" w:hAnsiTheme="majorHAnsi" w:cstheme="majorHAnsi"/>
        </w:rPr>
        <w:t>https://research.collegeboard.org/media/pdf/education-pays-2019-full-report.pdf</w:t>
      </w:r>
      <w:r w:rsidR="00ED55AE" w:rsidRPr="00B621E1">
        <w:rPr>
          <w:rFonts w:asciiTheme="majorHAnsi" w:hAnsiTheme="majorHAnsi" w:cstheme="majorHAnsi"/>
          <w:rPrChange w:id="387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B" w14:textId="2C5A7D62"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Marine, S.</w:t>
      </w:r>
      <w:r w:rsidR="009C67D5" w:rsidRPr="00824E21">
        <w:rPr>
          <w:rFonts w:asciiTheme="majorHAnsi" w:hAnsiTheme="majorHAnsi" w:cstheme="majorHAnsi"/>
        </w:rPr>
        <w:t xml:space="preserve"> </w:t>
      </w:r>
      <w:r w:rsidRPr="00824E21">
        <w:rPr>
          <w:rFonts w:asciiTheme="majorHAnsi" w:hAnsiTheme="majorHAnsi" w:cstheme="majorHAnsi"/>
        </w:rPr>
        <w:t>B., &amp; Nicolazzo, Z. (2014). Names that matter: Exploring the tensions of campus LGBTQ centers and trans* inclusion. </w:t>
      </w:r>
      <w:r w:rsidRPr="00824E21">
        <w:rPr>
          <w:rFonts w:asciiTheme="majorHAnsi" w:hAnsiTheme="majorHAnsi" w:cstheme="majorHAnsi"/>
          <w:i/>
          <w:iCs/>
        </w:rPr>
        <w:t>Journal of Diversity in Higher Education</w:t>
      </w:r>
      <w:r w:rsidRPr="00824E21">
        <w:rPr>
          <w:rFonts w:asciiTheme="majorHAnsi" w:hAnsiTheme="majorHAnsi" w:cstheme="majorHAnsi"/>
        </w:rPr>
        <w:t>, </w:t>
      </w:r>
      <w:r w:rsidRPr="00824E21">
        <w:rPr>
          <w:rFonts w:asciiTheme="majorHAnsi" w:hAnsiTheme="majorHAnsi" w:cstheme="majorHAnsi"/>
          <w:i/>
          <w:iCs/>
        </w:rPr>
        <w:t>7</w:t>
      </w:r>
      <w:r w:rsidRPr="00824E21">
        <w:rPr>
          <w:rFonts w:asciiTheme="majorHAnsi" w:hAnsiTheme="majorHAnsi" w:cstheme="majorHAnsi"/>
        </w:rPr>
        <w:t xml:space="preserve">(4), 265–281. </w:t>
      </w:r>
      <w:r w:rsidR="00ED55AE" w:rsidRPr="00B621E1">
        <w:rPr>
          <w:rFonts w:asciiTheme="majorHAnsi" w:hAnsiTheme="majorHAnsi" w:cstheme="majorHAnsi"/>
          <w:rPrChange w:id="3879" w:author="Christina Sun" w:date="2026-03-15T21:36:00Z" w16du:dateUtc="2026-03-16T04:36:00Z">
            <w:rPr/>
          </w:rPrChange>
        </w:rPr>
        <w:fldChar w:fldCharType="begin"/>
      </w:r>
      <w:r w:rsidR="00ED55AE" w:rsidRPr="00B621E1">
        <w:rPr>
          <w:rFonts w:asciiTheme="majorHAnsi" w:hAnsiTheme="majorHAnsi" w:cstheme="majorHAnsi"/>
          <w:rPrChange w:id="3880" w:author="Christina Sun" w:date="2026-03-15T21:36:00Z" w16du:dateUtc="2026-03-16T04:36:00Z">
            <w:rPr/>
          </w:rPrChange>
        </w:rPr>
        <w:instrText>HYPERLINK "https://doi.org/10.1037/a0037990"</w:instrText>
      </w:r>
      <w:r w:rsidR="00ED55AE" w:rsidRPr="00B621E1">
        <w:rPr>
          <w:rFonts w:asciiTheme="majorHAnsi" w:hAnsiTheme="majorHAnsi" w:cstheme="majorHAnsi"/>
          <w:rPrChange w:id="3881" w:author="Christina Sun" w:date="2026-03-15T21:36:00Z" w16du:dateUtc="2026-03-16T04:36:00Z">
            <w:rPr/>
          </w:rPrChange>
        </w:rPr>
      </w:r>
      <w:r w:rsidR="00ED55AE" w:rsidRPr="00B621E1">
        <w:rPr>
          <w:rFonts w:asciiTheme="majorHAnsi" w:hAnsiTheme="majorHAnsi" w:cstheme="majorHAnsi"/>
          <w:rPrChange w:id="388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https://doi.org/10.1037/a0037990</w:t>
      </w:r>
      <w:r w:rsidR="00ED55AE" w:rsidRPr="00B621E1">
        <w:rPr>
          <w:rFonts w:asciiTheme="majorHAnsi" w:hAnsiTheme="majorHAnsi" w:cstheme="majorHAnsi"/>
          <w:rPrChange w:id="388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D" w14:textId="5319B9D3"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t>McBride, R.</w:t>
      </w:r>
      <w:r w:rsidR="009C67D5" w:rsidRPr="00824E21">
        <w:rPr>
          <w:rFonts w:asciiTheme="majorHAnsi" w:hAnsiTheme="majorHAnsi" w:cstheme="majorHAnsi"/>
        </w:rPr>
        <w:t xml:space="preserve"> </w:t>
      </w:r>
      <w:r w:rsidRPr="00824E21">
        <w:rPr>
          <w:rFonts w:asciiTheme="majorHAnsi" w:hAnsiTheme="majorHAnsi" w:cstheme="majorHAnsi"/>
        </w:rPr>
        <w:t>S. (2021). A literature review of the secondary school experiences of trans youth. </w:t>
      </w:r>
      <w:r w:rsidRPr="00824E21">
        <w:rPr>
          <w:rFonts w:asciiTheme="majorHAnsi" w:hAnsiTheme="majorHAnsi" w:cstheme="majorHAnsi"/>
          <w:i/>
          <w:iCs/>
        </w:rPr>
        <w:t>Journal of LGBT Youth,</w:t>
      </w:r>
      <w:r w:rsidRPr="00824E21">
        <w:rPr>
          <w:rFonts w:asciiTheme="majorHAnsi" w:hAnsiTheme="majorHAnsi" w:cstheme="majorHAnsi"/>
        </w:rPr>
        <w:t> </w:t>
      </w:r>
      <w:r w:rsidRPr="00824E21">
        <w:rPr>
          <w:rFonts w:asciiTheme="majorHAnsi" w:hAnsiTheme="majorHAnsi" w:cstheme="majorHAnsi"/>
          <w:i/>
          <w:iCs/>
        </w:rPr>
        <w:t>18</w:t>
      </w:r>
      <w:r w:rsidRPr="00824E21">
        <w:rPr>
          <w:rFonts w:asciiTheme="majorHAnsi" w:hAnsiTheme="majorHAnsi" w:cstheme="majorHAnsi"/>
        </w:rPr>
        <w:t xml:space="preserve">(2), 103–134. </w:t>
      </w:r>
      <w:r w:rsidR="00ED55AE" w:rsidRPr="00B621E1">
        <w:rPr>
          <w:rFonts w:asciiTheme="majorHAnsi" w:hAnsiTheme="majorHAnsi" w:cstheme="majorHAnsi"/>
          <w:rPrChange w:id="3884" w:author="Christina Sun" w:date="2026-03-15T21:36:00Z" w16du:dateUtc="2026-03-16T04:36:00Z">
            <w:rPr/>
          </w:rPrChange>
        </w:rPr>
        <w:fldChar w:fldCharType="begin"/>
      </w:r>
      <w:r w:rsidR="00ED55AE" w:rsidRPr="00B621E1">
        <w:rPr>
          <w:rFonts w:asciiTheme="majorHAnsi" w:hAnsiTheme="majorHAnsi" w:cstheme="majorHAnsi"/>
          <w:rPrChange w:id="3885" w:author="Christina Sun" w:date="2026-03-15T21:36:00Z" w16du:dateUtc="2026-03-16T04:36:00Z">
            <w:rPr/>
          </w:rPrChange>
        </w:rPr>
        <w:instrText>HYPERLINK "https://doi.org/10.1080/19361653.%202020.1727815"</w:instrText>
      </w:r>
      <w:r w:rsidR="00ED55AE" w:rsidRPr="00B621E1">
        <w:rPr>
          <w:rFonts w:asciiTheme="majorHAnsi" w:hAnsiTheme="majorHAnsi" w:cstheme="majorHAnsi"/>
          <w:rPrChange w:id="3886" w:author="Christina Sun" w:date="2026-03-15T21:36:00Z" w16du:dateUtc="2026-03-16T04:36:00Z">
            <w:rPr/>
          </w:rPrChange>
        </w:rPr>
      </w:r>
      <w:r w:rsidR="00ED55AE" w:rsidRPr="00B621E1">
        <w:rPr>
          <w:rFonts w:asciiTheme="majorHAnsi" w:hAnsiTheme="majorHAnsi" w:cstheme="majorHAnsi"/>
          <w:rPrChange w:id="388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https://doi.org/10.1080/19361653. 2020.1727815</w:t>
      </w:r>
      <w:r w:rsidR="00ED55AE" w:rsidRPr="00B621E1">
        <w:rPr>
          <w:rFonts w:asciiTheme="majorHAnsi" w:hAnsiTheme="majorHAnsi" w:cstheme="majorHAnsi"/>
          <w:rPrChange w:id="388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E" w14:textId="74FB4579"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Means, B., Wang, H., Young, V., Peters, V.</w:t>
      </w:r>
      <w:r w:rsidR="009C67D5" w:rsidRPr="00824E21">
        <w:rPr>
          <w:rFonts w:asciiTheme="majorHAnsi" w:hAnsiTheme="majorHAnsi" w:cstheme="majorHAnsi"/>
        </w:rPr>
        <w:t xml:space="preserve"> </w:t>
      </w:r>
      <w:r w:rsidRPr="00824E21">
        <w:rPr>
          <w:rFonts w:asciiTheme="majorHAnsi" w:hAnsiTheme="majorHAnsi" w:cstheme="majorHAnsi"/>
        </w:rPr>
        <w:t>L., &amp; Lynch, S.</w:t>
      </w:r>
      <w:r w:rsidR="009C67D5" w:rsidRPr="00824E21">
        <w:rPr>
          <w:rFonts w:asciiTheme="majorHAnsi" w:hAnsiTheme="majorHAnsi" w:cstheme="majorHAnsi"/>
        </w:rPr>
        <w:t xml:space="preserve"> </w:t>
      </w:r>
      <w:r w:rsidRPr="00824E21">
        <w:rPr>
          <w:rFonts w:asciiTheme="majorHAnsi" w:hAnsiTheme="majorHAnsi" w:cstheme="majorHAnsi"/>
        </w:rPr>
        <w:t>J. (2016). STEM-focused high schools as a strategy for enhancing readiness for postsecondary STEM programs. </w:t>
      </w:r>
      <w:r w:rsidRPr="00824E21">
        <w:rPr>
          <w:rFonts w:asciiTheme="majorHAnsi" w:hAnsiTheme="majorHAnsi" w:cstheme="majorHAnsi"/>
          <w:i/>
          <w:iCs/>
        </w:rPr>
        <w:t>Journal of Research in Science Teaching, 53</w:t>
      </w:r>
      <w:r w:rsidRPr="00824E21">
        <w:rPr>
          <w:rFonts w:asciiTheme="majorHAnsi" w:hAnsiTheme="majorHAnsi" w:cstheme="majorHAnsi"/>
        </w:rPr>
        <w:t xml:space="preserve">(5), 709–736. </w:t>
      </w:r>
      <w:r w:rsidR="00ED55AE" w:rsidRPr="00B621E1">
        <w:rPr>
          <w:rFonts w:asciiTheme="majorHAnsi" w:hAnsiTheme="majorHAnsi" w:cstheme="majorHAnsi"/>
          <w:rPrChange w:id="3889" w:author="Christina Sun" w:date="2026-03-15T21:36:00Z" w16du:dateUtc="2026-03-16T04:36:00Z">
            <w:rPr/>
          </w:rPrChange>
        </w:rPr>
        <w:fldChar w:fldCharType="begin"/>
      </w:r>
      <w:r w:rsidR="00ED55AE" w:rsidRPr="00B621E1">
        <w:rPr>
          <w:rFonts w:asciiTheme="majorHAnsi" w:hAnsiTheme="majorHAnsi" w:cstheme="majorHAnsi"/>
          <w:rPrChange w:id="3890" w:author="Christina Sun" w:date="2026-03-15T21:36:00Z" w16du:dateUtc="2026-03-16T04:36:00Z">
            <w:rPr/>
          </w:rPrChange>
        </w:rPr>
        <w:instrText>HYPERLINK "https://doi.org/10.1002/tea.21313"</w:instrText>
      </w:r>
      <w:r w:rsidR="00ED55AE" w:rsidRPr="00B621E1">
        <w:rPr>
          <w:rFonts w:asciiTheme="majorHAnsi" w:hAnsiTheme="majorHAnsi" w:cstheme="majorHAnsi"/>
          <w:rPrChange w:id="3891" w:author="Christina Sun" w:date="2026-03-15T21:36:00Z" w16du:dateUtc="2026-03-16T04:36:00Z">
            <w:rPr/>
          </w:rPrChange>
        </w:rPr>
      </w:r>
      <w:r w:rsidR="00ED55AE" w:rsidRPr="00B621E1">
        <w:rPr>
          <w:rFonts w:asciiTheme="majorHAnsi" w:hAnsiTheme="majorHAnsi" w:cstheme="majorHAnsi"/>
          <w:rPrChange w:id="389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https://doi.org/10.1002/tea.21313</w:t>
      </w:r>
      <w:r w:rsidR="00ED55AE" w:rsidRPr="00B621E1">
        <w:rPr>
          <w:rFonts w:asciiTheme="majorHAnsi" w:hAnsiTheme="majorHAnsi" w:cstheme="majorHAnsi"/>
          <w:rPrChange w:id="389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0FF" w14:textId="6066A3D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Meyer, I.</w:t>
      </w:r>
      <w:r w:rsidR="009C67D5" w:rsidRPr="00824E21">
        <w:rPr>
          <w:rFonts w:asciiTheme="majorHAnsi" w:hAnsiTheme="majorHAnsi" w:cstheme="majorHAnsi"/>
        </w:rPr>
        <w:t xml:space="preserve"> </w:t>
      </w:r>
      <w:r w:rsidRPr="00824E21">
        <w:rPr>
          <w:rFonts w:asciiTheme="majorHAnsi" w:hAnsiTheme="majorHAnsi" w:cstheme="majorHAnsi"/>
        </w:rPr>
        <w:t>H. (2015). Resilience in the study of minority stress and health of sexual and gender minorities. </w:t>
      </w:r>
      <w:r w:rsidRPr="00824E21">
        <w:rPr>
          <w:rFonts w:asciiTheme="majorHAnsi" w:hAnsiTheme="majorHAnsi" w:cstheme="majorHAnsi"/>
          <w:i/>
          <w:iCs/>
        </w:rPr>
        <w:t>Psychology of Sexual Orientation and Gender Diversity</w:t>
      </w:r>
      <w:r w:rsidRPr="00824E21">
        <w:rPr>
          <w:rFonts w:asciiTheme="majorHAnsi" w:hAnsiTheme="majorHAnsi" w:cstheme="majorHAnsi"/>
        </w:rPr>
        <w:t xml:space="preserve">, </w:t>
      </w:r>
      <w:r w:rsidRPr="00824E21">
        <w:rPr>
          <w:rFonts w:asciiTheme="majorHAnsi" w:hAnsiTheme="majorHAnsi" w:cstheme="majorHAnsi"/>
          <w:i/>
          <w:iCs/>
        </w:rPr>
        <w:t>2</w:t>
      </w:r>
      <w:r w:rsidRPr="00824E21">
        <w:rPr>
          <w:rFonts w:asciiTheme="majorHAnsi" w:hAnsiTheme="majorHAnsi" w:cstheme="majorHAnsi"/>
        </w:rPr>
        <w:t xml:space="preserve">(3), 209–213. </w:t>
      </w:r>
      <w:r w:rsidR="00ED55AE" w:rsidRPr="00B621E1">
        <w:rPr>
          <w:rFonts w:asciiTheme="majorHAnsi" w:hAnsiTheme="majorHAnsi" w:cstheme="majorHAnsi"/>
          <w:rPrChange w:id="3894" w:author="Christina Sun" w:date="2026-03-15T21:36:00Z" w16du:dateUtc="2026-03-16T04:36:00Z">
            <w:rPr/>
          </w:rPrChange>
        </w:rPr>
        <w:fldChar w:fldCharType="begin"/>
      </w:r>
      <w:r w:rsidR="00ED55AE" w:rsidRPr="00B621E1">
        <w:rPr>
          <w:rFonts w:asciiTheme="majorHAnsi" w:hAnsiTheme="majorHAnsi" w:cstheme="majorHAnsi"/>
          <w:rPrChange w:id="3895" w:author="Christina Sun" w:date="2026-03-15T21:36:00Z" w16du:dateUtc="2026-03-16T04:36:00Z">
            <w:rPr/>
          </w:rPrChange>
        </w:rPr>
        <w:instrText>HYPERLINK "https://doi.org/10.1037/sgd0000132"</w:instrText>
      </w:r>
      <w:r w:rsidR="00ED55AE" w:rsidRPr="00B621E1">
        <w:rPr>
          <w:rFonts w:asciiTheme="majorHAnsi" w:hAnsiTheme="majorHAnsi" w:cstheme="majorHAnsi"/>
          <w:rPrChange w:id="3896" w:author="Christina Sun" w:date="2026-03-15T21:36:00Z" w16du:dateUtc="2026-03-16T04:36:00Z">
            <w:rPr/>
          </w:rPrChange>
        </w:rPr>
      </w:r>
      <w:r w:rsidR="00ED55AE" w:rsidRPr="00B621E1">
        <w:rPr>
          <w:rFonts w:asciiTheme="majorHAnsi" w:hAnsiTheme="majorHAnsi" w:cstheme="majorHAnsi"/>
          <w:rPrChange w:id="389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https://doi.org/10.1037/sgd0000132</w:t>
      </w:r>
      <w:r w:rsidR="00ED55AE" w:rsidRPr="00B621E1">
        <w:rPr>
          <w:rFonts w:asciiTheme="majorHAnsi" w:hAnsiTheme="majorHAnsi" w:cstheme="majorHAnsi"/>
          <w:rPrChange w:id="389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4DDF2D1A" w14:textId="09A346BD" w:rsidR="00255044" w:rsidRPr="00824E21" w:rsidRDefault="00255044" w:rsidP="00255044">
      <w:pPr>
        <w:spacing w:line="360" w:lineRule="auto"/>
        <w:ind w:left="720" w:hanging="720"/>
        <w:rPr>
          <w:rFonts w:asciiTheme="majorHAnsi" w:hAnsiTheme="majorHAnsi" w:cstheme="majorHAnsi"/>
          <w:lang w:val="en-US"/>
        </w:rPr>
      </w:pPr>
      <w:r w:rsidRPr="00824E21">
        <w:rPr>
          <w:rFonts w:asciiTheme="majorHAnsi" w:hAnsiTheme="majorHAnsi" w:cstheme="majorHAnsi"/>
          <w:lang w:val="en-US"/>
        </w:rPr>
        <w:t>Mittleman, J. (2022). Intersecting the academic gender gap: The education of lesbian, gay, and bisexual America. </w:t>
      </w:r>
      <w:r w:rsidRPr="00824E21">
        <w:rPr>
          <w:rFonts w:asciiTheme="majorHAnsi" w:hAnsiTheme="majorHAnsi" w:cstheme="majorHAnsi"/>
          <w:i/>
          <w:iCs/>
          <w:lang w:val="en-US"/>
        </w:rPr>
        <w:t>American Sociological Review</w:t>
      </w:r>
      <w:r w:rsidRPr="00824E21">
        <w:rPr>
          <w:rFonts w:asciiTheme="majorHAnsi" w:hAnsiTheme="majorHAnsi" w:cstheme="majorHAnsi"/>
          <w:lang w:val="en-US"/>
        </w:rPr>
        <w:t>, </w:t>
      </w:r>
      <w:r w:rsidRPr="00824E21">
        <w:rPr>
          <w:rFonts w:asciiTheme="majorHAnsi" w:hAnsiTheme="majorHAnsi" w:cstheme="majorHAnsi"/>
          <w:i/>
          <w:iCs/>
          <w:lang w:val="en-US"/>
        </w:rPr>
        <w:t>87</w:t>
      </w:r>
      <w:r w:rsidRPr="00824E21">
        <w:rPr>
          <w:rFonts w:asciiTheme="majorHAnsi" w:hAnsiTheme="majorHAnsi" w:cstheme="majorHAnsi"/>
          <w:lang w:val="en-US"/>
        </w:rPr>
        <w:t>(2), 303-335. https://doi.org/10.1177/00031224221075776</w:t>
      </w:r>
    </w:p>
    <w:p w14:paraId="7439B101" w14:textId="6CC962B0"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t>Morgan, E.</w:t>
      </w:r>
      <w:r w:rsidR="009C67D5" w:rsidRPr="00824E21">
        <w:rPr>
          <w:rFonts w:asciiTheme="majorHAnsi" w:hAnsiTheme="majorHAnsi" w:cstheme="majorHAnsi"/>
        </w:rPr>
        <w:t xml:space="preserve"> </w:t>
      </w:r>
      <w:r w:rsidRPr="00824E21">
        <w:rPr>
          <w:rFonts w:asciiTheme="majorHAnsi" w:hAnsiTheme="majorHAnsi" w:cstheme="majorHAnsi"/>
        </w:rPr>
        <w:t>M. (2013). Contemporary issues in sexual orientation and identity development in emerging adulthood. </w:t>
      </w:r>
      <w:r w:rsidRPr="00824E21">
        <w:rPr>
          <w:rFonts w:asciiTheme="majorHAnsi" w:hAnsiTheme="majorHAnsi" w:cstheme="majorHAnsi"/>
          <w:i/>
          <w:iCs/>
        </w:rPr>
        <w:t>Emerging Adulthood,</w:t>
      </w:r>
      <w:r w:rsidRPr="00824E21">
        <w:rPr>
          <w:rFonts w:asciiTheme="majorHAnsi" w:hAnsiTheme="majorHAnsi" w:cstheme="majorHAnsi"/>
        </w:rPr>
        <w:t> </w:t>
      </w:r>
      <w:r w:rsidRPr="00824E21">
        <w:rPr>
          <w:rFonts w:asciiTheme="majorHAnsi" w:hAnsiTheme="majorHAnsi" w:cstheme="majorHAnsi"/>
          <w:i/>
          <w:iCs/>
        </w:rPr>
        <w:t>1</w:t>
      </w:r>
      <w:r w:rsidRPr="00824E21">
        <w:rPr>
          <w:rFonts w:asciiTheme="majorHAnsi" w:hAnsiTheme="majorHAnsi" w:cstheme="majorHAnsi"/>
        </w:rPr>
        <w:t xml:space="preserve">(1), 52–66. </w:t>
      </w:r>
      <w:r w:rsidR="00ED55AE" w:rsidRPr="00B621E1">
        <w:rPr>
          <w:rFonts w:asciiTheme="majorHAnsi" w:hAnsiTheme="majorHAnsi" w:cstheme="majorHAnsi"/>
          <w:rPrChange w:id="3899" w:author="Christina Sun" w:date="2026-03-15T21:36:00Z" w16du:dateUtc="2026-03-16T04:36:00Z">
            <w:rPr/>
          </w:rPrChange>
        </w:rPr>
        <w:fldChar w:fldCharType="begin"/>
      </w:r>
      <w:r w:rsidR="00ED55AE" w:rsidRPr="00B621E1">
        <w:rPr>
          <w:rFonts w:asciiTheme="majorHAnsi" w:hAnsiTheme="majorHAnsi" w:cstheme="majorHAnsi"/>
          <w:rPrChange w:id="3900" w:author="Christina Sun" w:date="2026-03-15T21:36:00Z" w16du:dateUtc="2026-03-16T04:36:00Z">
            <w:rPr/>
          </w:rPrChange>
        </w:rPr>
        <w:instrText>HYPERLINK "https://doi.org/10.1177/2167696812469187"</w:instrText>
      </w:r>
      <w:r w:rsidR="00ED55AE" w:rsidRPr="00B621E1">
        <w:rPr>
          <w:rFonts w:asciiTheme="majorHAnsi" w:hAnsiTheme="majorHAnsi" w:cstheme="majorHAnsi"/>
          <w:rPrChange w:id="3901" w:author="Christina Sun" w:date="2026-03-15T21:36:00Z" w16du:dateUtc="2026-03-16T04:36:00Z">
            <w:rPr/>
          </w:rPrChange>
        </w:rPr>
      </w:r>
      <w:r w:rsidR="00ED55AE" w:rsidRPr="00B621E1">
        <w:rPr>
          <w:rFonts w:asciiTheme="majorHAnsi" w:hAnsiTheme="majorHAnsi" w:cstheme="majorHAnsi"/>
          <w:rPrChange w:id="390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https://doi.org/10.1177/ 2167696812469187</w:t>
      </w:r>
      <w:r w:rsidR="00ED55AE" w:rsidRPr="00B621E1">
        <w:rPr>
          <w:rFonts w:asciiTheme="majorHAnsi" w:hAnsiTheme="majorHAnsi" w:cstheme="majorHAnsi"/>
          <w:rPrChange w:id="390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2" w14:textId="2AB630B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Morton, T.</w:t>
      </w:r>
      <w:r w:rsidR="009C67D5" w:rsidRPr="00824E21">
        <w:rPr>
          <w:rFonts w:asciiTheme="majorHAnsi" w:hAnsiTheme="majorHAnsi" w:cstheme="majorHAnsi"/>
        </w:rPr>
        <w:t xml:space="preserve"> </w:t>
      </w:r>
      <w:r w:rsidRPr="00824E21">
        <w:rPr>
          <w:rFonts w:asciiTheme="majorHAnsi" w:hAnsiTheme="majorHAnsi" w:cstheme="majorHAnsi"/>
        </w:rPr>
        <w:t>R., Ramirez, N.</w:t>
      </w:r>
      <w:r w:rsidR="009C67D5" w:rsidRPr="00824E21">
        <w:rPr>
          <w:rFonts w:asciiTheme="majorHAnsi" w:hAnsiTheme="majorHAnsi" w:cstheme="majorHAnsi"/>
        </w:rPr>
        <w:t xml:space="preserve"> </w:t>
      </w:r>
      <w:r w:rsidRPr="00824E21">
        <w:rPr>
          <w:rFonts w:asciiTheme="majorHAnsi" w:hAnsiTheme="majorHAnsi" w:cstheme="majorHAnsi"/>
        </w:rPr>
        <w:t>A., Meece, J.</w:t>
      </w:r>
      <w:r w:rsidR="009C67D5" w:rsidRPr="00824E21">
        <w:rPr>
          <w:rFonts w:asciiTheme="majorHAnsi" w:hAnsiTheme="majorHAnsi" w:cstheme="majorHAnsi"/>
        </w:rPr>
        <w:t xml:space="preserve"> </w:t>
      </w:r>
      <w:r w:rsidRPr="00824E21">
        <w:rPr>
          <w:rFonts w:asciiTheme="majorHAnsi" w:hAnsiTheme="majorHAnsi" w:cstheme="majorHAnsi"/>
        </w:rPr>
        <w:t>L., Demetriou, C., &amp; Panter, A.</w:t>
      </w:r>
      <w:r w:rsidR="009C67D5" w:rsidRPr="00824E21">
        <w:rPr>
          <w:rFonts w:asciiTheme="majorHAnsi" w:hAnsiTheme="majorHAnsi" w:cstheme="majorHAnsi"/>
        </w:rPr>
        <w:t xml:space="preserve"> </w:t>
      </w:r>
      <w:r w:rsidRPr="00824E21">
        <w:rPr>
          <w:rFonts w:asciiTheme="majorHAnsi" w:hAnsiTheme="majorHAnsi" w:cstheme="majorHAnsi"/>
        </w:rPr>
        <w:t>T. (2018). Perceived barriers, anxieties, and fears in prospective college students from rural high schools. </w:t>
      </w:r>
      <w:r w:rsidRPr="00824E21">
        <w:rPr>
          <w:rFonts w:asciiTheme="majorHAnsi" w:hAnsiTheme="majorHAnsi" w:cstheme="majorHAnsi"/>
          <w:i/>
          <w:iCs/>
        </w:rPr>
        <w:t>High School Journal</w:t>
      </w:r>
      <w:r w:rsidRPr="00824E21">
        <w:rPr>
          <w:rFonts w:asciiTheme="majorHAnsi" w:hAnsiTheme="majorHAnsi" w:cstheme="majorHAnsi"/>
        </w:rPr>
        <w:t>, </w:t>
      </w:r>
      <w:r w:rsidRPr="00824E21">
        <w:rPr>
          <w:rFonts w:asciiTheme="majorHAnsi" w:hAnsiTheme="majorHAnsi" w:cstheme="majorHAnsi"/>
          <w:i/>
          <w:iCs/>
        </w:rPr>
        <w:t>101</w:t>
      </w:r>
      <w:r w:rsidRPr="00824E21">
        <w:rPr>
          <w:rFonts w:asciiTheme="majorHAnsi" w:hAnsiTheme="majorHAnsi" w:cstheme="majorHAnsi"/>
        </w:rPr>
        <w:t xml:space="preserve">(3), 155–176. </w:t>
      </w:r>
      <w:r w:rsidR="00ED55AE" w:rsidRPr="00B621E1">
        <w:rPr>
          <w:rFonts w:asciiTheme="majorHAnsi" w:hAnsiTheme="majorHAnsi" w:cstheme="majorHAnsi"/>
          <w:rPrChange w:id="3904" w:author="Christina Sun" w:date="2026-03-15T21:36:00Z" w16du:dateUtc="2026-03-16T04:36:00Z">
            <w:rPr/>
          </w:rPrChange>
        </w:rPr>
        <w:fldChar w:fldCharType="begin"/>
      </w:r>
      <w:r w:rsidR="00ED55AE" w:rsidRPr="00B621E1">
        <w:rPr>
          <w:rFonts w:asciiTheme="majorHAnsi" w:hAnsiTheme="majorHAnsi" w:cstheme="majorHAnsi"/>
          <w:rPrChange w:id="3905" w:author="Christina Sun" w:date="2026-03-15T21:36:00Z" w16du:dateUtc="2026-03-16T04:36:00Z">
            <w:rPr/>
          </w:rPrChange>
        </w:rPr>
        <w:instrText>HYPERLINK "https://www.jstor.org/stable/90024241"</w:instrText>
      </w:r>
      <w:r w:rsidR="00ED55AE" w:rsidRPr="00B621E1">
        <w:rPr>
          <w:rFonts w:asciiTheme="majorHAnsi" w:hAnsiTheme="majorHAnsi" w:cstheme="majorHAnsi"/>
          <w:rPrChange w:id="3906" w:author="Christina Sun" w:date="2026-03-15T21:36:00Z" w16du:dateUtc="2026-03-16T04:36:00Z">
            <w:rPr/>
          </w:rPrChange>
        </w:rPr>
      </w:r>
      <w:r w:rsidR="00ED55AE" w:rsidRPr="00B621E1">
        <w:rPr>
          <w:rFonts w:asciiTheme="majorHAnsi" w:hAnsiTheme="majorHAnsi" w:cstheme="majorHAnsi"/>
          <w:rPrChange w:id="3907" w:author="Christina Sun" w:date="2026-03-15T21:36:00Z" w16du:dateUtc="2026-03-16T04:36:00Z">
            <w:rPr/>
          </w:rPrChange>
        </w:rPr>
        <w:fldChar w:fldCharType="separate"/>
      </w:r>
      <w:r w:rsidR="00ED55AE" w:rsidRPr="00824E21">
        <w:rPr>
          <w:rStyle w:val="Hyperlink"/>
          <w:rFonts w:asciiTheme="majorHAnsi" w:hAnsiTheme="majorHAnsi" w:cstheme="majorHAnsi"/>
        </w:rPr>
        <w:t>https://www.jstor.org/stable/90024241</w:t>
      </w:r>
      <w:r w:rsidR="00ED55AE" w:rsidRPr="00B621E1">
        <w:rPr>
          <w:rFonts w:asciiTheme="majorHAnsi" w:hAnsiTheme="majorHAnsi" w:cstheme="majorHAnsi"/>
          <w:rPrChange w:id="390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64C12D05" w14:textId="4B0022F7" w:rsidR="00887134" w:rsidRPr="00824E21" w:rsidRDefault="00887134" w:rsidP="00887134">
      <w:pPr>
        <w:spacing w:line="360" w:lineRule="auto"/>
        <w:ind w:left="720" w:hanging="720"/>
        <w:rPr>
          <w:rFonts w:asciiTheme="majorHAnsi" w:hAnsiTheme="majorHAnsi" w:cstheme="majorHAnsi"/>
          <w:lang w:val="en-US"/>
        </w:rPr>
      </w:pPr>
      <w:r w:rsidRPr="00824E21">
        <w:rPr>
          <w:rFonts w:asciiTheme="majorHAnsi" w:hAnsiTheme="majorHAnsi" w:cstheme="majorHAnsi"/>
          <w:lang w:val="en-US"/>
        </w:rPr>
        <w:t xml:space="preserve">O’Neill, K. </w:t>
      </w:r>
      <w:r w:rsidR="009C67D5" w:rsidRPr="00824E21">
        <w:rPr>
          <w:rFonts w:asciiTheme="majorHAnsi" w:hAnsiTheme="majorHAnsi" w:cstheme="majorHAnsi"/>
          <w:lang w:val="en-US"/>
        </w:rPr>
        <w:t xml:space="preserve">K. </w:t>
      </w:r>
      <w:r w:rsidRPr="00824E21">
        <w:rPr>
          <w:rFonts w:asciiTheme="majorHAnsi" w:hAnsiTheme="majorHAnsi" w:cstheme="majorHAnsi"/>
          <w:lang w:val="en-US"/>
        </w:rPr>
        <w:t>&amp; Conron, K.</w:t>
      </w:r>
      <w:r w:rsidR="009C67D5" w:rsidRPr="00824E21">
        <w:rPr>
          <w:rFonts w:asciiTheme="majorHAnsi" w:hAnsiTheme="majorHAnsi" w:cstheme="majorHAnsi"/>
          <w:lang w:val="en-US"/>
        </w:rPr>
        <w:t xml:space="preserve"> </w:t>
      </w:r>
      <w:r w:rsidRPr="00824E21">
        <w:rPr>
          <w:rFonts w:asciiTheme="majorHAnsi" w:hAnsiTheme="majorHAnsi" w:cstheme="majorHAnsi"/>
          <w:lang w:val="en-US"/>
        </w:rPr>
        <w:t>J</w:t>
      </w:r>
      <w:r w:rsidR="009C67D5" w:rsidRPr="00824E21">
        <w:rPr>
          <w:rFonts w:asciiTheme="majorHAnsi" w:hAnsiTheme="majorHAnsi" w:cstheme="majorHAnsi"/>
          <w:lang w:val="en-US"/>
        </w:rPr>
        <w:t>.</w:t>
      </w:r>
      <w:r w:rsidRPr="00824E21">
        <w:rPr>
          <w:rFonts w:asciiTheme="majorHAnsi" w:hAnsiTheme="majorHAnsi" w:cstheme="majorHAnsi"/>
          <w:lang w:val="en-US"/>
        </w:rPr>
        <w:t xml:space="preserve"> (co-first authors), Goldberg</w:t>
      </w:r>
      <w:r w:rsidR="009C67D5" w:rsidRPr="00824E21">
        <w:rPr>
          <w:rFonts w:asciiTheme="majorHAnsi" w:hAnsiTheme="majorHAnsi" w:cstheme="majorHAnsi"/>
          <w:lang w:val="en-US"/>
        </w:rPr>
        <w:t>, A. E.,</w:t>
      </w:r>
      <w:r w:rsidRPr="00824E21">
        <w:rPr>
          <w:rFonts w:asciiTheme="majorHAnsi" w:hAnsiTheme="majorHAnsi" w:cstheme="majorHAnsi"/>
          <w:lang w:val="en-US"/>
        </w:rPr>
        <w:t xml:space="preserve"> &amp; Guardado</w:t>
      </w:r>
      <w:r w:rsidR="009C67D5" w:rsidRPr="00824E21">
        <w:rPr>
          <w:rFonts w:asciiTheme="majorHAnsi" w:hAnsiTheme="majorHAnsi" w:cstheme="majorHAnsi"/>
          <w:lang w:val="en-US"/>
        </w:rPr>
        <w:t xml:space="preserve">, R. </w:t>
      </w:r>
      <w:r w:rsidRPr="00824E21">
        <w:rPr>
          <w:rFonts w:asciiTheme="majorHAnsi" w:hAnsiTheme="majorHAnsi" w:cstheme="majorHAnsi"/>
          <w:lang w:val="en-US"/>
        </w:rPr>
        <w:t xml:space="preserve">(2022). </w:t>
      </w:r>
      <w:r w:rsidRPr="00824E21">
        <w:rPr>
          <w:rFonts w:asciiTheme="majorHAnsi" w:hAnsiTheme="majorHAnsi" w:cstheme="majorHAnsi"/>
          <w:i/>
          <w:iCs/>
          <w:lang w:val="en-US"/>
        </w:rPr>
        <w:t xml:space="preserve">The experiences of LGBTQ people in four-year colleges and graduate programs: Findings </w:t>
      </w:r>
      <w:r w:rsidRPr="00824E21">
        <w:rPr>
          <w:rFonts w:asciiTheme="majorHAnsi" w:hAnsiTheme="majorHAnsi" w:cstheme="majorHAnsi"/>
          <w:i/>
          <w:iCs/>
          <w:lang w:val="en-US"/>
        </w:rPr>
        <w:lastRenderedPageBreak/>
        <w:t>from a national probability survey.</w:t>
      </w:r>
      <w:r w:rsidR="00AC2DF1" w:rsidRPr="00824E21">
        <w:rPr>
          <w:rFonts w:asciiTheme="majorHAnsi" w:hAnsiTheme="majorHAnsi" w:cstheme="majorHAnsi"/>
          <w:lang w:val="en-US"/>
        </w:rPr>
        <w:t xml:space="preserve"> The Williams Institute.</w:t>
      </w:r>
      <w:r w:rsidRPr="00824E21">
        <w:rPr>
          <w:rFonts w:asciiTheme="majorHAnsi" w:hAnsiTheme="majorHAnsi" w:cstheme="majorHAnsi"/>
          <w:lang w:val="en-US"/>
        </w:rPr>
        <w:t xml:space="preserve"> </w:t>
      </w:r>
      <w:r w:rsidRPr="00B621E1">
        <w:rPr>
          <w:rFonts w:asciiTheme="majorHAnsi" w:hAnsiTheme="majorHAnsi" w:cstheme="majorHAnsi"/>
          <w:rPrChange w:id="3909" w:author="Christina Sun" w:date="2026-03-15T21:36:00Z" w16du:dateUtc="2026-03-16T04:36:00Z">
            <w:rPr/>
          </w:rPrChange>
        </w:rPr>
        <w:fldChar w:fldCharType="begin"/>
      </w:r>
      <w:r w:rsidRPr="00B621E1">
        <w:rPr>
          <w:rFonts w:asciiTheme="majorHAnsi" w:hAnsiTheme="majorHAnsi" w:cstheme="majorHAnsi"/>
          <w:rPrChange w:id="3910" w:author="Christina Sun" w:date="2026-03-15T21:36:00Z" w16du:dateUtc="2026-03-16T04:36:00Z">
            <w:rPr/>
          </w:rPrChange>
        </w:rPr>
        <w:instrText>HYPERLINK "https://williamsinstitute.law.ucla.edu/wp-content/uploads/LGBTQ-College-Grad-School-May-2022.pdf"</w:instrText>
      </w:r>
      <w:r w:rsidRPr="00B621E1">
        <w:rPr>
          <w:rFonts w:asciiTheme="majorHAnsi" w:hAnsiTheme="majorHAnsi" w:cstheme="majorHAnsi"/>
          <w:rPrChange w:id="3911" w:author="Christina Sun" w:date="2026-03-15T21:36:00Z" w16du:dateUtc="2026-03-16T04:36:00Z">
            <w:rPr/>
          </w:rPrChange>
        </w:rPr>
      </w:r>
      <w:r w:rsidRPr="00B621E1">
        <w:rPr>
          <w:rFonts w:asciiTheme="majorHAnsi" w:hAnsiTheme="majorHAnsi" w:cstheme="majorHAnsi"/>
          <w:rPrChange w:id="3912" w:author="Christina Sun" w:date="2026-03-15T21:36:00Z" w16du:dateUtc="2026-03-16T04:36:00Z">
            <w:rPr/>
          </w:rPrChange>
        </w:rPr>
        <w:fldChar w:fldCharType="separate"/>
      </w:r>
      <w:r w:rsidRPr="00824E21">
        <w:rPr>
          <w:rStyle w:val="Hyperlink"/>
          <w:rFonts w:asciiTheme="majorHAnsi" w:hAnsiTheme="majorHAnsi" w:cstheme="majorHAnsi"/>
          <w:lang w:val="en-US"/>
        </w:rPr>
        <w:t>https://williamsinstitute.law.ucla.edu/wp-content/uploads/LGBTQ-College-Grad-School-May-2022.pdf</w:t>
      </w:r>
      <w:r w:rsidRPr="00B621E1">
        <w:rPr>
          <w:rFonts w:asciiTheme="majorHAnsi" w:hAnsiTheme="majorHAnsi" w:cstheme="majorHAnsi"/>
          <w:rPrChange w:id="3913" w:author="Christina Sun" w:date="2026-03-15T21:36:00Z" w16du:dateUtc="2026-03-16T04:36:00Z">
            <w:rPr/>
          </w:rPrChange>
        </w:rPr>
        <w:fldChar w:fldCharType="end"/>
      </w:r>
      <w:r w:rsidRPr="00824E21">
        <w:rPr>
          <w:rFonts w:asciiTheme="majorHAnsi" w:hAnsiTheme="majorHAnsi" w:cstheme="majorHAnsi"/>
          <w:lang w:val="en-US"/>
        </w:rPr>
        <w:t xml:space="preserve"> </w:t>
      </w:r>
    </w:p>
    <w:p w14:paraId="7439B103" w14:textId="59A331FA"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Olson, J. (2017). Moving up, feeling down: Socioemotional health during the transition into college.</w:t>
      </w:r>
      <w:r w:rsidRPr="00824E21">
        <w:rPr>
          <w:rFonts w:asciiTheme="majorHAnsi" w:hAnsiTheme="majorHAnsi" w:cstheme="majorHAnsi"/>
          <w:i/>
          <w:iCs/>
        </w:rPr>
        <w:t xml:space="preserve"> Longitudinal and Life Course Studies, 8</w:t>
      </w:r>
      <w:r w:rsidRPr="00824E21">
        <w:rPr>
          <w:rFonts w:asciiTheme="majorHAnsi" w:hAnsiTheme="majorHAnsi" w:cstheme="majorHAnsi"/>
        </w:rPr>
        <w:t xml:space="preserve">(3), 3. </w:t>
      </w:r>
      <w:r w:rsidR="00ED55AE" w:rsidRPr="00B621E1">
        <w:rPr>
          <w:rFonts w:asciiTheme="majorHAnsi" w:hAnsiTheme="majorHAnsi" w:cstheme="majorHAnsi"/>
          <w:rPrChange w:id="3914" w:author="Christina Sun" w:date="2026-03-15T21:36:00Z" w16du:dateUtc="2026-03-16T04:36:00Z">
            <w:rPr/>
          </w:rPrChange>
        </w:rPr>
        <w:fldChar w:fldCharType="begin"/>
      </w:r>
      <w:r w:rsidR="00ED55AE" w:rsidRPr="00B621E1">
        <w:rPr>
          <w:rFonts w:asciiTheme="majorHAnsi" w:hAnsiTheme="majorHAnsi" w:cstheme="majorHAnsi"/>
          <w:rPrChange w:id="3915" w:author="Christina Sun" w:date="2026-03-15T21:36:00Z" w16du:dateUtc="2026-03-16T04:36:00Z">
            <w:rPr/>
          </w:rPrChange>
        </w:rPr>
        <w:instrText>HYPERLINK "http://dx.doi.org/10.14301/llcs.v8i3.419"</w:instrText>
      </w:r>
      <w:r w:rsidR="00ED55AE" w:rsidRPr="00B621E1">
        <w:rPr>
          <w:rFonts w:asciiTheme="majorHAnsi" w:hAnsiTheme="majorHAnsi" w:cstheme="majorHAnsi"/>
          <w:rPrChange w:id="3916" w:author="Christina Sun" w:date="2026-03-15T21:36:00Z" w16du:dateUtc="2026-03-16T04:36:00Z">
            <w:rPr/>
          </w:rPrChange>
        </w:rPr>
      </w:r>
      <w:r w:rsidR="00ED55AE" w:rsidRPr="00B621E1">
        <w:rPr>
          <w:rFonts w:asciiTheme="majorHAnsi" w:hAnsiTheme="majorHAnsi" w:cstheme="majorHAnsi"/>
          <w:rPrChange w:id="3917" w:author="Christina Sun" w:date="2026-03-15T21:36:00Z" w16du:dateUtc="2026-03-16T04:36:00Z">
            <w:rPr/>
          </w:rPrChange>
        </w:rPr>
        <w:fldChar w:fldCharType="separate"/>
      </w:r>
      <w:r w:rsidR="00ED55AE" w:rsidRPr="00824E21">
        <w:rPr>
          <w:rStyle w:val="Hyperlink"/>
          <w:rFonts w:asciiTheme="majorHAnsi" w:hAnsiTheme="majorHAnsi" w:cstheme="majorHAnsi"/>
        </w:rPr>
        <w:t>http://dx.doi.org/10.14301/ llcs.v8i3.419</w:t>
      </w:r>
      <w:r w:rsidR="00ED55AE" w:rsidRPr="00B621E1">
        <w:rPr>
          <w:rFonts w:asciiTheme="majorHAnsi" w:hAnsiTheme="majorHAnsi" w:cstheme="majorHAnsi"/>
          <w:rPrChange w:id="391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4" w14:textId="5DDA3135"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Osterman, K.</w:t>
      </w:r>
      <w:r w:rsidR="009C67D5" w:rsidRPr="00824E21">
        <w:rPr>
          <w:rFonts w:asciiTheme="majorHAnsi" w:hAnsiTheme="majorHAnsi" w:cstheme="majorHAnsi"/>
        </w:rPr>
        <w:t xml:space="preserve"> </w:t>
      </w:r>
      <w:r w:rsidRPr="00824E21">
        <w:rPr>
          <w:rFonts w:asciiTheme="majorHAnsi" w:hAnsiTheme="majorHAnsi" w:cstheme="majorHAnsi"/>
        </w:rPr>
        <w:t>F. (2000). Students’ need for belonging in the school community. </w:t>
      </w:r>
      <w:r w:rsidRPr="00824E21">
        <w:rPr>
          <w:rFonts w:asciiTheme="majorHAnsi" w:hAnsiTheme="majorHAnsi" w:cstheme="majorHAnsi"/>
          <w:i/>
          <w:iCs/>
        </w:rPr>
        <w:t>Review of Educational Research</w:t>
      </w:r>
      <w:r w:rsidRPr="00824E21">
        <w:rPr>
          <w:rFonts w:asciiTheme="majorHAnsi" w:hAnsiTheme="majorHAnsi" w:cstheme="majorHAnsi"/>
        </w:rPr>
        <w:t>, </w:t>
      </w:r>
      <w:r w:rsidRPr="00824E21">
        <w:rPr>
          <w:rFonts w:asciiTheme="majorHAnsi" w:hAnsiTheme="majorHAnsi" w:cstheme="majorHAnsi"/>
          <w:i/>
          <w:iCs/>
        </w:rPr>
        <w:t>70</w:t>
      </w:r>
      <w:r w:rsidRPr="00824E21">
        <w:rPr>
          <w:rFonts w:asciiTheme="majorHAnsi" w:hAnsiTheme="majorHAnsi" w:cstheme="majorHAnsi"/>
        </w:rPr>
        <w:t xml:space="preserve">(3), 323–367. </w:t>
      </w:r>
      <w:r w:rsidR="00ED55AE" w:rsidRPr="00B621E1">
        <w:rPr>
          <w:rFonts w:asciiTheme="majorHAnsi" w:hAnsiTheme="majorHAnsi" w:cstheme="majorHAnsi"/>
          <w:rPrChange w:id="3919" w:author="Christina Sun" w:date="2026-03-15T21:36:00Z" w16du:dateUtc="2026-03-16T04:36:00Z">
            <w:rPr/>
          </w:rPrChange>
        </w:rPr>
        <w:fldChar w:fldCharType="begin"/>
      </w:r>
      <w:r w:rsidR="00ED55AE" w:rsidRPr="00B621E1">
        <w:rPr>
          <w:rFonts w:asciiTheme="majorHAnsi" w:hAnsiTheme="majorHAnsi" w:cstheme="majorHAnsi"/>
          <w:rPrChange w:id="3920" w:author="Christina Sun" w:date="2026-03-15T21:36:00Z" w16du:dateUtc="2026-03-16T04:36:00Z">
            <w:rPr/>
          </w:rPrChange>
        </w:rPr>
        <w:instrText>HYPERLINK "https://doi.org/10.2307/1170786"</w:instrText>
      </w:r>
      <w:r w:rsidR="00ED55AE" w:rsidRPr="00B621E1">
        <w:rPr>
          <w:rFonts w:asciiTheme="majorHAnsi" w:hAnsiTheme="majorHAnsi" w:cstheme="majorHAnsi"/>
          <w:rPrChange w:id="3921" w:author="Christina Sun" w:date="2026-03-15T21:36:00Z" w16du:dateUtc="2026-03-16T04:36:00Z">
            <w:rPr/>
          </w:rPrChange>
        </w:rPr>
      </w:r>
      <w:r w:rsidR="00ED55AE" w:rsidRPr="00B621E1">
        <w:rPr>
          <w:rFonts w:asciiTheme="majorHAnsi" w:hAnsiTheme="majorHAnsi" w:cstheme="majorHAnsi"/>
          <w:rPrChange w:id="392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https://doi.org/10.2307/1170786</w:t>
      </w:r>
      <w:r w:rsidR="00ED55AE" w:rsidRPr="00B621E1">
        <w:rPr>
          <w:rFonts w:asciiTheme="majorHAnsi" w:hAnsiTheme="majorHAnsi" w:cstheme="majorHAnsi"/>
          <w:rPrChange w:id="392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5" w14:textId="09D79F32"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Perez, N., &amp; Farruggia, S.</w:t>
      </w:r>
      <w:r w:rsidR="009C67D5" w:rsidRPr="00824E21">
        <w:rPr>
          <w:rFonts w:asciiTheme="majorHAnsi" w:hAnsiTheme="majorHAnsi" w:cstheme="majorHAnsi"/>
        </w:rPr>
        <w:t xml:space="preserve"> </w:t>
      </w:r>
      <w:r w:rsidRPr="00824E21">
        <w:rPr>
          <w:rFonts w:asciiTheme="majorHAnsi" w:hAnsiTheme="majorHAnsi" w:cstheme="majorHAnsi"/>
        </w:rPr>
        <w:t xml:space="preserve">P. (2022). Pathways to early departure from college: </w:t>
      </w:r>
      <w:r w:rsidR="00ED55AE" w:rsidRPr="00824E21">
        <w:rPr>
          <w:rFonts w:asciiTheme="majorHAnsi" w:hAnsiTheme="majorHAnsi" w:cstheme="majorHAnsi"/>
        </w:rPr>
        <w:t>T</w:t>
      </w:r>
      <w:r w:rsidRPr="00824E21">
        <w:rPr>
          <w:rFonts w:asciiTheme="majorHAnsi" w:hAnsiTheme="majorHAnsi" w:cstheme="majorHAnsi"/>
        </w:rPr>
        <w:t>he interrelated and precarious role of finances among Black and Latinx students. </w:t>
      </w:r>
      <w:r w:rsidRPr="00824E21">
        <w:rPr>
          <w:rFonts w:asciiTheme="majorHAnsi" w:hAnsiTheme="majorHAnsi" w:cstheme="majorHAnsi"/>
          <w:i/>
          <w:iCs/>
        </w:rPr>
        <w:t>Race Ethnicity and Education</w:t>
      </w:r>
      <w:r w:rsidRPr="00824E21">
        <w:rPr>
          <w:rFonts w:asciiTheme="majorHAnsi" w:hAnsiTheme="majorHAnsi" w:cstheme="majorHAnsi"/>
        </w:rPr>
        <w:t>, </w:t>
      </w:r>
      <w:r w:rsidRPr="00824E21">
        <w:rPr>
          <w:rFonts w:asciiTheme="majorHAnsi" w:hAnsiTheme="majorHAnsi" w:cstheme="majorHAnsi"/>
          <w:i/>
          <w:iCs/>
        </w:rPr>
        <w:t>25</w:t>
      </w:r>
      <w:r w:rsidRPr="00824E21">
        <w:rPr>
          <w:rFonts w:asciiTheme="majorHAnsi" w:hAnsiTheme="majorHAnsi" w:cstheme="majorHAnsi"/>
        </w:rPr>
        <w:t xml:space="preserve">(2), 155–172. </w:t>
      </w:r>
      <w:r w:rsidR="00ED55AE" w:rsidRPr="00B621E1">
        <w:rPr>
          <w:rFonts w:asciiTheme="majorHAnsi" w:hAnsiTheme="majorHAnsi" w:cstheme="majorHAnsi"/>
          <w:rPrChange w:id="3924" w:author="Christina Sun" w:date="2026-03-15T21:36:00Z" w16du:dateUtc="2026-03-16T04:36:00Z">
            <w:rPr/>
          </w:rPrChange>
        </w:rPr>
        <w:fldChar w:fldCharType="begin"/>
      </w:r>
      <w:r w:rsidR="00ED55AE" w:rsidRPr="00B621E1">
        <w:rPr>
          <w:rFonts w:asciiTheme="majorHAnsi" w:hAnsiTheme="majorHAnsi" w:cstheme="majorHAnsi"/>
          <w:rPrChange w:id="3925" w:author="Christina Sun" w:date="2026-03-15T21:36:00Z" w16du:dateUtc="2026-03-16T04:36:00Z">
            <w:rPr/>
          </w:rPrChange>
        </w:rPr>
        <w:instrText>HYPERLINK "https://doi.org/10.1080/13613324.2021.1890561"</w:instrText>
      </w:r>
      <w:r w:rsidR="00ED55AE" w:rsidRPr="00B621E1">
        <w:rPr>
          <w:rFonts w:asciiTheme="majorHAnsi" w:hAnsiTheme="majorHAnsi" w:cstheme="majorHAnsi"/>
          <w:rPrChange w:id="3926" w:author="Christina Sun" w:date="2026-03-15T21:36:00Z" w16du:dateUtc="2026-03-16T04:36:00Z">
            <w:rPr/>
          </w:rPrChange>
        </w:rPr>
      </w:r>
      <w:r w:rsidR="00ED55AE" w:rsidRPr="00B621E1">
        <w:rPr>
          <w:rFonts w:asciiTheme="majorHAnsi" w:hAnsiTheme="majorHAnsi" w:cstheme="majorHAnsi"/>
          <w:rPrChange w:id="392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https://doi.org/10.1080/13613324.2021.1890561</w:t>
      </w:r>
      <w:r w:rsidR="00ED55AE" w:rsidRPr="00B621E1">
        <w:rPr>
          <w:rFonts w:asciiTheme="majorHAnsi" w:hAnsiTheme="majorHAnsi" w:cstheme="majorHAnsi"/>
          <w:rPrChange w:id="392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6" w14:textId="3A29509B"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Perna, L., &amp; Titus, M. (2005). The relationship between parental involvement as social capital and college enrollment: An examination of racial/ethnic group differences. </w:t>
      </w:r>
      <w:r w:rsidRPr="00824E21">
        <w:rPr>
          <w:rFonts w:asciiTheme="majorHAnsi" w:hAnsiTheme="majorHAnsi" w:cstheme="majorHAnsi"/>
          <w:i/>
          <w:iCs/>
        </w:rPr>
        <w:t>The Journal of Higher Education, 76</w:t>
      </w:r>
      <w:r w:rsidRPr="00824E21">
        <w:rPr>
          <w:rFonts w:asciiTheme="majorHAnsi" w:hAnsiTheme="majorHAnsi" w:cstheme="majorHAnsi"/>
        </w:rPr>
        <w:t xml:space="preserve">(5), 485–518. </w:t>
      </w:r>
      <w:r w:rsidR="00ED55AE" w:rsidRPr="00B621E1">
        <w:rPr>
          <w:rFonts w:asciiTheme="majorHAnsi" w:hAnsiTheme="majorHAnsi" w:cstheme="majorHAnsi"/>
          <w:rPrChange w:id="3929" w:author="Christina Sun" w:date="2026-03-15T21:36:00Z" w16du:dateUtc="2026-03-16T04:36:00Z">
            <w:rPr/>
          </w:rPrChange>
        </w:rPr>
        <w:fldChar w:fldCharType="begin"/>
      </w:r>
      <w:r w:rsidR="00ED55AE" w:rsidRPr="00B621E1">
        <w:rPr>
          <w:rFonts w:asciiTheme="majorHAnsi" w:hAnsiTheme="majorHAnsi" w:cstheme="majorHAnsi"/>
          <w:rPrChange w:id="3930" w:author="Christina Sun" w:date="2026-03-15T21:36:00Z" w16du:dateUtc="2026-03-16T04:36:00Z">
            <w:rPr/>
          </w:rPrChange>
        </w:rPr>
        <w:instrText>HYPERLINK "https://doi.org/10.1080/00221546.2005.11772296"</w:instrText>
      </w:r>
      <w:r w:rsidR="00ED55AE" w:rsidRPr="00B621E1">
        <w:rPr>
          <w:rFonts w:asciiTheme="majorHAnsi" w:hAnsiTheme="majorHAnsi" w:cstheme="majorHAnsi"/>
          <w:rPrChange w:id="3931" w:author="Christina Sun" w:date="2026-03-15T21:36:00Z" w16du:dateUtc="2026-03-16T04:36:00Z">
            <w:rPr/>
          </w:rPrChange>
        </w:rPr>
      </w:r>
      <w:r w:rsidR="00ED55AE" w:rsidRPr="00B621E1">
        <w:rPr>
          <w:rFonts w:asciiTheme="majorHAnsi" w:hAnsiTheme="majorHAnsi" w:cstheme="majorHAnsi"/>
          <w:rPrChange w:id="393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https://doi.org/10.1080/00221546.2005.11772296</w:t>
      </w:r>
      <w:r w:rsidR="00ED55AE" w:rsidRPr="00B621E1">
        <w:rPr>
          <w:rFonts w:asciiTheme="majorHAnsi" w:hAnsiTheme="majorHAnsi" w:cstheme="majorHAnsi"/>
          <w:rPrChange w:id="393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7" w14:textId="34AB60F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Pike, G.</w:t>
      </w:r>
      <w:r w:rsidR="009C67D5" w:rsidRPr="00824E21">
        <w:rPr>
          <w:rFonts w:asciiTheme="majorHAnsi" w:hAnsiTheme="majorHAnsi" w:cstheme="majorHAnsi"/>
        </w:rPr>
        <w:t xml:space="preserve"> </w:t>
      </w:r>
      <w:r w:rsidRPr="00824E21">
        <w:rPr>
          <w:rFonts w:asciiTheme="majorHAnsi" w:hAnsiTheme="majorHAnsi" w:cstheme="majorHAnsi"/>
        </w:rPr>
        <w:t>R., &amp; Robbins, K. (2016). The relationships among individual characteristics, high school characteristics, and college enrollment: Using enrollment propensity as a baseline for evaluating strategic enrollment management efforts. </w:t>
      </w:r>
      <w:r w:rsidRPr="00824E21">
        <w:rPr>
          <w:rFonts w:asciiTheme="majorHAnsi" w:hAnsiTheme="majorHAnsi" w:cstheme="majorHAnsi"/>
          <w:i/>
          <w:iCs/>
        </w:rPr>
        <w:t>Strategic Enrollment Management Quarterly</w:t>
      </w:r>
      <w:r w:rsidRPr="00824E21">
        <w:rPr>
          <w:rFonts w:asciiTheme="majorHAnsi" w:hAnsiTheme="majorHAnsi" w:cstheme="majorHAnsi"/>
        </w:rPr>
        <w:t>, </w:t>
      </w:r>
      <w:r w:rsidRPr="00824E21">
        <w:rPr>
          <w:rFonts w:asciiTheme="majorHAnsi" w:hAnsiTheme="majorHAnsi" w:cstheme="majorHAnsi"/>
          <w:i/>
          <w:iCs/>
        </w:rPr>
        <w:t>3</w:t>
      </w:r>
      <w:r w:rsidRPr="00824E21">
        <w:rPr>
          <w:rFonts w:asciiTheme="majorHAnsi" w:hAnsiTheme="majorHAnsi" w:cstheme="majorHAnsi"/>
        </w:rPr>
        <w:t xml:space="preserve">(4), 282–304. </w:t>
      </w:r>
      <w:r w:rsidR="00ED55AE" w:rsidRPr="00B621E1">
        <w:rPr>
          <w:rFonts w:asciiTheme="majorHAnsi" w:hAnsiTheme="majorHAnsi" w:cstheme="majorHAnsi"/>
          <w:rPrChange w:id="3934" w:author="Christina Sun" w:date="2026-03-15T21:36:00Z" w16du:dateUtc="2026-03-16T04:36:00Z">
            <w:rPr/>
          </w:rPrChange>
        </w:rPr>
        <w:fldChar w:fldCharType="begin"/>
      </w:r>
      <w:r w:rsidR="00ED55AE" w:rsidRPr="00B621E1">
        <w:rPr>
          <w:rFonts w:asciiTheme="majorHAnsi" w:hAnsiTheme="majorHAnsi" w:cstheme="majorHAnsi"/>
          <w:rPrChange w:id="3935" w:author="Christina Sun" w:date="2026-03-15T21:36:00Z" w16du:dateUtc="2026-03-16T04:36:00Z">
            <w:rPr/>
          </w:rPrChange>
        </w:rPr>
        <w:instrText>HYPERLINK "https://doi.org/10.1002/sem3.20075"</w:instrText>
      </w:r>
      <w:r w:rsidR="00ED55AE" w:rsidRPr="00B621E1">
        <w:rPr>
          <w:rFonts w:asciiTheme="majorHAnsi" w:hAnsiTheme="majorHAnsi" w:cstheme="majorHAnsi"/>
          <w:rPrChange w:id="3936" w:author="Christina Sun" w:date="2026-03-15T21:36:00Z" w16du:dateUtc="2026-03-16T04:36:00Z">
            <w:rPr/>
          </w:rPrChange>
        </w:rPr>
      </w:r>
      <w:r w:rsidR="00ED55AE" w:rsidRPr="00B621E1">
        <w:rPr>
          <w:rFonts w:asciiTheme="majorHAnsi" w:hAnsiTheme="majorHAnsi" w:cstheme="majorHAnsi"/>
          <w:rPrChange w:id="393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https://doi.org/10.1002/sem3.20075</w:t>
      </w:r>
      <w:r w:rsidR="00ED55AE" w:rsidRPr="00B621E1">
        <w:rPr>
          <w:rFonts w:asciiTheme="majorHAnsi" w:hAnsiTheme="majorHAnsi" w:cstheme="majorHAnsi"/>
          <w:rPrChange w:id="393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9" w14:textId="6535A0B2"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t>Plagens, G.</w:t>
      </w:r>
      <w:r w:rsidR="009C67D5" w:rsidRPr="00824E21">
        <w:rPr>
          <w:rFonts w:asciiTheme="majorHAnsi" w:hAnsiTheme="majorHAnsi" w:cstheme="majorHAnsi"/>
        </w:rPr>
        <w:t xml:space="preserve"> </w:t>
      </w:r>
      <w:r w:rsidRPr="00824E21">
        <w:rPr>
          <w:rFonts w:asciiTheme="majorHAnsi" w:hAnsiTheme="majorHAnsi" w:cstheme="majorHAnsi"/>
        </w:rPr>
        <w:t>K. (2011). Social capital and education: Implications for student and school performance. </w:t>
      </w:r>
      <w:r w:rsidRPr="00824E21">
        <w:rPr>
          <w:rFonts w:asciiTheme="majorHAnsi" w:hAnsiTheme="majorHAnsi" w:cstheme="majorHAnsi"/>
          <w:i/>
          <w:iCs/>
        </w:rPr>
        <w:t>Education and Culture</w:t>
      </w:r>
      <w:r w:rsidRPr="00824E21">
        <w:rPr>
          <w:rFonts w:asciiTheme="majorHAnsi" w:hAnsiTheme="majorHAnsi" w:cstheme="majorHAnsi"/>
        </w:rPr>
        <w:t>, </w:t>
      </w:r>
      <w:r w:rsidRPr="00824E21">
        <w:rPr>
          <w:rFonts w:asciiTheme="majorHAnsi" w:hAnsiTheme="majorHAnsi" w:cstheme="majorHAnsi"/>
          <w:i/>
          <w:iCs/>
        </w:rPr>
        <w:t>27</w:t>
      </w:r>
      <w:r w:rsidRPr="00824E21">
        <w:rPr>
          <w:rFonts w:asciiTheme="majorHAnsi" w:hAnsiTheme="majorHAnsi" w:cstheme="majorHAnsi"/>
        </w:rPr>
        <w:t xml:space="preserve">(1), 40–64 </w:t>
      </w:r>
      <w:r w:rsidR="00ED55AE" w:rsidRPr="00B621E1">
        <w:rPr>
          <w:rFonts w:asciiTheme="majorHAnsi" w:hAnsiTheme="majorHAnsi" w:cstheme="majorHAnsi"/>
          <w:rPrChange w:id="3939" w:author="Christina Sun" w:date="2026-03-15T21:36:00Z" w16du:dateUtc="2026-03-16T04:36:00Z">
            <w:rPr/>
          </w:rPrChange>
        </w:rPr>
        <w:fldChar w:fldCharType="begin"/>
      </w:r>
      <w:r w:rsidR="00ED55AE" w:rsidRPr="00B621E1">
        <w:rPr>
          <w:rFonts w:asciiTheme="majorHAnsi" w:hAnsiTheme="majorHAnsi" w:cstheme="majorHAnsi"/>
          <w:rPrChange w:id="3940" w:author="Christina Sun" w:date="2026-03-15T21:36:00Z" w16du:dateUtc="2026-03-16T04:36:00Z">
            <w:rPr/>
          </w:rPrChange>
        </w:rPr>
        <w:instrText>HYPERLINK "https://doi.org/10.1353/eac.2011.0007"</w:instrText>
      </w:r>
      <w:r w:rsidR="00ED55AE" w:rsidRPr="00B621E1">
        <w:rPr>
          <w:rFonts w:asciiTheme="majorHAnsi" w:hAnsiTheme="majorHAnsi" w:cstheme="majorHAnsi"/>
          <w:rPrChange w:id="3941" w:author="Christina Sun" w:date="2026-03-15T21:36:00Z" w16du:dateUtc="2026-03-16T04:36:00Z">
            <w:rPr/>
          </w:rPrChange>
        </w:rPr>
      </w:r>
      <w:r w:rsidR="00ED55AE" w:rsidRPr="00B621E1">
        <w:rPr>
          <w:rFonts w:asciiTheme="majorHAnsi" w:hAnsiTheme="majorHAnsi" w:cstheme="majorHAnsi"/>
          <w:rPrChange w:id="394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https://doi.org/10.1353/ eac.2011.0007</w:t>
      </w:r>
      <w:r w:rsidR="00ED55AE" w:rsidRPr="00B621E1">
        <w:rPr>
          <w:rFonts w:asciiTheme="majorHAnsi" w:hAnsiTheme="majorHAnsi" w:cstheme="majorHAnsi"/>
          <w:rPrChange w:id="394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A" w14:textId="550D5598"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Reber, S., &amp; Smith, E. (2023). College enrollment disparities: Understanding the role of academic preparation. </w:t>
      </w:r>
      <w:r w:rsidRPr="00824E21">
        <w:rPr>
          <w:rFonts w:asciiTheme="majorHAnsi" w:hAnsiTheme="majorHAnsi" w:cstheme="majorHAnsi"/>
          <w:i/>
          <w:iCs/>
        </w:rPr>
        <w:t>Brookings</w:t>
      </w:r>
      <w:r w:rsidRPr="00824E21">
        <w:rPr>
          <w:rFonts w:asciiTheme="majorHAnsi" w:hAnsiTheme="majorHAnsi" w:cstheme="majorHAnsi"/>
        </w:rPr>
        <w:t xml:space="preserve">. </w:t>
      </w:r>
      <w:r w:rsidR="00ED55AE" w:rsidRPr="00B621E1">
        <w:rPr>
          <w:rFonts w:asciiTheme="majorHAnsi" w:hAnsiTheme="majorHAnsi" w:cstheme="majorHAnsi"/>
          <w:rPrChange w:id="3944" w:author="Christina Sun" w:date="2026-03-15T21:36:00Z" w16du:dateUtc="2026-03-16T04:36:00Z">
            <w:rPr/>
          </w:rPrChange>
        </w:rPr>
        <w:fldChar w:fldCharType="begin"/>
      </w:r>
      <w:r w:rsidR="00ED55AE" w:rsidRPr="00B621E1">
        <w:rPr>
          <w:rFonts w:asciiTheme="majorHAnsi" w:hAnsiTheme="majorHAnsi" w:cstheme="majorHAnsi"/>
          <w:rPrChange w:id="3945" w:author="Christina Sun" w:date="2026-03-15T21:36:00Z" w16du:dateUtc="2026-03-16T04:36:00Z">
            <w:rPr/>
          </w:rPrChange>
        </w:rPr>
        <w:instrText>HYPERLINK "https://www.brookings.edu/wp-content/uploads/2023/02/20230123_CCF_CollegeEnrollment_FINAL2.pdf"</w:instrText>
      </w:r>
      <w:r w:rsidR="00ED55AE" w:rsidRPr="00B621E1">
        <w:rPr>
          <w:rFonts w:asciiTheme="majorHAnsi" w:hAnsiTheme="majorHAnsi" w:cstheme="majorHAnsi"/>
          <w:rPrChange w:id="3946" w:author="Christina Sun" w:date="2026-03-15T21:36:00Z" w16du:dateUtc="2026-03-16T04:36:00Z">
            <w:rPr/>
          </w:rPrChange>
        </w:rPr>
      </w:r>
      <w:r w:rsidR="00ED55AE" w:rsidRPr="00B621E1">
        <w:rPr>
          <w:rFonts w:asciiTheme="majorHAnsi" w:hAnsiTheme="majorHAnsi" w:cstheme="majorHAnsi"/>
          <w:rPrChange w:id="3947" w:author="Christina Sun" w:date="2026-03-15T21:36:00Z" w16du:dateUtc="2026-03-16T04:36:00Z">
            <w:rPr/>
          </w:rPrChange>
        </w:rPr>
        <w:fldChar w:fldCharType="separate"/>
      </w:r>
      <w:r w:rsidR="00ED55AE" w:rsidRPr="00824E21">
        <w:rPr>
          <w:rStyle w:val="Hyperlink"/>
          <w:rFonts w:asciiTheme="majorHAnsi" w:hAnsiTheme="majorHAnsi" w:cstheme="majorHAnsi"/>
        </w:rPr>
        <w:t>https://www.brookings.edu/wp-content/ uploads/2023/02/20230123_CCF_CollegeEnrollment_FINAL2.pdf</w:t>
      </w:r>
      <w:r w:rsidR="00ED55AE" w:rsidRPr="00B621E1">
        <w:rPr>
          <w:rFonts w:asciiTheme="majorHAnsi" w:hAnsiTheme="majorHAnsi" w:cstheme="majorHAnsi"/>
          <w:rPrChange w:id="394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B" w14:textId="0E57AD59"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Riggle, E.</w:t>
      </w:r>
      <w:r w:rsidR="009C67D5" w:rsidRPr="00824E21">
        <w:rPr>
          <w:rFonts w:asciiTheme="majorHAnsi" w:hAnsiTheme="majorHAnsi" w:cstheme="majorHAnsi"/>
        </w:rPr>
        <w:t xml:space="preserve"> </w:t>
      </w:r>
      <w:r w:rsidRPr="00824E21">
        <w:rPr>
          <w:rFonts w:asciiTheme="majorHAnsi" w:hAnsiTheme="majorHAnsi" w:cstheme="majorHAnsi"/>
        </w:rPr>
        <w:t>D., Rostosky, S.</w:t>
      </w:r>
      <w:r w:rsidR="009C67D5" w:rsidRPr="00824E21">
        <w:rPr>
          <w:rFonts w:asciiTheme="majorHAnsi" w:hAnsiTheme="majorHAnsi" w:cstheme="majorHAnsi"/>
        </w:rPr>
        <w:t xml:space="preserve"> </w:t>
      </w:r>
      <w:r w:rsidRPr="00824E21">
        <w:rPr>
          <w:rFonts w:asciiTheme="majorHAnsi" w:hAnsiTheme="majorHAnsi" w:cstheme="majorHAnsi"/>
        </w:rPr>
        <w:t>S., McCants, L.</w:t>
      </w:r>
      <w:r w:rsidR="009C67D5" w:rsidRPr="00824E21">
        <w:rPr>
          <w:rFonts w:asciiTheme="majorHAnsi" w:hAnsiTheme="majorHAnsi" w:cstheme="majorHAnsi"/>
        </w:rPr>
        <w:t xml:space="preserve"> </w:t>
      </w:r>
      <w:r w:rsidRPr="00824E21">
        <w:rPr>
          <w:rFonts w:asciiTheme="majorHAnsi" w:hAnsiTheme="majorHAnsi" w:cstheme="majorHAnsi"/>
        </w:rPr>
        <w:t>E., &amp; Pascale-Hague, D. (2011). The positive aspects of a transgender self-identification. </w:t>
      </w:r>
      <w:r w:rsidRPr="00824E21">
        <w:rPr>
          <w:rFonts w:asciiTheme="majorHAnsi" w:hAnsiTheme="majorHAnsi" w:cstheme="majorHAnsi"/>
          <w:i/>
          <w:iCs/>
        </w:rPr>
        <w:t>Psychology &amp; Sexuality</w:t>
      </w:r>
      <w:r w:rsidRPr="00824E21">
        <w:rPr>
          <w:rFonts w:asciiTheme="majorHAnsi" w:hAnsiTheme="majorHAnsi" w:cstheme="majorHAnsi"/>
        </w:rPr>
        <w:t>, </w:t>
      </w:r>
      <w:r w:rsidRPr="00824E21">
        <w:rPr>
          <w:rFonts w:asciiTheme="majorHAnsi" w:hAnsiTheme="majorHAnsi" w:cstheme="majorHAnsi"/>
          <w:i/>
          <w:iCs/>
        </w:rPr>
        <w:t>2</w:t>
      </w:r>
      <w:r w:rsidRPr="00824E21">
        <w:rPr>
          <w:rFonts w:asciiTheme="majorHAnsi" w:hAnsiTheme="majorHAnsi" w:cstheme="majorHAnsi"/>
        </w:rPr>
        <w:t xml:space="preserve">(2), 147–158. </w:t>
      </w:r>
      <w:r w:rsidR="00ED55AE" w:rsidRPr="00B621E1">
        <w:rPr>
          <w:rFonts w:asciiTheme="majorHAnsi" w:hAnsiTheme="majorHAnsi" w:cstheme="majorHAnsi"/>
          <w:rPrChange w:id="3949" w:author="Christina Sun" w:date="2026-03-15T21:36:00Z" w16du:dateUtc="2026-03-16T04:36:00Z">
            <w:rPr/>
          </w:rPrChange>
        </w:rPr>
        <w:fldChar w:fldCharType="begin"/>
      </w:r>
      <w:r w:rsidR="00ED55AE" w:rsidRPr="00B621E1">
        <w:rPr>
          <w:rFonts w:asciiTheme="majorHAnsi" w:hAnsiTheme="majorHAnsi" w:cstheme="majorHAnsi"/>
          <w:rPrChange w:id="3950" w:author="Christina Sun" w:date="2026-03-15T21:36:00Z" w16du:dateUtc="2026-03-16T04:36:00Z">
            <w:rPr/>
          </w:rPrChange>
        </w:rPr>
        <w:instrText>HYPERLINK "https://doi.org/10.1080/19419899.2010.534490"</w:instrText>
      </w:r>
      <w:r w:rsidR="00ED55AE" w:rsidRPr="00B621E1">
        <w:rPr>
          <w:rFonts w:asciiTheme="majorHAnsi" w:hAnsiTheme="majorHAnsi" w:cstheme="majorHAnsi"/>
          <w:rPrChange w:id="3951" w:author="Christina Sun" w:date="2026-03-15T21:36:00Z" w16du:dateUtc="2026-03-16T04:36:00Z">
            <w:rPr/>
          </w:rPrChange>
        </w:rPr>
      </w:r>
      <w:r w:rsidR="00ED55AE" w:rsidRPr="00B621E1">
        <w:rPr>
          <w:rFonts w:asciiTheme="majorHAnsi" w:hAnsiTheme="majorHAnsi" w:cstheme="majorHAnsi"/>
          <w:rPrChange w:id="395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https://doi.org/10.1080/19419899.2010.534490</w:t>
      </w:r>
      <w:r w:rsidR="00ED55AE" w:rsidRPr="00B621E1">
        <w:rPr>
          <w:rFonts w:asciiTheme="majorHAnsi" w:hAnsiTheme="majorHAnsi" w:cstheme="majorHAnsi"/>
          <w:rPrChange w:id="395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C" w14:textId="7D7AFBE7"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lastRenderedPageBreak/>
        <w:t xml:space="preserve">Sanlo, R. (2004). Lesbian, gay, and bisexual college students: Risk, resiliency, and retention. </w:t>
      </w:r>
      <w:r w:rsidRPr="00824E21">
        <w:rPr>
          <w:rFonts w:asciiTheme="majorHAnsi" w:hAnsiTheme="majorHAnsi" w:cstheme="majorHAnsi"/>
          <w:i/>
          <w:iCs/>
        </w:rPr>
        <w:t>Journal of College Student Retention: Research, Theory and Practice, 6</w:t>
      </w:r>
      <w:r w:rsidRPr="00824E21">
        <w:rPr>
          <w:rFonts w:asciiTheme="majorHAnsi" w:hAnsiTheme="majorHAnsi" w:cstheme="majorHAnsi"/>
        </w:rPr>
        <w:t xml:space="preserve">(1), 97–110. </w:t>
      </w:r>
      <w:r w:rsidR="00ED55AE" w:rsidRPr="00B621E1">
        <w:rPr>
          <w:rFonts w:asciiTheme="majorHAnsi" w:hAnsiTheme="majorHAnsi" w:cstheme="majorHAnsi"/>
          <w:rPrChange w:id="3954" w:author="Christina Sun" w:date="2026-03-15T21:36:00Z" w16du:dateUtc="2026-03-16T04:36:00Z">
            <w:rPr/>
          </w:rPrChange>
        </w:rPr>
        <w:fldChar w:fldCharType="begin"/>
      </w:r>
      <w:r w:rsidR="00ED55AE" w:rsidRPr="00B621E1">
        <w:rPr>
          <w:rFonts w:asciiTheme="majorHAnsi" w:hAnsiTheme="majorHAnsi" w:cstheme="majorHAnsi"/>
          <w:rPrChange w:id="3955" w:author="Christina Sun" w:date="2026-03-15T21:36:00Z" w16du:dateUtc="2026-03-16T04:36:00Z">
            <w:rPr/>
          </w:rPrChange>
        </w:rPr>
        <w:instrText>HYPERLINK "https://doi.org/10.2190/fh61-ve7v-hhcx-0pur"</w:instrText>
      </w:r>
      <w:r w:rsidR="00ED55AE" w:rsidRPr="00B621E1">
        <w:rPr>
          <w:rFonts w:asciiTheme="majorHAnsi" w:hAnsiTheme="majorHAnsi" w:cstheme="majorHAnsi"/>
          <w:rPrChange w:id="3956" w:author="Christina Sun" w:date="2026-03-15T21:36:00Z" w16du:dateUtc="2026-03-16T04:36:00Z">
            <w:rPr/>
          </w:rPrChange>
        </w:rPr>
      </w:r>
      <w:r w:rsidR="00ED55AE" w:rsidRPr="00B621E1">
        <w:rPr>
          <w:rFonts w:asciiTheme="majorHAnsi" w:hAnsiTheme="majorHAnsi" w:cstheme="majorHAnsi"/>
          <w:rPrChange w:id="395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https://doi.org/10.2190/fh61-ve7v-hhcx-0pur</w:t>
      </w:r>
      <w:r w:rsidR="00ED55AE" w:rsidRPr="00B621E1">
        <w:rPr>
          <w:rFonts w:asciiTheme="majorHAnsi" w:hAnsiTheme="majorHAnsi" w:cstheme="majorHAnsi"/>
          <w:rPrChange w:id="395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D" w14:textId="67284D53"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Sansone, D. (2019). LGBT students: New evidence on demographics and educational outcomes. </w:t>
      </w:r>
      <w:r w:rsidRPr="00824E21">
        <w:rPr>
          <w:rFonts w:asciiTheme="majorHAnsi" w:hAnsiTheme="majorHAnsi" w:cstheme="majorHAnsi"/>
          <w:i/>
          <w:iCs/>
        </w:rPr>
        <w:t>Economics of Education Review, 73</w:t>
      </w:r>
      <w:r w:rsidRPr="00824E21">
        <w:rPr>
          <w:rFonts w:asciiTheme="majorHAnsi" w:hAnsiTheme="majorHAnsi" w:cstheme="majorHAnsi"/>
        </w:rPr>
        <w:t xml:space="preserve">, 101933. </w:t>
      </w:r>
      <w:r w:rsidR="00ED55AE" w:rsidRPr="00B621E1">
        <w:rPr>
          <w:rFonts w:asciiTheme="majorHAnsi" w:hAnsiTheme="majorHAnsi" w:cstheme="majorHAnsi"/>
          <w:rPrChange w:id="3959" w:author="Christina Sun" w:date="2026-03-15T21:36:00Z" w16du:dateUtc="2026-03-16T04:36:00Z">
            <w:rPr/>
          </w:rPrChange>
        </w:rPr>
        <w:fldChar w:fldCharType="begin"/>
      </w:r>
      <w:r w:rsidR="00ED55AE" w:rsidRPr="00B621E1">
        <w:rPr>
          <w:rFonts w:asciiTheme="majorHAnsi" w:hAnsiTheme="majorHAnsi" w:cstheme="majorHAnsi"/>
          <w:rPrChange w:id="3960" w:author="Christina Sun" w:date="2026-03-15T21:36:00Z" w16du:dateUtc="2026-03-16T04:36:00Z">
            <w:rPr/>
          </w:rPrChange>
        </w:rPr>
        <w:instrText>HYPERLINK "https://doi.org/10.1016/j.econedurev.2019.101933"</w:instrText>
      </w:r>
      <w:r w:rsidR="00ED55AE" w:rsidRPr="00B621E1">
        <w:rPr>
          <w:rFonts w:asciiTheme="majorHAnsi" w:hAnsiTheme="majorHAnsi" w:cstheme="majorHAnsi"/>
          <w:rPrChange w:id="3961" w:author="Christina Sun" w:date="2026-03-15T21:36:00Z" w16du:dateUtc="2026-03-16T04:36:00Z">
            <w:rPr/>
          </w:rPrChange>
        </w:rPr>
      </w:r>
      <w:r w:rsidR="00ED55AE" w:rsidRPr="00B621E1">
        <w:rPr>
          <w:rFonts w:asciiTheme="majorHAnsi" w:hAnsiTheme="majorHAnsi" w:cstheme="majorHAnsi"/>
          <w:rPrChange w:id="396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https://doi.org/10.1016/ j.econedurev.2019.101933</w:t>
      </w:r>
      <w:r w:rsidR="00ED55AE" w:rsidRPr="00B621E1">
        <w:rPr>
          <w:rFonts w:asciiTheme="majorHAnsi" w:hAnsiTheme="majorHAnsi" w:cstheme="majorHAnsi"/>
          <w:rPrChange w:id="3963" w:author="Christina Sun" w:date="2026-03-15T21:36:00Z" w16du:dateUtc="2026-03-16T04:36:00Z">
            <w:rPr/>
          </w:rPrChange>
        </w:rPr>
        <w:fldChar w:fldCharType="end"/>
      </w:r>
      <w:r w:rsidR="00ED55AE" w:rsidRPr="00824E21">
        <w:rPr>
          <w:rFonts w:asciiTheme="majorHAnsi" w:hAnsiTheme="majorHAnsi" w:cstheme="majorHAnsi"/>
        </w:rPr>
        <w:t xml:space="preserve"> </w:t>
      </w:r>
      <w:r w:rsidRPr="00824E21">
        <w:rPr>
          <w:rFonts w:asciiTheme="majorHAnsi" w:hAnsiTheme="majorHAnsi" w:cstheme="majorHAnsi"/>
        </w:rPr>
        <w:t xml:space="preserve"> </w:t>
      </w:r>
      <w:r w:rsidR="00ED55AE" w:rsidRPr="00824E21">
        <w:rPr>
          <w:rFonts w:asciiTheme="majorHAnsi" w:hAnsiTheme="majorHAnsi" w:cstheme="majorHAnsi"/>
        </w:rPr>
        <w:t xml:space="preserve"> </w:t>
      </w:r>
    </w:p>
    <w:p w14:paraId="7439B10E" w14:textId="362F995F"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Saperstein, A., &amp; Westbrook, L. (2021). Categorical and gradational: Alternative survey measures of sex and gender. </w:t>
      </w:r>
      <w:r w:rsidRPr="00824E21">
        <w:rPr>
          <w:rFonts w:asciiTheme="majorHAnsi" w:hAnsiTheme="majorHAnsi" w:cstheme="majorHAnsi"/>
          <w:i/>
          <w:iCs/>
        </w:rPr>
        <w:t>European Journal of Politics and Gender</w:t>
      </w:r>
      <w:r w:rsidRPr="00824E21">
        <w:rPr>
          <w:rFonts w:asciiTheme="majorHAnsi" w:hAnsiTheme="majorHAnsi" w:cstheme="majorHAnsi"/>
        </w:rPr>
        <w:t>, </w:t>
      </w:r>
      <w:r w:rsidRPr="00824E21">
        <w:rPr>
          <w:rFonts w:asciiTheme="majorHAnsi" w:hAnsiTheme="majorHAnsi" w:cstheme="majorHAnsi"/>
          <w:i/>
          <w:iCs/>
        </w:rPr>
        <w:t>4</w:t>
      </w:r>
      <w:r w:rsidRPr="00824E21">
        <w:rPr>
          <w:rFonts w:asciiTheme="majorHAnsi" w:hAnsiTheme="majorHAnsi" w:cstheme="majorHAnsi"/>
        </w:rPr>
        <w:t xml:space="preserve">(1), 11–30. </w:t>
      </w:r>
      <w:r w:rsidR="00ED55AE" w:rsidRPr="00B621E1">
        <w:rPr>
          <w:rFonts w:asciiTheme="majorHAnsi" w:hAnsiTheme="majorHAnsi" w:cstheme="majorHAnsi"/>
          <w:rPrChange w:id="3964" w:author="Christina Sun" w:date="2026-03-15T21:36:00Z" w16du:dateUtc="2026-03-16T04:36:00Z">
            <w:rPr/>
          </w:rPrChange>
        </w:rPr>
        <w:fldChar w:fldCharType="begin"/>
      </w:r>
      <w:r w:rsidR="00ED55AE" w:rsidRPr="00B621E1">
        <w:rPr>
          <w:rFonts w:asciiTheme="majorHAnsi" w:hAnsiTheme="majorHAnsi" w:cstheme="majorHAnsi"/>
          <w:rPrChange w:id="3965" w:author="Christina Sun" w:date="2026-03-15T21:36:00Z" w16du:dateUtc="2026-03-16T04:36:00Z">
            <w:rPr/>
          </w:rPrChange>
        </w:rPr>
        <w:instrText>HYPERLINK "https://doi.org/10.1332/251510820x15995647280686"</w:instrText>
      </w:r>
      <w:r w:rsidR="00ED55AE" w:rsidRPr="00B621E1">
        <w:rPr>
          <w:rFonts w:asciiTheme="majorHAnsi" w:hAnsiTheme="majorHAnsi" w:cstheme="majorHAnsi"/>
          <w:rPrChange w:id="3966" w:author="Christina Sun" w:date="2026-03-15T21:36:00Z" w16du:dateUtc="2026-03-16T04:36:00Z">
            <w:rPr/>
          </w:rPrChange>
        </w:rPr>
      </w:r>
      <w:r w:rsidR="00ED55AE" w:rsidRPr="00B621E1">
        <w:rPr>
          <w:rFonts w:asciiTheme="majorHAnsi" w:hAnsiTheme="majorHAnsi" w:cstheme="majorHAnsi"/>
          <w:rPrChange w:id="396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https://doi.org/10.1332/251510820x15995647280686</w:t>
      </w:r>
      <w:r w:rsidR="00ED55AE" w:rsidRPr="00B621E1">
        <w:rPr>
          <w:rFonts w:asciiTheme="majorHAnsi" w:hAnsiTheme="majorHAnsi" w:cstheme="majorHAnsi"/>
          <w:rPrChange w:id="396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0F" w14:textId="4F207704"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Skobba, K., Meyers, D., &amp; Tiller, L. (2018). Getting by and getting ahead: Social capital and transition to college among homeless and foster youth. </w:t>
      </w:r>
      <w:r w:rsidRPr="00824E21">
        <w:rPr>
          <w:rFonts w:asciiTheme="majorHAnsi" w:hAnsiTheme="majorHAnsi" w:cstheme="majorHAnsi"/>
          <w:i/>
          <w:iCs/>
        </w:rPr>
        <w:t>Children and Youth Services Review</w:t>
      </w:r>
      <w:r w:rsidRPr="00824E21">
        <w:rPr>
          <w:rFonts w:asciiTheme="majorHAnsi" w:hAnsiTheme="majorHAnsi" w:cstheme="majorHAnsi"/>
        </w:rPr>
        <w:t>, </w:t>
      </w:r>
      <w:r w:rsidRPr="00824E21">
        <w:rPr>
          <w:rFonts w:asciiTheme="majorHAnsi" w:hAnsiTheme="majorHAnsi" w:cstheme="majorHAnsi"/>
          <w:i/>
          <w:iCs/>
        </w:rPr>
        <w:t>94</w:t>
      </w:r>
      <w:r w:rsidRPr="00824E21">
        <w:rPr>
          <w:rFonts w:asciiTheme="majorHAnsi" w:hAnsiTheme="majorHAnsi" w:cstheme="majorHAnsi"/>
        </w:rPr>
        <w:t xml:space="preserve">, 198–206. </w:t>
      </w:r>
      <w:r w:rsidR="00ED55AE" w:rsidRPr="00B621E1">
        <w:rPr>
          <w:rFonts w:asciiTheme="majorHAnsi" w:hAnsiTheme="majorHAnsi" w:cstheme="majorHAnsi"/>
          <w:rPrChange w:id="3969" w:author="Christina Sun" w:date="2026-03-15T21:36:00Z" w16du:dateUtc="2026-03-16T04:36:00Z">
            <w:rPr/>
          </w:rPrChange>
        </w:rPr>
        <w:fldChar w:fldCharType="begin"/>
      </w:r>
      <w:r w:rsidR="00ED55AE" w:rsidRPr="00B621E1">
        <w:rPr>
          <w:rFonts w:asciiTheme="majorHAnsi" w:hAnsiTheme="majorHAnsi" w:cstheme="majorHAnsi"/>
          <w:rPrChange w:id="3970" w:author="Christina Sun" w:date="2026-03-15T21:36:00Z" w16du:dateUtc="2026-03-16T04:36:00Z">
            <w:rPr/>
          </w:rPrChange>
        </w:rPr>
        <w:instrText>HYPERLINK "https://doi.org/10.1016/j.childyouth.2018.10.003"</w:instrText>
      </w:r>
      <w:r w:rsidR="00ED55AE" w:rsidRPr="00B621E1">
        <w:rPr>
          <w:rFonts w:asciiTheme="majorHAnsi" w:hAnsiTheme="majorHAnsi" w:cstheme="majorHAnsi"/>
          <w:rPrChange w:id="3971" w:author="Christina Sun" w:date="2026-03-15T21:36:00Z" w16du:dateUtc="2026-03-16T04:36:00Z">
            <w:rPr/>
          </w:rPrChange>
        </w:rPr>
      </w:r>
      <w:r w:rsidR="00ED55AE" w:rsidRPr="00B621E1">
        <w:rPr>
          <w:rFonts w:asciiTheme="majorHAnsi" w:hAnsiTheme="majorHAnsi" w:cstheme="majorHAnsi"/>
          <w:rPrChange w:id="397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https://doi.org/10.1016/j.childyouth.2018.10.003</w:t>
      </w:r>
      <w:r w:rsidR="00ED55AE" w:rsidRPr="00B621E1">
        <w:rPr>
          <w:rFonts w:asciiTheme="majorHAnsi" w:hAnsiTheme="majorHAnsi" w:cstheme="majorHAnsi"/>
          <w:rPrChange w:id="397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11" w14:textId="59CE75CA" w:rsidR="00BD041A" w:rsidRPr="00824E21" w:rsidRDefault="00602BF5" w:rsidP="00ED55AE">
      <w:pPr>
        <w:spacing w:line="360" w:lineRule="auto"/>
        <w:ind w:left="720" w:hanging="720"/>
        <w:rPr>
          <w:rFonts w:asciiTheme="majorHAnsi" w:hAnsiTheme="majorHAnsi" w:cstheme="majorHAnsi"/>
        </w:rPr>
      </w:pPr>
      <w:r w:rsidRPr="00824E21">
        <w:rPr>
          <w:rFonts w:asciiTheme="majorHAnsi" w:hAnsiTheme="majorHAnsi" w:cstheme="majorHAnsi"/>
        </w:rPr>
        <w:t>Stolzenberg, E. B., Aragon, M. C., Romo, E., Couch, V., McLennan, D., Eagan, M. K., &amp; Kang, N. (2020). The American freshman: National norms fall 2019. </w:t>
      </w:r>
      <w:r w:rsidRPr="00824E21">
        <w:rPr>
          <w:rFonts w:asciiTheme="majorHAnsi" w:hAnsiTheme="majorHAnsi" w:cstheme="majorHAnsi"/>
          <w:i/>
          <w:iCs/>
        </w:rPr>
        <w:t>Higher Education Research Institute, UCLA</w:t>
      </w:r>
      <w:r w:rsidRPr="00824E21">
        <w:rPr>
          <w:rFonts w:asciiTheme="majorHAnsi" w:hAnsiTheme="majorHAnsi" w:cstheme="majorHAnsi"/>
        </w:rPr>
        <w:t>, </w:t>
      </w:r>
      <w:r w:rsidRPr="00824E21">
        <w:rPr>
          <w:rFonts w:asciiTheme="majorHAnsi" w:hAnsiTheme="majorHAnsi" w:cstheme="majorHAnsi"/>
          <w:i/>
          <w:iCs/>
        </w:rPr>
        <w:t>42</w:t>
      </w:r>
      <w:r w:rsidRPr="00824E21">
        <w:rPr>
          <w:rFonts w:asciiTheme="majorHAnsi" w:hAnsiTheme="majorHAnsi" w:cstheme="majorHAnsi"/>
        </w:rPr>
        <w:t xml:space="preserve">. </w:t>
      </w:r>
      <w:r w:rsidR="00ED55AE" w:rsidRPr="00B621E1">
        <w:rPr>
          <w:rFonts w:asciiTheme="majorHAnsi" w:hAnsiTheme="majorHAnsi" w:cstheme="majorHAnsi"/>
          <w:rPrChange w:id="3974" w:author="Christina Sun" w:date="2026-03-15T21:36:00Z" w16du:dateUtc="2026-03-16T04:36:00Z">
            <w:rPr/>
          </w:rPrChange>
        </w:rPr>
        <w:fldChar w:fldCharType="begin"/>
      </w:r>
      <w:r w:rsidR="00ED55AE" w:rsidRPr="00B621E1">
        <w:rPr>
          <w:rFonts w:asciiTheme="majorHAnsi" w:hAnsiTheme="majorHAnsi" w:cstheme="majorHAnsi"/>
          <w:rPrChange w:id="3975" w:author="Christina Sun" w:date="2026-03-15T21:36:00Z" w16du:dateUtc="2026-03-16T04:36:00Z">
            <w:rPr/>
          </w:rPrChange>
        </w:rPr>
        <w:instrText>HYPERLINK "https://www.heri.ucla.edu/monographs/TheAmericanFreshman2019.pdf"</w:instrText>
      </w:r>
      <w:r w:rsidR="00ED55AE" w:rsidRPr="00B621E1">
        <w:rPr>
          <w:rFonts w:asciiTheme="majorHAnsi" w:hAnsiTheme="majorHAnsi" w:cstheme="majorHAnsi"/>
          <w:rPrChange w:id="3976" w:author="Christina Sun" w:date="2026-03-15T21:36:00Z" w16du:dateUtc="2026-03-16T04:36:00Z">
            <w:rPr/>
          </w:rPrChange>
        </w:rPr>
      </w:r>
      <w:r w:rsidR="00ED55AE" w:rsidRPr="00B621E1">
        <w:rPr>
          <w:rFonts w:asciiTheme="majorHAnsi" w:hAnsiTheme="majorHAnsi" w:cstheme="majorHAnsi"/>
          <w:rPrChange w:id="3977" w:author="Christina Sun" w:date="2026-03-15T21:36:00Z" w16du:dateUtc="2026-03-16T04:36:00Z">
            <w:rPr/>
          </w:rPrChange>
        </w:rPr>
        <w:fldChar w:fldCharType="separate"/>
      </w:r>
      <w:r w:rsidR="00ED55AE" w:rsidRPr="00824E21">
        <w:rPr>
          <w:rStyle w:val="Hyperlink"/>
          <w:rFonts w:asciiTheme="majorHAnsi" w:hAnsiTheme="majorHAnsi" w:cstheme="majorHAnsi"/>
        </w:rPr>
        <w:t>https://www.heri.ucla.edu/monographs/TheAmericanFreshman 2019.pdf</w:t>
      </w:r>
      <w:r w:rsidR="00ED55AE" w:rsidRPr="00B621E1">
        <w:rPr>
          <w:rFonts w:asciiTheme="majorHAnsi" w:hAnsiTheme="majorHAnsi" w:cstheme="majorHAnsi"/>
          <w:rPrChange w:id="397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2979C656" w14:textId="33CA080C" w:rsidR="00864233"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Toutkoushian, R. K., Stollberg, R. A., &amp; Slaton, K. A. (2018). Talking ‘bout my generation: Defining “first-generation college students” in higher education research. </w:t>
      </w:r>
      <w:r w:rsidRPr="00824E21">
        <w:rPr>
          <w:rFonts w:asciiTheme="majorHAnsi" w:hAnsiTheme="majorHAnsi" w:cstheme="majorHAnsi"/>
          <w:i/>
          <w:iCs/>
        </w:rPr>
        <w:t>Teachers College Record</w:t>
      </w:r>
      <w:r w:rsidRPr="00824E21">
        <w:rPr>
          <w:rFonts w:asciiTheme="majorHAnsi" w:hAnsiTheme="majorHAnsi" w:cstheme="majorHAnsi"/>
        </w:rPr>
        <w:t>, </w:t>
      </w:r>
      <w:r w:rsidRPr="00824E21">
        <w:rPr>
          <w:rFonts w:asciiTheme="majorHAnsi" w:hAnsiTheme="majorHAnsi" w:cstheme="majorHAnsi"/>
          <w:i/>
          <w:iCs/>
        </w:rPr>
        <w:t>120</w:t>
      </w:r>
      <w:r w:rsidRPr="00824E21">
        <w:rPr>
          <w:rFonts w:asciiTheme="majorHAnsi" w:hAnsiTheme="majorHAnsi" w:cstheme="majorHAnsi"/>
        </w:rPr>
        <w:t xml:space="preserve">(4), 1–38. </w:t>
      </w:r>
      <w:r w:rsidR="00864233" w:rsidRPr="00B621E1">
        <w:rPr>
          <w:rFonts w:asciiTheme="majorHAnsi" w:hAnsiTheme="majorHAnsi" w:cstheme="majorHAnsi"/>
          <w:rPrChange w:id="3979" w:author="Christina Sun" w:date="2026-03-15T21:36:00Z" w16du:dateUtc="2026-03-16T04:36:00Z">
            <w:rPr/>
          </w:rPrChange>
        </w:rPr>
        <w:fldChar w:fldCharType="begin"/>
      </w:r>
      <w:r w:rsidR="00864233" w:rsidRPr="00B621E1">
        <w:rPr>
          <w:rFonts w:asciiTheme="majorHAnsi" w:hAnsiTheme="majorHAnsi" w:cstheme="majorHAnsi"/>
          <w:rPrChange w:id="3980" w:author="Christina Sun" w:date="2026-03-15T21:36:00Z" w16du:dateUtc="2026-03-16T04:36:00Z">
            <w:rPr/>
          </w:rPrChange>
        </w:rPr>
        <w:instrText>HYPERLINK "https://doi.org/10.1177/016146811812000407"</w:instrText>
      </w:r>
      <w:r w:rsidR="00864233" w:rsidRPr="00B621E1">
        <w:rPr>
          <w:rFonts w:asciiTheme="majorHAnsi" w:hAnsiTheme="majorHAnsi" w:cstheme="majorHAnsi"/>
          <w:rPrChange w:id="3981" w:author="Christina Sun" w:date="2026-03-15T21:36:00Z" w16du:dateUtc="2026-03-16T04:36:00Z">
            <w:rPr/>
          </w:rPrChange>
        </w:rPr>
      </w:r>
      <w:r w:rsidR="00864233" w:rsidRPr="00B621E1">
        <w:rPr>
          <w:rFonts w:asciiTheme="majorHAnsi" w:hAnsiTheme="majorHAnsi" w:cstheme="majorHAnsi"/>
          <w:rPrChange w:id="3982" w:author="Christina Sun" w:date="2026-03-15T21:36:00Z" w16du:dateUtc="2026-03-16T04:36:00Z">
            <w:rPr/>
          </w:rPrChange>
        </w:rPr>
        <w:fldChar w:fldCharType="separate"/>
      </w:r>
      <w:r w:rsidR="00864233" w:rsidRPr="00824E21">
        <w:rPr>
          <w:rStyle w:val="Hyperlink"/>
          <w:rFonts w:asciiTheme="majorHAnsi" w:hAnsiTheme="majorHAnsi" w:cstheme="majorHAnsi"/>
        </w:rPr>
        <w:t>https://doi.org/10.1177/016146811812000407</w:t>
      </w:r>
      <w:r w:rsidR="00864233" w:rsidRPr="00B621E1">
        <w:rPr>
          <w:rFonts w:asciiTheme="majorHAnsi" w:hAnsiTheme="majorHAnsi" w:cstheme="majorHAnsi"/>
          <w:rPrChange w:id="3983" w:author="Christina Sun" w:date="2026-03-15T21:36:00Z" w16du:dateUtc="2026-03-16T04:36:00Z">
            <w:rPr/>
          </w:rPrChange>
        </w:rPr>
        <w:fldChar w:fldCharType="end"/>
      </w:r>
    </w:p>
    <w:p w14:paraId="5BAA26A1" w14:textId="77777777" w:rsidR="00864233"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Ungar, M. (2011). The social ecology of resilience: Addressing contextual and cultural ambiguity of a nascent construct. </w:t>
      </w:r>
      <w:r w:rsidRPr="00824E21">
        <w:rPr>
          <w:rFonts w:asciiTheme="majorHAnsi" w:hAnsiTheme="majorHAnsi" w:cstheme="majorHAnsi"/>
          <w:i/>
          <w:iCs/>
        </w:rPr>
        <w:t>American Journal of Orthopsychiatry</w:t>
      </w:r>
      <w:r w:rsidRPr="00824E21">
        <w:rPr>
          <w:rFonts w:asciiTheme="majorHAnsi" w:hAnsiTheme="majorHAnsi" w:cstheme="majorHAnsi"/>
        </w:rPr>
        <w:t xml:space="preserve">, </w:t>
      </w:r>
      <w:r w:rsidRPr="00824E21">
        <w:rPr>
          <w:rFonts w:asciiTheme="majorHAnsi" w:hAnsiTheme="majorHAnsi" w:cstheme="majorHAnsi"/>
          <w:i/>
          <w:iCs/>
        </w:rPr>
        <w:t>81</w:t>
      </w:r>
      <w:r w:rsidRPr="00824E21">
        <w:rPr>
          <w:rFonts w:asciiTheme="majorHAnsi" w:hAnsiTheme="majorHAnsi" w:cstheme="majorHAnsi"/>
        </w:rPr>
        <w:t xml:space="preserve">(1), 1–17. </w:t>
      </w:r>
      <w:r w:rsidR="00BD041A" w:rsidRPr="00B621E1">
        <w:rPr>
          <w:rFonts w:asciiTheme="majorHAnsi" w:hAnsiTheme="majorHAnsi" w:cstheme="majorHAnsi"/>
          <w:rPrChange w:id="3984" w:author="Christina Sun" w:date="2026-03-15T21:36:00Z" w16du:dateUtc="2026-03-16T04:36:00Z">
            <w:rPr/>
          </w:rPrChange>
        </w:rPr>
        <w:fldChar w:fldCharType="begin"/>
      </w:r>
      <w:r w:rsidR="00BD041A" w:rsidRPr="00B621E1">
        <w:rPr>
          <w:rFonts w:asciiTheme="majorHAnsi" w:hAnsiTheme="majorHAnsi" w:cstheme="majorHAnsi"/>
          <w:rPrChange w:id="3985" w:author="Christina Sun" w:date="2026-03-15T21:36:00Z" w16du:dateUtc="2026-03-16T04:36:00Z">
            <w:rPr/>
          </w:rPrChange>
        </w:rPr>
        <w:instrText>HYPERLINK "https://doi.org/10.1111/j.1939-0025.2010.01067.x" \h</w:instrText>
      </w:r>
      <w:r w:rsidR="00BD041A" w:rsidRPr="00B621E1">
        <w:rPr>
          <w:rFonts w:asciiTheme="majorHAnsi" w:hAnsiTheme="majorHAnsi" w:cstheme="majorHAnsi"/>
          <w:rPrChange w:id="3986" w:author="Christina Sun" w:date="2026-03-15T21:36:00Z" w16du:dateUtc="2026-03-16T04:36:00Z">
            <w:rPr/>
          </w:rPrChange>
        </w:rPr>
      </w:r>
      <w:r w:rsidR="00BD041A" w:rsidRPr="00B621E1">
        <w:rPr>
          <w:rFonts w:asciiTheme="majorHAnsi" w:hAnsiTheme="majorHAnsi" w:cstheme="majorHAnsi"/>
          <w:rPrChange w:id="3987" w:author="Christina Sun" w:date="2026-03-15T21:36:00Z" w16du:dateUtc="2026-03-16T04:36:00Z">
            <w:rPr/>
          </w:rPrChange>
        </w:rPr>
        <w:fldChar w:fldCharType="separate"/>
      </w:r>
      <w:r w:rsidR="00BD041A" w:rsidRPr="00824E21">
        <w:rPr>
          <w:rFonts w:asciiTheme="majorHAnsi" w:hAnsiTheme="majorHAnsi" w:cstheme="majorHAnsi"/>
          <w:color w:val="1155CC"/>
          <w:u w:val="single"/>
        </w:rPr>
        <w:t>https://doi.org/10.1111/j.1939-0025.2010.01067.x</w:t>
      </w:r>
      <w:r w:rsidR="00BD041A" w:rsidRPr="00B621E1">
        <w:rPr>
          <w:rFonts w:asciiTheme="majorHAnsi" w:hAnsiTheme="majorHAnsi" w:cstheme="majorHAnsi"/>
          <w:rPrChange w:id="3988" w:author="Christina Sun" w:date="2026-03-15T21:36:00Z" w16du:dateUtc="2026-03-16T04:36:00Z">
            <w:rPr/>
          </w:rPrChange>
        </w:rPr>
        <w:fldChar w:fldCharType="end"/>
      </w:r>
    </w:p>
    <w:p w14:paraId="7439B116" w14:textId="6ED0CF35"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 xml:space="preserve">Ungar, M. (Ed.). (2012). </w:t>
      </w:r>
      <w:r w:rsidRPr="00824E21">
        <w:rPr>
          <w:rFonts w:asciiTheme="majorHAnsi" w:hAnsiTheme="majorHAnsi" w:cstheme="majorHAnsi"/>
          <w:i/>
          <w:iCs/>
        </w:rPr>
        <w:t>The social ecology of resilience: A handbook of theory and practice</w:t>
      </w:r>
      <w:r w:rsidRPr="00824E21">
        <w:rPr>
          <w:rFonts w:asciiTheme="majorHAnsi" w:hAnsiTheme="majorHAnsi" w:cstheme="majorHAnsi"/>
        </w:rPr>
        <w:t xml:space="preserve">. Springer. </w:t>
      </w:r>
      <w:r w:rsidR="00BD041A" w:rsidRPr="00B621E1">
        <w:rPr>
          <w:rFonts w:asciiTheme="majorHAnsi" w:hAnsiTheme="majorHAnsi" w:cstheme="majorHAnsi"/>
          <w:rPrChange w:id="3989" w:author="Christina Sun" w:date="2026-03-15T21:36:00Z" w16du:dateUtc="2026-03-16T04:36:00Z">
            <w:rPr/>
          </w:rPrChange>
        </w:rPr>
        <w:fldChar w:fldCharType="begin"/>
      </w:r>
      <w:r w:rsidR="00BD041A" w:rsidRPr="00B621E1">
        <w:rPr>
          <w:rFonts w:asciiTheme="majorHAnsi" w:hAnsiTheme="majorHAnsi" w:cstheme="majorHAnsi"/>
          <w:rPrChange w:id="3990" w:author="Christina Sun" w:date="2026-03-15T21:36:00Z" w16du:dateUtc="2026-03-16T04:36:00Z">
            <w:rPr/>
          </w:rPrChange>
        </w:rPr>
        <w:instrText>HYPERLINK "https://doi.org/10.1007/978-1-4614-0586-3" \h</w:instrText>
      </w:r>
      <w:r w:rsidR="00BD041A" w:rsidRPr="00B621E1">
        <w:rPr>
          <w:rFonts w:asciiTheme="majorHAnsi" w:hAnsiTheme="majorHAnsi" w:cstheme="majorHAnsi"/>
          <w:rPrChange w:id="3991" w:author="Christina Sun" w:date="2026-03-15T21:36:00Z" w16du:dateUtc="2026-03-16T04:36:00Z">
            <w:rPr/>
          </w:rPrChange>
        </w:rPr>
      </w:r>
      <w:r w:rsidR="00BD041A" w:rsidRPr="00B621E1">
        <w:rPr>
          <w:rFonts w:asciiTheme="majorHAnsi" w:hAnsiTheme="majorHAnsi" w:cstheme="majorHAnsi"/>
          <w:rPrChange w:id="3992" w:author="Christina Sun" w:date="2026-03-15T21:36:00Z" w16du:dateUtc="2026-03-16T04:36:00Z">
            <w:rPr/>
          </w:rPrChange>
        </w:rPr>
        <w:fldChar w:fldCharType="separate"/>
      </w:r>
      <w:r w:rsidR="00BD041A" w:rsidRPr="00824E21">
        <w:rPr>
          <w:rFonts w:asciiTheme="majorHAnsi" w:hAnsiTheme="majorHAnsi" w:cstheme="majorHAnsi"/>
          <w:color w:val="1155CC"/>
          <w:u w:val="single"/>
        </w:rPr>
        <w:t>https://doi.org/10.1007/978-1-4614-0586-3</w:t>
      </w:r>
      <w:r w:rsidR="00BD041A" w:rsidRPr="00B621E1">
        <w:rPr>
          <w:rFonts w:asciiTheme="majorHAnsi" w:hAnsiTheme="majorHAnsi" w:cstheme="majorHAnsi"/>
          <w:rPrChange w:id="3993" w:author="Christina Sun" w:date="2026-03-15T21:36:00Z" w16du:dateUtc="2026-03-16T04:36:00Z">
            <w:rPr/>
          </w:rPrChange>
        </w:rPr>
        <w:fldChar w:fldCharType="end"/>
      </w:r>
    </w:p>
    <w:p w14:paraId="7439B117" w14:textId="07285CBA"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Uwah, C. J., McMahon, H. G., &amp; Furlow, C. F. (2008). School belonging, educational aspirations, and academic self-efficacy among African American male high school students: Implications for school counselors. </w:t>
      </w:r>
      <w:r w:rsidRPr="00824E21">
        <w:rPr>
          <w:rFonts w:asciiTheme="majorHAnsi" w:hAnsiTheme="majorHAnsi" w:cstheme="majorHAnsi"/>
          <w:i/>
          <w:iCs/>
        </w:rPr>
        <w:t>Professional School Counseling</w:t>
      </w:r>
      <w:r w:rsidRPr="00824E21">
        <w:rPr>
          <w:rFonts w:asciiTheme="majorHAnsi" w:hAnsiTheme="majorHAnsi" w:cstheme="majorHAnsi"/>
        </w:rPr>
        <w:t>, </w:t>
      </w:r>
      <w:r w:rsidRPr="00824E21">
        <w:rPr>
          <w:rFonts w:asciiTheme="majorHAnsi" w:hAnsiTheme="majorHAnsi" w:cstheme="majorHAnsi"/>
          <w:i/>
          <w:iCs/>
        </w:rPr>
        <w:t>11</w:t>
      </w:r>
      <w:r w:rsidRPr="00824E21">
        <w:rPr>
          <w:rFonts w:asciiTheme="majorHAnsi" w:hAnsiTheme="majorHAnsi" w:cstheme="majorHAnsi"/>
        </w:rPr>
        <w:t xml:space="preserve">(5), 296–305. </w:t>
      </w:r>
      <w:r w:rsidR="00ED55AE" w:rsidRPr="00B621E1">
        <w:rPr>
          <w:rFonts w:asciiTheme="majorHAnsi" w:hAnsiTheme="majorHAnsi" w:cstheme="majorHAnsi"/>
          <w:rPrChange w:id="3994" w:author="Christina Sun" w:date="2026-03-15T21:36:00Z" w16du:dateUtc="2026-03-16T04:36:00Z">
            <w:rPr/>
          </w:rPrChange>
        </w:rPr>
        <w:fldChar w:fldCharType="begin"/>
      </w:r>
      <w:r w:rsidR="00ED55AE" w:rsidRPr="00B621E1">
        <w:rPr>
          <w:rFonts w:asciiTheme="majorHAnsi" w:hAnsiTheme="majorHAnsi" w:cstheme="majorHAnsi"/>
          <w:rPrChange w:id="3995" w:author="Christina Sun" w:date="2026-03-15T21:36:00Z" w16du:dateUtc="2026-03-16T04:36:00Z">
            <w:rPr/>
          </w:rPrChange>
        </w:rPr>
        <w:instrText>HYPERLINK "https://doi.org/10.1177/2156759x0801100503"</w:instrText>
      </w:r>
      <w:r w:rsidR="00ED55AE" w:rsidRPr="00B621E1">
        <w:rPr>
          <w:rFonts w:asciiTheme="majorHAnsi" w:hAnsiTheme="majorHAnsi" w:cstheme="majorHAnsi"/>
          <w:rPrChange w:id="3996" w:author="Christina Sun" w:date="2026-03-15T21:36:00Z" w16du:dateUtc="2026-03-16T04:36:00Z">
            <w:rPr/>
          </w:rPrChange>
        </w:rPr>
      </w:r>
      <w:r w:rsidR="00ED55AE" w:rsidRPr="00B621E1">
        <w:rPr>
          <w:rFonts w:asciiTheme="majorHAnsi" w:hAnsiTheme="majorHAnsi" w:cstheme="majorHAnsi"/>
          <w:rPrChange w:id="399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https://doi.org/10.1177/2156759x0801100503</w:t>
      </w:r>
      <w:r w:rsidR="00ED55AE" w:rsidRPr="00B621E1">
        <w:rPr>
          <w:rFonts w:asciiTheme="majorHAnsi" w:hAnsiTheme="majorHAnsi" w:cstheme="majorHAnsi"/>
          <w:rPrChange w:id="399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18" w14:textId="1DB23126"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lastRenderedPageBreak/>
        <w:t>Walton, G. M., &amp; Cohen, G. L. (2011). A brief social-belonging intervention improves academic and health outcomes of minority students. </w:t>
      </w:r>
      <w:r w:rsidRPr="00824E21">
        <w:rPr>
          <w:rFonts w:asciiTheme="majorHAnsi" w:hAnsiTheme="majorHAnsi" w:cstheme="majorHAnsi"/>
          <w:i/>
          <w:iCs/>
        </w:rPr>
        <w:t>Science</w:t>
      </w:r>
      <w:r w:rsidRPr="00824E21">
        <w:rPr>
          <w:rFonts w:asciiTheme="majorHAnsi" w:hAnsiTheme="majorHAnsi" w:cstheme="majorHAnsi"/>
        </w:rPr>
        <w:t>, </w:t>
      </w:r>
      <w:r w:rsidRPr="00824E21">
        <w:rPr>
          <w:rFonts w:asciiTheme="majorHAnsi" w:hAnsiTheme="majorHAnsi" w:cstheme="majorHAnsi"/>
          <w:i/>
          <w:iCs/>
        </w:rPr>
        <w:t>331</w:t>
      </w:r>
      <w:r w:rsidRPr="00824E21">
        <w:rPr>
          <w:rFonts w:asciiTheme="majorHAnsi" w:hAnsiTheme="majorHAnsi" w:cstheme="majorHAnsi"/>
        </w:rPr>
        <w:t xml:space="preserve">(6023), 1447–1451. </w:t>
      </w:r>
      <w:r w:rsidR="00ED55AE" w:rsidRPr="00B621E1">
        <w:rPr>
          <w:rFonts w:asciiTheme="majorHAnsi" w:hAnsiTheme="majorHAnsi" w:cstheme="majorHAnsi"/>
          <w:rPrChange w:id="3999" w:author="Christina Sun" w:date="2026-03-15T21:36:00Z" w16du:dateUtc="2026-03-16T04:36:00Z">
            <w:rPr/>
          </w:rPrChange>
        </w:rPr>
        <w:fldChar w:fldCharType="begin"/>
      </w:r>
      <w:r w:rsidR="00ED55AE" w:rsidRPr="00B621E1">
        <w:rPr>
          <w:rFonts w:asciiTheme="majorHAnsi" w:hAnsiTheme="majorHAnsi" w:cstheme="majorHAnsi"/>
          <w:rPrChange w:id="4000" w:author="Christina Sun" w:date="2026-03-15T21:36:00Z" w16du:dateUtc="2026-03-16T04:36:00Z">
            <w:rPr/>
          </w:rPrChange>
        </w:rPr>
        <w:instrText>HYPERLINK "https://doi.org/10.1126/science.1198364"</w:instrText>
      </w:r>
      <w:r w:rsidR="00ED55AE" w:rsidRPr="00B621E1">
        <w:rPr>
          <w:rFonts w:asciiTheme="majorHAnsi" w:hAnsiTheme="majorHAnsi" w:cstheme="majorHAnsi"/>
          <w:rPrChange w:id="4001" w:author="Christina Sun" w:date="2026-03-15T21:36:00Z" w16du:dateUtc="2026-03-16T04:36:00Z">
            <w:rPr/>
          </w:rPrChange>
        </w:rPr>
      </w:r>
      <w:r w:rsidR="00ED55AE" w:rsidRPr="00B621E1">
        <w:rPr>
          <w:rFonts w:asciiTheme="majorHAnsi" w:hAnsiTheme="majorHAnsi" w:cstheme="majorHAnsi"/>
          <w:rPrChange w:id="400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https://doi.org/10.1126/science.1198364</w:t>
      </w:r>
      <w:r w:rsidR="00ED55AE" w:rsidRPr="00B621E1">
        <w:rPr>
          <w:rFonts w:asciiTheme="majorHAnsi" w:hAnsiTheme="majorHAnsi" w:cstheme="majorHAnsi"/>
          <w:rPrChange w:id="400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19" w14:textId="2146EB7D"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Watson, R.</w:t>
      </w:r>
      <w:r w:rsidR="009C67D5" w:rsidRPr="00824E21">
        <w:rPr>
          <w:rFonts w:asciiTheme="majorHAnsi" w:hAnsiTheme="majorHAnsi" w:cstheme="majorHAnsi"/>
        </w:rPr>
        <w:t xml:space="preserve"> </w:t>
      </w:r>
      <w:r w:rsidRPr="00824E21">
        <w:rPr>
          <w:rFonts w:asciiTheme="majorHAnsi" w:hAnsiTheme="majorHAnsi" w:cstheme="majorHAnsi"/>
        </w:rPr>
        <w:t>J., Wheldon, C.</w:t>
      </w:r>
      <w:r w:rsidR="009C67D5" w:rsidRPr="00824E21">
        <w:rPr>
          <w:rFonts w:asciiTheme="majorHAnsi" w:hAnsiTheme="majorHAnsi" w:cstheme="majorHAnsi"/>
        </w:rPr>
        <w:t xml:space="preserve"> </w:t>
      </w:r>
      <w:r w:rsidRPr="00824E21">
        <w:rPr>
          <w:rFonts w:asciiTheme="majorHAnsi" w:hAnsiTheme="majorHAnsi" w:cstheme="majorHAnsi"/>
        </w:rPr>
        <w:t>W., &amp; Puhl, R.</w:t>
      </w:r>
      <w:r w:rsidR="009C67D5" w:rsidRPr="00824E21">
        <w:rPr>
          <w:rFonts w:asciiTheme="majorHAnsi" w:hAnsiTheme="majorHAnsi" w:cstheme="majorHAnsi"/>
        </w:rPr>
        <w:t xml:space="preserve"> </w:t>
      </w:r>
      <w:r w:rsidRPr="00824E21">
        <w:rPr>
          <w:rFonts w:asciiTheme="majorHAnsi" w:hAnsiTheme="majorHAnsi" w:cstheme="majorHAnsi"/>
        </w:rPr>
        <w:t>M. (2020). Evidence of diverse identities in a large national sample of sexual and gender minority adolescents. </w:t>
      </w:r>
      <w:r w:rsidRPr="00824E21">
        <w:rPr>
          <w:rFonts w:asciiTheme="majorHAnsi" w:hAnsiTheme="majorHAnsi" w:cstheme="majorHAnsi"/>
          <w:i/>
          <w:iCs/>
        </w:rPr>
        <w:t>Journal of Research on Adolescence</w:t>
      </w:r>
      <w:r w:rsidRPr="00824E21">
        <w:rPr>
          <w:rFonts w:asciiTheme="majorHAnsi" w:hAnsiTheme="majorHAnsi" w:cstheme="majorHAnsi"/>
        </w:rPr>
        <w:t>, </w:t>
      </w:r>
      <w:r w:rsidRPr="00824E21">
        <w:rPr>
          <w:rFonts w:asciiTheme="majorHAnsi" w:hAnsiTheme="majorHAnsi" w:cstheme="majorHAnsi"/>
          <w:i/>
          <w:iCs/>
        </w:rPr>
        <w:t>30</w:t>
      </w:r>
      <w:r w:rsidRPr="00824E21">
        <w:rPr>
          <w:rFonts w:asciiTheme="majorHAnsi" w:hAnsiTheme="majorHAnsi" w:cstheme="majorHAnsi"/>
        </w:rPr>
        <w:t xml:space="preserve">(S2), 431–442. </w:t>
      </w:r>
      <w:r w:rsidR="00ED55AE" w:rsidRPr="00B621E1">
        <w:rPr>
          <w:rFonts w:asciiTheme="majorHAnsi" w:hAnsiTheme="majorHAnsi" w:cstheme="majorHAnsi"/>
          <w:rPrChange w:id="4004" w:author="Christina Sun" w:date="2026-03-15T21:36:00Z" w16du:dateUtc="2026-03-16T04:36:00Z">
            <w:rPr/>
          </w:rPrChange>
        </w:rPr>
        <w:fldChar w:fldCharType="begin"/>
      </w:r>
      <w:r w:rsidR="00ED55AE" w:rsidRPr="00B621E1">
        <w:rPr>
          <w:rFonts w:asciiTheme="majorHAnsi" w:hAnsiTheme="majorHAnsi" w:cstheme="majorHAnsi"/>
          <w:rPrChange w:id="4005" w:author="Christina Sun" w:date="2026-03-15T21:36:00Z" w16du:dateUtc="2026-03-16T04:36:00Z">
            <w:rPr/>
          </w:rPrChange>
        </w:rPr>
        <w:instrText>HYPERLINK "https://doi.org/10.1111/jora.12488"</w:instrText>
      </w:r>
      <w:r w:rsidR="00ED55AE" w:rsidRPr="00B621E1">
        <w:rPr>
          <w:rFonts w:asciiTheme="majorHAnsi" w:hAnsiTheme="majorHAnsi" w:cstheme="majorHAnsi"/>
          <w:rPrChange w:id="4006" w:author="Christina Sun" w:date="2026-03-15T21:36:00Z" w16du:dateUtc="2026-03-16T04:36:00Z">
            <w:rPr/>
          </w:rPrChange>
        </w:rPr>
      </w:r>
      <w:r w:rsidR="00ED55AE" w:rsidRPr="00B621E1">
        <w:rPr>
          <w:rFonts w:asciiTheme="majorHAnsi" w:hAnsiTheme="majorHAnsi" w:cstheme="majorHAnsi"/>
          <w:rPrChange w:id="400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https://doi.org/10.1111/jora.12488</w:t>
      </w:r>
      <w:r w:rsidR="00ED55AE" w:rsidRPr="00B621E1">
        <w:rPr>
          <w:rFonts w:asciiTheme="majorHAnsi" w:hAnsiTheme="majorHAnsi" w:cstheme="majorHAnsi"/>
          <w:rPrChange w:id="400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7439B11A" w14:textId="0C3492A1" w:rsidR="00BD041A" w:rsidRPr="00824E21" w:rsidRDefault="00602BF5" w:rsidP="001B2966">
      <w:pPr>
        <w:spacing w:line="360" w:lineRule="auto"/>
        <w:ind w:left="720" w:hanging="720"/>
        <w:rPr>
          <w:rFonts w:asciiTheme="majorHAnsi" w:hAnsiTheme="majorHAnsi" w:cstheme="majorHAnsi"/>
        </w:rPr>
      </w:pPr>
      <w:r w:rsidRPr="00824E21">
        <w:rPr>
          <w:rFonts w:asciiTheme="majorHAnsi" w:hAnsiTheme="majorHAnsi" w:cstheme="majorHAnsi"/>
        </w:rPr>
        <w:t>White, A.</w:t>
      </w:r>
      <w:r w:rsidR="009C67D5" w:rsidRPr="00824E21">
        <w:rPr>
          <w:rFonts w:asciiTheme="majorHAnsi" w:hAnsiTheme="majorHAnsi" w:cstheme="majorHAnsi"/>
        </w:rPr>
        <w:t xml:space="preserve"> </w:t>
      </w:r>
      <w:r w:rsidRPr="00824E21">
        <w:rPr>
          <w:rFonts w:asciiTheme="majorHAnsi" w:hAnsiTheme="majorHAnsi" w:cstheme="majorHAnsi"/>
        </w:rPr>
        <w:t>E., Moeller, J., Ivcevic, Z., &amp; Brackett, M.</w:t>
      </w:r>
      <w:r w:rsidR="009C67D5" w:rsidRPr="00824E21">
        <w:rPr>
          <w:rFonts w:asciiTheme="majorHAnsi" w:hAnsiTheme="majorHAnsi" w:cstheme="majorHAnsi"/>
        </w:rPr>
        <w:t xml:space="preserve"> </w:t>
      </w:r>
      <w:r w:rsidRPr="00824E21">
        <w:rPr>
          <w:rFonts w:asciiTheme="majorHAnsi" w:hAnsiTheme="majorHAnsi" w:cstheme="majorHAnsi"/>
        </w:rPr>
        <w:t>A. (2018). Gender identity and sexual identity labels used by US high school students: A co-occurrence network analysis. </w:t>
      </w:r>
      <w:r w:rsidRPr="00824E21">
        <w:rPr>
          <w:rFonts w:asciiTheme="majorHAnsi" w:hAnsiTheme="majorHAnsi" w:cstheme="majorHAnsi"/>
          <w:i/>
          <w:iCs/>
        </w:rPr>
        <w:t>Psychology of Sexual Orientation and Gender Diversity</w:t>
      </w:r>
      <w:r w:rsidRPr="00824E21">
        <w:rPr>
          <w:rFonts w:asciiTheme="majorHAnsi" w:hAnsiTheme="majorHAnsi" w:cstheme="majorHAnsi"/>
        </w:rPr>
        <w:t>, </w:t>
      </w:r>
      <w:r w:rsidRPr="00824E21">
        <w:rPr>
          <w:rFonts w:asciiTheme="majorHAnsi" w:hAnsiTheme="majorHAnsi" w:cstheme="majorHAnsi"/>
          <w:i/>
          <w:iCs/>
        </w:rPr>
        <w:t>5</w:t>
      </w:r>
      <w:r w:rsidRPr="00824E21">
        <w:rPr>
          <w:rFonts w:asciiTheme="majorHAnsi" w:hAnsiTheme="majorHAnsi" w:cstheme="majorHAnsi"/>
        </w:rPr>
        <w:t xml:space="preserve">(2), 243–252. </w:t>
      </w:r>
      <w:r w:rsidR="00ED55AE" w:rsidRPr="00B621E1">
        <w:rPr>
          <w:rFonts w:asciiTheme="majorHAnsi" w:hAnsiTheme="majorHAnsi" w:cstheme="majorHAnsi"/>
          <w:rPrChange w:id="4009" w:author="Christina Sun" w:date="2026-03-15T21:36:00Z" w16du:dateUtc="2026-03-16T04:36:00Z">
            <w:rPr/>
          </w:rPrChange>
        </w:rPr>
        <w:fldChar w:fldCharType="begin"/>
      </w:r>
      <w:r w:rsidR="00ED55AE" w:rsidRPr="00B621E1">
        <w:rPr>
          <w:rFonts w:asciiTheme="majorHAnsi" w:hAnsiTheme="majorHAnsi" w:cstheme="majorHAnsi"/>
          <w:rPrChange w:id="4010" w:author="Christina Sun" w:date="2026-03-15T21:36:00Z" w16du:dateUtc="2026-03-16T04:36:00Z">
            <w:rPr/>
          </w:rPrChange>
        </w:rPr>
        <w:instrText>HYPERLINK "https://doi.org/10.1037/sgd0000266"</w:instrText>
      </w:r>
      <w:r w:rsidR="00ED55AE" w:rsidRPr="00B621E1">
        <w:rPr>
          <w:rFonts w:asciiTheme="majorHAnsi" w:hAnsiTheme="majorHAnsi" w:cstheme="majorHAnsi"/>
          <w:rPrChange w:id="4011" w:author="Christina Sun" w:date="2026-03-15T21:36:00Z" w16du:dateUtc="2026-03-16T04:36:00Z">
            <w:rPr/>
          </w:rPrChange>
        </w:rPr>
      </w:r>
      <w:r w:rsidR="00ED55AE" w:rsidRPr="00B621E1">
        <w:rPr>
          <w:rFonts w:asciiTheme="majorHAnsi" w:hAnsiTheme="majorHAnsi" w:cstheme="majorHAnsi"/>
          <w:rPrChange w:id="4012"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https://doi.org/10.1037/ sgd0000266</w:t>
      </w:r>
      <w:r w:rsidR="00ED55AE" w:rsidRPr="00B621E1">
        <w:rPr>
          <w:rFonts w:asciiTheme="majorHAnsi" w:hAnsiTheme="majorHAnsi" w:cstheme="majorHAnsi"/>
          <w:rPrChange w:id="4013" w:author="Christina Sun" w:date="2026-03-15T21:36:00Z" w16du:dateUtc="2026-03-16T04:36:00Z">
            <w:rPr/>
          </w:rPrChange>
        </w:rPr>
        <w:fldChar w:fldCharType="end"/>
      </w:r>
      <w:r w:rsidR="00ED55AE" w:rsidRPr="00824E21">
        <w:rPr>
          <w:rFonts w:asciiTheme="majorHAnsi" w:hAnsiTheme="majorHAnsi" w:cstheme="majorHAnsi"/>
        </w:rPr>
        <w:t xml:space="preserve"> </w:t>
      </w:r>
    </w:p>
    <w:p w14:paraId="31993B3B" w14:textId="361E20C4" w:rsidR="00AA7AF1" w:rsidRPr="00824E21" w:rsidRDefault="00602BF5" w:rsidP="001B2966">
      <w:pPr>
        <w:spacing w:line="360" w:lineRule="auto"/>
        <w:ind w:left="720" w:hanging="720"/>
        <w:rPr>
          <w:rFonts w:asciiTheme="majorHAnsi" w:hAnsiTheme="majorHAnsi" w:cstheme="majorHAnsi"/>
        </w:rPr>
        <w:sectPr w:rsidR="00AA7AF1" w:rsidRPr="00824E21">
          <w:pgSz w:w="12240" w:h="15840"/>
          <w:pgMar w:top="1440" w:right="1440" w:bottom="1440" w:left="1440" w:header="720" w:footer="720" w:gutter="0"/>
          <w:cols w:space="720"/>
        </w:sectPr>
      </w:pPr>
      <w:r w:rsidRPr="00824E21">
        <w:rPr>
          <w:rFonts w:asciiTheme="majorHAnsi" w:hAnsiTheme="majorHAnsi" w:cstheme="majorHAnsi"/>
        </w:rPr>
        <w:t>Wilkinson, L., Shifrer, D., &amp; Pearson, J. (2021). Educational outcomes of gender-diverse youth: A national population-based study. </w:t>
      </w:r>
      <w:r w:rsidRPr="00824E21">
        <w:rPr>
          <w:rFonts w:asciiTheme="majorHAnsi" w:hAnsiTheme="majorHAnsi" w:cstheme="majorHAnsi"/>
          <w:i/>
          <w:iCs/>
        </w:rPr>
        <w:t>Gender &amp; Society</w:t>
      </w:r>
      <w:r w:rsidRPr="00824E21">
        <w:rPr>
          <w:rFonts w:asciiTheme="majorHAnsi" w:hAnsiTheme="majorHAnsi" w:cstheme="majorHAnsi"/>
        </w:rPr>
        <w:t>, </w:t>
      </w:r>
      <w:r w:rsidRPr="00824E21">
        <w:rPr>
          <w:rFonts w:asciiTheme="majorHAnsi" w:hAnsiTheme="majorHAnsi" w:cstheme="majorHAnsi"/>
          <w:i/>
          <w:iCs/>
        </w:rPr>
        <w:t>35</w:t>
      </w:r>
      <w:r w:rsidRPr="00824E21">
        <w:rPr>
          <w:rFonts w:asciiTheme="majorHAnsi" w:hAnsiTheme="majorHAnsi" w:cstheme="majorHAnsi"/>
        </w:rPr>
        <w:t xml:space="preserve">(5), 806–837. </w:t>
      </w:r>
      <w:r w:rsidR="00ED55AE" w:rsidRPr="00B621E1">
        <w:rPr>
          <w:rFonts w:asciiTheme="majorHAnsi" w:hAnsiTheme="majorHAnsi" w:cstheme="majorHAnsi"/>
          <w:rPrChange w:id="4014" w:author="Christina Sun" w:date="2026-03-15T21:36:00Z" w16du:dateUtc="2026-03-16T04:36:00Z">
            <w:rPr/>
          </w:rPrChange>
        </w:rPr>
        <w:fldChar w:fldCharType="begin"/>
      </w:r>
      <w:r w:rsidR="00ED55AE" w:rsidRPr="00B621E1">
        <w:rPr>
          <w:rFonts w:asciiTheme="majorHAnsi" w:hAnsiTheme="majorHAnsi" w:cstheme="majorHAnsi"/>
          <w:rPrChange w:id="4015" w:author="Christina Sun" w:date="2026-03-15T21:36:00Z" w16du:dateUtc="2026-03-16T04:36:00Z">
            <w:rPr/>
          </w:rPrChange>
        </w:rPr>
        <w:instrText>HYPERLINK "https://doi.org/10.1177/08912432211038689"</w:instrText>
      </w:r>
      <w:r w:rsidR="00ED55AE" w:rsidRPr="00B621E1">
        <w:rPr>
          <w:rFonts w:asciiTheme="majorHAnsi" w:hAnsiTheme="majorHAnsi" w:cstheme="majorHAnsi"/>
          <w:rPrChange w:id="4016" w:author="Christina Sun" w:date="2026-03-15T21:36:00Z" w16du:dateUtc="2026-03-16T04:36:00Z">
            <w:rPr/>
          </w:rPrChange>
        </w:rPr>
      </w:r>
      <w:r w:rsidR="00ED55AE" w:rsidRPr="00B621E1">
        <w:rPr>
          <w:rFonts w:asciiTheme="majorHAnsi" w:hAnsiTheme="majorHAnsi" w:cstheme="majorHAnsi"/>
          <w:rPrChange w:id="4017" w:author="Christina Sun" w:date="2026-03-15T21:36:00Z" w16du:dateUtc="2026-03-16T04:36:00Z">
            <w:rPr/>
          </w:rPrChange>
        </w:rPr>
        <w:fldChar w:fldCharType="separate"/>
      </w:r>
      <w:r w:rsidR="00ED55AE" w:rsidRPr="00824E21">
        <w:rPr>
          <w:rStyle w:val="Hyperlink"/>
          <w:rFonts w:asciiTheme="majorHAnsi" w:hAnsiTheme="majorHAnsi" w:cstheme="majorHAnsi"/>
        </w:rPr>
        <w:t>https://doi.org/10.1177/08912432211038689</w:t>
      </w:r>
      <w:r w:rsidR="00ED55AE" w:rsidRPr="00B621E1">
        <w:rPr>
          <w:rFonts w:asciiTheme="majorHAnsi" w:hAnsiTheme="majorHAnsi" w:cstheme="majorHAnsi"/>
          <w:rPrChange w:id="4018" w:author="Christina Sun" w:date="2026-03-15T21:36:00Z" w16du:dateUtc="2026-03-16T04:36:00Z">
            <w:rPr/>
          </w:rPrChange>
        </w:rPr>
        <w:fldChar w:fldCharType="end"/>
      </w:r>
      <w:r w:rsidR="00ED55AE" w:rsidRPr="00824E21">
        <w:rPr>
          <w:rFonts w:asciiTheme="majorHAnsi" w:hAnsiTheme="majorHAnsi" w:cstheme="majorHAnsi"/>
        </w:rPr>
        <w:t xml:space="preserve"> </w:t>
      </w:r>
    </w:p>
    <w:p w14:paraId="4912CF21" w14:textId="3E448EE5" w:rsidR="00393D00" w:rsidRPr="00824E21" w:rsidRDefault="00602BF5" w:rsidP="001B2966">
      <w:pPr>
        <w:pStyle w:val="Heading1"/>
        <w:spacing w:before="0" w:after="0" w:line="360" w:lineRule="auto"/>
        <w:rPr>
          <w:rFonts w:asciiTheme="majorHAnsi" w:hAnsiTheme="majorHAnsi" w:cstheme="majorHAnsi"/>
          <w:b/>
          <w:bCs/>
          <w:sz w:val="24"/>
          <w:szCs w:val="24"/>
        </w:rPr>
      </w:pPr>
      <w:bookmarkStart w:id="4019" w:name="_456isvu801a1" w:colFirst="0" w:colLast="0"/>
      <w:bookmarkEnd w:id="4019"/>
      <w:r w:rsidRPr="00824E21">
        <w:rPr>
          <w:rFonts w:asciiTheme="majorHAnsi" w:hAnsiTheme="majorHAnsi" w:cstheme="majorHAnsi"/>
          <w:b/>
          <w:bCs/>
          <w:sz w:val="24"/>
          <w:szCs w:val="24"/>
        </w:rPr>
        <w:lastRenderedPageBreak/>
        <w:t>Appendix A</w:t>
      </w:r>
      <w:ins w:id="4020" w:author="Christina Sun" w:date="2026-03-15T22:02:00Z" w16du:dateUtc="2026-03-16T05:02:00Z">
        <w:r w:rsidR="00663A3D">
          <w:rPr>
            <w:rFonts w:asciiTheme="majorHAnsi" w:hAnsiTheme="majorHAnsi" w:cstheme="majorHAnsi"/>
            <w:b/>
            <w:bCs/>
            <w:sz w:val="24"/>
            <w:szCs w:val="24"/>
          </w:rPr>
          <w:t>: Additio</w:t>
        </w:r>
      </w:ins>
      <w:ins w:id="4021" w:author="Christina Sun" w:date="2026-03-15T22:03:00Z" w16du:dateUtc="2026-03-16T05:03:00Z">
        <w:r w:rsidR="00663A3D">
          <w:rPr>
            <w:rFonts w:asciiTheme="majorHAnsi" w:hAnsiTheme="majorHAnsi" w:cstheme="majorHAnsi"/>
            <w:b/>
            <w:bCs/>
            <w:sz w:val="24"/>
            <w:szCs w:val="24"/>
          </w:rPr>
          <w:t>nal Demographics</w:t>
        </w:r>
      </w:ins>
    </w:p>
    <w:p w14:paraId="22268A3F" w14:textId="3DC06B04" w:rsidR="00393D00" w:rsidRPr="00824E21" w:rsidRDefault="00940701" w:rsidP="001B2966">
      <w:pPr>
        <w:pStyle w:val="NormalWeb"/>
        <w:spacing w:before="0" w:beforeAutospacing="0" w:after="0" w:afterAutospacing="0" w:line="360" w:lineRule="auto"/>
        <w:rPr>
          <w:rFonts w:asciiTheme="majorHAnsi" w:hAnsiTheme="majorHAnsi" w:cstheme="majorHAnsi"/>
          <w:b/>
          <w:bCs/>
          <w:color w:val="000000"/>
        </w:rPr>
      </w:pPr>
      <w:r w:rsidRPr="00824E21">
        <w:rPr>
          <w:rFonts w:asciiTheme="majorHAnsi" w:hAnsiTheme="majorHAnsi" w:cstheme="majorHAnsi"/>
          <w:b/>
          <w:bCs/>
          <w:color w:val="000000"/>
        </w:rPr>
        <w:t>Table A1</w:t>
      </w:r>
      <w:r w:rsidR="005111F0" w:rsidRPr="00824E21">
        <w:rPr>
          <w:rFonts w:asciiTheme="majorHAnsi" w:hAnsiTheme="majorHAnsi" w:cstheme="majorHAnsi"/>
          <w:b/>
          <w:bCs/>
          <w:color w:val="000000"/>
        </w:rPr>
        <w:br/>
      </w:r>
      <w:r w:rsidR="00393D00" w:rsidRPr="00824E21">
        <w:rPr>
          <w:rFonts w:asciiTheme="majorHAnsi" w:hAnsiTheme="majorHAnsi" w:cstheme="majorHAnsi"/>
          <w:i/>
          <w:iCs/>
          <w:color w:val="000000"/>
        </w:rPr>
        <w:t xml:space="preserve">Gender Identity and Sexual Orientation </w:t>
      </w:r>
      <w:r w:rsidR="00393D00" w:rsidRPr="00824E21">
        <w:rPr>
          <w:rFonts w:asciiTheme="majorHAnsi" w:hAnsiTheme="majorHAnsi" w:cstheme="majorHAnsi"/>
          <w:i/>
          <w:iCs/>
          <w:color w:val="000000"/>
          <w:lang w:val="en"/>
        </w:rPr>
        <w:t>(n = 7,462)</w:t>
      </w:r>
      <w:r w:rsidR="0082372B" w:rsidRPr="00824E21">
        <w:rPr>
          <w:rFonts w:asciiTheme="majorHAnsi" w:hAnsiTheme="majorHAnsi" w:cstheme="majorHAnsi"/>
          <w:i/>
          <w:iCs/>
          <w:color w:val="000000"/>
          <w:lang w:val="en"/>
        </w:rPr>
        <w:t xml:space="preserve"> </w:t>
      </w:r>
      <w:r w:rsidR="009270C3" w:rsidRPr="00824E21">
        <w:rPr>
          <w:rFonts w:asciiTheme="majorHAnsi" w:hAnsiTheme="majorHAnsi" w:cstheme="majorHAnsi"/>
          <w:i/>
          <w:iCs/>
          <w:color w:val="000000"/>
          <w:lang w:val="en"/>
        </w:rPr>
        <w:t>of 12</w:t>
      </w:r>
      <w:r w:rsidR="009270C3" w:rsidRPr="00824E21">
        <w:rPr>
          <w:rFonts w:asciiTheme="majorHAnsi" w:hAnsiTheme="majorHAnsi" w:cstheme="majorHAnsi"/>
          <w:i/>
          <w:iCs/>
          <w:color w:val="000000"/>
          <w:vertAlign w:val="superscript"/>
          <w:lang w:val="en"/>
        </w:rPr>
        <w:t>th</w:t>
      </w:r>
      <w:r w:rsidR="009270C3" w:rsidRPr="00824E21">
        <w:rPr>
          <w:rFonts w:asciiTheme="majorHAnsi" w:hAnsiTheme="majorHAnsi" w:cstheme="majorHAnsi"/>
          <w:i/>
          <w:iCs/>
          <w:color w:val="000000"/>
          <w:lang w:val="en"/>
        </w:rPr>
        <w:t xml:space="preserve"> Grade </w:t>
      </w:r>
      <w:r w:rsidR="0082372B" w:rsidRPr="00824E21">
        <w:rPr>
          <w:rFonts w:asciiTheme="majorHAnsi" w:hAnsiTheme="majorHAnsi" w:cstheme="majorHAnsi"/>
          <w:i/>
          <w:iCs/>
          <w:color w:val="000000"/>
          <w:lang w:val="en"/>
        </w:rPr>
        <w:t xml:space="preserve">Participants, </w:t>
      </w:r>
      <w:r w:rsidR="000F3816" w:rsidRPr="00824E21">
        <w:rPr>
          <w:rFonts w:asciiTheme="majorHAnsi" w:hAnsiTheme="majorHAnsi" w:cstheme="majorHAnsi"/>
          <w:i/>
          <w:iCs/>
          <w:color w:val="000000"/>
          <w:lang w:val="en"/>
        </w:rPr>
        <w:t>2023</w:t>
      </w:r>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B621E1"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Sexual orientation categories</w:t>
            </w:r>
          </w:p>
        </w:tc>
      </w:tr>
      <w:tr w:rsidR="00393D00" w:rsidRPr="00B621E1" w14:paraId="74C6557D" w14:textId="77777777" w:rsidTr="0073266D">
        <w:trPr>
          <w:trHeight w:val="720"/>
        </w:trPr>
        <w:tc>
          <w:tcPr>
            <w:tcW w:w="993" w:type="pct"/>
            <w:vMerge/>
            <w:tcBorders>
              <w:top w:val="single" w:sz="6" w:space="0" w:color="000000"/>
            </w:tcBorders>
            <w:vAlign w:val="center"/>
            <w:hideMark/>
          </w:tcPr>
          <w:p w14:paraId="2D6DDBD3" w14:textId="77777777" w:rsidR="00393D00" w:rsidRPr="00824E21" w:rsidRDefault="00393D00" w:rsidP="00ED55AE">
            <w:pPr>
              <w:rPr>
                <w:rFonts w:asciiTheme="majorHAnsi" w:hAnsiTheme="majorHAnsi" w:cstheme="majorHAnsi"/>
                <w:sz w:val="20"/>
                <w:szCs w:val="20"/>
              </w:rPr>
            </w:pPr>
          </w:p>
        </w:tc>
        <w:tc>
          <w:tcPr>
            <w:tcW w:w="651" w:type="pct"/>
            <w:tcBorders>
              <w:top w:val="single" w:sz="6" w:space="0" w:color="000000"/>
              <w:left w:val="nil"/>
            </w:tcBorders>
            <w:tcMar>
              <w:top w:w="0" w:type="dxa"/>
              <w:left w:w="100" w:type="dxa"/>
              <w:bottom w:w="0" w:type="dxa"/>
              <w:right w:w="100" w:type="dxa"/>
            </w:tcMar>
            <w:vAlign w:val="center"/>
            <w:hideMark/>
          </w:tcPr>
          <w:p w14:paraId="7A71F342"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Straight/</w:t>
            </w:r>
          </w:p>
          <w:p w14:paraId="6A96FFC5" w14:textId="6E70DA4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heterosexual</w:t>
            </w:r>
          </w:p>
        </w:tc>
        <w:tc>
          <w:tcPr>
            <w:tcW w:w="548" w:type="pct"/>
            <w:tcBorders>
              <w:top w:val="single" w:sz="6" w:space="0" w:color="000000"/>
            </w:tcBorders>
            <w:tcMar>
              <w:top w:w="0" w:type="dxa"/>
              <w:left w:w="100" w:type="dxa"/>
              <w:bottom w:w="0" w:type="dxa"/>
              <w:right w:w="100" w:type="dxa"/>
            </w:tcMar>
            <w:vAlign w:val="center"/>
            <w:hideMark/>
          </w:tcPr>
          <w:p w14:paraId="3DDF2BC4"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Gay or lesbian</w:t>
            </w:r>
          </w:p>
        </w:tc>
        <w:tc>
          <w:tcPr>
            <w:tcW w:w="651" w:type="pct"/>
            <w:tcBorders>
              <w:top w:val="single" w:sz="6" w:space="0" w:color="000000"/>
            </w:tcBorders>
            <w:tcMar>
              <w:top w:w="0" w:type="dxa"/>
              <w:left w:w="100" w:type="dxa"/>
              <w:bottom w:w="0" w:type="dxa"/>
              <w:right w:w="100" w:type="dxa"/>
            </w:tcMar>
            <w:vAlign w:val="center"/>
            <w:hideMark/>
          </w:tcPr>
          <w:p w14:paraId="1D5F59E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Bisexual/</w:t>
            </w:r>
          </w:p>
          <w:p w14:paraId="6C5D5026"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pansexual/</w:t>
            </w:r>
          </w:p>
          <w:p w14:paraId="359EDA11" w14:textId="6E090DA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omnisexual</w:t>
            </w:r>
          </w:p>
        </w:tc>
        <w:tc>
          <w:tcPr>
            <w:tcW w:w="616" w:type="pct"/>
            <w:tcBorders>
              <w:top w:val="single" w:sz="6" w:space="0" w:color="000000"/>
            </w:tcBorders>
            <w:tcMar>
              <w:top w:w="0" w:type="dxa"/>
              <w:left w:w="100" w:type="dxa"/>
              <w:bottom w:w="0" w:type="dxa"/>
              <w:right w:w="100" w:type="dxa"/>
            </w:tcMar>
            <w:vAlign w:val="center"/>
            <w:hideMark/>
          </w:tcPr>
          <w:p w14:paraId="605E1B0F"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Asexual/</w:t>
            </w:r>
          </w:p>
          <w:p w14:paraId="77F0BB7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aromantic/</w:t>
            </w:r>
          </w:p>
          <w:p w14:paraId="2A208C2E" w14:textId="1540F48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demisexual</w:t>
            </w:r>
          </w:p>
        </w:tc>
        <w:tc>
          <w:tcPr>
            <w:tcW w:w="514" w:type="pct"/>
            <w:tcBorders>
              <w:top w:val="single" w:sz="6" w:space="0" w:color="000000"/>
            </w:tcBorders>
            <w:tcMar>
              <w:top w:w="0" w:type="dxa"/>
              <w:left w:w="100" w:type="dxa"/>
              <w:bottom w:w="0" w:type="dxa"/>
              <w:right w:w="100" w:type="dxa"/>
            </w:tcMar>
            <w:vAlign w:val="center"/>
            <w:hideMark/>
          </w:tcPr>
          <w:p w14:paraId="7C80A618"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Other/</w:t>
            </w:r>
          </w:p>
          <w:p w14:paraId="3DAE778F" w14:textId="6954FD27" w:rsidR="00393D00"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824E21">
              <w:rPr>
                <w:rFonts w:asciiTheme="majorHAnsi" w:hAnsiTheme="majorHAnsi" w:cstheme="majorHAnsi"/>
                <w:color w:val="000000"/>
                <w:sz w:val="20"/>
                <w:szCs w:val="20"/>
              </w:rPr>
              <w:t>queer/</w:t>
            </w:r>
          </w:p>
          <w:p w14:paraId="692D814A"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questioning</w:t>
            </w:r>
          </w:p>
        </w:tc>
        <w:tc>
          <w:tcPr>
            <w:tcW w:w="582" w:type="pct"/>
            <w:tcBorders>
              <w:top w:val="single" w:sz="6" w:space="0" w:color="000000"/>
            </w:tcBorders>
            <w:tcMar>
              <w:top w:w="0" w:type="dxa"/>
              <w:left w:w="100" w:type="dxa"/>
              <w:bottom w:w="0" w:type="dxa"/>
              <w:right w:w="100" w:type="dxa"/>
            </w:tcMar>
            <w:vAlign w:val="center"/>
            <w:hideMark/>
          </w:tcPr>
          <w:p w14:paraId="11C5D3A5"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Prefer not to say</w:t>
            </w:r>
          </w:p>
        </w:tc>
        <w:tc>
          <w:tcPr>
            <w:tcW w:w="445" w:type="pct"/>
            <w:tcBorders>
              <w:top w:val="single" w:sz="6" w:space="0" w:color="000000"/>
            </w:tcBorders>
            <w:tcMar>
              <w:top w:w="0" w:type="dxa"/>
              <w:left w:w="100" w:type="dxa"/>
              <w:bottom w:w="0" w:type="dxa"/>
              <w:right w:w="100" w:type="dxa"/>
            </w:tcMar>
            <w:vAlign w:val="center"/>
            <w:hideMark/>
          </w:tcPr>
          <w:p w14:paraId="6D5519A9"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Total</w:t>
            </w:r>
          </w:p>
        </w:tc>
      </w:tr>
      <w:tr w:rsidR="00393D00" w:rsidRPr="00B621E1" w14:paraId="11A3DF1B" w14:textId="77777777" w:rsidTr="0073266D">
        <w:trPr>
          <w:trHeight w:val="255"/>
        </w:trPr>
        <w:tc>
          <w:tcPr>
            <w:tcW w:w="993" w:type="pct"/>
            <w:tcMar>
              <w:top w:w="0" w:type="dxa"/>
              <w:left w:w="100" w:type="dxa"/>
              <w:bottom w:w="0" w:type="dxa"/>
              <w:right w:w="100" w:type="dxa"/>
            </w:tcMar>
            <w:vAlign w:val="center"/>
            <w:hideMark/>
          </w:tcPr>
          <w:p w14:paraId="77CA883B"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Cisgender man</w:t>
            </w:r>
          </w:p>
        </w:tc>
        <w:tc>
          <w:tcPr>
            <w:tcW w:w="651" w:type="pct"/>
            <w:tcBorders>
              <w:left w:val="nil"/>
            </w:tcBorders>
            <w:tcMar>
              <w:top w:w="0" w:type="dxa"/>
              <w:left w:w="100" w:type="dxa"/>
              <w:bottom w:w="0" w:type="dxa"/>
              <w:right w:w="100" w:type="dxa"/>
            </w:tcMar>
            <w:vAlign w:val="center"/>
            <w:hideMark/>
          </w:tcPr>
          <w:p w14:paraId="2FD927F6" w14:textId="475D818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85.0</w:t>
            </w:r>
          </w:p>
        </w:tc>
        <w:tc>
          <w:tcPr>
            <w:tcW w:w="548" w:type="pct"/>
            <w:tcMar>
              <w:top w:w="0" w:type="dxa"/>
              <w:left w:w="100" w:type="dxa"/>
              <w:bottom w:w="0" w:type="dxa"/>
              <w:right w:w="100" w:type="dxa"/>
            </w:tcMar>
            <w:vAlign w:val="center"/>
            <w:hideMark/>
          </w:tcPr>
          <w:p w14:paraId="38DECAD4" w14:textId="693DE5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4.0</w:t>
            </w:r>
          </w:p>
        </w:tc>
        <w:tc>
          <w:tcPr>
            <w:tcW w:w="651" w:type="pct"/>
            <w:tcMar>
              <w:top w:w="0" w:type="dxa"/>
              <w:left w:w="100" w:type="dxa"/>
              <w:bottom w:w="0" w:type="dxa"/>
              <w:right w:w="100" w:type="dxa"/>
            </w:tcMar>
            <w:vAlign w:val="center"/>
            <w:hideMark/>
          </w:tcPr>
          <w:p w14:paraId="56180546" w14:textId="06940C4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w:t>
            </w:r>
            <w:r w:rsidR="00AC2DF1" w:rsidRPr="00824E21">
              <w:rPr>
                <w:rFonts w:asciiTheme="majorHAnsi" w:hAnsiTheme="majorHAnsi" w:cstheme="majorHAnsi"/>
                <w:color w:val="000000"/>
                <w:sz w:val="20"/>
                <w:szCs w:val="20"/>
              </w:rPr>
              <w:t>1</w:t>
            </w:r>
          </w:p>
        </w:tc>
        <w:tc>
          <w:tcPr>
            <w:tcW w:w="616" w:type="pct"/>
            <w:tcMar>
              <w:top w:w="0" w:type="dxa"/>
              <w:left w:w="100" w:type="dxa"/>
              <w:bottom w:w="0" w:type="dxa"/>
              <w:right w:w="100" w:type="dxa"/>
            </w:tcMar>
            <w:vAlign w:val="center"/>
            <w:hideMark/>
          </w:tcPr>
          <w:p w14:paraId="728F3B99" w14:textId="78A7D92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8</w:t>
            </w:r>
          </w:p>
        </w:tc>
        <w:tc>
          <w:tcPr>
            <w:tcW w:w="514" w:type="pct"/>
            <w:tcMar>
              <w:top w:w="0" w:type="dxa"/>
              <w:left w:w="100" w:type="dxa"/>
              <w:bottom w:w="0" w:type="dxa"/>
              <w:right w:w="100" w:type="dxa"/>
            </w:tcMar>
            <w:vAlign w:val="center"/>
            <w:hideMark/>
          </w:tcPr>
          <w:p w14:paraId="7BEE4F5E" w14:textId="5A43AE4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6</w:t>
            </w:r>
          </w:p>
        </w:tc>
        <w:tc>
          <w:tcPr>
            <w:tcW w:w="582" w:type="pct"/>
            <w:tcMar>
              <w:top w:w="0" w:type="dxa"/>
              <w:left w:w="100" w:type="dxa"/>
              <w:bottom w:w="0" w:type="dxa"/>
              <w:right w:w="100" w:type="dxa"/>
            </w:tcMar>
            <w:vAlign w:val="center"/>
            <w:hideMark/>
          </w:tcPr>
          <w:p w14:paraId="0067D3D8" w14:textId="71828BB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4.5</w:t>
            </w:r>
          </w:p>
        </w:tc>
        <w:tc>
          <w:tcPr>
            <w:tcW w:w="445" w:type="pct"/>
            <w:tcMar>
              <w:top w:w="0" w:type="dxa"/>
              <w:left w:w="100" w:type="dxa"/>
              <w:bottom w:w="0" w:type="dxa"/>
              <w:right w:w="100" w:type="dxa"/>
            </w:tcMar>
            <w:vAlign w:val="center"/>
            <w:hideMark/>
          </w:tcPr>
          <w:p w14:paraId="2A36C157" w14:textId="38372A8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37681DB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68.0</w:t>
            </w:r>
          </w:p>
        </w:tc>
        <w:tc>
          <w:tcPr>
            <w:tcW w:w="548" w:type="pct"/>
            <w:tcMar>
              <w:top w:w="0" w:type="dxa"/>
              <w:left w:w="100" w:type="dxa"/>
              <w:bottom w:w="0" w:type="dxa"/>
              <w:right w:w="100" w:type="dxa"/>
            </w:tcMar>
            <w:vAlign w:val="center"/>
            <w:hideMark/>
          </w:tcPr>
          <w:p w14:paraId="7DD84E99" w14:textId="3049D68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3.0</w:t>
            </w:r>
          </w:p>
        </w:tc>
        <w:tc>
          <w:tcPr>
            <w:tcW w:w="651" w:type="pct"/>
            <w:tcMar>
              <w:top w:w="0" w:type="dxa"/>
              <w:left w:w="100" w:type="dxa"/>
              <w:bottom w:w="0" w:type="dxa"/>
              <w:right w:w="100" w:type="dxa"/>
            </w:tcMar>
            <w:vAlign w:val="center"/>
            <w:hideMark/>
          </w:tcPr>
          <w:p w14:paraId="6E4C517E" w14:textId="1BB8682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17.</w:t>
            </w:r>
            <w:r w:rsidR="00AC2DF1" w:rsidRPr="00824E21">
              <w:rPr>
                <w:rFonts w:asciiTheme="majorHAnsi" w:hAnsiTheme="majorHAnsi" w:cstheme="majorHAnsi"/>
                <w:color w:val="000000"/>
                <w:sz w:val="20"/>
                <w:szCs w:val="20"/>
              </w:rPr>
              <w:t>9</w:t>
            </w:r>
          </w:p>
        </w:tc>
        <w:tc>
          <w:tcPr>
            <w:tcW w:w="616" w:type="pct"/>
            <w:tcMar>
              <w:top w:w="0" w:type="dxa"/>
              <w:left w:w="100" w:type="dxa"/>
              <w:bottom w:w="0" w:type="dxa"/>
              <w:right w:w="100" w:type="dxa"/>
            </w:tcMar>
            <w:vAlign w:val="center"/>
            <w:hideMark/>
          </w:tcPr>
          <w:p w14:paraId="00DF5007" w14:textId="0C7FF82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w:t>
            </w:r>
            <w:r w:rsidR="00AC2DF1" w:rsidRPr="00824E21">
              <w:rPr>
                <w:rFonts w:asciiTheme="majorHAnsi" w:hAnsiTheme="majorHAnsi" w:cstheme="majorHAnsi"/>
                <w:color w:val="000000"/>
                <w:sz w:val="20"/>
                <w:szCs w:val="20"/>
              </w:rPr>
              <w:t>3</w:t>
            </w:r>
          </w:p>
        </w:tc>
        <w:tc>
          <w:tcPr>
            <w:tcW w:w="514" w:type="pct"/>
            <w:tcMar>
              <w:top w:w="0" w:type="dxa"/>
              <w:left w:w="100" w:type="dxa"/>
              <w:bottom w:w="0" w:type="dxa"/>
              <w:right w:w="100" w:type="dxa"/>
            </w:tcMar>
            <w:vAlign w:val="center"/>
            <w:hideMark/>
          </w:tcPr>
          <w:p w14:paraId="120DDCC2" w14:textId="245FF08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1.5</w:t>
            </w:r>
          </w:p>
        </w:tc>
        <w:tc>
          <w:tcPr>
            <w:tcW w:w="582" w:type="pct"/>
            <w:tcMar>
              <w:top w:w="0" w:type="dxa"/>
              <w:left w:w="100" w:type="dxa"/>
              <w:bottom w:w="0" w:type="dxa"/>
              <w:right w:w="100" w:type="dxa"/>
            </w:tcMar>
            <w:vAlign w:val="center"/>
            <w:hideMark/>
          </w:tcPr>
          <w:p w14:paraId="38DACB81" w14:textId="0F9AFDE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7.3</w:t>
            </w:r>
          </w:p>
        </w:tc>
        <w:tc>
          <w:tcPr>
            <w:tcW w:w="445" w:type="pct"/>
            <w:tcMar>
              <w:top w:w="0" w:type="dxa"/>
              <w:left w:w="100" w:type="dxa"/>
              <w:bottom w:w="0" w:type="dxa"/>
              <w:right w:w="100" w:type="dxa"/>
            </w:tcMar>
            <w:vAlign w:val="center"/>
            <w:hideMark/>
          </w:tcPr>
          <w:p w14:paraId="3CBDEEB7" w14:textId="480C3E3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18BCC5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6.9</w:t>
            </w:r>
          </w:p>
        </w:tc>
        <w:tc>
          <w:tcPr>
            <w:tcW w:w="548" w:type="pct"/>
            <w:tcMar>
              <w:top w:w="0" w:type="dxa"/>
              <w:left w:w="100" w:type="dxa"/>
              <w:bottom w:w="0" w:type="dxa"/>
              <w:right w:w="100" w:type="dxa"/>
            </w:tcMar>
            <w:vAlign w:val="center"/>
            <w:hideMark/>
          </w:tcPr>
          <w:p w14:paraId="2DA84E3C" w14:textId="1CFF73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32.</w:t>
            </w:r>
            <w:r w:rsidR="00AC2DF1" w:rsidRPr="00824E21">
              <w:rPr>
                <w:rFonts w:asciiTheme="majorHAnsi" w:hAnsiTheme="majorHAnsi" w:cstheme="majorHAnsi"/>
                <w:color w:val="000000"/>
                <w:sz w:val="20"/>
                <w:szCs w:val="20"/>
              </w:rPr>
              <w:t>8</w:t>
            </w:r>
          </w:p>
        </w:tc>
        <w:tc>
          <w:tcPr>
            <w:tcW w:w="651" w:type="pct"/>
            <w:tcMar>
              <w:top w:w="0" w:type="dxa"/>
              <w:left w:w="100" w:type="dxa"/>
              <w:bottom w:w="0" w:type="dxa"/>
              <w:right w:w="100" w:type="dxa"/>
            </w:tcMar>
            <w:vAlign w:val="center"/>
            <w:hideMark/>
          </w:tcPr>
          <w:p w14:paraId="2CCE2791" w14:textId="0F11C6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32.</w:t>
            </w:r>
            <w:r w:rsidR="00AC2DF1" w:rsidRPr="00824E21">
              <w:rPr>
                <w:rFonts w:asciiTheme="majorHAnsi" w:hAnsiTheme="majorHAnsi" w:cstheme="majorHAnsi"/>
                <w:color w:val="000000"/>
                <w:sz w:val="20"/>
                <w:szCs w:val="20"/>
              </w:rPr>
              <w:t>8</w:t>
            </w:r>
          </w:p>
        </w:tc>
        <w:tc>
          <w:tcPr>
            <w:tcW w:w="616" w:type="pct"/>
            <w:tcMar>
              <w:top w:w="0" w:type="dxa"/>
              <w:left w:w="100" w:type="dxa"/>
              <w:bottom w:w="0" w:type="dxa"/>
              <w:right w:w="100" w:type="dxa"/>
            </w:tcMar>
            <w:vAlign w:val="center"/>
            <w:hideMark/>
          </w:tcPr>
          <w:p w14:paraId="7BD0C25C" w14:textId="380331D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6.9</w:t>
            </w:r>
          </w:p>
        </w:tc>
        <w:tc>
          <w:tcPr>
            <w:tcW w:w="514" w:type="pct"/>
            <w:tcMar>
              <w:top w:w="0" w:type="dxa"/>
              <w:left w:w="100" w:type="dxa"/>
              <w:bottom w:w="0" w:type="dxa"/>
              <w:right w:w="100" w:type="dxa"/>
            </w:tcMar>
            <w:vAlign w:val="center"/>
            <w:hideMark/>
          </w:tcPr>
          <w:p w14:paraId="12BD37B7" w14:textId="6D9B900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12.</w:t>
            </w:r>
            <w:r w:rsidR="00AC2DF1" w:rsidRPr="00824E21">
              <w:rPr>
                <w:rFonts w:asciiTheme="majorHAnsi" w:hAnsiTheme="majorHAnsi" w:cstheme="majorHAnsi"/>
                <w:color w:val="000000"/>
                <w:sz w:val="20"/>
                <w:szCs w:val="20"/>
              </w:rPr>
              <w:t>1</w:t>
            </w:r>
          </w:p>
        </w:tc>
        <w:tc>
          <w:tcPr>
            <w:tcW w:w="582" w:type="pct"/>
            <w:tcMar>
              <w:top w:w="0" w:type="dxa"/>
              <w:left w:w="100" w:type="dxa"/>
              <w:bottom w:w="0" w:type="dxa"/>
              <w:right w:w="100" w:type="dxa"/>
            </w:tcMar>
            <w:vAlign w:val="center"/>
            <w:hideMark/>
          </w:tcPr>
          <w:p w14:paraId="000F175D" w14:textId="03F1E3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8.6</w:t>
            </w:r>
          </w:p>
        </w:tc>
        <w:tc>
          <w:tcPr>
            <w:tcW w:w="445" w:type="pct"/>
            <w:tcMar>
              <w:top w:w="0" w:type="dxa"/>
              <w:left w:w="100" w:type="dxa"/>
              <w:bottom w:w="0" w:type="dxa"/>
              <w:right w:w="100" w:type="dxa"/>
            </w:tcMar>
            <w:vAlign w:val="center"/>
            <w:hideMark/>
          </w:tcPr>
          <w:p w14:paraId="5E0000E2" w14:textId="71BBB41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48F8A0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20.0</w:t>
            </w:r>
          </w:p>
        </w:tc>
        <w:tc>
          <w:tcPr>
            <w:tcW w:w="548" w:type="pct"/>
            <w:tcMar>
              <w:top w:w="0" w:type="dxa"/>
              <w:left w:w="100" w:type="dxa"/>
              <w:bottom w:w="0" w:type="dxa"/>
              <w:right w:w="100" w:type="dxa"/>
            </w:tcMar>
            <w:vAlign w:val="center"/>
            <w:hideMark/>
          </w:tcPr>
          <w:p w14:paraId="5D8C9269" w14:textId="05393A9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40.0</w:t>
            </w:r>
          </w:p>
        </w:tc>
        <w:tc>
          <w:tcPr>
            <w:tcW w:w="651" w:type="pct"/>
            <w:tcMar>
              <w:top w:w="0" w:type="dxa"/>
              <w:left w:w="100" w:type="dxa"/>
              <w:bottom w:w="0" w:type="dxa"/>
              <w:right w:w="100" w:type="dxa"/>
            </w:tcMar>
            <w:vAlign w:val="center"/>
            <w:hideMark/>
          </w:tcPr>
          <w:p w14:paraId="74D9B7A8" w14:textId="7F8A2EC3"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25.0</w:t>
            </w:r>
          </w:p>
        </w:tc>
        <w:tc>
          <w:tcPr>
            <w:tcW w:w="616" w:type="pct"/>
            <w:tcMar>
              <w:top w:w="0" w:type="dxa"/>
              <w:left w:w="100" w:type="dxa"/>
              <w:bottom w:w="0" w:type="dxa"/>
              <w:right w:w="100" w:type="dxa"/>
            </w:tcMar>
            <w:vAlign w:val="center"/>
            <w:hideMark/>
          </w:tcPr>
          <w:p w14:paraId="5F67AF5A" w14:textId="7330E2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w:t>
            </w:r>
          </w:p>
        </w:tc>
        <w:tc>
          <w:tcPr>
            <w:tcW w:w="514" w:type="pct"/>
            <w:tcMar>
              <w:top w:w="0" w:type="dxa"/>
              <w:left w:w="100" w:type="dxa"/>
              <w:bottom w:w="0" w:type="dxa"/>
              <w:right w:w="100" w:type="dxa"/>
            </w:tcMar>
            <w:vAlign w:val="center"/>
            <w:hideMark/>
          </w:tcPr>
          <w:p w14:paraId="27BEEB2F" w14:textId="3572203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0.0</w:t>
            </w:r>
          </w:p>
        </w:tc>
        <w:tc>
          <w:tcPr>
            <w:tcW w:w="582" w:type="pct"/>
            <w:tcMar>
              <w:top w:w="0" w:type="dxa"/>
              <w:left w:w="100" w:type="dxa"/>
              <w:bottom w:w="0" w:type="dxa"/>
              <w:right w:w="100" w:type="dxa"/>
            </w:tcMar>
            <w:vAlign w:val="center"/>
            <w:hideMark/>
          </w:tcPr>
          <w:p w14:paraId="62513B98" w14:textId="764A91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5.0</w:t>
            </w:r>
          </w:p>
        </w:tc>
        <w:tc>
          <w:tcPr>
            <w:tcW w:w="445" w:type="pct"/>
            <w:tcMar>
              <w:top w:w="0" w:type="dxa"/>
              <w:left w:w="100" w:type="dxa"/>
              <w:bottom w:w="0" w:type="dxa"/>
              <w:right w:w="100" w:type="dxa"/>
            </w:tcMar>
            <w:vAlign w:val="center"/>
            <w:hideMark/>
          </w:tcPr>
          <w:p w14:paraId="61682808" w14:textId="25C0C6E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6F9BF68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1.9</w:t>
            </w:r>
          </w:p>
        </w:tc>
        <w:tc>
          <w:tcPr>
            <w:tcW w:w="548" w:type="pct"/>
            <w:tcMar>
              <w:top w:w="0" w:type="dxa"/>
              <w:left w:w="100" w:type="dxa"/>
              <w:bottom w:w="0" w:type="dxa"/>
              <w:right w:w="100" w:type="dxa"/>
            </w:tcMar>
            <w:vAlign w:val="center"/>
            <w:hideMark/>
          </w:tcPr>
          <w:p w14:paraId="3F2F89E5" w14:textId="4D4D1B4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18.</w:t>
            </w:r>
            <w:r w:rsidR="00AC2DF1" w:rsidRPr="00824E21">
              <w:rPr>
                <w:rFonts w:asciiTheme="majorHAnsi" w:hAnsiTheme="majorHAnsi" w:cstheme="majorHAnsi"/>
                <w:color w:val="000000"/>
                <w:sz w:val="20"/>
                <w:szCs w:val="20"/>
              </w:rPr>
              <w:t>8</w:t>
            </w:r>
          </w:p>
        </w:tc>
        <w:tc>
          <w:tcPr>
            <w:tcW w:w="651" w:type="pct"/>
            <w:tcMar>
              <w:top w:w="0" w:type="dxa"/>
              <w:left w:w="100" w:type="dxa"/>
              <w:bottom w:w="0" w:type="dxa"/>
              <w:right w:w="100" w:type="dxa"/>
            </w:tcMar>
            <w:vAlign w:val="center"/>
            <w:hideMark/>
          </w:tcPr>
          <w:p w14:paraId="1DC9E2D8" w14:textId="221CD0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50.</w:t>
            </w:r>
            <w:r w:rsidR="00AC2DF1" w:rsidRPr="00824E21">
              <w:rPr>
                <w:rFonts w:asciiTheme="majorHAnsi" w:hAnsiTheme="majorHAnsi" w:cstheme="majorHAnsi"/>
                <w:color w:val="000000"/>
                <w:sz w:val="20"/>
                <w:szCs w:val="20"/>
              </w:rPr>
              <w:t>2</w:t>
            </w:r>
          </w:p>
        </w:tc>
        <w:tc>
          <w:tcPr>
            <w:tcW w:w="616" w:type="pct"/>
            <w:tcMar>
              <w:top w:w="0" w:type="dxa"/>
              <w:left w:w="100" w:type="dxa"/>
              <w:bottom w:w="0" w:type="dxa"/>
              <w:right w:w="100" w:type="dxa"/>
            </w:tcMar>
            <w:vAlign w:val="center"/>
            <w:hideMark/>
          </w:tcPr>
          <w:p w14:paraId="65104B56" w14:textId="4689102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13.4</w:t>
            </w:r>
          </w:p>
        </w:tc>
        <w:tc>
          <w:tcPr>
            <w:tcW w:w="514" w:type="pct"/>
            <w:tcMar>
              <w:top w:w="0" w:type="dxa"/>
              <w:left w:w="100" w:type="dxa"/>
              <w:bottom w:w="0" w:type="dxa"/>
              <w:right w:w="100" w:type="dxa"/>
            </w:tcMar>
            <w:vAlign w:val="center"/>
            <w:hideMark/>
          </w:tcPr>
          <w:p w14:paraId="3D271E66" w14:textId="133CCCF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9.</w:t>
            </w:r>
            <w:r w:rsidR="00AC2DF1" w:rsidRPr="00824E21">
              <w:rPr>
                <w:rFonts w:asciiTheme="majorHAnsi" w:hAnsiTheme="majorHAnsi" w:cstheme="majorHAnsi"/>
                <w:color w:val="000000"/>
                <w:sz w:val="20"/>
                <w:szCs w:val="20"/>
              </w:rPr>
              <w:t>6</w:t>
            </w:r>
          </w:p>
        </w:tc>
        <w:tc>
          <w:tcPr>
            <w:tcW w:w="582" w:type="pct"/>
            <w:tcMar>
              <w:top w:w="0" w:type="dxa"/>
              <w:left w:w="100" w:type="dxa"/>
              <w:bottom w:w="0" w:type="dxa"/>
              <w:right w:w="100" w:type="dxa"/>
            </w:tcMar>
            <w:vAlign w:val="center"/>
            <w:hideMark/>
          </w:tcPr>
          <w:p w14:paraId="20C60812" w14:textId="1E9090D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6.1</w:t>
            </w:r>
          </w:p>
        </w:tc>
        <w:tc>
          <w:tcPr>
            <w:tcW w:w="445" w:type="pct"/>
            <w:tcMar>
              <w:top w:w="0" w:type="dxa"/>
              <w:left w:w="100" w:type="dxa"/>
              <w:bottom w:w="0" w:type="dxa"/>
              <w:right w:w="100" w:type="dxa"/>
            </w:tcMar>
            <w:vAlign w:val="center"/>
            <w:hideMark/>
          </w:tcPr>
          <w:p w14:paraId="68306C49" w14:textId="2B11C29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7DE98CF4" w14:textId="77777777" w:rsidTr="0073266D">
        <w:tc>
          <w:tcPr>
            <w:tcW w:w="993" w:type="pct"/>
            <w:tcMar>
              <w:top w:w="0" w:type="dxa"/>
              <w:left w:w="100" w:type="dxa"/>
              <w:bottom w:w="0" w:type="dxa"/>
              <w:right w:w="100" w:type="dxa"/>
            </w:tcMar>
            <w:vAlign w:val="center"/>
            <w:hideMark/>
          </w:tcPr>
          <w:p w14:paraId="1D75DDD8"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63636BC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2.9</w:t>
            </w:r>
          </w:p>
        </w:tc>
        <w:tc>
          <w:tcPr>
            <w:tcW w:w="548" w:type="pct"/>
            <w:tcMar>
              <w:top w:w="0" w:type="dxa"/>
              <w:left w:w="100" w:type="dxa"/>
              <w:bottom w:w="0" w:type="dxa"/>
              <w:right w:w="100" w:type="dxa"/>
            </w:tcMar>
            <w:vAlign w:val="center"/>
            <w:hideMark/>
          </w:tcPr>
          <w:p w14:paraId="377B7D0A" w14:textId="7829B4D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13.0</w:t>
            </w:r>
          </w:p>
        </w:tc>
        <w:tc>
          <w:tcPr>
            <w:tcW w:w="651" w:type="pct"/>
            <w:tcMar>
              <w:top w:w="0" w:type="dxa"/>
              <w:left w:w="100" w:type="dxa"/>
              <w:bottom w:w="0" w:type="dxa"/>
              <w:right w:w="100" w:type="dxa"/>
            </w:tcMar>
            <w:vAlign w:val="center"/>
            <w:hideMark/>
          </w:tcPr>
          <w:p w14:paraId="1778B4EA" w14:textId="730B5AE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50.7</w:t>
            </w:r>
          </w:p>
        </w:tc>
        <w:tc>
          <w:tcPr>
            <w:tcW w:w="616" w:type="pct"/>
            <w:tcMar>
              <w:top w:w="0" w:type="dxa"/>
              <w:left w:w="100" w:type="dxa"/>
              <w:bottom w:w="0" w:type="dxa"/>
              <w:right w:w="100" w:type="dxa"/>
            </w:tcMar>
            <w:vAlign w:val="center"/>
            <w:hideMark/>
          </w:tcPr>
          <w:p w14:paraId="0CC1250A" w14:textId="15AAE54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14.</w:t>
            </w:r>
            <w:r w:rsidR="00AC2DF1" w:rsidRPr="00824E21">
              <w:rPr>
                <w:rFonts w:asciiTheme="majorHAnsi" w:hAnsiTheme="majorHAnsi" w:cstheme="majorHAnsi"/>
                <w:color w:val="000000"/>
                <w:sz w:val="20"/>
                <w:szCs w:val="20"/>
              </w:rPr>
              <w:t>5</w:t>
            </w:r>
          </w:p>
        </w:tc>
        <w:tc>
          <w:tcPr>
            <w:tcW w:w="514" w:type="pct"/>
            <w:tcMar>
              <w:top w:w="0" w:type="dxa"/>
              <w:left w:w="100" w:type="dxa"/>
              <w:bottom w:w="0" w:type="dxa"/>
              <w:right w:w="100" w:type="dxa"/>
            </w:tcMar>
            <w:vAlign w:val="center"/>
            <w:hideMark/>
          </w:tcPr>
          <w:p w14:paraId="68B6B4AA" w14:textId="582A7F6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18.8</w:t>
            </w:r>
          </w:p>
        </w:tc>
        <w:tc>
          <w:tcPr>
            <w:tcW w:w="582" w:type="pct"/>
            <w:tcMar>
              <w:top w:w="0" w:type="dxa"/>
              <w:left w:w="100" w:type="dxa"/>
              <w:bottom w:w="0" w:type="dxa"/>
              <w:right w:w="100" w:type="dxa"/>
            </w:tcMar>
            <w:vAlign w:val="center"/>
            <w:hideMark/>
          </w:tcPr>
          <w:p w14:paraId="443DDB43" w14:textId="71675F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0.0</w:t>
            </w:r>
          </w:p>
        </w:tc>
        <w:tc>
          <w:tcPr>
            <w:tcW w:w="445" w:type="pct"/>
            <w:tcMar>
              <w:top w:w="0" w:type="dxa"/>
              <w:left w:w="100" w:type="dxa"/>
              <w:bottom w:w="0" w:type="dxa"/>
              <w:right w:w="100" w:type="dxa"/>
            </w:tcMar>
            <w:vAlign w:val="center"/>
            <w:hideMark/>
          </w:tcPr>
          <w:p w14:paraId="14117CB3" w14:textId="25DAACF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5129D51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7.9</w:t>
            </w:r>
          </w:p>
        </w:tc>
        <w:tc>
          <w:tcPr>
            <w:tcW w:w="548" w:type="pct"/>
            <w:tcBorders>
              <w:bottom w:val="single" w:sz="6" w:space="0" w:color="000000"/>
            </w:tcBorders>
            <w:tcMar>
              <w:top w:w="0" w:type="dxa"/>
              <w:left w:w="100" w:type="dxa"/>
              <w:bottom w:w="0" w:type="dxa"/>
              <w:right w:w="100" w:type="dxa"/>
            </w:tcMar>
            <w:vAlign w:val="center"/>
            <w:hideMark/>
          </w:tcPr>
          <w:p w14:paraId="1E75B11E" w14:textId="4CE0EC5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w:t>
            </w:r>
            <w:r w:rsidR="00AC2DF1" w:rsidRPr="00824E21">
              <w:rPr>
                <w:rFonts w:asciiTheme="majorHAnsi" w:hAnsiTheme="majorHAnsi" w:cstheme="majorHAnsi"/>
                <w:color w:val="000000"/>
                <w:sz w:val="20"/>
                <w:szCs w:val="20"/>
              </w:rPr>
              <w:t>5</w:t>
            </w:r>
          </w:p>
        </w:tc>
        <w:tc>
          <w:tcPr>
            <w:tcW w:w="651" w:type="pct"/>
            <w:tcBorders>
              <w:bottom w:val="single" w:sz="6" w:space="0" w:color="000000"/>
            </w:tcBorders>
            <w:tcMar>
              <w:top w:w="0" w:type="dxa"/>
              <w:left w:w="100" w:type="dxa"/>
              <w:bottom w:w="0" w:type="dxa"/>
              <w:right w:w="100" w:type="dxa"/>
            </w:tcMar>
            <w:vAlign w:val="center"/>
            <w:hideMark/>
          </w:tcPr>
          <w:p w14:paraId="24188FB6" w14:textId="6BD85BD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33.</w:t>
            </w:r>
            <w:r w:rsidR="00AC2DF1" w:rsidRPr="00824E21">
              <w:rPr>
                <w:rFonts w:asciiTheme="majorHAnsi" w:hAnsiTheme="majorHAnsi" w:cstheme="majorHAnsi"/>
                <w:color w:val="000000"/>
                <w:sz w:val="20"/>
                <w:szCs w:val="20"/>
              </w:rPr>
              <w:t>1</w:t>
            </w:r>
          </w:p>
        </w:tc>
        <w:tc>
          <w:tcPr>
            <w:tcW w:w="616" w:type="pct"/>
            <w:tcBorders>
              <w:bottom w:val="single" w:sz="6" w:space="0" w:color="000000"/>
            </w:tcBorders>
            <w:tcMar>
              <w:top w:w="0" w:type="dxa"/>
              <w:left w:w="100" w:type="dxa"/>
              <w:bottom w:w="0" w:type="dxa"/>
              <w:right w:w="100" w:type="dxa"/>
            </w:tcMar>
            <w:vAlign w:val="center"/>
            <w:hideMark/>
          </w:tcPr>
          <w:p w14:paraId="5D4DFB5A" w14:textId="664724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w:t>
            </w:r>
            <w:r w:rsidR="00AC2DF1" w:rsidRPr="00824E21">
              <w:rPr>
                <w:rFonts w:asciiTheme="majorHAnsi" w:hAnsiTheme="majorHAnsi" w:cstheme="majorHAnsi"/>
                <w:color w:val="000000"/>
                <w:sz w:val="20"/>
                <w:szCs w:val="20"/>
              </w:rPr>
              <w:t>1</w:t>
            </w:r>
          </w:p>
        </w:tc>
        <w:tc>
          <w:tcPr>
            <w:tcW w:w="514" w:type="pct"/>
            <w:tcBorders>
              <w:bottom w:val="single" w:sz="6" w:space="0" w:color="000000"/>
            </w:tcBorders>
            <w:tcMar>
              <w:top w:w="0" w:type="dxa"/>
              <w:left w:w="100" w:type="dxa"/>
              <w:bottom w:w="0" w:type="dxa"/>
              <w:right w:w="100" w:type="dxa"/>
            </w:tcMar>
            <w:vAlign w:val="center"/>
            <w:hideMark/>
          </w:tcPr>
          <w:p w14:paraId="13B09B6B" w14:textId="5261C88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4.3</w:t>
            </w:r>
          </w:p>
        </w:tc>
        <w:tc>
          <w:tcPr>
            <w:tcW w:w="582" w:type="pct"/>
            <w:tcBorders>
              <w:bottom w:val="single" w:sz="6" w:space="0" w:color="000000"/>
            </w:tcBorders>
            <w:tcMar>
              <w:top w:w="0" w:type="dxa"/>
              <w:left w:w="100" w:type="dxa"/>
              <w:bottom w:w="0" w:type="dxa"/>
              <w:right w:w="100" w:type="dxa"/>
            </w:tcMar>
            <w:vAlign w:val="center"/>
            <w:hideMark/>
          </w:tcPr>
          <w:p w14:paraId="794704AD" w14:textId="0C56069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38.1</w:t>
            </w:r>
          </w:p>
        </w:tc>
        <w:tc>
          <w:tcPr>
            <w:tcW w:w="445" w:type="pct"/>
            <w:tcBorders>
              <w:bottom w:val="single" w:sz="6" w:space="0" w:color="000000"/>
            </w:tcBorders>
            <w:tcMar>
              <w:top w:w="0" w:type="dxa"/>
              <w:left w:w="100" w:type="dxa"/>
              <w:bottom w:w="0" w:type="dxa"/>
              <w:right w:w="100" w:type="dxa"/>
            </w:tcMar>
            <w:vAlign w:val="center"/>
            <w:hideMark/>
          </w:tcPr>
          <w:p w14:paraId="348B5284" w14:textId="5B47566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r w:rsidR="00393D00" w:rsidRPr="00B621E1"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sidRPr="00824E21">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5ACB54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69.</w:t>
            </w:r>
            <w:r w:rsidR="00AC2DF1" w:rsidRPr="00824E21">
              <w:rPr>
                <w:rFonts w:asciiTheme="majorHAnsi" w:hAnsiTheme="majorHAnsi" w:cstheme="majorHAnsi"/>
                <w:color w:val="000000"/>
                <w:sz w:val="20"/>
                <w:szCs w:val="20"/>
              </w:rPr>
              <w:t>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456F3E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4.4</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57C498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15.</w:t>
            </w:r>
            <w:r w:rsidR="00AC2DF1" w:rsidRPr="00824E21">
              <w:rPr>
                <w:rFonts w:asciiTheme="majorHAnsi" w:hAnsiTheme="majorHAnsi" w:cstheme="majorHAnsi"/>
                <w:color w:val="000000"/>
                <w:sz w:val="20"/>
                <w:szCs w:val="20"/>
              </w:rPr>
              <w:t>2</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2C18EA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2.4</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52F6E28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1.7</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645CF80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6.</w:t>
            </w:r>
            <w:r w:rsidR="00AC2DF1" w:rsidRPr="00824E21">
              <w:rPr>
                <w:rFonts w:asciiTheme="majorHAnsi" w:hAnsiTheme="majorHAnsi" w:cstheme="majorHAnsi"/>
                <w:color w:val="000000"/>
                <w:sz w:val="20"/>
                <w:szCs w:val="20"/>
              </w:rPr>
              <w:t>8</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5DA444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100.0</w:t>
            </w:r>
          </w:p>
        </w:tc>
      </w:tr>
    </w:tbl>
    <w:p w14:paraId="0C5337B2" w14:textId="78F7741D" w:rsidR="00BD3767" w:rsidRPr="00824E21" w:rsidRDefault="00393D00" w:rsidP="001B2966">
      <w:pPr>
        <w:spacing w:line="360" w:lineRule="auto"/>
        <w:rPr>
          <w:rFonts w:asciiTheme="majorHAnsi" w:hAnsiTheme="majorHAnsi" w:cstheme="majorHAnsi"/>
          <w:b/>
          <w:bCs/>
        </w:rPr>
        <w:sectPr w:rsidR="00BD3767" w:rsidRPr="00824E21" w:rsidSect="00BD3767">
          <w:pgSz w:w="15840" w:h="12240" w:orient="landscape"/>
          <w:pgMar w:top="1440" w:right="1440" w:bottom="1440" w:left="1440" w:header="720" w:footer="720" w:gutter="0"/>
          <w:cols w:space="720"/>
          <w:docGrid w:linePitch="326"/>
        </w:sectPr>
      </w:pPr>
      <w:r w:rsidRPr="00824E21">
        <w:rPr>
          <w:rFonts w:asciiTheme="majorHAnsi" w:hAnsiTheme="majorHAnsi" w:cstheme="majorHAnsi"/>
          <w:i/>
          <w:color w:val="000000"/>
          <w:sz w:val="20"/>
          <w:szCs w:val="20"/>
        </w:rPr>
        <w:t xml:space="preserve">Note. </w:t>
      </w:r>
      <w:r w:rsidRPr="00824E21">
        <w:rPr>
          <w:rFonts w:asciiTheme="majorHAnsi" w:hAnsiTheme="majorHAnsi" w:cstheme="majorHAnsi"/>
          <w:iCs/>
          <w:color w:val="000000"/>
          <w:sz w:val="20"/>
          <w:szCs w:val="20"/>
        </w:rPr>
        <w:t xml:space="preserve">Each cell represents </w:t>
      </w:r>
      <w:r w:rsidR="00EC2BD2" w:rsidRPr="00824E21">
        <w:rPr>
          <w:rFonts w:asciiTheme="majorHAnsi" w:hAnsiTheme="majorHAnsi" w:cstheme="majorHAnsi"/>
          <w:iCs/>
          <w:color w:val="000000"/>
          <w:sz w:val="20"/>
          <w:szCs w:val="20"/>
        </w:rPr>
        <w:t>row percentages</w:t>
      </w:r>
      <w:r w:rsidR="00BC5DD4" w:rsidRPr="00824E21">
        <w:rPr>
          <w:rFonts w:asciiTheme="majorHAnsi" w:hAnsiTheme="majorHAnsi" w:cstheme="majorHAnsi"/>
          <w:iCs/>
          <w:color w:val="000000"/>
          <w:sz w:val="20"/>
          <w:szCs w:val="20"/>
        </w:rPr>
        <w:t>—</w:t>
      </w:r>
      <w:r w:rsidR="00EC2BD2" w:rsidRPr="00824E21">
        <w:rPr>
          <w:rFonts w:asciiTheme="majorHAnsi" w:hAnsiTheme="majorHAnsi" w:cstheme="majorHAnsi"/>
          <w:iCs/>
          <w:color w:val="000000"/>
          <w:sz w:val="20"/>
          <w:szCs w:val="20"/>
        </w:rPr>
        <w:t>that is</w:t>
      </w:r>
      <w:r w:rsidR="00BC5DD4" w:rsidRPr="00824E21">
        <w:rPr>
          <w:rFonts w:asciiTheme="majorHAnsi" w:hAnsiTheme="majorHAnsi" w:cstheme="majorHAnsi"/>
          <w:iCs/>
          <w:color w:val="000000"/>
          <w:sz w:val="20"/>
          <w:szCs w:val="20"/>
        </w:rPr>
        <w:t>,</w:t>
      </w:r>
      <w:r w:rsidR="00EC2BD2" w:rsidRPr="00824E21">
        <w:rPr>
          <w:rFonts w:asciiTheme="majorHAnsi" w:hAnsiTheme="majorHAnsi" w:cstheme="majorHAnsi"/>
          <w:iCs/>
          <w:color w:val="000000"/>
          <w:sz w:val="20"/>
          <w:szCs w:val="20"/>
        </w:rPr>
        <w:t xml:space="preserve"> the </w:t>
      </w:r>
      <w:r w:rsidRPr="00824E21">
        <w:rPr>
          <w:rFonts w:asciiTheme="majorHAnsi" w:hAnsiTheme="majorHAnsi" w:cstheme="majorHAnsi"/>
          <w:iCs/>
          <w:color w:val="000000"/>
          <w:sz w:val="20"/>
          <w:szCs w:val="20"/>
        </w:rPr>
        <w:t xml:space="preserve">percentage of students within each gender category </w:t>
      </w:r>
      <w:r w:rsidR="00EC2BD2" w:rsidRPr="00824E21">
        <w:rPr>
          <w:rFonts w:asciiTheme="majorHAnsi" w:hAnsiTheme="majorHAnsi" w:cstheme="majorHAnsi"/>
          <w:iCs/>
          <w:color w:val="000000"/>
          <w:sz w:val="20"/>
          <w:szCs w:val="20"/>
        </w:rPr>
        <w:t xml:space="preserve">of </w:t>
      </w:r>
      <w:r w:rsidRPr="00824E21">
        <w:rPr>
          <w:rFonts w:asciiTheme="majorHAnsi" w:hAnsiTheme="majorHAnsi" w:cstheme="majorHAnsi"/>
          <w:iCs/>
          <w:color w:val="000000"/>
          <w:sz w:val="20"/>
          <w:szCs w:val="20"/>
        </w:rPr>
        <w:t>the corresponding sexual orientation.</w:t>
      </w:r>
    </w:p>
    <w:p w14:paraId="27CE5226" w14:textId="008E30BA" w:rsidR="005111F0" w:rsidRPr="00824E21" w:rsidRDefault="00602BF5" w:rsidP="001B2966">
      <w:pPr>
        <w:spacing w:line="360" w:lineRule="auto"/>
        <w:rPr>
          <w:rFonts w:asciiTheme="majorHAnsi" w:hAnsiTheme="majorHAnsi" w:cstheme="majorHAnsi"/>
          <w:b/>
          <w:bCs/>
        </w:rPr>
      </w:pPr>
      <w:r w:rsidRPr="00824E21">
        <w:rPr>
          <w:rFonts w:asciiTheme="majorHAnsi" w:hAnsiTheme="majorHAnsi" w:cstheme="majorHAnsi"/>
          <w:b/>
          <w:bCs/>
        </w:rPr>
        <w:lastRenderedPageBreak/>
        <w:t>Table A2</w:t>
      </w:r>
    </w:p>
    <w:p w14:paraId="7439B11F" w14:textId="312D815A" w:rsidR="00BD041A" w:rsidRPr="00824E21" w:rsidRDefault="00EC2BD2" w:rsidP="00ED55AE">
      <w:pPr>
        <w:spacing w:line="360" w:lineRule="auto"/>
        <w:rPr>
          <w:rFonts w:asciiTheme="majorHAnsi" w:hAnsiTheme="majorHAnsi" w:cstheme="majorHAnsi"/>
        </w:rPr>
      </w:pPr>
      <w:r w:rsidRPr="00824E21">
        <w:rPr>
          <w:rFonts w:asciiTheme="majorHAnsi" w:hAnsiTheme="majorHAnsi" w:cstheme="majorHAnsi"/>
          <w:i/>
          <w:iCs/>
        </w:rPr>
        <w:t>Demographic Characteristics</w:t>
      </w:r>
      <w:r w:rsidR="00602BF5" w:rsidRPr="00824E21">
        <w:rPr>
          <w:rFonts w:asciiTheme="majorHAnsi" w:hAnsiTheme="majorHAnsi" w:cstheme="majorHAnsi"/>
          <w:i/>
          <w:iCs/>
        </w:rPr>
        <w:t xml:space="preserve"> of California </w:t>
      </w:r>
      <w:r w:rsidR="000E462A" w:rsidRPr="00824E21">
        <w:rPr>
          <w:rFonts w:asciiTheme="majorHAnsi" w:hAnsiTheme="majorHAnsi" w:cstheme="majorHAnsi"/>
          <w:i/>
          <w:iCs/>
        </w:rPr>
        <w:t>Students Enrolled in 12</w:t>
      </w:r>
      <w:r w:rsidR="000E462A" w:rsidRPr="00824E21">
        <w:rPr>
          <w:rFonts w:asciiTheme="majorHAnsi" w:hAnsiTheme="majorHAnsi" w:cstheme="majorHAnsi"/>
          <w:i/>
          <w:iCs/>
          <w:vertAlign w:val="superscript"/>
        </w:rPr>
        <w:t>th</w:t>
      </w:r>
      <w:r w:rsidR="000E462A" w:rsidRPr="00824E21">
        <w:rPr>
          <w:rFonts w:asciiTheme="majorHAnsi" w:hAnsiTheme="majorHAnsi" w:cstheme="majorHAnsi"/>
          <w:i/>
          <w:iCs/>
        </w:rPr>
        <w:t xml:space="preserve"> Grade in the </w:t>
      </w:r>
      <w:r w:rsidR="00602BF5" w:rsidRPr="00824E21">
        <w:rPr>
          <w:rFonts w:asciiTheme="majorHAnsi" w:hAnsiTheme="majorHAnsi" w:cstheme="majorHAnsi"/>
          <w:i/>
          <w:iCs/>
        </w:rPr>
        <w:t xml:space="preserve">2022-2023 Academic Year </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B621E1"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824E21" w:rsidRDefault="00602BF5" w:rsidP="0073266D">
            <w:pPr>
              <w:widowControl w:val="0"/>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1463E5F" w:rsidR="00BD041A" w:rsidRPr="00824E21" w:rsidRDefault="00AC2DF1"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n</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Percent</w:t>
            </w:r>
          </w:p>
        </w:tc>
      </w:tr>
      <w:tr w:rsidR="00BD041A" w:rsidRPr="00B621E1" w14:paraId="7439B127" w14:textId="77777777" w:rsidTr="0073266D">
        <w:trPr>
          <w:trHeight w:val="315"/>
        </w:trPr>
        <w:tc>
          <w:tcPr>
            <w:tcW w:w="2980" w:type="pct"/>
            <w:tcMar>
              <w:top w:w="0" w:type="dxa"/>
              <w:left w:w="100" w:type="dxa"/>
              <w:bottom w:w="0" w:type="dxa"/>
              <w:right w:w="100" w:type="dxa"/>
            </w:tcMar>
            <w:vAlign w:val="center"/>
          </w:tcPr>
          <w:p w14:paraId="7439B124" w14:textId="77777777" w:rsidR="00BD041A" w:rsidRPr="00824E21" w:rsidRDefault="00602BF5" w:rsidP="0073266D">
            <w:pPr>
              <w:widowControl w:val="0"/>
              <w:rPr>
                <w:rFonts w:asciiTheme="majorHAnsi" w:hAnsiTheme="majorHAnsi" w:cstheme="majorHAnsi"/>
                <w:i/>
                <w:iCs/>
                <w:sz w:val="20"/>
                <w:szCs w:val="20"/>
              </w:rPr>
            </w:pPr>
            <w:r w:rsidRPr="00824E21">
              <w:rPr>
                <w:rFonts w:asciiTheme="majorHAnsi" w:hAnsiTheme="majorHAnsi" w:cstheme="majorHAnsi"/>
                <w:i/>
                <w:iCs/>
                <w:sz w:val="20"/>
                <w:szCs w:val="20"/>
              </w:rPr>
              <w:t>Panel A: Race/Ethnicity</w:t>
            </w:r>
          </w:p>
        </w:tc>
        <w:tc>
          <w:tcPr>
            <w:tcW w:w="1010" w:type="pct"/>
            <w:tcMar>
              <w:top w:w="0" w:type="dxa"/>
              <w:left w:w="100" w:type="dxa"/>
              <w:bottom w:w="0" w:type="dxa"/>
              <w:right w:w="100" w:type="dxa"/>
            </w:tcMar>
            <w:vAlign w:val="center"/>
          </w:tcPr>
          <w:p w14:paraId="7439B125"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2B" w14:textId="77777777" w:rsidTr="0073266D">
        <w:trPr>
          <w:trHeight w:val="315"/>
        </w:trPr>
        <w:tc>
          <w:tcPr>
            <w:tcW w:w="2980" w:type="pct"/>
            <w:tcMar>
              <w:top w:w="0" w:type="dxa"/>
              <w:left w:w="100" w:type="dxa"/>
              <w:bottom w:w="0" w:type="dxa"/>
              <w:right w:w="100" w:type="dxa"/>
            </w:tcMar>
            <w:vAlign w:val="center"/>
          </w:tcPr>
          <w:p w14:paraId="7439B128"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0.5</w:t>
            </w:r>
          </w:p>
        </w:tc>
      </w:tr>
      <w:tr w:rsidR="00BD041A" w:rsidRPr="00B621E1" w14:paraId="7439B12F" w14:textId="77777777" w:rsidTr="0073266D">
        <w:trPr>
          <w:trHeight w:val="315"/>
        </w:trPr>
        <w:tc>
          <w:tcPr>
            <w:tcW w:w="2980" w:type="pct"/>
            <w:tcMar>
              <w:top w:w="0" w:type="dxa"/>
              <w:left w:w="100" w:type="dxa"/>
              <w:bottom w:w="0" w:type="dxa"/>
              <w:right w:w="100" w:type="dxa"/>
            </w:tcMar>
            <w:vAlign w:val="center"/>
          </w:tcPr>
          <w:p w14:paraId="7439B12C" w14:textId="08433FBD" w:rsidR="00BD041A" w:rsidRPr="00824E21" w:rsidRDefault="007016FB"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Black</w:t>
            </w:r>
            <w:r w:rsidR="003837D1" w:rsidRPr="00824E21">
              <w:rPr>
                <w:rFonts w:asciiTheme="majorHAnsi" w:hAnsiTheme="majorHAnsi" w:cstheme="majorHAnsi"/>
                <w:sz w:val="20"/>
                <w:szCs w:val="20"/>
              </w:rPr>
              <w:t>/</w:t>
            </w:r>
            <w:r w:rsidR="00602BF5" w:rsidRPr="00824E21">
              <w:rPr>
                <w:rFonts w:asciiTheme="majorHAnsi" w:hAnsiTheme="majorHAnsi" w:cstheme="majorHAnsi"/>
                <w:sz w:val="20"/>
                <w:szCs w:val="20"/>
              </w:rPr>
              <w:t>African American</w:t>
            </w:r>
          </w:p>
        </w:tc>
        <w:tc>
          <w:tcPr>
            <w:tcW w:w="1010" w:type="pct"/>
            <w:tcMar>
              <w:top w:w="0" w:type="dxa"/>
              <w:left w:w="100" w:type="dxa"/>
              <w:bottom w:w="0" w:type="dxa"/>
              <w:right w:w="100" w:type="dxa"/>
            </w:tcMar>
            <w:vAlign w:val="center"/>
          </w:tcPr>
          <w:p w14:paraId="7439B12D"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4.9</w:t>
            </w:r>
          </w:p>
        </w:tc>
      </w:tr>
      <w:tr w:rsidR="00BD041A" w:rsidRPr="00B621E1"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55.7</w:t>
            </w:r>
          </w:p>
        </w:tc>
      </w:tr>
      <w:tr w:rsidR="00BD041A" w:rsidRPr="00B621E1"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0.5</w:t>
            </w:r>
          </w:p>
        </w:tc>
      </w:tr>
      <w:tr w:rsidR="00BD041A" w:rsidRPr="00B621E1"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2.7</w:t>
            </w:r>
          </w:p>
        </w:tc>
      </w:tr>
      <w:tr w:rsidR="00BD041A" w:rsidRPr="00B621E1"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9.5</w:t>
            </w:r>
          </w:p>
        </w:tc>
      </w:tr>
      <w:tr w:rsidR="00BD041A" w:rsidRPr="00B621E1" w14:paraId="7439B143" w14:textId="77777777" w:rsidTr="0073266D">
        <w:trPr>
          <w:trHeight w:val="315"/>
        </w:trPr>
        <w:tc>
          <w:tcPr>
            <w:tcW w:w="2980" w:type="pct"/>
            <w:tcMar>
              <w:top w:w="0" w:type="dxa"/>
              <w:left w:w="100" w:type="dxa"/>
              <w:bottom w:w="0" w:type="dxa"/>
              <w:right w:w="100" w:type="dxa"/>
            </w:tcMar>
            <w:vAlign w:val="center"/>
          </w:tcPr>
          <w:p w14:paraId="7439B140"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Two or More Races</w:t>
            </w:r>
          </w:p>
        </w:tc>
        <w:tc>
          <w:tcPr>
            <w:tcW w:w="1010" w:type="pct"/>
            <w:tcMar>
              <w:top w:w="0" w:type="dxa"/>
              <w:left w:w="100" w:type="dxa"/>
              <w:bottom w:w="0" w:type="dxa"/>
              <w:right w:w="100" w:type="dxa"/>
            </w:tcMar>
            <w:vAlign w:val="center"/>
          </w:tcPr>
          <w:p w14:paraId="7439B141"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3.6</w:t>
            </w:r>
          </w:p>
        </w:tc>
      </w:tr>
      <w:tr w:rsidR="00BD041A" w:rsidRPr="00B621E1" w14:paraId="7439B147" w14:textId="77777777" w:rsidTr="0073266D">
        <w:trPr>
          <w:trHeight w:val="315"/>
        </w:trPr>
        <w:tc>
          <w:tcPr>
            <w:tcW w:w="2980" w:type="pct"/>
            <w:tcMar>
              <w:top w:w="0" w:type="dxa"/>
              <w:left w:w="100" w:type="dxa"/>
              <w:bottom w:w="0" w:type="dxa"/>
              <w:right w:w="100" w:type="dxa"/>
            </w:tcMar>
            <w:vAlign w:val="center"/>
          </w:tcPr>
          <w:p w14:paraId="7439B144" w14:textId="3D595BE1"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White</w:t>
            </w:r>
            <w:r w:rsidR="00BC5DD4" w:rsidRPr="00824E21">
              <w:rPr>
                <w:rFonts w:asciiTheme="majorHAnsi" w:hAnsiTheme="majorHAnsi" w:cstheme="majorHAnsi"/>
                <w:sz w:val="20"/>
                <w:szCs w:val="20"/>
              </w:rPr>
              <w:t>/</w:t>
            </w:r>
            <w:r w:rsidR="000E462A" w:rsidRPr="00824E21">
              <w:rPr>
                <w:rFonts w:asciiTheme="majorHAnsi" w:hAnsiTheme="majorHAnsi" w:cstheme="majorHAnsi"/>
                <w:sz w:val="20"/>
                <w:szCs w:val="20"/>
              </w:rPr>
              <w:t>non-Hispanic</w:t>
            </w:r>
          </w:p>
        </w:tc>
        <w:tc>
          <w:tcPr>
            <w:tcW w:w="1010" w:type="pct"/>
            <w:tcMar>
              <w:top w:w="0" w:type="dxa"/>
              <w:left w:w="100" w:type="dxa"/>
              <w:bottom w:w="0" w:type="dxa"/>
              <w:right w:w="100" w:type="dxa"/>
            </w:tcMar>
            <w:vAlign w:val="center"/>
          </w:tcPr>
          <w:p w14:paraId="7439B145"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21.2</w:t>
            </w:r>
          </w:p>
        </w:tc>
      </w:tr>
      <w:tr w:rsidR="00BD041A" w:rsidRPr="00B621E1"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Not Reported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1.5</w:t>
            </w:r>
          </w:p>
        </w:tc>
      </w:tr>
      <w:tr w:rsidR="00BD041A" w:rsidRPr="00B621E1" w14:paraId="7439B14F" w14:textId="77777777" w:rsidTr="0073266D">
        <w:trPr>
          <w:trHeight w:val="315"/>
        </w:trPr>
        <w:tc>
          <w:tcPr>
            <w:tcW w:w="2980" w:type="pct"/>
            <w:tcMar>
              <w:top w:w="0" w:type="dxa"/>
              <w:left w:w="100" w:type="dxa"/>
              <w:bottom w:w="0" w:type="dxa"/>
              <w:right w:w="100" w:type="dxa"/>
            </w:tcMar>
            <w:vAlign w:val="center"/>
          </w:tcPr>
          <w:p w14:paraId="7439B14C" w14:textId="77777777" w:rsidR="00BD041A" w:rsidRPr="00824E21" w:rsidRDefault="00602BF5" w:rsidP="0073266D">
            <w:pPr>
              <w:widowControl w:val="0"/>
              <w:rPr>
                <w:rFonts w:asciiTheme="majorHAnsi" w:hAnsiTheme="majorHAnsi" w:cstheme="majorHAnsi"/>
                <w:i/>
                <w:iCs/>
                <w:sz w:val="20"/>
                <w:szCs w:val="20"/>
              </w:rPr>
            </w:pPr>
            <w:r w:rsidRPr="00824E21">
              <w:rPr>
                <w:rFonts w:asciiTheme="majorHAnsi" w:hAnsiTheme="majorHAnsi" w:cstheme="majorHAnsi"/>
                <w:i/>
                <w:iCs/>
                <w:sz w:val="20"/>
                <w:szCs w:val="20"/>
              </w:rPr>
              <w:t>Panel B: Gender</w:t>
            </w:r>
          </w:p>
        </w:tc>
        <w:tc>
          <w:tcPr>
            <w:tcW w:w="1010" w:type="pct"/>
            <w:tcMar>
              <w:top w:w="0" w:type="dxa"/>
              <w:left w:w="100" w:type="dxa"/>
              <w:bottom w:w="0" w:type="dxa"/>
              <w:right w:w="100" w:type="dxa"/>
            </w:tcMar>
            <w:vAlign w:val="center"/>
          </w:tcPr>
          <w:p w14:paraId="7439B14D"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51.6</w:t>
            </w:r>
          </w:p>
        </w:tc>
      </w:tr>
      <w:tr w:rsidR="00BD041A" w:rsidRPr="00B621E1"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48.2</w:t>
            </w:r>
          </w:p>
        </w:tc>
      </w:tr>
      <w:tr w:rsidR="00BD041A" w:rsidRPr="00B621E1"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824E21" w:rsidRDefault="00602BF5" w:rsidP="0073266D">
            <w:pPr>
              <w:widowControl w:val="0"/>
              <w:ind w:left="355"/>
              <w:rPr>
                <w:rFonts w:asciiTheme="majorHAnsi" w:hAnsiTheme="majorHAnsi" w:cstheme="majorHAnsi"/>
                <w:sz w:val="20"/>
                <w:szCs w:val="20"/>
              </w:rPr>
            </w:pPr>
            <w:r w:rsidRPr="00824E21">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0.2</w:t>
            </w:r>
          </w:p>
        </w:tc>
      </w:tr>
      <w:tr w:rsidR="00BD041A" w:rsidRPr="00B621E1"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824E21" w:rsidRDefault="00602BF5" w:rsidP="0073266D">
            <w:pPr>
              <w:widowControl w:val="0"/>
              <w:rPr>
                <w:rFonts w:asciiTheme="majorHAnsi" w:hAnsiTheme="majorHAnsi" w:cstheme="majorHAnsi"/>
                <w:sz w:val="20"/>
                <w:szCs w:val="20"/>
              </w:rPr>
            </w:pPr>
            <w:r w:rsidRPr="00824E21">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824E21" w:rsidRDefault="00602BF5" w:rsidP="0073266D">
            <w:pPr>
              <w:widowControl w:val="0"/>
              <w:jc w:val="center"/>
              <w:rPr>
                <w:rFonts w:asciiTheme="majorHAnsi" w:hAnsiTheme="majorHAnsi" w:cstheme="majorHAnsi"/>
                <w:sz w:val="20"/>
                <w:szCs w:val="20"/>
              </w:rPr>
            </w:pPr>
            <w:r w:rsidRPr="00824E21">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824E21" w:rsidRDefault="00BD041A" w:rsidP="0073266D">
            <w:pPr>
              <w:widowControl w:val="0"/>
              <w:jc w:val="center"/>
              <w:rPr>
                <w:rFonts w:asciiTheme="majorHAnsi" w:hAnsiTheme="majorHAnsi" w:cstheme="majorHAnsi"/>
                <w:sz w:val="20"/>
                <w:szCs w:val="20"/>
              </w:rPr>
            </w:pPr>
          </w:p>
        </w:tc>
      </w:tr>
    </w:tbl>
    <w:p w14:paraId="7439B160" w14:textId="38E58FAE" w:rsidR="00BD041A" w:rsidRPr="00824E21" w:rsidRDefault="00602BF5" w:rsidP="000E543C">
      <w:pPr>
        <w:rPr>
          <w:rFonts w:asciiTheme="majorHAnsi" w:hAnsiTheme="majorHAnsi" w:cstheme="majorHAnsi"/>
          <w:sz w:val="20"/>
          <w:szCs w:val="20"/>
        </w:rPr>
      </w:pPr>
      <w:r w:rsidRPr="00824E21">
        <w:rPr>
          <w:rFonts w:asciiTheme="majorHAnsi" w:hAnsiTheme="majorHAnsi" w:cstheme="majorHAnsi"/>
          <w:i/>
          <w:iCs/>
          <w:sz w:val="20"/>
          <w:szCs w:val="20"/>
        </w:rPr>
        <w:t>Note</w:t>
      </w:r>
      <w:r w:rsidR="000E543C" w:rsidRPr="00824E21">
        <w:rPr>
          <w:rFonts w:asciiTheme="majorHAnsi" w:hAnsiTheme="majorHAnsi" w:cstheme="majorHAnsi"/>
          <w:sz w:val="20"/>
          <w:szCs w:val="20"/>
        </w:rPr>
        <w:t>.</w:t>
      </w:r>
      <w:r w:rsidRPr="00824E21">
        <w:rPr>
          <w:rFonts w:asciiTheme="majorHAnsi" w:hAnsiTheme="majorHAnsi" w:cstheme="majorHAnsi"/>
          <w:sz w:val="20"/>
          <w:szCs w:val="20"/>
        </w:rPr>
        <w:t xml:space="preserve"> Data </w:t>
      </w:r>
      <w:r w:rsidR="000E543C" w:rsidRPr="00824E21">
        <w:rPr>
          <w:rFonts w:asciiTheme="majorHAnsi" w:hAnsiTheme="majorHAnsi" w:cstheme="majorHAnsi"/>
          <w:sz w:val="20"/>
          <w:szCs w:val="20"/>
        </w:rPr>
        <w:t xml:space="preserve">accessed through </w:t>
      </w:r>
      <w:r w:rsidRPr="00824E21">
        <w:rPr>
          <w:rFonts w:asciiTheme="majorHAnsi" w:hAnsiTheme="majorHAnsi" w:cstheme="majorHAnsi"/>
          <w:sz w:val="20"/>
          <w:szCs w:val="20"/>
        </w:rPr>
        <w:t>DataQuest</w:t>
      </w:r>
      <w:r w:rsidR="000E543C" w:rsidRPr="00824E21">
        <w:rPr>
          <w:rFonts w:asciiTheme="majorHAnsi" w:hAnsiTheme="majorHAnsi" w:cstheme="majorHAnsi"/>
          <w:sz w:val="20"/>
          <w:szCs w:val="20"/>
        </w:rPr>
        <w:t xml:space="preserve"> (https://dq.cde.ca.gov/dataquest)</w:t>
      </w:r>
      <w:r w:rsidRPr="00824E21">
        <w:rPr>
          <w:rFonts w:asciiTheme="majorHAnsi" w:hAnsiTheme="majorHAnsi" w:cstheme="majorHAnsi"/>
          <w:sz w:val="20"/>
          <w:szCs w:val="20"/>
        </w:rPr>
        <w:t xml:space="preserve">, </w:t>
      </w:r>
      <w:r w:rsidR="000E543C" w:rsidRPr="00824E21">
        <w:rPr>
          <w:rFonts w:asciiTheme="majorHAnsi" w:hAnsiTheme="majorHAnsi" w:cstheme="majorHAnsi"/>
          <w:sz w:val="20"/>
          <w:szCs w:val="20"/>
        </w:rPr>
        <w:t xml:space="preserve">which is managed by the </w:t>
      </w:r>
      <w:r w:rsidRPr="00824E21">
        <w:rPr>
          <w:rFonts w:asciiTheme="majorHAnsi" w:hAnsiTheme="majorHAnsi" w:cstheme="majorHAnsi"/>
          <w:sz w:val="20"/>
          <w:szCs w:val="20"/>
        </w:rPr>
        <w:t xml:space="preserve">California Department of Education. </w:t>
      </w:r>
    </w:p>
    <w:p w14:paraId="7439B161" w14:textId="77777777" w:rsidR="00BD041A" w:rsidRPr="00824E21" w:rsidRDefault="00BD041A" w:rsidP="001B2966">
      <w:pPr>
        <w:spacing w:line="360" w:lineRule="auto"/>
        <w:rPr>
          <w:rFonts w:asciiTheme="majorHAnsi" w:hAnsiTheme="majorHAnsi" w:cstheme="majorHAnsi"/>
        </w:rPr>
      </w:pPr>
    </w:p>
    <w:p w14:paraId="7439B163" w14:textId="6F2B6C73" w:rsidR="002D7717" w:rsidRPr="00824E21" w:rsidRDefault="002D7717" w:rsidP="001B2966">
      <w:pPr>
        <w:spacing w:line="360" w:lineRule="auto"/>
        <w:rPr>
          <w:rFonts w:asciiTheme="majorHAnsi" w:hAnsiTheme="majorHAnsi" w:cstheme="majorHAnsi"/>
        </w:rPr>
      </w:pPr>
      <w:bookmarkStart w:id="4022" w:name="_uc5tx01em2sp" w:colFirst="0" w:colLast="0"/>
      <w:bookmarkEnd w:id="4022"/>
      <w:r w:rsidRPr="00824E21">
        <w:rPr>
          <w:rFonts w:asciiTheme="majorHAnsi" w:hAnsiTheme="majorHAnsi" w:cstheme="majorHAnsi"/>
        </w:rPr>
        <w:br w:type="page"/>
      </w:r>
    </w:p>
    <w:p w14:paraId="5D41AA34" w14:textId="0982D1ED" w:rsidR="00DD6BD5" w:rsidRPr="00824E21" w:rsidRDefault="002D7717"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Appendix B</w:t>
      </w:r>
    </w:p>
    <w:p w14:paraId="27BBB6AD" w14:textId="77777777" w:rsidR="00DD6BD5" w:rsidRPr="00824E21" w:rsidRDefault="00DD6BD5" w:rsidP="000E543C">
      <w:pPr>
        <w:pStyle w:val="NormalWeb"/>
        <w:spacing w:before="0" w:beforeAutospacing="0" w:after="0" w:afterAutospacing="0" w:line="360" w:lineRule="auto"/>
        <w:rPr>
          <w:rFonts w:asciiTheme="majorHAnsi" w:hAnsiTheme="majorHAnsi" w:cstheme="majorHAnsi"/>
          <w:i/>
          <w:iCs/>
          <w:color w:val="000000"/>
        </w:rPr>
      </w:pPr>
      <w:r w:rsidRPr="00824E21">
        <w:rPr>
          <w:rFonts w:asciiTheme="majorHAnsi" w:hAnsiTheme="majorHAnsi" w:cstheme="majorHAnsi"/>
          <w:i/>
          <w:i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123"/>
        <w:gridCol w:w="1116"/>
        <w:gridCol w:w="1121"/>
      </w:tblGrid>
      <w:tr w:rsidR="00DD6BD5" w:rsidRPr="00B621E1"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824E21" w:rsidRDefault="00DD6BD5" w:rsidP="0073266D">
            <w:pPr>
              <w:pStyle w:val="NormalWeb"/>
              <w:spacing w:before="0" w:beforeAutospacing="0" w:after="0" w:afterAutospacing="0"/>
              <w:jc w:val="right"/>
              <w:rPr>
                <w:rFonts w:asciiTheme="majorHAnsi" w:hAnsiTheme="majorHAnsi" w:cstheme="majorHAnsi"/>
                <w:sz w:val="20"/>
                <w:szCs w:val="20"/>
              </w:rPr>
            </w:pPr>
            <w:r w:rsidRPr="00824E21">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commentRangeStart w:id="4023"/>
            <w:r w:rsidRPr="00824E21">
              <w:rPr>
                <w:rFonts w:asciiTheme="majorHAnsi" w:hAnsiTheme="majorHAnsi" w:cstheme="majorHAnsi"/>
                <w:color w:val="000000"/>
                <w:sz w:val="20"/>
                <w:szCs w:val="20"/>
              </w:rPr>
              <w:t>Mean</w:t>
            </w:r>
            <w:commentRangeEnd w:id="4023"/>
            <w:r w:rsidR="003F4AB9" w:rsidRPr="0073266D">
              <w:rPr>
                <w:rStyle w:val="CommentReference"/>
                <w:rFonts w:asciiTheme="majorHAnsi" w:hAnsiTheme="majorHAnsi" w:cstheme="majorHAnsi"/>
                <w:sz w:val="20"/>
                <w:szCs w:val="20"/>
              </w:rPr>
              <w:commentReference w:id="4023"/>
            </w:r>
          </w:p>
        </w:tc>
      </w:tr>
      <w:tr w:rsidR="00DD6BD5" w:rsidRPr="00B621E1"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sidRPr="00824E21">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23562F48" w14:textId="77777777" w:rsidTr="0073266D">
        <w:trPr>
          <w:trHeight w:val="255"/>
        </w:trPr>
        <w:tc>
          <w:tcPr>
            <w:tcW w:w="3805" w:type="pct"/>
            <w:tcMar>
              <w:top w:w="0" w:type="dxa"/>
              <w:left w:w="100" w:type="dxa"/>
              <w:bottom w:w="0" w:type="dxa"/>
              <w:right w:w="100" w:type="dxa"/>
            </w:tcMar>
            <w:vAlign w:val="center"/>
            <w:hideMark/>
          </w:tcPr>
          <w:p w14:paraId="54F7F6E3" w14:textId="31349C8F"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How </w:t>
            </w:r>
            <w:r w:rsidR="00250061" w:rsidRPr="00824E21">
              <w:rPr>
                <w:rFonts w:asciiTheme="majorHAnsi" w:hAnsiTheme="majorHAnsi" w:cstheme="majorHAnsi"/>
                <w:color w:val="000000"/>
                <w:sz w:val="20"/>
                <w:szCs w:val="20"/>
              </w:rPr>
              <w:t xml:space="preserve">would </w:t>
            </w:r>
            <w:r w:rsidRPr="00824E21">
              <w:rPr>
                <w:rFonts w:asciiTheme="majorHAnsi" w:hAnsiTheme="majorHAnsi" w:cstheme="majorHAnsi"/>
                <w:color w:val="000000"/>
                <w:sz w:val="20"/>
                <w:szCs w:val="20"/>
              </w:rPr>
              <w:t xml:space="preserve">you rate your academic </w:t>
            </w:r>
            <w:r w:rsidR="00250061" w:rsidRPr="00824E21">
              <w:rPr>
                <w:rFonts w:asciiTheme="majorHAnsi" w:hAnsiTheme="majorHAnsi" w:cstheme="majorHAnsi"/>
                <w:color w:val="000000"/>
                <w:sz w:val="20"/>
                <w:szCs w:val="20"/>
              </w:rPr>
              <w:t>performance in high school</w:t>
            </w:r>
            <w:r w:rsidRPr="00824E21">
              <w:rPr>
                <w:rFonts w:asciiTheme="majorHAnsi" w:hAnsiTheme="majorHAnsi" w:cstheme="majorHAnsi"/>
                <w:color w:val="000000"/>
                <w:sz w:val="20"/>
                <w:szCs w:val="20"/>
              </w:rPr>
              <w:t>?</w:t>
            </w:r>
          </w:p>
        </w:tc>
        <w:tc>
          <w:tcPr>
            <w:tcW w:w="596" w:type="pct"/>
            <w:tcMar>
              <w:top w:w="0" w:type="dxa"/>
              <w:left w:w="100" w:type="dxa"/>
              <w:bottom w:w="0" w:type="dxa"/>
              <w:right w:w="100" w:type="dxa"/>
            </w:tcMar>
            <w:vAlign w:val="center"/>
            <w:hideMark/>
          </w:tcPr>
          <w:p w14:paraId="47C747D8"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12168D99"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7</w:t>
            </w:r>
          </w:p>
        </w:tc>
      </w:tr>
      <w:tr w:rsidR="00DD6BD5" w:rsidRPr="00B621E1" w14:paraId="1648E3A7" w14:textId="77777777" w:rsidTr="0073266D">
        <w:trPr>
          <w:trHeight w:val="240"/>
        </w:trPr>
        <w:tc>
          <w:tcPr>
            <w:tcW w:w="3805" w:type="pct"/>
            <w:tcMar>
              <w:top w:w="0" w:type="dxa"/>
              <w:left w:w="100" w:type="dxa"/>
              <w:bottom w:w="0" w:type="dxa"/>
              <w:right w:w="100" w:type="dxa"/>
            </w:tcMar>
            <w:vAlign w:val="center"/>
            <w:hideMark/>
          </w:tcPr>
          <w:p w14:paraId="3C60985A" w14:textId="35DC5E4A"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How </w:t>
            </w:r>
            <w:r w:rsidR="00250061" w:rsidRPr="00824E21">
              <w:rPr>
                <w:rFonts w:asciiTheme="majorHAnsi" w:hAnsiTheme="majorHAnsi" w:cstheme="majorHAnsi"/>
                <w:color w:val="000000"/>
                <w:sz w:val="20"/>
                <w:szCs w:val="20"/>
              </w:rPr>
              <w:t xml:space="preserve">would </w:t>
            </w:r>
            <w:r w:rsidRPr="00824E21">
              <w:rPr>
                <w:rFonts w:asciiTheme="majorHAnsi" w:hAnsiTheme="majorHAnsi" w:cstheme="majorHAnsi"/>
                <w:color w:val="000000"/>
                <w:sz w:val="20"/>
                <w:szCs w:val="20"/>
              </w:rPr>
              <w:t xml:space="preserve">you rate your </w:t>
            </w:r>
            <w:r w:rsidR="00250061" w:rsidRPr="00824E21">
              <w:rPr>
                <w:rFonts w:asciiTheme="majorHAnsi" w:hAnsiTheme="majorHAnsi" w:cstheme="majorHAnsi"/>
                <w:color w:val="000000"/>
                <w:sz w:val="20"/>
                <w:szCs w:val="20"/>
              </w:rPr>
              <w:t xml:space="preserve">social experience in </w:t>
            </w:r>
            <w:r w:rsidRPr="00824E21">
              <w:rPr>
                <w:rFonts w:asciiTheme="majorHAnsi" w:hAnsiTheme="majorHAnsi" w:cstheme="majorHAnsi"/>
                <w:color w:val="000000"/>
                <w:sz w:val="20"/>
                <w:szCs w:val="20"/>
              </w:rPr>
              <w:t>high school?</w:t>
            </w:r>
          </w:p>
        </w:tc>
        <w:tc>
          <w:tcPr>
            <w:tcW w:w="596" w:type="pct"/>
            <w:tcMar>
              <w:top w:w="0" w:type="dxa"/>
              <w:left w:w="100" w:type="dxa"/>
              <w:bottom w:w="0" w:type="dxa"/>
              <w:right w:w="100" w:type="dxa"/>
            </w:tcMar>
            <w:vAlign w:val="center"/>
            <w:hideMark/>
          </w:tcPr>
          <w:p w14:paraId="60C17B33"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0642DAF6"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0.1</w:t>
            </w:r>
          </w:p>
        </w:tc>
      </w:tr>
      <w:tr w:rsidR="00DD6BD5" w:rsidRPr="00B621E1" w14:paraId="1418EBFB" w14:textId="77777777" w:rsidTr="0073266D">
        <w:trPr>
          <w:trHeight w:val="240"/>
        </w:trPr>
        <w:tc>
          <w:tcPr>
            <w:tcW w:w="3805" w:type="pct"/>
            <w:tcMar>
              <w:top w:w="0" w:type="dxa"/>
              <w:left w:w="100" w:type="dxa"/>
              <w:bottom w:w="0" w:type="dxa"/>
              <w:right w:w="100" w:type="dxa"/>
            </w:tcMar>
            <w:vAlign w:val="center"/>
            <w:hideMark/>
          </w:tcPr>
          <w:p w14:paraId="0552380B" w14:textId="57D4E646"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I </w:t>
            </w:r>
            <w:r w:rsidR="00250061" w:rsidRPr="00824E21">
              <w:rPr>
                <w:rFonts w:asciiTheme="majorHAnsi" w:hAnsiTheme="majorHAnsi" w:cstheme="majorHAnsi"/>
                <w:color w:val="000000"/>
                <w:sz w:val="20"/>
                <w:szCs w:val="20"/>
              </w:rPr>
              <w:t xml:space="preserve">feel that I </w:t>
            </w:r>
            <w:r w:rsidRPr="00824E21">
              <w:rPr>
                <w:rFonts w:asciiTheme="majorHAnsi" w:hAnsiTheme="majorHAnsi" w:cstheme="majorHAnsi"/>
                <w:color w:val="000000"/>
                <w:sz w:val="20"/>
                <w:szCs w:val="20"/>
              </w:rPr>
              <w:t>belong in my high school community.</w:t>
            </w:r>
          </w:p>
        </w:tc>
        <w:tc>
          <w:tcPr>
            <w:tcW w:w="596" w:type="pct"/>
            <w:tcMar>
              <w:top w:w="0" w:type="dxa"/>
              <w:left w:w="100" w:type="dxa"/>
              <w:bottom w:w="0" w:type="dxa"/>
              <w:right w:w="100" w:type="dxa"/>
            </w:tcMar>
            <w:vAlign w:val="center"/>
            <w:hideMark/>
          </w:tcPr>
          <w:p w14:paraId="3E3C9E37"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4DD6C192"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6</w:t>
            </w:r>
          </w:p>
        </w:tc>
      </w:tr>
      <w:tr w:rsidR="00DD6BD5" w:rsidRPr="00B621E1"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42CCCC5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1.</w:t>
            </w:r>
            <w:r w:rsidR="00AC2DF1" w:rsidRPr="00824E21">
              <w:rPr>
                <w:rFonts w:asciiTheme="majorHAnsi" w:hAnsiTheme="majorHAnsi" w:cstheme="majorHAnsi"/>
                <w:color w:val="000000"/>
                <w:sz w:val="20"/>
                <w:szCs w:val="20"/>
              </w:rPr>
              <w:t>1</w:t>
            </w:r>
          </w:p>
        </w:tc>
      </w:tr>
      <w:tr w:rsidR="00DD6BD5" w:rsidRPr="00B621E1" w14:paraId="0AED4D21" w14:textId="77777777" w:rsidTr="0073266D">
        <w:trPr>
          <w:trHeight w:val="240"/>
        </w:trPr>
        <w:tc>
          <w:tcPr>
            <w:tcW w:w="3805" w:type="pct"/>
            <w:tcMar>
              <w:top w:w="0" w:type="dxa"/>
              <w:left w:w="100" w:type="dxa"/>
              <w:bottom w:w="0" w:type="dxa"/>
              <w:right w:w="100" w:type="dxa"/>
            </w:tcMar>
            <w:vAlign w:val="center"/>
            <w:hideMark/>
          </w:tcPr>
          <w:p w14:paraId="727559F6" w14:textId="6CBAA0D3"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I received good advising </w:t>
            </w:r>
            <w:commentRangeStart w:id="4024"/>
            <w:r w:rsidRPr="00824E21">
              <w:rPr>
                <w:rFonts w:asciiTheme="majorHAnsi" w:hAnsiTheme="majorHAnsi" w:cstheme="majorHAnsi"/>
                <w:color w:val="000000"/>
                <w:sz w:val="20"/>
                <w:szCs w:val="20"/>
              </w:rPr>
              <w:t xml:space="preserve">from </w:t>
            </w:r>
            <w:r w:rsidR="00352A29" w:rsidRPr="00824E21">
              <w:rPr>
                <w:rFonts w:asciiTheme="majorHAnsi" w:hAnsiTheme="majorHAnsi" w:cstheme="majorHAnsi"/>
                <w:color w:val="000000"/>
                <w:sz w:val="20"/>
                <w:szCs w:val="20"/>
              </w:rPr>
              <w:t xml:space="preserve">my </w:t>
            </w:r>
            <w:r w:rsidRPr="00824E21">
              <w:rPr>
                <w:rFonts w:asciiTheme="majorHAnsi" w:hAnsiTheme="majorHAnsi" w:cstheme="majorHAnsi"/>
                <w:color w:val="000000"/>
                <w:sz w:val="20"/>
                <w:szCs w:val="20"/>
              </w:rPr>
              <w:t>high school</w:t>
            </w:r>
            <w:commentRangeEnd w:id="4024"/>
            <w:r w:rsidR="003F4AB9" w:rsidRPr="00352A29">
              <w:rPr>
                <w:rStyle w:val="CommentReference"/>
                <w:rFonts w:asciiTheme="majorHAnsi" w:hAnsiTheme="majorHAnsi" w:cstheme="majorHAnsi"/>
                <w:color w:val="000000"/>
                <w:sz w:val="20"/>
                <w:szCs w:val="20"/>
              </w:rPr>
              <w:commentReference w:id="4024"/>
            </w:r>
            <w:r w:rsidRPr="00824E21">
              <w:rPr>
                <w:rFonts w:asciiTheme="majorHAnsi" w:hAnsiTheme="majorHAnsi" w:cstheme="majorHAnsi"/>
                <w:color w:val="000000"/>
                <w:sz w:val="20"/>
                <w:szCs w:val="20"/>
              </w:rPr>
              <w:t xml:space="preserve"> about </w:t>
            </w:r>
            <w:r w:rsidR="00352A29" w:rsidRPr="00824E21">
              <w:rPr>
                <w:rFonts w:asciiTheme="majorHAnsi" w:hAnsiTheme="majorHAnsi" w:cstheme="majorHAnsi"/>
                <w:color w:val="000000"/>
                <w:sz w:val="20"/>
                <w:szCs w:val="20"/>
              </w:rPr>
              <w:t xml:space="preserve">my </w:t>
            </w:r>
            <w:r w:rsidRPr="00824E21">
              <w:rPr>
                <w:rFonts w:asciiTheme="majorHAnsi" w:hAnsiTheme="majorHAnsi" w:cstheme="majorHAnsi"/>
                <w:color w:val="000000"/>
                <w:sz w:val="20"/>
                <w:szCs w:val="20"/>
              </w:rPr>
              <w:t>college</w:t>
            </w:r>
            <w:r w:rsidR="00352A29" w:rsidRPr="00824E21">
              <w:rPr>
                <w:rFonts w:asciiTheme="majorHAnsi" w:hAnsiTheme="majorHAnsi" w:cstheme="majorHAnsi"/>
                <w:color w:val="000000"/>
                <w:sz w:val="20"/>
                <w:szCs w:val="20"/>
              </w:rPr>
              <w:t xml:space="preserve"> plans</w:t>
            </w:r>
            <w:r w:rsidRPr="00824E21">
              <w:rPr>
                <w:rFonts w:asciiTheme="majorHAnsi" w:hAnsiTheme="majorHAnsi" w:cstheme="majorHAnsi"/>
                <w:color w:val="000000"/>
                <w:sz w:val="20"/>
                <w:szCs w:val="20"/>
              </w:rPr>
              <w:t>.</w:t>
            </w:r>
          </w:p>
        </w:tc>
        <w:tc>
          <w:tcPr>
            <w:tcW w:w="596" w:type="pct"/>
            <w:tcMar>
              <w:top w:w="0" w:type="dxa"/>
              <w:left w:w="100" w:type="dxa"/>
              <w:bottom w:w="0" w:type="dxa"/>
              <w:right w:w="100" w:type="dxa"/>
            </w:tcMar>
            <w:vAlign w:val="center"/>
            <w:hideMark/>
          </w:tcPr>
          <w:p w14:paraId="1B09316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45C7F854"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0.7</w:t>
            </w:r>
          </w:p>
        </w:tc>
      </w:tr>
      <w:tr w:rsidR="00DD6BD5" w:rsidRPr="00B621E1"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238E7660"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0.</w:t>
            </w:r>
            <w:r w:rsidR="00AC2DF1" w:rsidRPr="00824E21">
              <w:rPr>
                <w:rFonts w:asciiTheme="majorHAnsi" w:hAnsiTheme="majorHAnsi" w:cstheme="majorHAnsi"/>
                <w:color w:val="000000"/>
                <w:sz w:val="20"/>
                <w:szCs w:val="20"/>
              </w:rPr>
              <w:t>7</w:t>
            </w:r>
          </w:p>
        </w:tc>
      </w:tr>
      <w:tr w:rsidR="00DD6BD5" w:rsidRPr="00B621E1"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sidRPr="00824E21">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sidRPr="00824E21">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3EA6E39E"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sidRPr="00824E21">
              <w:rPr>
                <w:rFonts w:asciiTheme="majorHAnsi" w:hAnsiTheme="majorHAnsi" w:cstheme="majorHAnsi"/>
                <w:color w:val="000000"/>
                <w:sz w:val="20"/>
                <w:szCs w:val="20"/>
              </w:rPr>
              <w:t>3.8</w:t>
            </w:r>
          </w:p>
        </w:tc>
      </w:tr>
    </w:tbl>
    <w:p w14:paraId="5FA7F877" w14:textId="77777777" w:rsidR="00DD6BD5" w:rsidRPr="00824E21" w:rsidRDefault="00DD6BD5" w:rsidP="0073266D">
      <w:pPr>
        <w:rPr>
          <w:rFonts w:asciiTheme="majorHAnsi" w:hAnsiTheme="majorHAnsi" w:cstheme="majorHAnsi"/>
          <w:iCs/>
          <w:color w:val="000000"/>
          <w:sz w:val="20"/>
          <w:szCs w:val="20"/>
        </w:rPr>
      </w:pPr>
      <w:r w:rsidRPr="00824E21">
        <w:rPr>
          <w:rFonts w:asciiTheme="majorHAnsi" w:hAnsiTheme="majorHAnsi" w:cstheme="majorHAnsi"/>
          <w:i/>
          <w:color w:val="000000"/>
          <w:sz w:val="20"/>
          <w:szCs w:val="20"/>
        </w:rPr>
        <w:t xml:space="preserve">Note. </w:t>
      </w:r>
      <w:r w:rsidRPr="00824E21">
        <w:rPr>
          <w:rFonts w:asciiTheme="majorHAnsi" w:hAnsiTheme="majorHAnsi" w:cstheme="majorHAnsi"/>
          <w:iCs/>
          <w:color w:val="000000"/>
          <w:sz w:val="20"/>
          <w:szCs w:val="20"/>
        </w:rPr>
        <w:t>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aforementioned high school experience items. The construct is only created for students who reported non-missing values for all six high school experience items.</w:t>
      </w:r>
    </w:p>
    <w:p w14:paraId="2AAA4480" w14:textId="77777777" w:rsidR="00B342DF" w:rsidRPr="00824E21" w:rsidRDefault="00B342DF" w:rsidP="001B2966">
      <w:pPr>
        <w:spacing w:line="360" w:lineRule="auto"/>
        <w:rPr>
          <w:rFonts w:asciiTheme="majorHAnsi" w:hAnsiTheme="majorHAnsi" w:cstheme="majorHAnsi"/>
        </w:rPr>
        <w:sectPr w:rsidR="00B342DF" w:rsidRPr="00824E21" w:rsidSect="00BD3767">
          <w:pgSz w:w="12240" w:h="15840"/>
          <w:pgMar w:top="1440" w:right="1440" w:bottom="1440" w:left="1440" w:header="720" w:footer="720" w:gutter="0"/>
          <w:cols w:space="720"/>
          <w:docGrid w:linePitch="326"/>
        </w:sectPr>
      </w:pPr>
      <w:bookmarkStart w:id="4025" w:name="_386ebkkmc27k" w:colFirst="0" w:colLast="0"/>
      <w:bookmarkEnd w:id="4025"/>
    </w:p>
    <w:p w14:paraId="41327123" w14:textId="3BA27F6F" w:rsidR="0029447E" w:rsidRPr="00824E21" w:rsidRDefault="00602BF5"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 xml:space="preserve">Appendix </w:t>
      </w:r>
      <w:commentRangeStart w:id="4026"/>
      <w:r w:rsidRPr="00824E21">
        <w:rPr>
          <w:rFonts w:asciiTheme="majorHAnsi" w:hAnsiTheme="majorHAnsi" w:cstheme="majorHAnsi"/>
          <w:b/>
          <w:bCs/>
          <w:sz w:val="24"/>
          <w:szCs w:val="24"/>
        </w:rPr>
        <w:t>C</w:t>
      </w:r>
      <w:commentRangeEnd w:id="4026"/>
      <w:r w:rsidR="003F4AB9">
        <w:rPr>
          <w:rStyle w:val="CommentReference"/>
          <w:rFonts w:asciiTheme="majorHAnsi" w:hAnsiTheme="majorHAnsi" w:cstheme="majorHAnsi"/>
          <w:b/>
          <w:bCs/>
          <w:sz w:val="24"/>
          <w:szCs w:val="24"/>
        </w:rPr>
        <w:commentReference w:id="4026"/>
      </w:r>
      <w:ins w:id="4027" w:author="Christina Sun" w:date="2026-03-15T22:02:00Z" w16du:dateUtc="2026-03-16T05:02:00Z">
        <w:r w:rsidR="00F543BE">
          <w:rPr>
            <w:rFonts w:asciiTheme="majorHAnsi" w:hAnsiTheme="majorHAnsi" w:cstheme="majorHAnsi"/>
            <w:b/>
            <w:bCs/>
            <w:sz w:val="24"/>
            <w:szCs w:val="24"/>
          </w:rPr>
          <w:t>:</w:t>
        </w:r>
        <w:r w:rsidR="00F543BE">
          <w:rPr>
            <w:rFonts w:asciiTheme="majorHAnsi" w:hAnsiTheme="majorHAnsi" w:cstheme="majorHAnsi"/>
            <w:b/>
            <w:bCs/>
            <w:sz w:val="24"/>
            <w:szCs w:val="24"/>
          </w:rPr>
          <w:t xml:space="preserve"> Summary Statistics of Individual </w:t>
        </w:r>
        <w:r w:rsidR="00F543BE">
          <w:rPr>
            <w:rFonts w:asciiTheme="majorHAnsi" w:hAnsiTheme="majorHAnsi" w:cstheme="majorHAnsi"/>
            <w:b/>
            <w:bCs/>
            <w:sz w:val="24"/>
            <w:szCs w:val="24"/>
          </w:rPr>
          <w:t>High School Experience</w:t>
        </w:r>
        <w:r w:rsidR="00F543BE">
          <w:rPr>
            <w:rFonts w:asciiTheme="majorHAnsi" w:hAnsiTheme="majorHAnsi" w:cstheme="majorHAnsi"/>
            <w:b/>
            <w:bCs/>
            <w:sz w:val="24"/>
            <w:szCs w:val="24"/>
          </w:rPr>
          <w:t xml:space="preserve"> Items</w:t>
        </w:r>
      </w:ins>
    </w:p>
    <w:p w14:paraId="75A97A1A" w14:textId="77777777" w:rsidR="0029447E" w:rsidRPr="00824E21" w:rsidRDefault="0029447E" w:rsidP="000E543C">
      <w:pPr>
        <w:widowControl w:val="0"/>
        <w:spacing w:line="360" w:lineRule="auto"/>
        <w:rPr>
          <w:rFonts w:asciiTheme="majorHAnsi" w:hAnsiTheme="majorHAnsi" w:cstheme="majorHAnsi"/>
          <w:i/>
          <w:iCs/>
        </w:rPr>
      </w:pPr>
      <w:r w:rsidRPr="00824E21">
        <w:rPr>
          <w:rFonts w:asciiTheme="majorHAnsi" w:hAnsiTheme="majorHAnsi" w:cstheme="majorHAnsi"/>
          <w:i/>
          <w:iCs/>
        </w:rPr>
        <w:t>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B621E1" w14:paraId="60738703" w14:textId="77777777" w:rsidTr="00124A2B">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824E21"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Man</w:t>
            </w:r>
          </w:p>
        </w:tc>
        <w:tc>
          <w:tcPr>
            <w:tcW w:w="394" w:type="pct"/>
            <w:tcBorders>
              <w:top w:val="single" w:sz="4" w:space="0" w:color="auto"/>
              <w:left w:val="nil"/>
              <w:bottom w:val="single" w:sz="4" w:space="0" w:color="auto"/>
              <w:right w:val="nil"/>
            </w:tcBorders>
            <w:vAlign w:val="center"/>
          </w:tcPr>
          <w:p w14:paraId="3CBA997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Woman</w:t>
            </w:r>
          </w:p>
        </w:tc>
        <w:tc>
          <w:tcPr>
            <w:tcW w:w="477" w:type="pct"/>
            <w:tcBorders>
              <w:top w:val="single" w:sz="4" w:space="0" w:color="auto"/>
              <w:left w:val="nil"/>
              <w:bottom w:val="single" w:sz="4" w:space="0" w:color="auto"/>
              <w:right w:val="nil"/>
            </w:tcBorders>
            <w:vAlign w:val="center"/>
          </w:tcPr>
          <w:p w14:paraId="5D9E0787"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Man</w:t>
            </w:r>
          </w:p>
        </w:tc>
        <w:tc>
          <w:tcPr>
            <w:tcW w:w="492" w:type="pct"/>
            <w:tcBorders>
              <w:top w:val="single" w:sz="4" w:space="0" w:color="auto"/>
              <w:left w:val="nil"/>
              <w:bottom w:val="single" w:sz="4" w:space="0" w:color="auto"/>
              <w:right w:val="nil"/>
            </w:tcBorders>
            <w:vAlign w:val="center"/>
          </w:tcPr>
          <w:p w14:paraId="1293A0B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Woman</w:t>
            </w:r>
          </w:p>
        </w:tc>
        <w:tc>
          <w:tcPr>
            <w:tcW w:w="412" w:type="pct"/>
            <w:tcBorders>
              <w:top w:val="single" w:sz="4" w:space="0" w:color="auto"/>
              <w:left w:val="nil"/>
              <w:bottom w:val="single" w:sz="4" w:space="0" w:color="auto"/>
              <w:right w:val="nil"/>
            </w:tcBorders>
            <w:vAlign w:val="center"/>
          </w:tcPr>
          <w:p w14:paraId="4489115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Gender Diverse/</w:t>
            </w:r>
          </w:p>
          <w:p w14:paraId="0B855D4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Prefer Not to Say</w:t>
            </w:r>
          </w:p>
        </w:tc>
        <w:tc>
          <w:tcPr>
            <w:tcW w:w="282" w:type="pct"/>
            <w:tcBorders>
              <w:top w:val="single" w:sz="4" w:space="0" w:color="auto"/>
              <w:left w:val="nil"/>
              <w:bottom w:val="single" w:sz="4" w:space="0" w:color="auto"/>
              <w:right w:val="nil"/>
            </w:tcBorders>
            <w:vAlign w:val="center"/>
          </w:tcPr>
          <w:p w14:paraId="2371D134"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Total</w:t>
            </w:r>
          </w:p>
        </w:tc>
      </w:tr>
      <w:tr w:rsidR="0029447E" w:rsidRPr="00B621E1"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3CE70EF3"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How </w:t>
            </w:r>
            <w:r w:rsidR="00250061" w:rsidRPr="00824E21">
              <w:rPr>
                <w:rFonts w:asciiTheme="majorHAnsi" w:hAnsiTheme="majorHAnsi" w:cstheme="majorHAnsi"/>
                <w:sz w:val="20"/>
                <w:szCs w:val="20"/>
              </w:rPr>
              <w:t xml:space="preserve">would </w:t>
            </w:r>
            <w:r w:rsidRPr="00824E21">
              <w:rPr>
                <w:rFonts w:asciiTheme="majorHAnsi" w:hAnsiTheme="majorHAnsi" w:cstheme="majorHAnsi"/>
                <w:sz w:val="20"/>
                <w:szCs w:val="20"/>
              </w:rPr>
              <w:t xml:space="preserve">you rate your </w:t>
            </w:r>
            <w:r w:rsidR="00250061" w:rsidRPr="00824E21">
              <w:rPr>
                <w:rFonts w:asciiTheme="majorHAnsi" w:hAnsiTheme="majorHAnsi" w:cstheme="majorHAnsi"/>
                <w:sz w:val="20"/>
                <w:szCs w:val="20"/>
              </w:rPr>
              <w:t xml:space="preserve">academic performance in </w:t>
            </w:r>
            <w:r w:rsidRPr="00824E21">
              <w:rPr>
                <w:rFonts w:asciiTheme="majorHAnsi" w:hAnsiTheme="majorHAnsi" w:cstheme="majorHAnsi"/>
                <w:sz w:val="20"/>
                <w:szCs w:val="20"/>
              </w:rPr>
              <w:t>high school?</w:t>
            </w:r>
          </w:p>
        </w:tc>
      </w:tr>
      <w:tr w:rsidR="00124A2B" w:rsidRPr="00B621E1" w14:paraId="6CE34E19" w14:textId="77777777" w:rsidTr="00124A2B">
        <w:trPr>
          <w:trHeight w:val="267"/>
        </w:trPr>
        <w:tc>
          <w:tcPr>
            <w:tcW w:w="1493" w:type="pct"/>
            <w:tcBorders>
              <w:top w:val="nil"/>
              <w:left w:val="nil"/>
              <w:bottom w:val="nil"/>
              <w:right w:val="nil"/>
            </w:tcBorders>
            <w:vAlign w:val="center"/>
          </w:tcPr>
          <w:p w14:paraId="0BC95F43"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6097F105" w:rsidR="00124A2B" w:rsidRPr="00824E21" w:rsidRDefault="00124A2B" w:rsidP="00124A2B">
            <w:pPr>
              <w:jc w:val="center"/>
              <w:rPr>
                <w:rFonts w:asciiTheme="majorHAnsi" w:hAnsiTheme="majorHAnsi" w:cstheme="majorHAnsi"/>
                <w:sz w:val="20"/>
                <w:szCs w:val="20"/>
              </w:rPr>
            </w:pPr>
            <w:ins w:id="4028" w:author="Christina Sun" w:date="2026-03-15T20:27:00Z" w16du:dateUtc="2026-03-16T03:27:00Z">
              <w:r w:rsidRPr="00824E21">
                <w:rPr>
                  <w:rFonts w:asciiTheme="majorHAnsi" w:hAnsiTheme="majorHAnsi" w:cstheme="majorHAnsi"/>
                  <w:sz w:val="20"/>
                  <w:szCs w:val="20"/>
                </w:rPr>
                <w:t>0.6</w:t>
              </w:r>
            </w:ins>
            <w:del w:id="4029" w:author="Christina Sun" w:date="2026-03-15T20:27:00Z" w16du:dateUtc="2026-03-16T03:27:00Z">
              <w:r w:rsidRPr="00824E21" w:rsidDel="009820EA">
                <w:rPr>
                  <w:rFonts w:asciiTheme="majorHAnsi" w:hAnsiTheme="majorHAnsi" w:cstheme="majorHAnsi"/>
                  <w:sz w:val="20"/>
                  <w:szCs w:val="20"/>
                </w:rPr>
                <w:delText>3.6</w:delText>
              </w:r>
            </w:del>
          </w:p>
        </w:tc>
        <w:tc>
          <w:tcPr>
            <w:tcW w:w="394" w:type="pct"/>
            <w:tcBorders>
              <w:top w:val="nil"/>
              <w:left w:val="nil"/>
              <w:bottom w:val="nil"/>
              <w:right w:val="nil"/>
            </w:tcBorders>
            <w:vAlign w:val="center"/>
          </w:tcPr>
          <w:p w14:paraId="1E59D382" w14:textId="6D748CF9" w:rsidR="00124A2B" w:rsidRPr="00824E21" w:rsidRDefault="00124A2B" w:rsidP="00124A2B">
            <w:pPr>
              <w:jc w:val="center"/>
              <w:rPr>
                <w:rFonts w:asciiTheme="majorHAnsi" w:hAnsiTheme="majorHAnsi" w:cstheme="majorHAnsi"/>
                <w:sz w:val="20"/>
                <w:szCs w:val="20"/>
              </w:rPr>
            </w:pPr>
            <w:ins w:id="4030" w:author="Christina Sun" w:date="2026-03-15T20:27:00Z" w16du:dateUtc="2026-03-16T03:27:00Z">
              <w:r w:rsidRPr="00824E21">
                <w:rPr>
                  <w:rFonts w:asciiTheme="majorHAnsi" w:hAnsiTheme="majorHAnsi" w:cstheme="majorHAnsi"/>
                  <w:sz w:val="20"/>
                  <w:szCs w:val="20"/>
                </w:rPr>
                <w:t>0.7</w:t>
              </w:r>
            </w:ins>
            <w:del w:id="4031" w:author="Christina Sun" w:date="2026-03-15T20:27:00Z" w16du:dateUtc="2026-03-16T03:27:00Z">
              <w:r w:rsidRPr="00824E21" w:rsidDel="009820EA">
                <w:rPr>
                  <w:rFonts w:asciiTheme="majorHAnsi" w:hAnsiTheme="majorHAnsi" w:cstheme="majorHAnsi"/>
                  <w:sz w:val="20"/>
                  <w:szCs w:val="20"/>
                </w:rPr>
                <w:delText>3.7</w:delText>
              </w:r>
            </w:del>
          </w:p>
        </w:tc>
        <w:tc>
          <w:tcPr>
            <w:tcW w:w="477" w:type="pct"/>
            <w:tcBorders>
              <w:top w:val="nil"/>
              <w:left w:val="nil"/>
              <w:bottom w:val="nil"/>
              <w:right w:val="nil"/>
            </w:tcBorders>
            <w:vAlign w:val="center"/>
          </w:tcPr>
          <w:p w14:paraId="7713DD6B" w14:textId="53E6CC74" w:rsidR="00124A2B" w:rsidRPr="00824E21" w:rsidRDefault="00124A2B" w:rsidP="00124A2B">
            <w:pPr>
              <w:jc w:val="center"/>
              <w:rPr>
                <w:rFonts w:asciiTheme="majorHAnsi" w:hAnsiTheme="majorHAnsi" w:cstheme="majorHAnsi"/>
                <w:sz w:val="20"/>
                <w:szCs w:val="20"/>
              </w:rPr>
            </w:pPr>
            <w:ins w:id="4032" w:author="Christina Sun" w:date="2026-03-15T20:27:00Z" w16du:dateUtc="2026-03-16T03:27:00Z">
              <w:r w:rsidRPr="00824E21">
                <w:rPr>
                  <w:rFonts w:asciiTheme="majorHAnsi" w:hAnsiTheme="majorHAnsi" w:cstheme="majorHAnsi"/>
                  <w:sz w:val="20"/>
                  <w:szCs w:val="20"/>
                </w:rPr>
                <w:t>0.9</w:t>
              </w:r>
            </w:ins>
            <w:del w:id="4033" w:author="Christina Sun" w:date="2026-03-15T20:27:00Z" w16du:dateUtc="2026-03-16T03:27:00Z">
              <w:r w:rsidRPr="00824E21" w:rsidDel="009820EA">
                <w:rPr>
                  <w:rFonts w:asciiTheme="majorHAnsi" w:hAnsiTheme="majorHAnsi" w:cstheme="majorHAnsi"/>
                  <w:sz w:val="20"/>
                  <w:szCs w:val="20"/>
                </w:rPr>
                <w:delText>3.9</w:delText>
              </w:r>
            </w:del>
          </w:p>
        </w:tc>
        <w:tc>
          <w:tcPr>
            <w:tcW w:w="492" w:type="pct"/>
            <w:tcBorders>
              <w:top w:val="nil"/>
              <w:left w:val="nil"/>
              <w:bottom w:val="nil"/>
              <w:right w:val="nil"/>
            </w:tcBorders>
            <w:vAlign w:val="center"/>
          </w:tcPr>
          <w:p w14:paraId="50223EBE" w14:textId="2092AC5F" w:rsidR="00124A2B" w:rsidRPr="00824E21" w:rsidRDefault="00124A2B" w:rsidP="00124A2B">
            <w:pPr>
              <w:jc w:val="center"/>
              <w:rPr>
                <w:rFonts w:asciiTheme="majorHAnsi" w:hAnsiTheme="majorHAnsi" w:cstheme="majorHAnsi"/>
                <w:sz w:val="20"/>
                <w:szCs w:val="20"/>
              </w:rPr>
            </w:pPr>
            <w:ins w:id="4034" w:author="Christina Sun" w:date="2026-03-15T20:27:00Z" w16du:dateUtc="2026-03-16T03:27:00Z">
              <w:r w:rsidRPr="00824E21">
                <w:rPr>
                  <w:rFonts w:asciiTheme="majorHAnsi" w:hAnsiTheme="majorHAnsi" w:cstheme="majorHAnsi"/>
                  <w:sz w:val="20"/>
                  <w:szCs w:val="20"/>
                </w:rPr>
                <w:t>0.3</w:t>
              </w:r>
            </w:ins>
            <w:del w:id="4035" w:author="Christina Sun" w:date="2026-03-15T20:27:00Z" w16du:dateUtc="2026-03-16T03:27:00Z">
              <w:r w:rsidRPr="00824E21" w:rsidDel="009820EA">
                <w:rPr>
                  <w:rFonts w:asciiTheme="majorHAnsi" w:hAnsiTheme="majorHAnsi" w:cstheme="majorHAnsi"/>
                  <w:sz w:val="20"/>
                  <w:szCs w:val="20"/>
                </w:rPr>
                <w:delText>3.4</w:delText>
              </w:r>
            </w:del>
          </w:p>
        </w:tc>
        <w:tc>
          <w:tcPr>
            <w:tcW w:w="412" w:type="pct"/>
            <w:tcBorders>
              <w:top w:val="nil"/>
              <w:left w:val="nil"/>
              <w:bottom w:val="nil"/>
              <w:right w:val="nil"/>
            </w:tcBorders>
            <w:vAlign w:val="center"/>
          </w:tcPr>
          <w:p w14:paraId="4CCDD604" w14:textId="2E2AC266" w:rsidR="00124A2B" w:rsidRPr="00824E21" w:rsidRDefault="00124A2B" w:rsidP="00124A2B">
            <w:pPr>
              <w:jc w:val="center"/>
              <w:rPr>
                <w:rFonts w:asciiTheme="majorHAnsi" w:hAnsiTheme="majorHAnsi" w:cstheme="majorHAnsi"/>
                <w:sz w:val="20"/>
                <w:szCs w:val="20"/>
              </w:rPr>
            </w:pPr>
            <w:ins w:id="4036" w:author="Christina Sun" w:date="2026-03-15T20:27:00Z" w16du:dateUtc="2026-03-16T03:27:00Z">
              <w:r w:rsidRPr="00824E21">
                <w:rPr>
                  <w:rFonts w:asciiTheme="majorHAnsi" w:hAnsiTheme="majorHAnsi" w:cstheme="majorHAnsi"/>
                  <w:sz w:val="20"/>
                  <w:szCs w:val="20"/>
                </w:rPr>
                <w:t>0.7</w:t>
              </w:r>
            </w:ins>
            <w:del w:id="4037" w:author="Christina Sun" w:date="2026-03-15T20:27:00Z" w16du:dateUtc="2026-03-16T03:27:00Z">
              <w:r w:rsidRPr="00824E21" w:rsidDel="009820EA">
                <w:rPr>
                  <w:rFonts w:asciiTheme="majorHAnsi" w:hAnsiTheme="majorHAnsi" w:cstheme="majorHAnsi"/>
                  <w:sz w:val="20"/>
                  <w:szCs w:val="20"/>
                </w:rPr>
                <w:delText>3.7</w:delText>
              </w:r>
            </w:del>
          </w:p>
        </w:tc>
        <w:tc>
          <w:tcPr>
            <w:tcW w:w="529" w:type="pct"/>
            <w:tcBorders>
              <w:top w:val="nil"/>
              <w:left w:val="nil"/>
              <w:bottom w:val="nil"/>
              <w:right w:val="nil"/>
            </w:tcBorders>
            <w:vAlign w:val="center"/>
          </w:tcPr>
          <w:p w14:paraId="0F982CE0" w14:textId="3E821700" w:rsidR="00124A2B" w:rsidRPr="00824E21" w:rsidRDefault="00124A2B" w:rsidP="00124A2B">
            <w:pPr>
              <w:jc w:val="center"/>
              <w:rPr>
                <w:rFonts w:asciiTheme="majorHAnsi" w:hAnsiTheme="majorHAnsi" w:cstheme="majorHAnsi"/>
                <w:sz w:val="20"/>
                <w:szCs w:val="20"/>
              </w:rPr>
            </w:pPr>
            <w:ins w:id="4038" w:author="Christina Sun" w:date="2026-03-15T20:27:00Z" w16du:dateUtc="2026-03-16T03:27:00Z">
              <w:r w:rsidRPr="00824E21">
                <w:rPr>
                  <w:rFonts w:asciiTheme="majorHAnsi" w:hAnsiTheme="majorHAnsi" w:cstheme="majorHAnsi"/>
                  <w:sz w:val="20"/>
                  <w:szCs w:val="20"/>
                </w:rPr>
                <w:t>0.4</w:t>
              </w:r>
            </w:ins>
            <w:del w:id="4039" w:author="Christina Sun" w:date="2026-03-15T20:27:00Z" w16du:dateUtc="2026-03-16T03:27:00Z">
              <w:r w:rsidRPr="00824E21" w:rsidDel="009820EA">
                <w:rPr>
                  <w:rFonts w:asciiTheme="majorHAnsi" w:hAnsiTheme="majorHAnsi" w:cstheme="majorHAnsi"/>
                  <w:sz w:val="20"/>
                  <w:szCs w:val="20"/>
                </w:rPr>
                <w:delText>3.4</w:delText>
              </w:r>
            </w:del>
          </w:p>
        </w:tc>
        <w:tc>
          <w:tcPr>
            <w:tcW w:w="392" w:type="pct"/>
            <w:tcBorders>
              <w:top w:val="nil"/>
              <w:left w:val="nil"/>
              <w:bottom w:val="nil"/>
              <w:right w:val="nil"/>
            </w:tcBorders>
            <w:vAlign w:val="center"/>
          </w:tcPr>
          <w:p w14:paraId="5BFE438C" w14:textId="1F6C2AEF" w:rsidR="00124A2B" w:rsidRPr="00824E21" w:rsidRDefault="00124A2B" w:rsidP="00124A2B">
            <w:pPr>
              <w:jc w:val="center"/>
              <w:rPr>
                <w:rFonts w:asciiTheme="majorHAnsi" w:hAnsiTheme="majorHAnsi" w:cstheme="majorHAnsi"/>
                <w:sz w:val="20"/>
                <w:szCs w:val="20"/>
              </w:rPr>
            </w:pPr>
            <w:ins w:id="4040" w:author="Christina Sun" w:date="2026-03-15T20:27:00Z" w16du:dateUtc="2026-03-16T03:27:00Z">
              <w:r w:rsidRPr="00824E21">
                <w:rPr>
                  <w:rFonts w:asciiTheme="majorHAnsi" w:hAnsiTheme="majorHAnsi" w:cstheme="majorHAnsi"/>
                  <w:sz w:val="20"/>
                  <w:szCs w:val="20"/>
                </w:rPr>
                <w:t>0.5</w:t>
              </w:r>
            </w:ins>
            <w:del w:id="4041" w:author="Christina Sun" w:date="2026-03-15T20:27:00Z" w16du:dateUtc="2026-03-16T03:27:00Z">
              <w:r w:rsidRPr="00824E21" w:rsidDel="009820EA">
                <w:rPr>
                  <w:rFonts w:asciiTheme="majorHAnsi" w:hAnsiTheme="majorHAnsi" w:cstheme="majorHAnsi"/>
                  <w:sz w:val="20"/>
                  <w:szCs w:val="20"/>
                </w:rPr>
                <w:delText>3.5</w:delText>
              </w:r>
            </w:del>
          </w:p>
        </w:tc>
        <w:tc>
          <w:tcPr>
            <w:tcW w:w="282" w:type="pct"/>
            <w:tcBorders>
              <w:top w:val="nil"/>
              <w:left w:val="nil"/>
              <w:bottom w:val="nil"/>
              <w:right w:val="nil"/>
            </w:tcBorders>
            <w:vAlign w:val="center"/>
          </w:tcPr>
          <w:p w14:paraId="44723836" w14:textId="4AFD7558" w:rsidR="00124A2B" w:rsidRPr="00824E21" w:rsidRDefault="00124A2B" w:rsidP="00124A2B">
            <w:pPr>
              <w:jc w:val="center"/>
              <w:rPr>
                <w:rFonts w:asciiTheme="majorHAnsi" w:hAnsiTheme="majorHAnsi" w:cstheme="majorHAnsi"/>
                <w:sz w:val="20"/>
                <w:szCs w:val="20"/>
              </w:rPr>
            </w:pPr>
            <w:ins w:id="4042" w:author="Christina Sun" w:date="2026-03-15T20:27:00Z" w16du:dateUtc="2026-03-16T03:27:00Z">
              <w:r w:rsidRPr="00824E21">
                <w:rPr>
                  <w:rFonts w:asciiTheme="majorHAnsi" w:hAnsiTheme="majorHAnsi" w:cstheme="majorHAnsi"/>
                  <w:sz w:val="20"/>
                  <w:szCs w:val="20"/>
                </w:rPr>
                <w:t>0.6</w:t>
              </w:r>
            </w:ins>
            <w:del w:id="4043" w:author="Christina Sun" w:date="2026-03-15T20:27:00Z" w16du:dateUtc="2026-03-16T03:27:00Z">
              <w:r w:rsidRPr="00824E21" w:rsidDel="009820EA">
                <w:rPr>
                  <w:rFonts w:asciiTheme="majorHAnsi" w:hAnsiTheme="majorHAnsi" w:cstheme="majorHAnsi"/>
                  <w:sz w:val="20"/>
                  <w:szCs w:val="20"/>
                </w:rPr>
                <w:delText>3.7</w:delText>
              </w:r>
            </w:del>
          </w:p>
        </w:tc>
      </w:tr>
      <w:tr w:rsidR="0029447E" w:rsidRPr="00B621E1" w14:paraId="037E0936" w14:textId="77777777" w:rsidTr="00124A2B">
        <w:trPr>
          <w:trHeight w:val="287"/>
        </w:trPr>
        <w:tc>
          <w:tcPr>
            <w:tcW w:w="1493" w:type="pct"/>
            <w:tcBorders>
              <w:top w:val="nil"/>
              <w:left w:val="nil"/>
              <w:bottom w:val="nil"/>
              <w:right w:val="nil"/>
            </w:tcBorders>
            <w:vAlign w:val="center"/>
          </w:tcPr>
          <w:p w14:paraId="67381728"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141</w:t>
            </w:r>
          </w:p>
        </w:tc>
        <w:tc>
          <w:tcPr>
            <w:tcW w:w="282" w:type="pct"/>
            <w:tcBorders>
              <w:top w:val="nil"/>
              <w:left w:val="nil"/>
              <w:bottom w:val="nil"/>
              <w:right w:val="nil"/>
            </w:tcBorders>
            <w:vAlign w:val="center"/>
          </w:tcPr>
          <w:p w14:paraId="48B9304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7,522</w:t>
            </w:r>
          </w:p>
        </w:tc>
      </w:tr>
      <w:tr w:rsidR="0029447E" w:rsidRPr="00B621E1"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824E21" w:rsidRDefault="0029447E" w:rsidP="0073266D">
            <w:pPr>
              <w:rPr>
                <w:rFonts w:asciiTheme="majorHAnsi" w:hAnsiTheme="majorHAnsi" w:cstheme="majorHAnsi"/>
                <w:i/>
                <w:iCs/>
                <w:sz w:val="20"/>
                <w:szCs w:val="20"/>
              </w:rPr>
            </w:pPr>
          </w:p>
        </w:tc>
      </w:tr>
      <w:tr w:rsidR="0029447E" w:rsidRPr="00B621E1" w14:paraId="613515BF" w14:textId="77777777" w:rsidTr="0073266D">
        <w:trPr>
          <w:trHeight w:val="287"/>
        </w:trPr>
        <w:tc>
          <w:tcPr>
            <w:tcW w:w="5000" w:type="pct"/>
            <w:gridSpan w:val="9"/>
            <w:tcBorders>
              <w:top w:val="nil"/>
              <w:left w:val="nil"/>
              <w:bottom w:val="nil"/>
              <w:right w:val="nil"/>
            </w:tcBorders>
            <w:vAlign w:val="center"/>
          </w:tcPr>
          <w:p w14:paraId="7B82BA61" w14:textId="2502C03F"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How </w:t>
            </w:r>
            <w:r w:rsidR="00250061" w:rsidRPr="00824E21">
              <w:rPr>
                <w:rFonts w:asciiTheme="majorHAnsi" w:hAnsiTheme="majorHAnsi" w:cstheme="majorHAnsi"/>
                <w:sz w:val="20"/>
                <w:szCs w:val="20"/>
              </w:rPr>
              <w:t xml:space="preserve">would </w:t>
            </w:r>
            <w:r w:rsidRPr="00824E21">
              <w:rPr>
                <w:rFonts w:asciiTheme="majorHAnsi" w:hAnsiTheme="majorHAnsi" w:cstheme="majorHAnsi"/>
                <w:sz w:val="20"/>
                <w:szCs w:val="20"/>
              </w:rPr>
              <w:t xml:space="preserve">you rate your </w:t>
            </w:r>
            <w:r w:rsidR="00250061" w:rsidRPr="00824E21">
              <w:rPr>
                <w:rFonts w:asciiTheme="majorHAnsi" w:hAnsiTheme="majorHAnsi" w:cstheme="majorHAnsi"/>
                <w:sz w:val="20"/>
                <w:szCs w:val="20"/>
              </w:rPr>
              <w:t xml:space="preserve">social experience in </w:t>
            </w:r>
            <w:r w:rsidRPr="00824E21">
              <w:rPr>
                <w:rFonts w:asciiTheme="majorHAnsi" w:hAnsiTheme="majorHAnsi" w:cstheme="majorHAnsi"/>
                <w:sz w:val="20"/>
                <w:szCs w:val="20"/>
              </w:rPr>
              <w:t>high school?</w:t>
            </w:r>
          </w:p>
        </w:tc>
      </w:tr>
      <w:tr w:rsidR="00124A2B" w:rsidRPr="00B621E1" w14:paraId="372D2F32" w14:textId="77777777" w:rsidTr="00124A2B">
        <w:trPr>
          <w:trHeight w:val="267"/>
        </w:trPr>
        <w:tc>
          <w:tcPr>
            <w:tcW w:w="1493" w:type="pct"/>
            <w:tcBorders>
              <w:top w:val="nil"/>
              <w:left w:val="nil"/>
              <w:bottom w:val="nil"/>
              <w:right w:val="nil"/>
            </w:tcBorders>
            <w:vAlign w:val="center"/>
          </w:tcPr>
          <w:p w14:paraId="4C9019A0" w14:textId="77777777" w:rsidR="00124A2B" w:rsidRPr="00824E21" w:rsidRDefault="00124A2B" w:rsidP="00124A2B">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4DC2803A" w:rsidR="00124A2B" w:rsidRPr="00824E21" w:rsidRDefault="00124A2B" w:rsidP="00124A2B">
            <w:pPr>
              <w:jc w:val="center"/>
              <w:rPr>
                <w:rFonts w:asciiTheme="majorHAnsi" w:hAnsiTheme="majorHAnsi" w:cstheme="majorHAnsi"/>
                <w:sz w:val="20"/>
                <w:szCs w:val="20"/>
              </w:rPr>
            </w:pPr>
            <w:ins w:id="4044" w:author="Christina Sun" w:date="2026-03-15T20:27:00Z" w16du:dateUtc="2026-03-16T03:27:00Z">
              <w:r w:rsidRPr="00824E21">
                <w:rPr>
                  <w:rFonts w:asciiTheme="majorHAnsi" w:hAnsiTheme="majorHAnsi" w:cstheme="majorHAnsi"/>
                  <w:sz w:val="20"/>
                  <w:szCs w:val="20"/>
                </w:rPr>
                <w:t>0.3</w:t>
              </w:r>
            </w:ins>
            <w:del w:id="4045" w:author="Christina Sun" w:date="2026-03-15T20:27:00Z" w16du:dateUtc="2026-03-16T03:27:00Z">
              <w:r w:rsidRPr="00824E21" w:rsidDel="00C53268">
                <w:rPr>
                  <w:rFonts w:asciiTheme="majorHAnsi" w:hAnsiTheme="majorHAnsi" w:cstheme="majorHAnsi"/>
                  <w:sz w:val="20"/>
                  <w:szCs w:val="20"/>
                </w:rPr>
                <w:delText>3.3</w:delText>
              </w:r>
            </w:del>
          </w:p>
        </w:tc>
        <w:tc>
          <w:tcPr>
            <w:tcW w:w="394" w:type="pct"/>
            <w:tcBorders>
              <w:top w:val="nil"/>
              <w:left w:val="nil"/>
              <w:bottom w:val="nil"/>
              <w:right w:val="nil"/>
            </w:tcBorders>
            <w:vAlign w:val="center"/>
          </w:tcPr>
          <w:p w14:paraId="1768A74A" w14:textId="0576F56E" w:rsidR="00124A2B" w:rsidRPr="00824E21" w:rsidRDefault="00124A2B" w:rsidP="00124A2B">
            <w:pPr>
              <w:jc w:val="center"/>
              <w:rPr>
                <w:rFonts w:asciiTheme="majorHAnsi" w:hAnsiTheme="majorHAnsi" w:cstheme="majorHAnsi"/>
                <w:sz w:val="20"/>
                <w:szCs w:val="20"/>
              </w:rPr>
            </w:pPr>
            <w:ins w:id="4046" w:author="Christina Sun" w:date="2026-03-15T20:27:00Z" w16du:dateUtc="2026-03-16T03:27:00Z">
              <w:r w:rsidRPr="00824E21">
                <w:rPr>
                  <w:rFonts w:asciiTheme="majorHAnsi" w:hAnsiTheme="majorHAnsi" w:cstheme="majorHAnsi"/>
                  <w:sz w:val="20"/>
                  <w:szCs w:val="20"/>
                </w:rPr>
                <w:t>0.1</w:t>
              </w:r>
            </w:ins>
            <w:del w:id="4047" w:author="Christina Sun" w:date="2026-03-15T20:27:00Z" w16du:dateUtc="2026-03-16T03:27:00Z">
              <w:r w:rsidRPr="00824E21" w:rsidDel="00C53268">
                <w:rPr>
                  <w:rFonts w:asciiTheme="majorHAnsi" w:hAnsiTheme="majorHAnsi" w:cstheme="majorHAnsi"/>
                  <w:sz w:val="20"/>
                  <w:szCs w:val="20"/>
                </w:rPr>
                <w:delText>3.1</w:delText>
              </w:r>
            </w:del>
          </w:p>
        </w:tc>
        <w:tc>
          <w:tcPr>
            <w:tcW w:w="477" w:type="pct"/>
            <w:tcBorders>
              <w:top w:val="nil"/>
              <w:left w:val="nil"/>
              <w:bottom w:val="nil"/>
              <w:right w:val="nil"/>
            </w:tcBorders>
            <w:vAlign w:val="center"/>
          </w:tcPr>
          <w:p w14:paraId="24E68D1D" w14:textId="31F90A5C" w:rsidR="00124A2B" w:rsidRPr="00824E21" w:rsidRDefault="00124A2B" w:rsidP="00124A2B">
            <w:pPr>
              <w:jc w:val="center"/>
              <w:rPr>
                <w:rFonts w:asciiTheme="majorHAnsi" w:hAnsiTheme="majorHAnsi" w:cstheme="majorHAnsi"/>
                <w:sz w:val="20"/>
                <w:szCs w:val="20"/>
              </w:rPr>
            </w:pPr>
            <w:ins w:id="4048" w:author="Christina Sun" w:date="2026-03-15T20:27:00Z" w16du:dateUtc="2026-03-16T03:27:00Z">
              <w:r w:rsidRPr="00824E21">
                <w:rPr>
                  <w:rFonts w:asciiTheme="majorHAnsi" w:hAnsiTheme="majorHAnsi" w:cstheme="majorHAnsi"/>
                  <w:sz w:val="20"/>
                  <w:szCs w:val="20"/>
                </w:rPr>
                <w:t>-0.4</w:t>
              </w:r>
            </w:ins>
            <w:del w:id="4049" w:author="Christina Sun" w:date="2026-03-15T20:27:00Z" w16du:dateUtc="2026-03-16T03:27:00Z">
              <w:r w:rsidRPr="00824E21" w:rsidDel="00C53268">
                <w:rPr>
                  <w:rFonts w:asciiTheme="majorHAnsi" w:hAnsiTheme="majorHAnsi" w:cstheme="majorHAnsi"/>
                  <w:sz w:val="20"/>
                  <w:szCs w:val="20"/>
                </w:rPr>
                <w:delText>2.6</w:delText>
              </w:r>
            </w:del>
          </w:p>
        </w:tc>
        <w:tc>
          <w:tcPr>
            <w:tcW w:w="492" w:type="pct"/>
            <w:tcBorders>
              <w:top w:val="nil"/>
              <w:left w:val="nil"/>
              <w:bottom w:val="nil"/>
              <w:right w:val="nil"/>
            </w:tcBorders>
            <w:vAlign w:val="center"/>
          </w:tcPr>
          <w:p w14:paraId="3BC05319" w14:textId="76CFADC9" w:rsidR="00124A2B" w:rsidRPr="00824E21" w:rsidRDefault="00124A2B" w:rsidP="00124A2B">
            <w:pPr>
              <w:jc w:val="center"/>
              <w:rPr>
                <w:rFonts w:asciiTheme="majorHAnsi" w:hAnsiTheme="majorHAnsi" w:cstheme="majorHAnsi"/>
                <w:sz w:val="20"/>
                <w:szCs w:val="20"/>
              </w:rPr>
            </w:pPr>
            <w:ins w:id="4050" w:author="Christina Sun" w:date="2026-03-15T20:27:00Z" w16du:dateUtc="2026-03-16T03:27:00Z">
              <w:r w:rsidRPr="00824E21">
                <w:rPr>
                  <w:rFonts w:asciiTheme="majorHAnsi" w:hAnsiTheme="majorHAnsi" w:cstheme="majorHAnsi"/>
                  <w:sz w:val="20"/>
                  <w:szCs w:val="20"/>
                </w:rPr>
                <w:t>-0.5</w:t>
              </w:r>
            </w:ins>
            <w:del w:id="4051" w:author="Christina Sun" w:date="2026-03-15T20:27:00Z" w16du:dateUtc="2026-03-16T03:27:00Z">
              <w:r w:rsidRPr="00824E21" w:rsidDel="00C53268">
                <w:rPr>
                  <w:rFonts w:asciiTheme="majorHAnsi" w:hAnsiTheme="majorHAnsi" w:cstheme="majorHAnsi"/>
                  <w:sz w:val="20"/>
                  <w:szCs w:val="20"/>
                </w:rPr>
                <w:delText>2.5</w:delText>
              </w:r>
            </w:del>
          </w:p>
        </w:tc>
        <w:tc>
          <w:tcPr>
            <w:tcW w:w="412" w:type="pct"/>
            <w:tcBorders>
              <w:top w:val="nil"/>
              <w:left w:val="nil"/>
              <w:bottom w:val="nil"/>
              <w:right w:val="nil"/>
            </w:tcBorders>
            <w:vAlign w:val="center"/>
          </w:tcPr>
          <w:p w14:paraId="5C40BD72" w14:textId="0D050CC5" w:rsidR="00124A2B" w:rsidRPr="00824E21" w:rsidRDefault="00124A2B" w:rsidP="00124A2B">
            <w:pPr>
              <w:jc w:val="center"/>
              <w:rPr>
                <w:rFonts w:asciiTheme="majorHAnsi" w:hAnsiTheme="majorHAnsi" w:cstheme="majorHAnsi"/>
                <w:sz w:val="20"/>
                <w:szCs w:val="20"/>
              </w:rPr>
            </w:pPr>
            <w:ins w:id="4052" w:author="Christina Sun" w:date="2026-03-15T20:27:00Z" w16du:dateUtc="2026-03-16T03:27:00Z">
              <w:r w:rsidRPr="00824E21">
                <w:rPr>
                  <w:rFonts w:asciiTheme="majorHAnsi" w:hAnsiTheme="majorHAnsi" w:cstheme="majorHAnsi"/>
                  <w:sz w:val="20"/>
                  <w:szCs w:val="20"/>
                </w:rPr>
                <w:t>-0.3</w:t>
              </w:r>
            </w:ins>
            <w:del w:id="4053" w:author="Christina Sun" w:date="2026-03-15T20:27:00Z" w16du:dateUtc="2026-03-16T03:27:00Z">
              <w:r w:rsidRPr="00824E21" w:rsidDel="00C53268">
                <w:rPr>
                  <w:rFonts w:asciiTheme="majorHAnsi" w:hAnsiTheme="majorHAnsi" w:cstheme="majorHAnsi"/>
                  <w:sz w:val="20"/>
                  <w:szCs w:val="20"/>
                </w:rPr>
                <w:delText>2.7</w:delText>
              </w:r>
            </w:del>
          </w:p>
        </w:tc>
        <w:tc>
          <w:tcPr>
            <w:tcW w:w="529" w:type="pct"/>
            <w:tcBorders>
              <w:top w:val="nil"/>
              <w:left w:val="nil"/>
              <w:bottom w:val="nil"/>
              <w:right w:val="nil"/>
            </w:tcBorders>
            <w:vAlign w:val="center"/>
          </w:tcPr>
          <w:p w14:paraId="3AB0B6AD" w14:textId="40360B11" w:rsidR="00124A2B" w:rsidRPr="00824E21" w:rsidRDefault="00124A2B" w:rsidP="00124A2B">
            <w:pPr>
              <w:jc w:val="center"/>
              <w:rPr>
                <w:rFonts w:asciiTheme="majorHAnsi" w:hAnsiTheme="majorHAnsi" w:cstheme="majorHAnsi"/>
                <w:sz w:val="20"/>
                <w:szCs w:val="20"/>
              </w:rPr>
            </w:pPr>
            <w:ins w:id="4054" w:author="Christina Sun" w:date="2026-03-15T20:27:00Z" w16du:dateUtc="2026-03-16T03:27:00Z">
              <w:r w:rsidRPr="00824E21">
                <w:rPr>
                  <w:rFonts w:asciiTheme="majorHAnsi" w:hAnsiTheme="majorHAnsi" w:cstheme="majorHAnsi"/>
                  <w:sz w:val="20"/>
                  <w:szCs w:val="20"/>
                </w:rPr>
                <w:t>-0.4</w:t>
              </w:r>
            </w:ins>
            <w:del w:id="4055" w:author="Christina Sun" w:date="2026-03-15T20:27:00Z" w16du:dateUtc="2026-03-16T03:27:00Z">
              <w:r w:rsidRPr="00824E21" w:rsidDel="00C53268">
                <w:rPr>
                  <w:rFonts w:asciiTheme="majorHAnsi" w:hAnsiTheme="majorHAnsi" w:cstheme="majorHAnsi"/>
                  <w:sz w:val="20"/>
                  <w:szCs w:val="20"/>
                </w:rPr>
                <w:delText>2.6</w:delText>
              </w:r>
            </w:del>
          </w:p>
        </w:tc>
        <w:tc>
          <w:tcPr>
            <w:tcW w:w="392" w:type="pct"/>
            <w:tcBorders>
              <w:top w:val="nil"/>
              <w:left w:val="nil"/>
              <w:bottom w:val="nil"/>
              <w:right w:val="nil"/>
            </w:tcBorders>
            <w:vAlign w:val="center"/>
          </w:tcPr>
          <w:p w14:paraId="285CD2C8" w14:textId="13C1E3B2" w:rsidR="00124A2B" w:rsidRPr="00824E21" w:rsidRDefault="00124A2B" w:rsidP="00124A2B">
            <w:pPr>
              <w:jc w:val="center"/>
              <w:rPr>
                <w:rFonts w:asciiTheme="majorHAnsi" w:hAnsiTheme="majorHAnsi" w:cstheme="majorHAnsi"/>
                <w:sz w:val="20"/>
                <w:szCs w:val="20"/>
              </w:rPr>
            </w:pPr>
            <w:ins w:id="4056" w:author="Christina Sun" w:date="2026-03-15T20:27:00Z" w16du:dateUtc="2026-03-16T03:27:00Z">
              <w:r w:rsidRPr="00824E21">
                <w:rPr>
                  <w:rFonts w:asciiTheme="majorHAnsi" w:hAnsiTheme="majorHAnsi" w:cstheme="majorHAnsi"/>
                  <w:sz w:val="20"/>
                  <w:szCs w:val="20"/>
                </w:rPr>
                <w:t>-0.3</w:t>
              </w:r>
            </w:ins>
            <w:del w:id="4057" w:author="Christina Sun" w:date="2026-03-15T20:27:00Z" w16du:dateUtc="2026-03-16T03:27:00Z">
              <w:r w:rsidRPr="00824E21" w:rsidDel="00C53268">
                <w:rPr>
                  <w:rFonts w:asciiTheme="majorHAnsi" w:hAnsiTheme="majorHAnsi" w:cstheme="majorHAnsi"/>
                  <w:sz w:val="20"/>
                  <w:szCs w:val="20"/>
                </w:rPr>
                <w:delText>2.7</w:delText>
              </w:r>
            </w:del>
          </w:p>
        </w:tc>
        <w:tc>
          <w:tcPr>
            <w:tcW w:w="282" w:type="pct"/>
            <w:tcBorders>
              <w:top w:val="nil"/>
              <w:left w:val="nil"/>
              <w:bottom w:val="nil"/>
              <w:right w:val="nil"/>
            </w:tcBorders>
            <w:vAlign w:val="center"/>
          </w:tcPr>
          <w:p w14:paraId="0C0F0486" w14:textId="57411CED" w:rsidR="00124A2B" w:rsidRPr="00824E21" w:rsidRDefault="00124A2B" w:rsidP="00124A2B">
            <w:pPr>
              <w:jc w:val="center"/>
              <w:rPr>
                <w:rFonts w:asciiTheme="majorHAnsi" w:hAnsiTheme="majorHAnsi" w:cstheme="majorHAnsi"/>
                <w:sz w:val="20"/>
                <w:szCs w:val="20"/>
              </w:rPr>
            </w:pPr>
            <w:ins w:id="4058" w:author="Christina Sun" w:date="2026-03-15T20:27:00Z" w16du:dateUtc="2026-03-16T03:27:00Z">
              <w:r w:rsidRPr="00824E21">
                <w:rPr>
                  <w:rFonts w:asciiTheme="majorHAnsi" w:hAnsiTheme="majorHAnsi" w:cstheme="majorHAnsi"/>
                  <w:sz w:val="20"/>
                  <w:szCs w:val="20"/>
                </w:rPr>
                <w:t>0.1</w:t>
              </w:r>
            </w:ins>
            <w:del w:id="4059" w:author="Christina Sun" w:date="2026-03-15T20:27:00Z" w16du:dateUtc="2026-03-16T03:27:00Z">
              <w:r w:rsidRPr="00824E21" w:rsidDel="00C53268">
                <w:rPr>
                  <w:rFonts w:asciiTheme="majorHAnsi" w:hAnsiTheme="majorHAnsi" w:cstheme="majorHAnsi"/>
                  <w:sz w:val="20"/>
                  <w:szCs w:val="20"/>
                </w:rPr>
                <w:delText>3.1</w:delText>
              </w:r>
            </w:del>
          </w:p>
        </w:tc>
      </w:tr>
      <w:tr w:rsidR="0029447E" w:rsidRPr="00B621E1" w14:paraId="4057C92E" w14:textId="77777777" w:rsidTr="00124A2B">
        <w:trPr>
          <w:trHeight w:val="287"/>
        </w:trPr>
        <w:tc>
          <w:tcPr>
            <w:tcW w:w="1493" w:type="pct"/>
            <w:tcBorders>
              <w:top w:val="nil"/>
              <w:left w:val="nil"/>
              <w:bottom w:val="nil"/>
              <w:right w:val="nil"/>
            </w:tcBorders>
            <w:vAlign w:val="center"/>
          </w:tcPr>
          <w:p w14:paraId="5B785293"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140</w:t>
            </w:r>
          </w:p>
        </w:tc>
        <w:tc>
          <w:tcPr>
            <w:tcW w:w="282" w:type="pct"/>
            <w:tcBorders>
              <w:top w:val="nil"/>
              <w:left w:val="nil"/>
              <w:bottom w:val="nil"/>
              <w:right w:val="nil"/>
            </w:tcBorders>
            <w:vAlign w:val="center"/>
          </w:tcPr>
          <w:p w14:paraId="5B1B45F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7,516</w:t>
            </w:r>
          </w:p>
        </w:tc>
      </w:tr>
      <w:tr w:rsidR="0029447E" w:rsidRPr="00B621E1"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824E21" w:rsidRDefault="0029447E" w:rsidP="0073266D">
            <w:pPr>
              <w:rPr>
                <w:rFonts w:asciiTheme="majorHAnsi" w:hAnsiTheme="majorHAnsi" w:cstheme="majorHAnsi"/>
                <w:i/>
                <w:iCs/>
                <w:sz w:val="20"/>
                <w:szCs w:val="20"/>
              </w:rPr>
            </w:pPr>
          </w:p>
        </w:tc>
      </w:tr>
      <w:tr w:rsidR="0029447E" w:rsidRPr="00B621E1" w14:paraId="68D71BC4" w14:textId="77777777" w:rsidTr="0073266D">
        <w:trPr>
          <w:trHeight w:val="287"/>
        </w:trPr>
        <w:tc>
          <w:tcPr>
            <w:tcW w:w="5000" w:type="pct"/>
            <w:gridSpan w:val="9"/>
            <w:tcBorders>
              <w:top w:val="nil"/>
              <w:left w:val="nil"/>
              <w:bottom w:val="nil"/>
              <w:right w:val="nil"/>
            </w:tcBorders>
            <w:vAlign w:val="center"/>
          </w:tcPr>
          <w:p w14:paraId="56DC9F46" w14:textId="6F8BC65B"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I </w:t>
            </w:r>
            <w:r w:rsidR="00250061" w:rsidRPr="00824E21">
              <w:rPr>
                <w:rFonts w:asciiTheme="majorHAnsi" w:hAnsiTheme="majorHAnsi" w:cstheme="majorHAnsi"/>
                <w:sz w:val="20"/>
                <w:szCs w:val="20"/>
              </w:rPr>
              <w:t xml:space="preserve">feel that I </w:t>
            </w:r>
            <w:r w:rsidRPr="00824E21">
              <w:rPr>
                <w:rFonts w:asciiTheme="majorHAnsi" w:hAnsiTheme="majorHAnsi" w:cstheme="majorHAnsi"/>
                <w:sz w:val="20"/>
                <w:szCs w:val="20"/>
              </w:rPr>
              <w:t>belong in my high school community.</w:t>
            </w:r>
          </w:p>
        </w:tc>
      </w:tr>
      <w:tr w:rsidR="0029447E" w:rsidRPr="00B621E1" w14:paraId="785A3E5A" w14:textId="77777777" w:rsidTr="00124A2B">
        <w:trPr>
          <w:trHeight w:val="267"/>
        </w:trPr>
        <w:tc>
          <w:tcPr>
            <w:tcW w:w="1493" w:type="pct"/>
            <w:tcBorders>
              <w:top w:val="nil"/>
              <w:left w:val="nil"/>
              <w:bottom w:val="nil"/>
              <w:right w:val="nil"/>
            </w:tcBorders>
            <w:vAlign w:val="center"/>
          </w:tcPr>
          <w:p w14:paraId="1F511827"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54EB1C02"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394" w:type="pct"/>
            <w:tcBorders>
              <w:top w:val="nil"/>
              <w:left w:val="nil"/>
              <w:bottom w:val="nil"/>
              <w:right w:val="nil"/>
            </w:tcBorders>
            <w:vAlign w:val="center"/>
          </w:tcPr>
          <w:p w14:paraId="13BBEB02" w14:textId="5A9E6A04"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6</w:t>
            </w:r>
          </w:p>
        </w:tc>
        <w:tc>
          <w:tcPr>
            <w:tcW w:w="477" w:type="pct"/>
            <w:tcBorders>
              <w:top w:val="nil"/>
              <w:left w:val="nil"/>
              <w:bottom w:val="nil"/>
              <w:right w:val="nil"/>
            </w:tcBorders>
            <w:vAlign w:val="center"/>
          </w:tcPr>
          <w:p w14:paraId="2B335769" w14:textId="0A560DDF"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0.0</w:t>
            </w:r>
          </w:p>
        </w:tc>
        <w:tc>
          <w:tcPr>
            <w:tcW w:w="492" w:type="pct"/>
            <w:tcBorders>
              <w:top w:val="nil"/>
              <w:left w:val="nil"/>
              <w:bottom w:val="nil"/>
              <w:right w:val="nil"/>
            </w:tcBorders>
            <w:vAlign w:val="center"/>
          </w:tcPr>
          <w:p w14:paraId="6BAD2D03" w14:textId="225EE580"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0.0</w:t>
            </w:r>
          </w:p>
        </w:tc>
        <w:tc>
          <w:tcPr>
            <w:tcW w:w="412" w:type="pct"/>
            <w:tcBorders>
              <w:top w:val="nil"/>
              <w:left w:val="nil"/>
              <w:bottom w:val="nil"/>
              <w:right w:val="nil"/>
            </w:tcBorders>
            <w:vAlign w:val="center"/>
          </w:tcPr>
          <w:p w14:paraId="6DA4AC12" w14:textId="2D972FE6"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529" w:type="pct"/>
            <w:tcBorders>
              <w:top w:val="nil"/>
              <w:left w:val="nil"/>
              <w:bottom w:val="nil"/>
              <w:right w:val="nil"/>
            </w:tcBorders>
            <w:vAlign w:val="center"/>
          </w:tcPr>
          <w:p w14:paraId="616A229A" w14:textId="1C156093"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1</w:t>
            </w:r>
          </w:p>
        </w:tc>
        <w:tc>
          <w:tcPr>
            <w:tcW w:w="392" w:type="pct"/>
            <w:tcBorders>
              <w:top w:val="nil"/>
              <w:left w:val="nil"/>
              <w:bottom w:val="nil"/>
              <w:right w:val="nil"/>
            </w:tcBorders>
            <w:vAlign w:val="center"/>
          </w:tcPr>
          <w:p w14:paraId="3FBE55B9" w14:textId="7B26AEF5"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2</w:t>
            </w:r>
          </w:p>
        </w:tc>
        <w:tc>
          <w:tcPr>
            <w:tcW w:w="282" w:type="pct"/>
            <w:tcBorders>
              <w:top w:val="nil"/>
              <w:left w:val="nil"/>
              <w:bottom w:val="nil"/>
              <w:right w:val="nil"/>
            </w:tcBorders>
            <w:vAlign w:val="center"/>
          </w:tcPr>
          <w:p w14:paraId="03EB63A4" w14:textId="1612D8C1"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6</w:t>
            </w:r>
          </w:p>
        </w:tc>
      </w:tr>
      <w:tr w:rsidR="0029447E" w:rsidRPr="00B621E1" w14:paraId="5CF7BCCE" w14:textId="77777777" w:rsidTr="00124A2B">
        <w:trPr>
          <w:trHeight w:val="287"/>
        </w:trPr>
        <w:tc>
          <w:tcPr>
            <w:tcW w:w="1493" w:type="pct"/>
            <w:tcBorders>
              <w:top w:val="nil"/>
              <w:left w:val="nil"/>
              <w:bottom w:val="nil"/>
              <w:right w:val="nil"/>
            </w:tcBorders>
            <w:vAlign w:val="center"/>
          </w:tcPr>
          <w:p w14:paraId="3916F03E"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282" w:type="pct"/>
            <w:tcBorders>
              <w:top w:val="nil"/>
              <w:left w:val="nil"/>
              <w:bottom w:val="nil"/>
              <w:right w:val="nil"/>
            </w:tcBorders>
            <w:vAlign w:val="center"/>
          </w:tcPr>
          <w:p w14:paraId="57D68D4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7,503</w:t>
            </w:r>
          </w:p>
        </w:tc>
      </w:tr>
      <w:tr w:rsidR="0029447E" w:rsidRPr="00B621E1"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824E21" w:rsidRDefault="0029447E" w:rsidP="0073266D">
            <w:pPr>
              <w:rPr>
                <w:rFonts w:asciiTheme="majorHAnsi" w:hAnsiTheme="majorHAnsi" w:cstheme="majorHAnsi"/>
                <w:i/>
                <w:iCs/>
                <w:sz w:val="20"/>
                <w:szCs w:val="20"/>
              </w:rPr>
            </w:pPr>
          </w:p>
        </w:tc>
      </w:tr>
      <w:tr w:rsidR="0029447E" w:rsidRPr="00B621E1"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Teachers and staff at my high school care about my future.</w:t>
            </w:r>
          </w:p>
        </w:tc>
      </w:tr>
      <w:tr w:rsidR="0029447E" w:rsidRPr="00B621E1" w14:paraId="1929DE82" w14:textId="77777777" w:rsidTr="00124A2B">
        <w:trPr>
          <w:trHeight w:val="287"/>
        </w:trPr>
        <w:tc>
          <w:tcPr>
            <w:tcW w:w="1493" w:type="pct"/>
            <w:tcBorders>
              <w:top w:val="nil"/>
              <w:left w:val="nil"/>
              <w:bottom w:val="nil"/>
              <w:right w:val="nil"/>
            </w:tcBorders>
            <w:vAlign w:val="center"/>
          </w:tcPr>
          <w:p w14:paraId="6DB27A9D"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6C121F3B"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394" w:type="pct"/>
            <w:tcBorders>
              <w:top w:val="nil"/>
              <w:left w:val="nil"/>
              <w:bottom w:val="nil"/>
              <w:right w:val="nil"/>
            </w:tcBorders>
            <w:vAlign w:val="center"/>
          </w:tcPr>
          <w:p w14:paraId="4EC9A8A2" w14:textId="0E45005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c>
          <w:tcPr>
            <w:tcW w:w="477" w:type="pct"/>
            <w:tcBorders>
              <w:top w:val="nil"/>
              <w:left w:val="nil"/>
              <w:bottom w:val="nil"/>
              <w:right w:val="nil"/>
            </w:tcBorders>
            <w:vAlign w:val="center"/>
          </w:tcPr>
          <w:p w14:paraId="29572EFC" w14:textId="082ABE49"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492" w:type="pct"/>
            <w:tcBorders>
              <w:top w:val="nil"/>
              <w:left w:val="nil"/>
              <w:bottom w:val="nil"/>
              <w:right w:val="nil"/>
            </w:tcBorders>
            <w:vAlign w:val="center"/>
          </w:tcPr>
          <w:p w14:paraId="10B2551D" w14:textId="6AD29E3B"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412" w:type="pct"/>
            <w:tcBorders>
              <w:top w:val="nil"/>
              <w:left w:val="nil"/>
              <w:bottom w:val="nil"/>
              <w:right w:val="nil"/>
            </w:tcBorders>
            <w:vAlign w:val="center"/>
          </w:tcPr>
          <w:p w14:paraId="2477EBAA" w14:textId="2D0D219D"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529" w:type="pct"/>
            <w:tcBorders>
              <w:top w:val="nil"/>
              <w:left w:val="nil"/>
              <w:bottom w:val="nil"/>
              <w:right w:val="nil"/>
            </w:tcBorders>
            <w:vAlign w:val="center"/>
          </w:tcPr>
          <w:p w14:paraId="2798A017" w14:textId="6BCF5854"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9</w:t>
            </w:r>
          </w:p>
        </w:tc>
        <w:tc>
          <w:tcPr>
            <w:tcW w:w="392" w:type="pct"/>
            <w:tcBorders>
              <w:top w:val="nil"/>
              <w:left w:val="nil"/>
              <w:bottom w:val="nil"/>
              <w:right w:val="nil"/>
            </w:tcBorders>
            <w:vAlign w:val="center"/>
          </w:tcPr>
          <w:p w14:paraId="25426933" w14:textId="0C7C759F"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0.9</w:t>
            </w:r>
          </w:p>
        </w:tc>
        <w:tc>
          <w:tcPr>
            <w:tcW w:w="282" w:type="pct"/>
            <w:tcBorders>
              <w:top w:val="nil"/>
              <w:left w:val="nil"/>
              <w:bottom w:val="nil"/>
              <w:right w:val="nil"/>
            </w:tcBorders>
            <w:vAlign w:val="center"/>
          </w:tcPr>
          <w:p w14:paraId="7FCA9101" w14:textId="1DB905D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r>
      <w:tr w:rsidR="0029447E" w:rsidRPr="00B621E1" w14:paraId="26DA43AF" w14:textId="77777777" w:rsidTr="00124A2B">
        <w:trPr>
          <w:trHeight w:val="267"/>
        </w:trPr>
        <w:tc>
          <w:tcPr>
            <w:tcW w:w="1493" w:type="pct"/>
            <w:tcBorders>
              <w:top w:val="nil"/>
              <w:left w:val="nil"/>
              <w:bottom w:val="nil"/>
              <w:right w:val="nil"/>
            </w:tcBorders>
            <w:vAlign w:val="center"/>
          </w:tcPr>
          <w:p w14:paraId="7649E08A"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282" w:type="pct"/>
            <w:tcBorders>
              <w:top w:val="nil"/>
              <w:left w:val="nil"/>
              <w:bottom w:val="nil"/>
              <w:right w:val="nil"/>
            </w:tcBorders>
            <w:vAlign w:val="center"/>
          </w:tcPr>
          <w:p w14:paraId="65DB3DAF"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7,504</w:t>
            </w:r>
          </w:p>
        </w:tc>
      </w:tr>
      <w:tr w:rsidR="0029447E" w:rsidRPr="00B621E1"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824E21" w:rsidRDefault="0029447E" w:rsidP="0073266D">
            <w:pPr>
              <w:rPr>
                <w:rFonts w:asciiTheme="majorHAnsi" w:hAnsiTheme="majorHAnsi" w:cstheme="majorHAnsi"/>
                <w:i/>
                <w:iCs/>
                <w:sz w:val="20"/>
                <w:szCs w:val="20"/>
              </w:rPr>
            </w:pPr>
          </w:p>
        </w:tc>
      </w:tr>
      <w:tr w:rsidR="0029447E" w:rsidRPr="00B621E1" w14:paraId="5BFFE207" w14:textId="77777777" w:rsidTr="0073266D">
        <w:trPr>
          <w:trHeight w:val="267"/>
        </w:trPr>
        <w:tc>
          <w:tcPr>
            <w:tcW w:w="5000" w:type="pct"/>
            <w:gridSpan w:val="9"/>
            <w:tcBorders>
              <w:top w:val="nil"/>
              <w:left w:val="nil"/>
              <w:bottom w:val="nil"/>
              <w:right w:val="nil"/>
            </w:tcBorders>
            <w:vAlign w:val="center"/>
          </w:tcPr>
          <w:p w14:paraId="1AEB9D57" w14:textId="1C944E11"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 xml:space="preserve">I received good advising from </w:t>
            </w:r>
            <w:r w:rsidR="00352A29" w:rsidRPr="00824E21">
              <w:rPr>
                <w:rFonts w:asciiTheme="majorHAnsi" w:hAnsiTheme="majorHAnsi" w:cstheme="majorHAnsi"/>
                <w:sz w:val="20"/>
                <w:szCs w:val="20"/>
              </w:rPr>
              <w:t xml:space="preserve">my </w:t>
            </w:r>
            <w:r w:rsidRPr="00824E21">
              <w:rPr>
                <w:rFonts w:asciiTheme="majorHAnsi" w:hAnsiTheme="majorHAnsi" w:cstheme="majorHAnsi"/>
                <w:sz w:val="20"/>
                <w:szCs w:val="20"/>
              </w:rPr>
              <w:t xml:space="preserve">high school about </w:t>
            </w:r>
            <w:r w:rsidR="00352A29" w:rsidRPr="00824E21">
              <w:rPr>
                <w:rFonts w:asciiTheme="majorHAnsi" w:hAnsiTheme="majorHAnsi" w:cstheme="majorHAnsi"/>
                <w:sz w:val="20"/>
                <w:szCs w:val="20"/>
              </w:rPr>
              <w:t xml:space="preserve">my </w:t>
            </w:r>
            <w:r w:rsidRPr="00824E21">
              <w:rPr>
                <w:rFonts w:asciiTheme="majorHAnsi" w:hAnsiTheme="majorHAnsi" w:cstheme="majorHAnsi"/>
                <w:sz w:val="20"/>
                <w:szCs w:val="20"/>
              </w:rPr>
              <w:t>college</w:t>
            </w:r>
            <w:r w:rsidR="00352A29" w:rsidRPr="00824E21">
              <w:rPr>
                <w:rFonts w:asciiTheme="majorHAnsi" w:hAnsiTheme="majorHAnsi" w:cstheme="majorHAnsi"/>
                <w:sz w:val="20"/>
                <w:szCs w:val="20"/>
              </w:rPr>
              <w:t xml:space="preserve"> plans</w:t>
            </w:r>
            <w:r w:rsidRPr="00824E21">
              <w:rPr>
                <w:rFonts w:asciiTheme="majorHAnsi" w:hAnsiTheme="majorHAnsi" w:cstheme="majorHAnsi"/>
                <w:sz w:val="20"/>
                <w:szCs w:val="20"/>
              </w:rPr>
              <w:t>.</w:t>
            </w:r>
          </w:p>
        </w:tc>
      </w:tr>
      <w:tr w:rsidR="0029447E" w:rsidRPr="00B621E1" w14:paraId="2B9EDD71" w14:textId="77777777" w:rsidTr="00124A2B">
        <w:trPr>
          <w:trHeight w:val="287"/>
        </w:trPr>
        <w:tc>
          <w:tcPr>
            <w:tcW w:w="1493" w:type="pct"/>
            <w:tcBorders>
              <w:top w:val="nil"/>
              <w:left w:val="nil"/>
              <w:bottom w:val="nil"/>
              <w:right w:val="nil"/>
            </w:tcBorders>
            <w:vAlign w:val="center"/>
          </w:tcPr>
          <w:p w14:paraId="028F1511"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5E21E1F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394" w:type="pct"/>
            <w:tcBorders>
              <w:top w:val="nil"/>
              <w:left w:val="nil"/>
              <w:bottom w:val="nil"/>
              <w:right w:val="nil"/>
            </w:tcBorders>
            <w:vAlign w:val="center"/>
          </w:tcPr>
          <w:p w14:paraId="026C5DA6" w14:textId="54E6D144"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477" w:type="pct"/>
            <w:tcBorders>
              <w:top w:val="nil"/>
              <w:left w:val="nil"/>
              <w:bottom w:val="nil"/>
              <w:right w:val="nil"/>
            </w:tcBorders>
            <w:vAlign w:val="center"/>
          </w:tcPr>
          <w:p w14:paraId="12515C7C" w14:textId="60B9A7B0"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3</w:t>
            </w:r>
          </w:p>
        </w:tc>
        <w:tc>
          <w:tcPr>
            <w:tcW w:w="492" w:type="pct"/>
            <w:tcBorders>
              <w:top w:val="nil"/>
              <w:left w:val="nil"/>
              <w:bottom w:val="nil"/>
              <w:right w:val="nil"/>
            </w:tcBorders>
            <w:vAlign w:val="center"/>
          </w:tcPr>
          <w:p w14:paraId="5655B6D9" w14:textId="4D63047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8</w:t>
            </w:r>
          </w:p>
        </w:tc>
        <w:tc>
          <w:tcPr>
            <w:tcW w:w="412" w:type="pct"/>
            <w:tcBorders>
              <w:top w:val="nil"/>
              <w:left w:val="nil"/>
              <w:bottom w:val="nil"/>
              <w:right w:val="nil"/>
            </w:tcBorders>
            <w:vAlign w:val="center"/>
          </w:tcPr>
          <w:p w14:paraId="31547D59" w14:textId="6AAF6142"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4</w:t>
            </w:r>
          </w:p>
        </w:tc>
        <w:tc>
          <w:tcPr>
            <w:tcW w:w="529" w:type="pct"/>
            <w:tcBorders>
              <w:top w:val="nil"/>
              <w:left w:val="nil"/>
              <w:bottom w:val="nil"/>
              <w:right w:val="nil"/>
            </w:tcBorders>
            <w:vAlign w:val="center"/>
          </w:tcPr>
          <w:p w14:paraId="115982FF" w14:textId="65330FDE"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4</w:t>
            </w:r>
          </w:p>
        </w:tc>
        <w:tc>
          <w:tcPr>
            <w:tcW w:w="392" w:type="pct"/>
            <w:tcBorders>
              <w:top w:val="nil"/>
              <w:left w:val="nil"/>
              <w:bottom w:val="nil"/>
              <w:right w:val="nil"/>
            </w:tcBorders>
            <w:vAlign w:val="center"/>
          </w:tcPr>
          <w:p w14:paraId="320324F0" w14:textId="72F4B141"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282" w:type="pct"/>
            <w:tcBorders>
              <w:top w:val="nil"/>
              <w:left w:val="nil"/>
              <w:bottom w:val="nil"/>
              <w:right w:val="nil"/>
            </w:tcBorders>
            <w:vAlign w:val="center"/>
          </w:tcPr>
          <w:p w14:paraId="3DACDCC9" w14:textId="30410340"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r>
      <w:tr w:rsidR="0029447E" w:rsidRPr="00B621E1" w14:paraId="11D09177" w14:textId="77777777" w:rsidTr="00124A2B">
        <w:trPr>
          <w:trHeight w:val="267"/>
        </w:trPr>
        <w:tc>
          <w:tcPr>
            <w:tcW w:w="1493" w:type="pct"/>
            <w:tcBorders>
              <w:top w:val="nil"/>
              <w:left w:val="nil"/>
              <w:bottom w:val="nil"/>
              <w:right w:val="nil"/>
            </w:tcBorders>
            <w:vAlign w:val="center"/>
          </w:tcPr>
          <w:p w14:paraId="08A20A67"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140</w:t>
            </w:r>
          </w:p>
        </w:tc>
        <w:tc>
          <w:tcPr>
            <w:tcW w:w="282" w:type="pct"/>
            <w:tcBorders>
              <w:top w:val="nil"/>
              <w:left w:val="nil"/>
              <w:bottom w:val="nil"/>
              <w:right w:val="nil"/>
            </w:tcBorders>
            <w:vAlign w:val="center"/>
          </w:tcPr>
          <w:p w14:paraId="6B0AA108"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7,506</w:t>
            </w:r>
          </w:p>
        </w:tc>
      </w:tr>
      <w:tr w:rsidR="0029447E" w:rsidRPr="00B621E1"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824E21" w:rsidRDefault="0029447E" w:rsidP="0073266D">
            <w:pPr>
              <w:rPr>
                <w:rFonts w:asciiTheme="majorHAnsi" w:hAnsiTheme="majorHAnsi" w:cstheme="majorHAnsi"/>
                <w:i/>
                <w:iCs/>
                <w:sz w:val="20"/>
                <w:szCs w:val="20"/>
              </w:rPr>
            </w:pPr>
          </w:p>
        </w:tc>
      </w:tr>
      <w:tr w:rsidR="0029447E" w:rsidRPr="00B621E1"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824E21" w:rsidRDefault="0029447E" w:rsidP="0073266D">
            <w:pPr>
              <w:rPr>
                <w:rFonts w:asciiTheme="majorHAnsi" w:hAnsiTheme="majorHAnsi" w:cstheme="majorHAnsi"/>
                <w:sz w:val="20"/>
                <w:szCs w:val="20"/>
              </w:rPr>
            </w:pPr>
            <w:r w:rsidRPr="00824E21">
              <w:rPr>
                <w:rFonts w:asciiTheme="majorHAnsi" w:hAnsiTheme="majorHAnsi" w:cstheme="majorHAnsi"/>
                <w:sz w:val="20"/>
                <w:szCs w:val="20"/>
              </w:rPr>
              <w:t>I feel prepared for college.</w:t>
            </w:r>
          </w:p>
        </w:tc>
      </w:tr>
      <w:tr w:rsidR="0029447E" w:rsidRPr="00B621E1" w14:paraId="23D73688" w14:textId="77777777" w:rsidTr="00124A2B">
        <w:trPr>
          <w:trHeight w:val="287"/>
        </w:trPr>
        <w:tc>
          <w:tcPr>
            <w:tcW w:w="1493" w:type="pct"/>
            <w:tcBorders>
              <w:top w:val="nil"/>
              <w:left w:val="nil"/>
              <w:bottom w:val="nil"/>
              <w:right w:val="nil"/>
            </w:tcBorders>
            <w:vAlign w:val="center"/>
          </w:tcPr>
          <w:p w14:paraId="408AAA31"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492672A9"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8</w:t>
            </w:r>
          </w:p>
        </w:tc>
        <w:tc>
          <w:tcPr>
            <w:tcW w:w="394" w:type="pct"/>
            <w:tcBorders>
              <w:top w:val="nil"/>
              <w:left w:val="nil"/>
              <w:bottom w:val="nil"/>
              <w:right w:val="nil"/>
            </w:tcBorders>
            <w:vAlign w:val="center"/>
          </w:tcPr>
          <w:p w14:paraId="545BFE27" w14:textId="63099103"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0.6</w:t>
            </w:r>
          </w:p>
        </w:tc>
        <w:tc>
          <w:tcPr>
            <w:tcW w:w="477" w:type="pct"/>
            <w:tcBorders>
              <w:top w:val="nil"/>
              <w:left w:val="nil"/>
              <w:bottom w:val="nil"/>
              <w:right w:val="nil"/>
            </w:tcBorders>
            <w:vAlign w:val="center"/>
          </w:tcPr>
          <w:p w14:paraId="683202B8" w14:textId="010D1535"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6</w:t>
            </w:r>
          </w:p>
        </w:tc>
        <w:tc>
          <w:tcPr>
            <w:tcW w:w="492" w:type="pct"/>
            <w:tcBorders>
              <w:top w:val="nil"/>
              <w:left w:val="nil"/>
              <w:bottom w:val="nil"/>
              <w:right w:val="nil"/>
            </w:tcBorders>
            <w:vAlign w:val="center"/>
          </w:tcPr>
          <w:p w14:paraId="619F43E7" w14:textId="6DF3420E"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9</w:t>
            </w:r>
          </w:p>
        </w:tc>
        <w:tc>
          <w:tcPr>
            <w:tcW w:w="412" w:type="pct"/>
            <w:tcBorders>
              <w:top w:val="nil"/>
              <w:left w:val="nil"/>
              <w:bottom w:val="nil"/>
              <w:right w:val="nil"/>
            </w:tcBorders>
            <w:vAlign w:val="center"/>
          </w:tcPr>
          <w:p w14:paraId="35FCE6CF" w14:textId="283A0EF2"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529" w:type="pct"/>
            <w:tcBorders>
              <w:top w:val="nil"/>
              <w:left w:val="nil"/>
              <w:bottom w:val="nil"/>
              <w:right w:val="nil"/>
            </w:tcBorders>
            <w:vAlign w:val="center"/>
          </w:tcPr>
          <w:p w14:paraId="422F70A3" w14:textId="565C2285"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1</w:t>
            </w:r>
          </w:p>
        </w:tc>
        <w:tc>
          <w:tcPr>
            <w:tcW w:w="392" w:type="pct"/>
            <w:tcBorders>
              <w:top w:val="nil"/>
              <w:left w:val="nil"/>
              <w:bottom w:val="nil"/>
              <w:right w:val="nil"/>
            </w:tcBorders>
            <w:vAlign w:val="center"/>
          </w:tcPr>
          <w:p w14:paraId="3100E419" w14:textId="27A52288"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4</w:t>
            </w:r>
          </w:p>
        </w:tc>
        <w:tc>
          <w:tcPr>
            <w:tcW w:w="282" w:type="pct"/>
            <w:tcBorders>
              <w:top w:val="nil"/>
              <w:left w:val="nil"/>
              <w:bottom w:val="nil"/>
              <w:right w:val="nil"/>
            </w:tcBorders>
            <w:vAlign w:val="center"/>
          </w:tcPr>
          <w:p w14:paraId="0A3B667B" w14:textId="052A898F"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0.6</w:t>
            </w:r>
          </w:p>
        </w:tc>
      </w:tr>
      <w:tr w:rsidR="0029447E" w:rsidRPr="00B621E1" w14:paraId="3E01842D" w14:textId="77777777" w:rsidTr="00124A2B">
        <w:trPr>
          <w:trHeight w:val="306"/>
        </w:trPr>
        <w:tc>
          <w:tcPr>
            <w:tcW w:w="1493" w:type="pct"/>
            <w:tcBorders>
              <w:top w:val="nil"/>
              <w:left w:val="nil"/>
              <w:bottom w:val="single" w:sz="4" w:space="0" w:color="auto"/>
              <w:right w:val="nil"/>
            </w:tcBorders>
            <w:vAlign w:val="center"/>
          </w:tcPr>
          <w:p w14:paraId="1253BB94" w14:textId="77777777" w:rsidR="0029447E" w:rsidRPr="00824E21" w:rsidRDefault="0029447E"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282" w:type="pct"/>
            <w:tcBorders>
              <w:top w:val="nil"/>
              <w:left w:val="nil"/>
              <w:bottom w:val="single" w:sz="4" w:space="0" w:color="auto"/>
              <w:right w:val="nil"/>
            </w:tcBorders>
            <w:vAlign w:val="center"/>
          </w:tcPr>
          <w:p w14:paraId="2C47151B" w14:textId="77777777" w:rsidR="0029447E" w:rsidRPr="00824E21" w:rsidRDefault="0029447E" w:rsidP="0073266D">
            <w:pPr>
              <w:jc w:val="center"/>
              <w:rPr>
                <w:rFonts w:asciiTheme="majorHAnsi" w:hAnsiTheme="majorHAnsi" w:cstheme="majorHAnsi"/>
                <w:sz w:val="20"/>
                <w:szCs w:val="20"/>
              </w:rPr>
            </w:pPr>
            <w:r w:rsidRPr="00824E21">
              <w:rPr>
                <w:rFonts w:asciiTheme="majorHAnsi" w:hAnsiTheme="majorHAnsi" w:cstheme="majorHAnsi"/>
                <w:sz w:val="20"/>
                <w:szCs w:val="20"/>
              </w:rPr>
              <w:t>7,504</w:t>
            </w:r>
          </w:p>
        </w:tc>
      </w:tr>
    </w:tbl>
    <w:p w14:paraId="39A2A03D" w14:textId="6630DCBA" w:rsidR="00B719F1" w:rsidRPr="00824E21" w:rsidRDefault="00B719F1" w:rsidP="001B2966">
      <w:pPr>
        <w:spacing w:line="360" w:lineRule="auto"/>
        <w:rPr>
          <w:ins w:id="4060" w:author="Christina Sun" w:date="2026-03-15T20:18:00Z" w16du:dateUtc="2026-03-16T03:18:00Z"/>
          <w:rFonts w:asciiTheme="majorHAnsi" w:hAnsiTheme="majorHAnsi" w:cstheme="majorHAnsi"/>
        </w:rPr>
      </w:pPr>
      <w:bookmarkStart w:id="4061" w:name="_dneqv6vlxrm4" w:colFirst="0" w:colLast="0"/>
      <w:bookmarkEnd w:id="4061"/>
    </w:p>
    <w:p w14:paraId="39C8C4C0" w14:textId="7025CD03" w:rsidR="00B719F1" w:rsidRPr="00824E21" w:rsidRDefault="00B719F1" w:rsidP="00124A2B">
      <w:pPr>
        <w:jc w:val="right"/>
        <w:rPr>
          <w:ins w:id="4062" w:author="Christina Sun" w:date="2026-03-15T20:18:00Z" w16du:dateUtc="2026-03-16T03:18:00Z"/>
          <w:rFonts w:asciiTheme="majorHAnsi" w:hAnsiTheme="majorHAnsi" w:cstheme="majorHAnsi"/>
        </w:rPr>
        <w:pPrChange w:id="4063" w:author="Christina Sun" w:date="2026-03-15T20:27:00Z" w16du:dateUtc="2026-03-16T03:27:00Z">
          <w:pPr/>
        </w:pPrChange>
      </w:pPr>
      <w:ins w:id="4064" w:author="Christina Sun" w:date="2026-03-15T20:18:00Z" w16du:dateUtc="2026-03-16T03:18:00Z">
        <w:r w:rsidRPr="00824E21">
          <w:rPr>
            <w:rFonts w:asciiTheme="majorHAnsi" w:hAnsiTheme="majorHAnsi" w:cstheme="majorHAnsi"/>
          </w:rPr>
          <w:br w:type="page"/>
        </w:r>
      </w:ins>
    </w:p>
    <w:p w14:paraId="40531FCD" w14:textId="45165B75" w:rsidR="00B719F1" w:rsidRPr="00824E21" w:rsidRDefault="00B719F1" w:rsidP="00B719F1">
      <w:pPr>
        <w:widowControl w:val="0"/>
        <w:spacing w:line="360" w:lineRule="auto"/>
        <w:rPr>
          <w:ins w:id="4065" w:author="Christina Sun" w:date="2026-03-15T20:18:00Z" w16du:dateUtc="2026-03-16T03:18:00Z"/>
          <w:rFonts w:asciiTheme="majorHAnsi" w:hAnsiTheme="majorHAnsi" w:cstheme="majorHAnsi"/>
          <w:i/>
          <w:iCs/>
        </w:rPr>
      </w:pPr>
      <w:ins w:id="4066" w:author="Christina Sun" w:date="2026-03-15T20:18:00Z" w16du:dateUtc="2026-03-16T03:18:00Z">
        <w:r w:rsidRPr="00824E21">
          <w:rPr>
            <w:rFonts w:asciiTheme="majorHAnsi" w:hAnsiTheme="majorHAnsi" w:cstheme="majorHAnsi"/>
            <w:i/>
            <w:iCs/>
          </w:rPr>
          <w:lastRenderedPageBreak/>
          <w:t xml:space="preserve">High School Experience Items by </w:t>
        </w:r>
        <w:r w:rsidRPr="00824E21">
          <w:rPr>
            <w:rFonts w:asciiTheme="majorHAnsi" w:hAnsiTheme="majorHAnsi" w:cstheme="majorHAnsi"/>
            <w:i/>
            <w:iCs/>
          </w:rPr>
          <w:t>Sexual Orientation</w:t>
        </w:r>
      </w:ins>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Change w:id="4067" w:author="Christina Sun" w:date="2026-03-15T20:45:00Z" w16du:dateUtc="2026-03-16T03:45:00Z">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PrChange>
      </w:tblPr>
      <w:tblGrid>
        <w:gridCol w:w="2756"/>
        <w:gridCol w:w="1439"/>
        <w:gridCol w:w="1439"/>
        <w:gridCol w:w="1439"/>
        <w:gridCol w:w="1439"/>
        <w:gridCol w:w="1439"/>
        <w:gridCol w:w="1439"/>
        <w:gridCol w:w="1411"/>
        <w:gridCol w:w="29"/>
        <w:gridCol w:w="236"/>
        <w:tblGridChange w:id="4068">
          <w:tblGrid>
            <w:gridCol w:w="685"/>
            <w:gridCol w:w="1996"/>
            <w:gridCol w:w="75"/>
            <w:gridCol w:w="751"/>
            <w:gridCol w:w="688"/>
            <w:gridCol w:w="1439"/>
            <w:gridCol w:w="664"/>
            <w:gridCol w:w="775"/>
            <w:gridCol w:w="1439"/>
            <w:gridCol w:w="557"/>
            <w:gridCol w:w="882"/>
            <w:gridCol w:w="1439"/>
            <w:gridCol w:w="6"/>
            <w:gridCol w:w="716"/>
            <w:gridCol w:w="626"/>
            <w:gridCol w:w="92"/>
            <w:gridCol w:w="130"/>
            <w:gridCol w:w="106"/>
          </w:tblGrid>
        </w:tblGridChange>
      </w:tblGrid>
      <w:tr w:rsidR="00855ABD" w:rsidRPr="00B621E1" w14:paraId="141927D7" w14:textId="77777777" w:rsidTr="00634828">
        <w:trPr>
          <w:trHeight w:val="822"/>
          <w:ins w:id="4069" w:author="Christina Sun" w:date="2026-03-15T20:18:00Z" w16du:dateUtc="2026-03-16T03:18:00Z"/>
          <w:trPrChange w:id="4070" w:author="Christina Sun" w:date="2026-03-15T20:45:00Z" w16du:dateUtc="2026-03-16T03:45:00Z">
            <w:trPr>
              <w:gridAfter w:val="0"/>
              <w:trHeight w:val="822"/>
            </w:trPr>
          </w:trPrChange>
        </w:trPr>
        <w:tc>
          <w:tcPr>
            <w:tcW w:w="1055" w:type="pct"/>
            <w:tcBorders>
              <w:top w:val="single" w:sz="4" w:space="0" w:color="auto"/>
              <w:left w:val="nil"/>
              <w:bottom w:val="single" w:sz="4" w:space="0" w:color="auto"/>
              <w:right w:val="nil"/>
            </w:tcBorders>
            <w:vAlign w:val="center"/>
            <w:tcPrChange w:id="4071" w:author="Christina Sun" w:date="2026-03-15T20:45:00Z" w16du:dateUtc="2026-03-16T03:45:00Z">
              <w:tcPr>
                <w:tcW w:w="1493" w:type="pct"/>
                <w:tcBorders>
                  <w:top w:val="single" w:sz="4" w:space="0" w:color="auto"/>
                  <w:left w:val="nil"/>
                  <w:bottom w:val="single" w:sz="4" w:space="0" w:color="auto"/>
                  <w:right w:val="nil"/>
                </w:tcBorders>
                <w:vAlign w:val="center"/>
              </w:tcPr>
            </w:tcPrChange>
          </w:tcPr>
          <w:p w14:paraId="4FF7BF35" w14:textId="77777777" w:rsidR="00855ABD" w:rsidRPr="00824E21" w:rsidRDefault="00855ABD" w:rsidP="00855ABD">
            <w:pPr>
              <w:jc w:val="center"/>
              <w:rPr>
                <w:ins w:id="4072" w:author="Christina Sun" w:date="2026-03-15T20:18:00Z" w16du:dateUtc="2026-03-16T03:18:00Z"/>
                <w:rFonts w:asciiTheme="majorHAnsi" w:hAnsiTheme="majorHAnsi" w:cstheme="majorHAnsi"/>
                <w:sz w:val="20"/>
                <w:szCs w:val="20"/>
              </w:rPr>
            </w:pPr>
          </w:p>
        </w:tc>
        <w:tc>
          <w:tcPr>
            <w:tcW w:w="551" w:type="pct"/>
            <w:tcBorders>
              <w:top w:val="single" w:sz="4" w:space="0" w:color="auto"/>
              <w:left w:val="nil"/>
              <w:bottom w:val="single" w:sz="4" w:space="0" w:color="auto"/>
              <w:right w:val="nil"/>
            </w:tcBorders>
            <w:vAlign w:val="center"/>
            <w:tcPrChange w:id="4073" w:author="Christina Sun" w:date="2026-03-15T20:45:00Z" w16du:dateUtc="2026-03-16T03:45:00Z">
              <w:tcPr>
                <w:tcW w:w="529" w:type="pct"/>
                <w:tcBorders>
                  <w:top w:val="single" w:sz="4" w:space="0" w:color="auto"/>
                  <w:left w:val="nil"/>
                  <w:bottom w:val="single" w:sz="4" w:space="0" w:color="auto"/>
                  <w:right w:val="nil"/>
                </w:tcBorders>
                <w:vAlign w:val="center"/>
              </w:tcPr>
            </w:tcPrChange>
          </w:tcPr>
          <w:p w14:paraId="6E6F35E2" w14:textId="4D65F252" w:rsidR="00855ABD" w:rsidRPr="00824E21" w:rsidRDefault="00855ABD" w:rsidP="00855ABD">
            <w:pPr>
              <w:jc w:val="center"/>
              <w:rPr>
                <w:ins w:id="4074" w:author="Christina Sun" w:date="2026-03-15T20:18:00Z" w16du:dateUtc="2026-03-16T03:18:00Z"/>
                <w:rFonts w:asciiTheme="majorHAnsi" w:hAnsiTheme="majorHAnsi" w:cstheme="majorHAnsi"/>
                <w:sz w:val="20"/>
                <w:szCs w:val="20"/>
              </w:rPr>
            </w:pPr>
            <w:ins w:id="4075" w:author="Christina Sun" w:date="2026-03-15T20:39:00Z" w16du:dateUtc="2026-03-16T03:39:00Z">
              <w:r w:rsidRPr="00824E21">
                <w:rPr>
                  <w:rFonts w:asciiTheme="majorHAnsi" w:hAnsiTheme="majorHAnsi" w:cstheme="majorHAnsi"/>
                  <w:sz w:val="20"/>
                  <w:szCs w:val="20"/>
                </w:rPr>
                <w:t>Straight/Heterosexual</w:t>
              </w:r>
            </w:ins>
          </w:p>
        </w:tc>
        <w:tc>
          <w:tcPr>
            <w:tcW w:w="551" w:type="pct"/>
            <w:tcBorders>
              <w:top w:val="single" w:sz="4" w:space="0" w:color="auto"/>
              <w:left w:val="nil"/>
              <w:bottom w:val="single" w:sz="4" w:space="0" w:color="auto"/>
              <w:right w:val="nil"/>
            </w:tcBorders>
            <w:vAlign w:val="center"/>
            <w:tcPrChange w:id="4076" w:author="Christina Sun" w:date="2026-03-15T20:45:00Z" w16du:dateUtc="2026-03-16T03:45:00Z">
              <w:tcPr>
                <w:tcW w:w="394" w:type="pct"/>
                <w:gridSpan w:val="2"/>
                <w:tcBorders>
                  <w:top w:val="single" w:sz="4" w:space="0" w:color="auto"/>
                  <w:left w:val="nil"/>
                  <w:bottom w:val="single" w:sz="4" w:space="0" w:color="auto"/>
                  <w:right w:val="nil"/>
                </w:tcBorders>
                <w:vAlign w:val="center"/>
              </w:tcPr>
            </w:tcPrChange>
          </w:tcPr>
          <w:p w14:paraId="3B7312F1" w14:textId="474FD297" w:rsidR="00855ABD" w:rsidRPr="00824E21" w:rsidRDefault="00855ABD" w:rsidP="00855ABD">
            <w:pPr>
              <w:jc w:val="center"/>
              <w:rPr>
                <w:ins w:id="4077" w:author="Christina Sun" w:date="2026-03-15T20:18:00Z" w16du:dateUtc="2026-03-16T03:18:00Z"/>
                <w:rFonts w:asciiTheme="majorHAnsi" w:hAnsiTheme="majorHAnsi" w:cstheme="majorHAnsi"/>
                <w:sz w:val="20"/>
                <w:szCs w:val="20"/>
              </w:rPr>
            </w:pPr>
            <w:ins w:id="4078" w:author="Christina Sun" w:date="2026-03-15T20:39:00Z" w16du:dateUtc="2026-03-16T03:39:00Z">
              <w:r w:rsidRPr="00824E21">
                <w:rPr>
                  <w:rFonts w:asciiTheme="majorHAnsi" w:hAnsiTheme="majorHAnsi" w:cstheme="majorHAnsi"/>
                  <w:sz w:val="20"/>
                  <w:szCs w:val="20"/>
                </w:rPr>
                <w:t>Gay or Lesbian</w:t>
              </w:r>
            </w:ins>
          </w:p>
        </w:tc>
        <w:tc>
          <w:tcPr>
            <w:tcW w:w="551" w:type="pct"/>
            <w:tcBorders>
              <w:top w:val="single" w:sz="4" w:space="0" w:color="auto"/>
              <w:left w:val="nil"/>
              <w:bottom w:val="single" w:sz="4" w:space="0" w:color="auto"/>
              <w:right w:val="nil"/>
            </w:tcBorders>
            <w:vAlign w:val="center"/>
            <w:tcPrChange w:id="4079" w:author="Christina Sun" w:date="2026-03-15T20:45:00Z" w16du:dateUtc="2026-03-16T03:45:00Z">
              <w:tcPr>
                <w:tcW w:w="477" w:type="pct"/>
                <w:gridSpan w:val="3"/>
                <w:tcBorders>
                  <w:top w:val="single" w:sz="4" w:space="0" w:color="auto"/>
                  <w:left w:val="nil"/>
                  <w:bottom w:val="single" w:sz="4" w:space="0" w:color="auto"/>
                  <w:right w:val="nil"/>
                </w:tcBorders>
                <w:vAlign w:val="center"/>
              </w:tcPr>
            </w:tcPrChange>
          </w:tcPr>
          <w:p w14:paraId="48AA7A59" w14:textId="526FCE45" w:rsidR="00855ABD" w:rsidRPr="00824E21" w:rsidRDefault="00855ABD" w:rsidP="00855ABD">
            <w:pPr>
              <w:jc w:val="center"/>
              <w:rPr>
                <w:ins w:id="4080" w:author="Christina Sun" w:date="2026-03-15T20:18:00Z" w16du:dateUtc="2026-03-16T03:18:00Z"/>
                <w:rFonts w:asciiTheme="majorHAnsi" w:hAnsiTheme="majorHAnsi" w:cstheme="majorHAnsi"/>
                <w:sz w:val="20"/>
                <w:szCs w:val="20"/>
              </w:rPr>
            </w:pPr>
            <w:ins w:id="4081" w:author="Christina Sun" w:date="2026-03-15T20:39:00Z" w16du:dateUtc="2026-03-16T03:39:00Z">
              <w:r w:rsidRPr="00824E21">
                <w:rPr>
                  <w:rFonts w:asciiTheme="majorHAnsi" w:hAnsiTheme="majorHAnsi" w:cstheme="majorHAnsi"/>
                  <w:sz w:val="20"/>
                  <w:szCs w:val="20"/>
                </w:rPr>
                <w:t>Bisexual/Pansexual/Omnisexual</w:t>
              </w:r>
            </w:ins>
          </w:p>
        </w:tc>
        <w:tc>
          <w:tcPr>
            <w:tcW w:w="551" w:type="pct"/>
            <w:tcBorders>
              <w:top w:val="single" w:sz="4" w:space="0" w:color="auto"/>
              <w:left w:val="nil"/>
              <w:bottom w:val="single" w:sz="4" w:space="0" w:color="auto"/>
              <w:right w:val="nil"/>
            </w:tcBorders>
            <w:vAlign w:val="center"/>
            <w:tcPrChange w:id="4082" w:author="Christina Sun" w:date="2026-03-15T20:45:00Z" w16du:dateUtc="2026-03-16T03:45:00Z">
              <w:tcPr>
                <w:tcW w:w="492" w:type="pct"/>
                <w:gridSpan w:val="3"/>
                <w:tcBorders>
                  <w:top w:val="single" w:sz="4" w:space="0" w:color="auto"/>
                  <w:left w:val="nil"/>
                  <w:bottom w:val="single" w:sz="4" w:space="0" w:color="auto"/>
                  <w:right w:val="nil"/>
                </w:tcBorders>
                <w:vAlign w:val="center"/>
              </w:tcPr>
            </w:tcPrChange>
          </w:tcPr>
          <w:p w14:paraId="4F247728" w14:textId="5BB47747" w:rsidR="00855ABD" w:rsidRPr="00824E21" w:rsidRDefault="00855ABD" w:rsidP="00855ABD">
            <w:pPr>
              <w:jc w:val="center"/>
              <w:rPr>
                <w:ins w:id="4083" w:author="Christina Sun" w:date="2026-03-15T20:18:00Z" w16du:dateUtc="2026-03-16T03:18:00Z"/>
                <w:rFonts w:asciiTheme="majorHAnsi" w:hAnsiTheme="majorHAnsi" w:cstheme="majorHAnsi"/>
                <w:sz w:val="20"/>
                <w:szCs w:val="20"/>
              </w:rPr>
            </w:pPr>
            <w:ins w:id="4084" w:author="Christina Sun" w:date="2026-03-15T20:39:00Z" w16du:dateUtc="2026-03-16T03:39:00Z">
              <w:r w:rsidRPr="00824E21">
                <w:rPr>
                  <w:rFonts w:asciiTheme="majorHAnsi" w:hAnsiTheme="majorHAnsi" w:cstheme="majorHAnsi"/>
                  <w:sz w:val="20"/>
                  <w:szCs w:val="20"/>
                </w:rPr>
                <w:t>Asexual/Aromantic/Demisexual</w:t>
              </w:r>
            </w:ins>
          </w:p>
        </w:tc>
        <w:tc>
          <w:tcPr>
            <w:tcW w:w="551" w:type="pct"/>
            <w:tcBorders>
              <w:top w:val="single" w:sz="4" w:space="0" w:color="auto"/>
              <w:left w:val="nil"/>
              <w:bottom w:val="single" w:sz="4" w:space="0" w:color="auto"/>
              <w:right w:val="nil"/>
            </w:tcBorders>
            <w:vAlign w:val="center"/>
            <w:tcPrChange w:id="4085" w:author="Christina Sun" w:date="2026-03-15T20:45:00Z" w16du:dateUtc="2026-03-16T03:45:00Z">
              <w:tcPr>
                <w:tcW w:w="412" w:type="pct"/>
                <w:gridSpan w:val="3"/>
                <w:tcBorders>
                  <w:top w:val="single" w:sz="4" w:space="0" w:color="auto"/>
                  <w:left w:val="nil"/>
                  <w:bottom w:val="single" w:sz="4" w:space="0" w:color="auto"/>
                  <w:right w:val="nil"/>
                </w:tcBorders>
                <w:vAlign w:val="center"/>
              </w:tcPr>
            </w:tcPrChange>
          </w:tcPr>
          <w:p w14:paraId="44FC16AB" w14:textId="776E5200" w:rsidR="00855ABD" w:rsidRPr="00824E21" w:rsidRDefault="00855ABD" w:rsidP="00855ABD">
            <w:pPr>
              <w:jc w:val="center"/>
              <w:rPr>
                <w:ins w:id="4086" w:author="Christina Sun" w:date="2026-03-15T20:18:00Z" w16du:dateUtc="2026-03-16T03:18:00Z"/>
                <w:rFonts w:asciiTheme="majorHAnsi" w:hAnsiTheme="majorHAnsi" w:cstheme="majorHAnsi"/>
                <w:sz w:val="20"/>
                <w:szCs w:val="20"/>
              </w:rPr>
            </w:pPr>
            <w:ins w:id="4087" w:author="Christina Sun" w:date="2026-03-15T20:39:00Z" w16du:dateUtc="2026-03-16T03:39:00Z">
              <w:r w:rsidRPr="00824E21">
                <w:rPr>
                  <w:rFonts w:asciiTheme="majorHAnsi" w:hAnsiTheme="majorHAnsi" w:cstheme="majorHAnsi"/>
                  <w:sz w:val="20"/>
                  <w:szCs w:val="20"/>
                </w:rPr>
                <w:t>Other/Queer/Questioning</w:t>
              </w:r>
            </w:ins>
          </w:p>
        </w:tc>
        <w:tc>
          <w:tcPr>
            <w:tcW w:w="551" w:type="pct"/>
            <w:tcBorders>
              <w:top w:val="single" w:sz="4" w:space="0" w:color="auto"/>
              <w:left w:val="nil"/>
              <w:bottom w:val="single" w:sz="4" w:space="0" w:color="auto"/>
              <w:right w:val="nil"/>
            </w:tcBorders>
            <w:vAlign w:val="center"/>
            <w:tcPrChange w:id="4088" w:author="Christina Sun" w:date="2026-03-15T20:45:00Z" w16du:dateUtc="2026-03-16T03:45:00Z">
              <w:tcPr>
                <w:tcW w:w="529" w:type="pct"/>
                <w:tcBorders>
                  <w:top w:val="single" w:sz="4" w:space="0" w:color="auto"/>
                  <w:left w:val="nil"/>
                  <w:bottom w:val="single" w:sz="4" w:space="0" w:color="auto"/>
                  <w:right w:val="nil"/>
                </w:tcBorders>
                <w:vAlign w:val="center"/>
              </w:tcPr>
            </w:tcPrChange>
          </w:tcPr>
          <w:p w14:paraId="5D0818A7" w14:textId="530DA3E9" w:rsidR="00855ABD" w:rsidRPr="00824E21" w:rsidRDefault="00855ABD" w:rsidP="00855ABD">
            <w:pPr>
              <w:jc w:val="center"/>
              <w:rPr>
                <w:ins w:id="4089" w:author="Christina Sun" w:date="2026-03-15T20:18:00Z" w16du:dateUtc="2026-03-16T03:18:00Z"/>
                <w:rFonts w:asciiTheme="majorHAnsi" w:hAnsiTheme="majorHAnsi" w:cstheme="majorHAnsi"/>
                <w:sz w:val="20"/>
                <w:szCs w:val="20"/>
              </w:rPr>
            </w:pPr>
            <w:ins w:id="4090" w:author="Christina Sun" w:date="2026-03-15T20:39:00Z" w16du:dateUtc="2026-03-16T03:39:00Z">
              <w:r w:rsidRPr="00824E21">
                <w:rPr>
                  <w:rFonts w:asciiTheme="majorHAnsi" w:hAnsiTheme="majorHAnsi" w:cstheme="majorHAnsi"/>
                  <w:sz w:val="20"/>
                  <w:szCs w:val="20"/>
                </w:rPr>
                <w:t>Prefer Not to Say</w:t>
              </w:r>
            </w:ins>
          </w:p>
        </w:tc>
        <w:tc>
          <w:tcPr>
            <w:tcW w:w="551" w:type="pct"/>
            <w:gridSpan w:val="2"/>
            <w:tcBorders>
              <w:top w:val="single" w:sz="4" w:space="0" w:color="auto"/>
              <w:left w:val="nil"/>
              <w:bottom w:val="single" w:sz="4" w:space="0" w:color="auto"/>
              <w:right w:val="nil"/>
            </w:tcBorders>
            <w:vAlign w:val="center"/>
            <w:tcPrChange w:id="4091" w:author="Christina Sun" w:date="2026-03-15T20:45:00Z" w16du:dateUtc="2026-03-16T03:45:00Z">
              <w:tcPr>
                <w:tcW w:w="392" w:type="pct"/>
                <w:tcBorders>
                  <w:top w:val="single" w:sz="4" w:space="0" w:color="auto"/>
                  <w:left w:val="nil"/>
                  <w:bottom w:val="single" w:sz="4" w:space="0" w:color="auto"/>
                  <w:right w:val="nil"/>
                </w:tcBorders>
                <w:vAlign w:val="center"/>
              </w:tcPr>
            </w:tcPrChange>
          </w:tcPr>
          <w:p w14:paraId="1AA69D61" w14:textId="755024B8" w:rsidR="00855ABD" w:rsidRPr="00824E21" w:rsidRDefault="00855ABD" w:rsidP="00855ABD">
            <w:pPr>
              <w:jc w:val="center"/>
              <w:rPr>
                <w:ins w:id="4092" w:author="Christina Sun" w:date="2026-03-15T20:18:00Z" w16du:dateUtc="2026-03-16T03:18:00Z"/>
                <w:rFonts w:asciiTheme="majorHAnsi" w:hAnsiTheme="majorHAnsi" w:cstheme="majorHAnsi"/>
                <w:sz w:val="20"/>
                <w:szCs w:val="20"/>
              </w:rPr>
            </w:pPr>
            <w:ins w:id="4093" w:author="Christina Sun" w:date="2026-03-15T20:39:00Z" w16du:dateUtc="2026-03-16T03:39:00Z">
              <w:r w:rsidRPr="00824E21">
                <w:rPr>
                  <w:rFonts w:asciiTheme="majorHAnsi" w:hAnsiTheme="majorHAnsi" w:cstheme="majorHAnsi"/>
                  <w:sz w:val="20"/>
                  <w:szCs w:val="20"/>
                </w:rPr>
                <w:t>Total</w:t>
              </w:r>
            </w:ins>
          </w:p>
        </w:tc>
        <w:tc>
          <w:tcPr>
            <w:tcW w:w="90" w:type="pct"/>
            <w:tcBorders>
              <w:top w:val="single" w:sz="4" w:space="0" w:color="auto"/>
              <w:left w:val="nil"/>
              <w:bottom w:val="single" w:sz="4" w:space="0" w:color="auto"/>
              <w:right w:val="nil"/>
            </w:tcBorders>
            <w:vAlign w:val="center"/>
            <w:tcPrChange w:id="4094" w:author="Christina Sun" w:date="2026-03-15T20:45:00Z" w16du:dateUtc="2026-03-16T03:45:00Z">
              <w:tcPr>
                <w:tcW w:w="282" w:type="pct"/>
                <w:gridSpan w:val="2"/>
                <w:tcBorders>
                  <w:top w:val="single" w:sz="4" w:space="0" w:color="auto"/>
                  <w:left w:val="nil"/>
                  <w:bottom w:val="single" w:sz="4" w:space="0" w:color="auto"/>
                  <w:right w:val="nil"/>
                </w:tcBorders>
                <w:vAlign w:val="center"/>
              </w:tcPr>
            </w:tcPrChange>
          </w:tcPr>
          <w:p w14:paraId="04F05C7F" w14:textId="206BD311" w:rsidR="00855ABD" w:rsidRPr="00824E21" w:rsidRDefault="00855ABD" w:rsidP="00855ABD">
            <w:pPr>
              <w:jc w:val="center"/>
              <w:rPr>
                <w:ins w:id="4095" w:author="Christina Sun" w:date="2026-03-15T20:18:00Z" w16du:dateUtc="2026-03-16T03:18:00Z"/>
                <w:rFonts w:asciiTheme="majorHAnsi" w:hAnsiTheme="majorHAnsi" w:cstheme="majorHAnsi"/>
                <w:sz w:val="20"/>
                <w:szCs w:val="20"/>
              </w:rPr>
            </w:pPr>
          </w:p>
        </w:tc>
      </w:tr>
      <w:tr w:rsidR="00B719F1" w:rsidRPr="00B621E1" w14:paraId="19C9CDD1" w14:textId="77777777" w:rsidTr="00634828">
        <w:trPr>
          <w:gridAfter w:val="2"/>
          <w:wAfter w:w="99" w:type="pct"/>
          <w:trHeight w:val="267"/>
          <w:ins w:id="4096" w:author="Christina Sun" w:date="2026-03-15T20:18:00Z" w16du:dateUtc="2026-03-16T03:18:00Z"/>
          <w:trPrChange w:id="4097" w:author="Christina Sun" w:date="2026-03-15T20:45:00Z" w16du:dateUtc="2026-03-16T03:45:00Z">
            <w:trPr>
              <w:gridAfter w:val="2"/>
              <w:trHeight w:val="267"/>
            </w:trPr>
          </w:trPrChange>
        </w:trPr>
        <w:tc>
          <w:tcPr>
            <w:tcW w:w="4901" w:type="pct"/>
            <w:gridSpan w:val="8"/>
            <w:tcBorders>
              <w:top w:val="single" w:sz="4" w:space="0" w:color="auto"/>
              <w:left w:val="nil"/>
              <w:bottom w:val="nil"/>
              <w:right w:val="nil"/>
            </w:tcBorders>
            <w:vAlign w:val="center"/>
            <w:tcPrChange w:id="4098" w:author="Christina Sun" w:date="2026-03-15T20:45:00Z" w16du:dateUtc="2026-03-16T03:45:00Z">
              <w:tcPr>
                <w:tcW w:w="5000" w:type="pct"/>
                <w:gridSpan w:val="17"/>
                <w:tcBorders>
                  <w:top w:val="single" w:sz="4" w:space="0" w:color="auto"/>
                  <w:left w:val="nil"/>
                  <w:bottom w:val="nil"/>
                  <w:right w:val="nil"/>
                </w:tcBorders>
                <w:vAlign w:val="center"/>
              </w:tcPr>
            </w:tcPrChange>
          </w:tcPr>
          <w:p w14:paraId="241A2352" w14:textId="77777777" w:rsidR="00B719F1" w:rsidRPr="00824E21" w:rsidRDefault="00B719F1" w:rsidP="00806A88">
            <w:pPr>
              <w:rPr>
                <w:ins w:id="4099" w:author="Christina Sun" w:date="2026-03-15T20:18:00Z" w16du:dateUtc="2026-03-16T03:18:00Z"/>
                <w:rFonts w:asciiTheme="majorHAnsi" w:hAnsiTheme="majorHAnsi" w:cstheme="majorHAnsi"/>
                <w:sz w:val="20"/>
                <w:szCs w:val="20"/>
              </w:rPr>
            </w:pPr>
            <w:ins w:id="4100" w:author="Christina Sun" w:date="2026-03-15T20:18:00Z" w16du:dateUtc="2026-03-16T03:18:00Z">
              <w:r w:rsidRPr="00824E21">
                <w:rPr>
                  <w:rFonts w:asciiTheme="majorHAnsi" w:hAnsiTheme="majorHAnsi" w:cstheme="majorHAnsi"/>
                  <w:sz w:val="20"/>
                  <w:szCs w:val="20"/>
                </w:rPr>
                <w:t>How would you rate your academic performance in high school?</w:t>
              </w:r>
            </w:ins>
          </w:p>
        </w:tc>
      </w:tr>
      <w:tr w:rsidR="00124A2B" w:rsidRPr="00B621E1" w14:paraId="424055D2" w14:textId="77777777" w:rsidTr="00634828">
        <w:trPr>
          <w:trHeight w:val="267"/>
          <w:ins w:id="4101" w:author="Christina Sun" w:date="2026-03-15T20:18:00Z" w16du:dateUtc="2026-03-16T03:18:00Z"/>
          <w:trPrChange w:id="4102" w:author="Christina Sun" w:date="2026-03-15T20:45:00Z" w16du:dateUtc="2026-03-16T03:45:00Z">
            <w:trPr>
              <w:gridAfter w:val="0"/>
              <w:trHeight w:val="267"/>
            </w:trPr>
          </w:trPrChange>
        </w:trPr>
        <w:tc>
          <w:tcPr>
            <w:tcW w:w="1055" w:type="pct"/>
            <w:tcBorders>
              <w:top w:val="nil"/>
              <w:left w:val="nil"/>
              <w:bottom w:val="nil"/>
              <w:right w:val="nil"/>
            </w:tcBorders>
            <w:vAlign w:val="center"/>
            <w:tcPrChange w:id="4103" w:author="Christina Sun" w:date="2026-03-15T20:45:00Z" w16du:dateUtc="2026-03-16T03:45:00Z">
              <w:tcPr>
                <w:tcW w:w="1493" w:type="pct"/>
                <w:tcBorders>
                  <w:top w:val="nil"/>
                  <w:left w:val="nil"/>
                  <w:bottom w:val="nil"/>
                  <w:right w:val="nil"/>
                </w:tcBorders>
                <w:vAlign w:val="center"/>
              </w:tcPr>
            </w:tcPrChange>
          </w:tcPr>
          <w:p w14:paraId="6DE99A46" w14:textId="77777777" w:rsidR="00124A2B" w:rsidRPr="00824E21" w:rsidRDefault="00124A2B" w:rsidP="00124A2B">
            <w:pPr>
              <w:jc w:val="right"/>
              <w:rPr>
                <w:ins w:id="4104" w:author="Christina Sun" w:date="2026-03-15T20:18:00Z" w16du:dateUtc="2026-03-16T03:18:00Z"/>
                <w:rFonts w:asciiTheme="majorHAnsi" w:hAnsiTheme="majorHAnsi" w:cstheme="majorHAnsi"/>
                <w:sz w:val="20"/>
                <w:szCs w:val="20"/>
              </w:rPr>
            </w:pPr>
            <w:ins w:id="4105" w:author="Christina Sun" w:date="2026-03-15T20:18:00Z" w16du:dateUtc="2026-03-16T03:18:00Z">
              <w:r w:rsidRPr="00824E21">
                <w:rPr>
                  <w:rFonts w:asciiTheme="majorHAnsi" w:hAnsiTheme="majorHAnsi" w:cstheme="majorHAnsi"/>
                  <w:sz w:val="20"/>
                  <w:szCs w:val="20"/>
                </w:rPr>
                <w:t>Mean</w:t>
              </w:r>
            </w:ins>
          </w:p>
        </w:tc>
        <w:tc>
          <w:tcPr>
            <w:tcW w:w="551" w:type="pct"/>
            <w:tcBorders>
              <w:top w:val="nil"/>
              <w:left w:val="nil"/>
              <w:bottom w:val="nil"/>
              <w:right w:val="nil"/>
            </w:tcBorders>
            <w:vAlign w:val="center"/>
            <w:tcPrChange w:id="4106" w:author="Christina Sun" w:date="2026-03-15T20:45:00Z" w16du:dateUtc="2026-03-16T03:45:00Z">
              <w:tcPr>
                <w:tcW w:w="529" w:type="pct"/>
                <w:tcBorders>
                  <w:top w:val="nil"/>
                  <w:left w:val="nil"/>
                  <w:bottom w:val="nil"/>
                  <w:right w:val="nil"/>
                </w:tcBorders>
                <w:vAlign w:val="center"/>
              </w:tcPr>
            </w:tcPrChange>
          </w:tcPr>
          <w:p w14:paraId="35D056FB" w14:textId="6A490B86" w:rsidR="00124A2B" w:rsidRPr="00824E21" w:rsidRDefault="00124A2B" w:rsidP="00124A2B">
            <w:pPr>
              <w:jc w:val="center"/>
              <w:rPr>
                <w:ins w:id="4107" w:author="Christina Sun" w:date="2026-03-15T20:18:00Z" w16du:dateUtc="2026-03-16T03:18:00Z"/>
                <w:rFonts w:asciiTheme="majorHAnsi" w:hAnsiTheme="majorHAnsi" w:cstheme="majorHAnsi"/>
                <w:sz w:val="20"/>
                <w:szCs w:val="20"/>
              </w:rPr>
            </w:pPr>
            <w:ins w:id="4108" w:author="Christina Sun" w:date="2026-03-15T20:28:00Z" w16du:dateUtc="2026-03-16T03:28:00Z">
              <w:r w:rsidRPr="00824E21">
                <w:rPr>
                  <w:rFonts w:asciiTheme="majorHAnsi" w:hAnsiTheme="majorHAnsi" w:cstheme="majorHAnsi"/>
                  <w:sz w:val="20"/>
                  <w:szCs w:val="20"/>
                </w:rPr>
                <w:t>0.6</w:t>
              </w:r>
            </w:ins>
          </w:p>
        </w:tc>
        <w:tc>
          <w:tcPr>
            <w:tcW w:w="551" w:type="pct"/>
            <w:tcBorders>
              <w:top w:val="nil"/>
              <w:left w:val="nil"/>
              <w:bottom w:val="nil"/>
              <w:right w:val="nil"/>
            </w:tcBorders>
            <w:vAlign w:val="center"/>
            <w:tcPrChange w:id="4109" w:author="Christina Sun" w:date="2026-03-15T20:45:00Z" w16du:dateUtc="2026-03-16T03:45:00Z">
              <w:tcPr>
                <w:tcW w:w="394" w:type="pct"/>
                <w:gridSpan w:val="2"/>
                <w:tcBorders>
                  <w:top w:val="nil"/>
                  <w:left w:val="nil"/>
                  <w:bottom w:val="nil"/>
                  <w:right w:val="nil"/>
                </w:tcBorders>
                <w:vAlign w:val="center"/>
              </w:tcPr>
            </w:tcPrChange>
          </w:tcPr>
          <w:p w14:paraId="14A5B613" w14:textId="2F98E078" w:rsidR="00124A2B" w:rsidRPr="00824E21" w:rsidRDefault="00124A2B" w:rsidP="00124A2B">
            <w:pPr>
              <w:jc w:val="center"/>
              <w:rPr>
                <w:ins w:id="4110" w:author="Christina Sun" w:date="2026-03-15T20:18:00Z" w16du:dateUtc="2026-03-16T03:18:00Z"/>
                <w:rFonts w:asciiTheme="majorHAnsi" w:hAnsiTheme="majorHAnsi" w:cstheme="majorHAnsi"/>
                <w:sz w:val="20"/>
                <w:szCs w:val="20"/>
              </w:rPr>
            </w:pPr>
            <w:ins w:id="4111" w:author="Christina Sun" w:date="2026-03-15T20:28:00Z" w16du:dateUtc="2026-03-16T03:28:00Z">
              <w:r w:rsidRPr="00824E21">
                <w:rPr>
                  <w:rFonts w:asciiTheme="majorHAnsi" w:hAnsiTheme="majorHAnsi" w:cstheme="majorHAnsi"/>
                  <w:sz w:val="20"/>
                  <w:szCs w:val="20"/>
                </w:rPr>
                <w:t>0.8</w:t>
              </w:r>
            </w:ins>
          </w:p>
        </w:tc>
        <w:tc>
          <w:tcPr>
            <w:tcW w:w="551" w:type="pct"/>
            <w:tcBorders>
              <w:top w:val="nil"/>
              <w:left w:val="nil"/>
              <w:bottom w:val="nil"/>
              <w:right w:val="nil"/>
            </w:tcBorders>
            <w:vAlign w:val="center"/>
            <w:tcPrChange w:id="4112" w:author="Christina Sun" w:date="2026-03-15T20:45:00Z" w16du:dateUtc="2026-03-16T03:45:00Z">
              <w:tcPr>
                <w:tcW w:w="477" w:type="pct"/>
                <w:gridSpan w:val="3"/>
                <w:tcBorders>
                  <w:top w:val="nil"/>
                  <w:left w:val="nil"/>
                  <w:bottom w:val="nil"/>
                  <w:right w:val="nil"/>
                </w:tcBorders>
                <w:vAlign w:val="center"/>
              </w:tcPr>
            </w:tcPrChange>
          </w:tcPr>
          <w:p w14:paraId="3446B70B" w14:textId="2D66A2A4" w:rsidR="00124A2B" w:rsidRPr="00824E21" w:rsidRDefault="00124A2B" w:rsidP="00124A2B">
            <w:pPr>
              <w:jc w:val="center"/>
              <w:rPr>
                <w:ins w:id="4113" w:author="Christina Sun" w:date="2026-03-15T20:18:00Z" w16du:dateUtc="2026-03-16T03:18:00Z"/>
                <w:rFonts w:asciiTheme="majorHAnsi" w:hAnsiTheme="majorHAnsi" w:cstheme="majorHAnsi"/>
                <w:sz w:val="20"/>
                <w:szCs w:val="20"/>
              </w:rPr>
            </w:pPr>
            <w:ins w:id="4114" w:author="Christina Sun" w:date="2026-03-15T20:28:00Z" w16du:dateUtc="2026-03-16T03:28:00Z">
              <w:r w:rsidRPr="00824E21">
                <w:rPr>
                  <w:rFonts w:asciiTheme="majorHAnsi" w:hAnsiTheme="majorHAnsi" w:cstheme="majorHAnsi"/>
                  <w:sz w:val="20"/>
                  <w:szCs w:val="20"/>
                </w:rPr>
                <w:t>0.6</w:t>
              </w:r>
            </w:ins>
          </w:p>
        </w:tc>
        <w:tc>
          <w:tcPr>
            <w:tcW w:w="551" w:type="pct"/>
            <w:tcBorders>
              <w:top w:val="nil"/>
              <w:left w:val="nil"/>
              <w:bottom w:val="nil"/>
              <w:right w:val="nil"/>
            </w:tcBorders>
            <w:vAlign w:val="center"/>
            <w:tcPrChange w:id="4115" w:author="Christina Sun" w:date="2026-03-15T20:45:00Z" w16du:dateUtc="2026-03-16T03:45:00Z">
              <w:tcPr>
                <w:tcW w:w="492" w:type="pct"/>
                <w:gridSpan w:val="3"/>
                <w:tcBorders>
                  <w:top w:val="nil"/>
                  <w:left w:val="nil"/>
                  <w:bottom w:val="nil"/>
                  <w:right w:val="nil"/>
                </w:tcBorders>
                <w:vAlign w:val="center"/>
              </w:tcPr>
            </w:tcPrChange>
          </w:tcPr>
          <w:p w14:paraId="17E8E70F" w14:textId="6A2BC2F6" w:rsidR="00124A2B" w:rsidRPr="00824E21" w:rsidRDefault="00124A2B" w:rsidP="00124A2B">
            <w:pPr>
              <w:jc w:val="center"/>
              <w:rPr>
                <w:ins w:id="4116" w:author="Christina Sun" w:date="2026-03-15T20:18:00Z" w16du:dateUtc="2026-03-16T03:18:00Z"/>
                <w:rFonts w:asciiTheme="majorHAnsi" w:hAnsiTheme="majorHAnsi" w:cstheme="majorHAnsi"/>
                <w:sz w:val="20"/>
                <w:szCs w:val="20"/>
              </w:rPr>
            </w:pPr>
            <w:ins w:id="4117" w:author="Christina Sun" w:date="2026-03-15T20:28:00Z" w16du:dateUtc="2026-03-16T03:28:00Z">
              <w:r w:rsidRPr="00824E21">
                <w:rPr>
                  <w:rFonts w:asciiTheme="majorHAnsi" w:hAnsiTheme="majorHAnsi" w:cstheme="majorHAnsi"/>
                  <w:sz w:val="20"/>
                  <w:szCs w:val="20"/>
                </w:rPr>
                <w:t>1.0</w:t>
              </w:r>
            </w:ins>
          </w:p>
        </w:tc>
        <w:tc>
          <w:tcPr>
            <w:tcW w:w="551" w:type="pct"/>
            <w:tcBorders>
              <w:top w:val="nil"/>
              <w:left w:val="nil"/>
              <w:bottom w:val="nil"/>
              <w:right w:val="nil"/>
            </w:tcBorders>
            <w:vAlign w:val="center"/>
            <w:tcPrChange w:id="4118" w:author="Christina Sun" w:date="2026-03-15T20:45:00Z" w16du:dateUtc="2026-03-16T03:45:00Z">
              <w:tcPr>
                <w:tcW w:w="412" w:type="pct"/>
                <w:gridSpan w:val="3"/>
                <w:tcBorders>
                  <w:top w:val="nil"/>
                  <w:left w:val="nil"/>
                  <w:bottom w:val="nil"/>
                  <w:right w:val="nil"/>
                </w:tcBorders>
                <w:vAlign w:val="center"/>
              </w:tcPr>
            </w:tcPrChange>
          </w:tcPr>
          <w:p w14:paraId="5CF4D78E" w14:textId="2225AFD8" w:rsidR="00124A2B" w:rsidRPr="00824E21" w:rsidRDefault="00124A2B" w:rsidP="00124A2B">
            <w:pPr>
              <w:jc w:val="center"/>
              <w:rPr>
                <w:ins w:id="4119" w:author="Christina Sun" w:date="2026-03-15T20:18:00Z" w16du:dateUtc="2026-03-16T03:18:00Z"/>
                <w:rFonts w:asciiTheme="majorHAnsi" w:hAnsiTheme="majorHAnsi" w:cstheme="majorHAnsi"/>
                <w:sz w:val="20"/>
                <w:szCs w:val="20"/>
              </w:rPr>
            </w:pPr>
            <w:ins w:id="4120" w:author="Christina Sun" w:date="2026-03-15T20:28:00Z" w16du:dateUtc="2026-03-16T03:28:00Z">
              <w:r w:rsidRPr="00824E21">
                <w:rPr>
                  <w:rFonts w:asciiTheme="majorHAnsi" w:hAnsiTheme="majorHAnsi" w:cstheme="majorHAnsi"/>
                  <w:sz w:val="20"/>
                  <w:szCs w:val="20"/>
                </w:rPr>
                <w:t>0.7</w:t>
              </w:r>
            </w:ins>
          </w:p>
        </w:tc>
        <w:tc>
          <w:tcPr>
            <w:tcW w:w="551" w:type="pct"/>
            <w:tcBorders>
              <w:top w:val="nil"/>
              <w:left w:val="nil"/>
              <w:bottom w:val="nil"/>
              <w:right w:val="nil"/>
            </w:tcBorders>
            <w:vAlign w:val="center"/>
            <w:tcPrChange w:id="4121" w:author="Christina Sun" w:date="2026-03-15T20:45:00Z" w16du:dateUtc="2026-03-16T03:45:00Z">
              <w:tcPr>
                <w:tcW w:w="529" w:type="pct"/>
                <w:tcBorders>
                  <w:top w:val="nil"/>
                  <w:left w:val="nil"/>
                  <w:bottom w:val="nil"/>
                  <w:right w:val="nil"/>
                </w:tcBorders>
                <w:vAlign w:val="center"/>
              </w:tcPr>
            </w:tcPrChange>
          </w:tcPr>
          <w:p w14:paraId="37FE49C3" w14:textId="5681E88F" w:rsidR="00124A2B" w:rsidRPr="00824E21" w:rsidRDefault="00124A2B" w:rsidP="00124A2B">
            <w:pPr>
              <w:jc w:val="center"/>
              <w:rPr>
                <w:ins w:id="4122" w:author="Christina Sun" w:date="2026-03-15T20:18:00Z" w16du:dateUtc="2026-03-16T03:18:00Z"/>
                <w:rFonts w:asciiTheme="majorHAnsi" w:hAnsiTheme="majorHAnsi" w:cstheme="majorHAnsi"/>
                <w:sz w:val="20"/>
                <w:szCs w:val="20"/>
              </w:rPr>
            </w:pPr>
            <w:ins w:id="4123" w:author="Christina Sun" w:date="2026-03-15T20:28:00Z" w16du:dateUtc="2026-03-16T03:28:00Z">
              <w:r w:rsidRPr="00824E21">
                <w:rPr>
                  <w:rFonts w:asciiTheme="majorHAnsi" w:hAnsiTheme="majorHAnsi" w:cstheme="majorHAnsi"/>
                  <w:sz w:val="20"/>
                  <w:szCs w:val="20"/>
                </w:rPr>
                <w:t>0.6</w:t>
              </w:r>
            </w:ins>
          </w:p>
        </w:tc>
        <w:tc>
          <w:tcPr>
            <w:tcW w:w="551" w:type="pct"/>
            <w:gridSpan w:val="2"/>
            <w:tcBorders>
              <w:top w:val="nil"/>
              <w:left w:val="nil"/>
              <w:bottom w:val="nil"/>
              <w:right w:val="nil"/>
            </w:tcBorders>
            <w:vAlign w:val="center"/>
            <w:tcPrChange w:id="4124" w:author="Christina Sun" w:date="2026-03-15T20:45:00Z" w16du:dateUtc="2026-03-16T03:45:00Z">
              <w:tcPr>
                <w:tcW w:w="392" w:type="pct"/>
                <w:tcBorders>
                  <w:top w:val="nil"/>
                  <w:left w:val="nil"/>
                  <w:bottom w:val="nil"/>
                  <w:right w:val="nil"/>
                </w:tcBorders>
                <w:vAlign w:val="center"/>
              </w:tcPr>
            </w:tcPrChange>
          </w:tcPr>
          <w:p w14:paraId="31609C40" w14:textId="794D8B9A" w:rsidR="00124A2B" w:rsidRPr="00824E21" w:rsidRDefault="00124A2B" w:rsidP="00124A2B">
            <w:pPr>
              <w:jc w:val="center"/>
              <w:rPr>
                <w:ins w:id="4125" w:author="Christina Sun" w:date="2026-03-15T20:18:00Z" w16du:dateUtc="2026-03-16T03:18:00Z"/>
                <w:rFonts w:asciiTheme="majorHAnsi" w:hAnsiTheme="majorHAnsi" w:cstheme="majorHAnsi"/>
                <w:sz w:val="20"/>
                <w:szCs w:val="20"/>
              </w:rPr>
            </w:pPr>
            <w:ins w:id="4126" w:author="Christina Sun" w:date="2026-03-15T20:28:00Z" w16du:dateUtc="2026-03-16T03:28:00Z">
              <w:r w:rsidRPr="00824E21">
                <w:rPr>
                  <w:rFonts w:asciiTheme="majorHAnsi" w:hAnsiTheme="majorHAnsi" w:cstheme="majorHAnsi"/>
                  <w:sz w:val="20"/>
                  <w:szCs w:val="20"/>
                </w:rPr>
                <w:t>0.6</w:t>
              </w:r>
            </w:ins>
          </w:p>
        </w:tc>
        <w:tc>
          <w:tcPr>
            <w:tcW w:w="90" w:type="pct"/>
            <w:tcBorders>
              <w:top w:val="nil"/>
              <w:left w:val="nil"/>
              <w:bottom w:val="nil"/>
              <w:right w:val="nil"/>
            </w:tcBorders>
            <w:vAlign w:val="center"/>
            <w:tcPrChange w:id="4127" w:author="Christina Sun" w:date="2026-03-15T20:45:00Z" w16du:dateUtc="2026-03-16T03:45:00Z">
              <w:tcPr>
                <w:tcW w:w="282" w:type="pct"/>
                <w:gridSpan w:val="2"/>
                <w:tcBorders>
                  <w:top w:val="nil"/>
                  <w:left w:val="nil"/>
                  <w:bottom w:val="nil"/>
                  <w:right w:val="nil"/>
                </w:tcBorders>
                <w:vAlign w:val="center"/>
              </w:tcPr>
            </w:tcPrChange>
          </w:tcPr>
          <w:p w14:paraId="625717FE" w14:textId="1508CE3C" w:rsidR="00124A2B" w:rsidRPr="00824E21" w:rsidRDefault="00124A2B" w:rsidP="00124A2B">
            <w:pPr>
              <w:jc w:val="center"/>
              <w:rPr>
                <w:ins w:id="4128" w:author="Christina Sun" w:date="2026-03-15T20:18:00Z" w16du:dateUtc="2026-03-16T03:18:00Z"/>
                <w:rFonts w:asciiTheme="majorHAnsi" w:hAnsiTheme="majorHAnsi" w:cstheme="majorHAnsi"/>
                <w:sz w:val="20"/>
                <w:szCs w:val="20"/>
              </w:rPr>
            </w:pPr>
          </w:p>
        </w:tc>
      </w:tr>
      <w:tr w:rsidR="00124A2B" w:rsidRPr="00B621E1" w14:paraId="6FA17341" w14:textId="77777777" w:rsidTr="00634828">
        <w:trPr>
          <w:trHeight w:val="287"/>
          <w:ins w:id="4129" w:author="Christina Sun" w:date="2026-03-15T20:18:00Z" w16du:dateUtc="2026-03-16T03:18:00Z"/>
          <w:trPrChange w:id="4130" w:author="Christina Sun" w:date="2026-03-15T20:45:00Z" w16du:dateUtc="2026-03-16T03:45:00Z">
            <w:trPr>
              <w:gridAfter w:val="0"/>
              <w:trHeight w:val="287"/>
            </w:trPr>
          </w:trPrChange>
        </w:trPr>
        <w:tc>
          <w:tcPr>
            <w:tcW w:w="1055" w:type="pct"/>
            <w:tcBorders>
              <w:top w:val="nil"/>
              <w:left w:val="nil"/>
              <w:bottom w:val="nil"/>
              <w:right w:val="nil"/>
            </w:tcBorders>
            <w:vAlign w:val="center"/>
            <w:tcPrChange w:id="4131" w:author="Christina Sun" w:date="2026-03-15T20:45:00Z" w16du:dateUtc="2026-03-16T03:45:00Z">
              <w:tcPr>
                <w:tcW w:w="1493" w:type="pct"/>
                <w:tcBorders>
                  <w:top w:val="nil"/>
                  <w:left w:val="nil"/>
                  <w:bottom w:val="nil"/>
                  <w:right w:val="nil"/>
                </w:tcBorders>
                <w:vAlign w:val="center"/>
              </w:tcPr>
            </w:tcPrChange>
          </w:tcPr>
          <w:p w14:paraId="39293E5E" w14:textId="77777777" w:rsidR="00124A2B" w:rsidRPr="00824E21" w:rsidRDefault="00124A2B" w:rsidP="00124A2B">
            <w:pPr>
              <w:jc w:val="right"/>
              <w:rPr>
                <w:ins w:id="4132" w:author="Christina Sun" w:date="2026-03-15T20:18:00Z" w16du:dateUtc="2026-03-16T03:18:00Z"/>
                <w:rFonts w:asciiTheme="majorHAnsi" w:hAnsiTheme="majorHAnsi" w:cstheme="majorHAnsi"/>
                <w:sz w:val="20"/>
                <w:szCs w:val="20"/>
              </w:rPr>
            </w:pPr>
            <w:ins w:id="4133" w:author="Christina Sun" w:date="2026-03-15T20:18:00Z" w16du:dateUtc="2026-03-16T03:18:00Z">
              <w:r w:rsidRPr="00824E21">
                <w:rPr>
                  <w:rFonts w:asciiTheme="majorHAnsi" w:hAnsiTheme="majorHAnsi" w:cstheme="majorHAnsi"/>
                  <w:sz w:val="20"/>
                  <w:szCs w:val="20"/>
                </w:rPr>
                <w:t>N</w:t>
              </w:r>
            </w:ins>
          </w:p>
        </w:tc>
        <w:tc>
          <w:tcPr>
            <w:tcW w:w="551" w:type="pct"/>
            <w:tcBorders>
              <w:top w:val="nil"/>
              <w:left w:val="nil"/>
              <w:bottom w:val="nil"/>
              <w:right w:val="nil"/>
            </w:tcBorders>
            <w:vAlign w:val="center"/>
            <w:tcPrChange w:id="4134" w:author="Christina Sun" w:date="2026-03-15T20:45:00Z" w16du:dateUtc="2026-03-16T03:45:00Z">
              <w:tcPr>
                <w:tcW w:w="529" w:type="pct"/>
                <w:tcBorders>
                  <w:top w:val="nil"/>
                  <w:left w:val="nil"/>
                  <w:bottom w:val="nil"/>
                  <w:right w:val="nil"/>
                </w:tcBorders>
                <w:vAlign w:val="center"/>
              </w:tcPr>
            </w:tcPrChange>
          </w:tcPr>
          <w:p w14:paraId="7E4A7742" w14:textId="063F1831" w:rsidR="00124A2B" w:rsidRPr="00824E21" w:rsidRDefault="00124A2B" w:rsidP="00124A2B">
            <w:pPr>
              <w:jc w:val="center"/>
              <w:rPr>
                <w:ins w:id="4135" w:author="Christina Sun" w:date="2026-03-15T20:18:00Z" w16du:dateUtc="2026-03-16T03:18:00Z"/>
                <w:rFonts w:asciiTheme="majorHAnsi" w:hAnsiTheme="majorHAnsi" w:cstheme="majorHAnsi"/>
                <w:sz w:val="20"/>
                <w:szCs w:val="20"/>
              </w:rPr>
            </w:pPr>
            <w:ins w:id="4136" w:author="Christina Sun" w:date="2026-03-15T20:28:00Z" w16du:dateUtc="2026-03-16T03:28:00Z">
              <w:r w:rsidRPr="00824E21">
                <w:rPr>
                  <w:rFonts w:asciiTheme="majorHAnsi" w:hAnsiTheme="majorHAnsi" w:cstheme="majorHAnsi"/>
                  <w:sz w:val="20"/>
                  <w:szCs w:val="20"/>
                </w:rPr>
                <w:t>5190</w:t>
              </w:r>
            </w:ins>
          </w:p>
        </w:tc>
        <w:tc>
          <w:tcPr>
            <w:tcW w:w="551" w:type="pct"/>
            <w:tcBorders>
              <w:top w:val="nil"/>
              <w:left w:val="nil"/>
              <w:bottom w:val="nil"/>
              <w:right w:val="nil"/>
            </w:tcBorders>
            <w:vAlign w:val="center"/>
            <w:tcPrChange w:id="4137" w:author="Christina Sun" w:date="2026-03-15T20:45:00Z" w16du:dateUtc="2026-03-16T03:45:00Z">
              <w:tcPr>
                <w:tcW w:w="394" w:type="pct"/>
                <w:gridSpan w:val="2"/>
                <w:tcBorders>
                  <w:top w:val="nil"/>
                  <w:left w:val="nil"/>
                  <w:bottom w:val="nil"/>
                  <w:right w:val="nil"/>
                </w:tcBorders>
                <w:vAlign w:val="center"/>
              </w:tcPr>
            </w:tcPrChange>
          </w:tcPr>
          <w:p w14:paraId="09CE1A63" w14:textId="4EC7B206" w:rsidR="00124A2B" w:rsidRPr="00824E21" w:rsidRDefault="00124A2B" w:rsidP="00124A2B">
            <w:pPr>
              <w:jc w:val="center"/>
              <w:rPr>
                <w:ins w:id="4138" w:author="Christina Sun" w:date="2026-03-15T20:18:00Z" w16du:dateUtc="2026-03-16T03:18:00Z"/>
                <w:rFonts w:asciiTheme="majorHAnsi" w:hAnsiTheme="majorHAnsi" w:cstheme="majorHAnsi"/>
                <w:sz w:val="20"/>
                <w:szCs w:val="20"/>
              </w:rPr>
            </w:pPr>
            <w:ins w:id="4139" w:author="Christina Sun" w:date="2026-03-15T20:28:00Z" w16du:dateUtc="2026-03-16T03:28:00Z">
              <w:r w:rsidRPr="00824E21">
                <w:rPr>
                  <w:rFonts w:asciiTheme="majorHAnsi" w:hAnsiTheme="majorHAnsi" w:cstheme="majorHAnsi"/>
                  <w:sz w:val="20"/>
                  <w:szCs w:val="20"/>
                </w:rPr>
                <w:t>330</w:t>
              </w:r>
            </w:ins>
          </w:p>
        </w:tc>
        <w:tc>
          <w:tcPr>
            <w:tcW w:w="551" w:type="pct"/>
            <w:tcBorders>
              <w:top w:val="nil"/>
              <w:left w:val="nil"/>
              <w:bottom w:val="nil"/>
              <w:right w:val="nil"/>
            </w:tcBorders>
            <w:vAlign w:val="center"/>
            <w:tcPrChange w:id="4140" w:author="Christina Sun" w:date="2026-03-15T20:45:00Z" w16du:dateUtc="2026-03-16T03:45:00Z">
              <w:tcPr>
                <w:tcW w:w="477" w:type="pct"/>
                <w:gridSpan w:val="3"/>
                <w:tcBorders>
                  <w:top w:val="nil"/>
                  <w:left w:val="nil"/>
                  <w:bottom w:val="nil"/>
                  <w:right w:val="nil"/>
                </w:tcBorders>
                <w:vAlign w:val="center"/>
              </w:tcPr>
            </w:tcPrChange>
          </w:tcPr>
          <w:p w14:paraId="42D701BC" w14:textId="143F0B45" w:rsidR="00124A2B" w:rsidRPr="00824E21" w:rsidRDefault="00124A2B" w:rsidP="00124A2B">
            <w:pPr>
              <w:jc w:val="center"/>
              <w:rPr>
                <w:ins w:id="4141" w:author="Christina Sun" w:date="2026-03-15T20:18:00Z" w16du:dateUtc="2026-03-16T03:18:00Z"/>
                <w:rFonts w:asciiTheme="majorHAnsi" w:hAnsiTheme="majorHAnsi" w:cstheme="majorHAnsi"/>
                <w:sz w:val="20"/>
                <w:szCs w:val="20"/>
              </w:rPr>
            </w:pPr>
            <w:ins w:id="4142" w:author="Christina Sun" w:date="2026-03-15T20:28:00Z" w16du:dateUtc="2026-03-16T03:28:00Z">
              <w:r w:rsidRPr="00824E21">
                <w:rPr>
                  <w:rFonts w:asciiTheme="majorHAnsi" w:hAnsiTheme="majorHAnsi" w:cstheme="majorHAnsi"/>
                  <w:sz w:val="20"/>
                  <w:szCs w:val="20"/>
                </w:rPr>
                <w:t>1139</w:t>
              </w:r>
            </w:ins>
          </w:p>
        </w:tc>
        <w:tc>
          <w:tcPr>
            <w:tcW w:w="551" w:type="pct"/>
            <w:tcBorders>
              <w:top w:val="nil"/>
              <w:left w:val="nil"/>
              <w:bottom w:val="nil"/>
              <w:right w:val="nil"/>
            </w:tcBorders>
            <w:vAlign w:val="center"/>
            <w:tcPrChange w:id="4143" w:author="Christina Sun" w:date="2026-03-15T20:45:00Z" w16du:dateUtc="2026-03-16T03:45:00Z">
              <w:tcPr>
                <w:tcW w:w="492" w:type="pct"/>
                <w:gridSpan w:val="3"/>
                <w:tcBorders>
                  <w:top w:val="nil"/>
                  <w:left w:val="nil"/>
                  <w:bottom w:val="nil"/>
                  <w:right w:val="nil"/>
                </w:tcBorders>
                <w:vAlign w:val="center"/>
              </w:tcPr>
            </w:tcPrChange>
          </w:tcPr>
          <w:p w14:paraId="4D6A64DC" w14:textId="06F0A4C3" w:rsidR="00124A2B" w:rsidRPr="00824E21" w:rsidRDefault="00124A2B" w:rsidP="00124A2B">
            <w:pPr>
              <w:jc w:val="center"/>
              <w:rPr>
                <w:ins w:id="4144" w:author="Christina Sun" w:date="2026-03-15T20:18:00Z" w16du:dateUtc="2026-03-16T03:18:00Z"/>
                <w:rFonts w:asciiTheme="majorHAnsi" w:hAnsiTheme="majorHAnsi" w:cstheme="majorHAnsi"/>
                <w:sz w:val="20"/>
                <w:szCs w:val="20"/>
              </w:rPr>
            </w:pPr>
            <w:ins w:id="4145" w:author="Christina Sun" w:date="2026-03-15T20:28:00Z" w16du:dateUtc="2026-03-16T03:28:00Z">
              <w:r w:rsidRPr="00824E21">
                <w:rPr>
                  <w:rFonts w:asciiTheme="majorHAnsi" w:hAnsiTheme="majorHAnsi" w:cstheme="majorHAnsi"/>
                  <w:sz w:val="20"/>
                  <w:szCs w:val="20"/>
                </w:rPr>
                <w:t>182</w:t>
              </w:r>
            </w:ins>
          </w:p>
        </w:tc>
        <w:tc>
          <w:tcPr>
            <w:tcW w:w="551" w:type="pct"/>
            <w:tcBorders>
              <w:top w:val="nil"/>
              <w:left w:val="nil"/>
              <w:bottom w:val="nil"/>
              <w:right w:val="nil"/>
            </w:tcBorders>
            <w:vAlign w:val="center"/>
            <w:tcPrChange w:id="4146" w:author="Christina Sun" w:date="2026-03-15T20:45:00Z" w16du:dateUtc="2026-03-16T03:45:00Z">
              <w:tcPr>
                <w:tcW w:w="412" w:type="pct"/>
                <w:gridSpan w:val="3"/>
                <w:tcBorders>
                  <w:top w:val="nil"/>
                  <w:left w:val="nil"/>
                  <w:bottom w:val="nil"/>
                  <w:right w:val="nil"/>
                </w:tcBorders>
                <w:vAlign w:val="center"/>
              </w:tcPr>
            </w:tcPrChange>
          </w:tcPr>
          <w:p w14:paraId="05AC246B" w14:textId="2ADC0F8A" w:rsidR="00124A2B" w:rsidRPr="00824E21" w:rsidRDefault="00124A2B" w:rsidP="00124A2B">
            <w:pPr>
              <w:jc w:val="center"/>
              <w:rPr>
                <w:ins w:id="4147" w:author="Christina Sun" w:date="2026-03-15T20:18:00Z" w16du:dateUtc="2026-03-16T03:18:00Z"/>
                <w:rFonts w:asciiTheme="majorHAnsi" w:hAnsiTheme="majorHAnsi" w:cstheme="majorHAnsi"/>
                <w:sz w:val="20"/>
                <w:szCs w:val="20"/>
              </w:rPr>
            </w:pPr>
            <w:ins w:id="4148" w:author="Christina Sun" w:date="2026-03-15T20:28:00Z" w16du:dateUtc="2026-03-16T03:28:00Z">
              <w:r w:rsidRPr="00824E21">
                <w:rPr>
                  <w:rFonts w:asciiTheme="majorHAnsi" w:hAnsiTheme="majorHAnsi" w:cstheme="majorHAnsi"/>
                  <w:sz w:val="20"/>
                  <w:szCs w:val="20"/>
                </w:rPr>
                <w:t>131</w:t>
              </w:r>
            </w:ins>
          </w:p>
        </w:tc>
        <w:tc>
          <w:tcPr>
            <w:tcW w:w="551" w:type="pct"/>
            <w:tcBorders>
              <w:top w:val="nil"/>
              <w:left w:val="nil"/>
              <w:bottom w:val="nil"/>
              <w:right w:val="nil"/>
            </w:tcBorders>
            <w:vAlign w:val="center"/>
            <w:tcPrChange w:id="4149" w:author="Christina Sun" w:date="2026-03-15T20:45:00Z" w16du:dateUtc="2026-03-16T03:45:00Z">
              <w:tcPr>
                <w:tcW w:w="529" w:type="pct"/>
                <w:tcBorders>
                  <w:top w:val="nil"/>
                  <w:left w:val="nil"/>
                  <w:bottom w:val="nil"/>
                  <w:right w:val="nil"/>
                </w:tcBorders>
                <w:vAlign w:val="center"/>
              </w:tcPr>
            </w:tcPrChange>
          </w:tcPr>
          <w:p w14:paraId="37FDBDD7" w14:textId="3BA47DE7" w:rsidR="00124A2B" w:rsidRPr="00824E21" w:rsidRDefault="00124A2B" w:rsidP="00124A2B">
            <w:pPr>
              <w:jc w:val="center"/>
              <w:rPr>
                <w:ins w:id="4150" w:author="Christina Sun" w:date="2026-03-15T20:18:00Z" w16du:dateUtc="2026-03-16T03:18:00Z"/>
                <w:rFonts w:asciiTheme="majorHAnsi" w:hAnsiTheme="majorHAnsi" w:cstheme="majorHAnsi"/>
                <w:sz w:val="20"/>
                <w:szCs w:val="20"/>
              </w:rPr>
            </w:pPr>
            <w:ins w:id="4151" w:author="Christina Sun" w:date="2026-03-15T20:28:00Z" w16du:dateUtc="2026-03-16T03:28:00Z">
              <w:r w:rsidRPr="00824E21">
                <w:rPr>
                  <w:rFonts w:asciiTheme="majorHAnsi" w:hAnsiTheme="majorHAnsi" w:cstheme="majorHAnsi"/>
                  <w:sz w:val="20"/>
                  <w:szCs w:val="20"/>
                </w:rPr>
                <w:t>509</w:t>
              </w:r>
            </w:ins>
          </w:p>
        </w:tc>
        <w:tc>
          <w:tcPr>
            <w:tcW w:w="551" w:type="pct"/>
            <w:gridSpan w:val="2"/>
            <w:tcBorders>
              <w:top w:val="nil"/>
              <w:left w:val="nil"/>
              <w:bottom w:val="nil"/>
              <w:right w:val="nil"/>
            </w:tcBorders>
            <w:vAlign w:val="center"/>
            <w:tcPrChange w:id="4152" w:author="Christina Sun" w:date="2026-03-15T20:45:00Z" w16du:dateUtc="2026-03-16T03:45:00Z">
              <w:tcPr>
                <w:tcW w:w="392" w:type="pct"/>
                <w:tcBorders>
                  <w:top w:val="nil"/>
                  <w:left w:val="nil"/>
                  <w:bottom w:val="nil"/>
                  <w:right w:val="nil"/>
                </w:tcBorders>
                <w:vAlign w:val="center"/>
              </w:tcPr>
            </w:tcPrChange>
          </w:tcPr>
          <w:p w14:paraId="1C68B7F3" w14:textId="0CB278F9" w:rsidR="00124A2B" w:rsidRPr="00824E21" w:rsidRDefault="00124A2B" w:rsidP="00124A2B">
            <w:pPr>
              <w:jc w:val="center"/>
              <w:rPr>
                <w:ins w:id="4153" w:author="Christina Sun" w:date="2026-03-15T20:18:00Z" w16du:dateUtc="2026-03-16T03:18:00Z"/>
                <w:rFonts w:asciiTheme="majorHAnsi" w:hAnsiTheme="majorHAnsi" w:cstheme="majorHAnsi"/>
                <w:sz w:val="20"/>
                <w:szCs w:val="20"/>
              </w:rPr>
            </w:pPr>
            <w:ins w:id="4154" w:author="Christina Sun" w:date="2026-03-15T20:28:00Z" w16du:dateUtc="2026-03-16T03:28:00Z">
              <w:r w:rsidRPr="00824E21">
                <w:rPr>
                  <w:rFonts w:asciiTheme="majorHAnsi" w:hAnsiTheme="majorHAnsi" w:cstheme="majorHAnsi"/>
                  <w:sz w:val="20"/>
                  <w:szCs w:val="20"/>
                </w:rPr>
                <w:t>7847</w:t>
              </w:r>
            </w:ins>
          </w:p>
        </w:tc>
        <w:tc>
          <w:tcPr>
            <w:tcW w:w="90" w:type="pct"/>
            <w:tcBorders>
              <w:top w:val="nil"/>
              <w:left w:val="nil"/>
              <w:bottom w:val="nil"/>
              <w:right w:val="nil"/>
            </w:tcBorders>
            <w:vAlign w:val="center"/>
            <w:tcPrChange w:id="4155" w:author="Christina Sun" w:date="2026-03-15T20:45:00Z" w16du:dateUtc="2026-03-16T03:45:00Z">
              <w:tcPr>
                <w:tcW w:w="282" w:type="pct"/>
                <w:gridSpan w:val="2"/>
                <w:tcBorders>
                  <w:top w:val="nil"/>
                  <w:left w:val="nil"/>
                  <w:bottom w:val="nil"/>
                  <w:right w:val="nil"/>
                </w:tcBorders>
                <w:vAlign w:val="center"/>
              </w:tcPr>
            </w:tcPrChange>
          </w:tcPr>
          <w:p w14:paraId="7865ACC1" w14:textId="7C7F1047" w:rsidR="00124A2B" w:rsidRPr="00824E21" w:rsidRDefault="00124A2B" w:rsidP="00124A2B">
            <w:pPr>
              <w:jc w:val="center"/>
              <w:rPr>
                <w:ins w:id="4156" w:author="Christina Sun" w:date="2026-03-15T20:18:00Z" w16du:dateUtc="2026-03-16T03:18:00Z"/>
                <w:rFonts w:asciiTheme="majorHAnsi" w:hAnsiTheme="majorHAnsi" w:cstheme="majorHAnsi"/>
                <w:sz w:val="20"/>
                <w:szCs w:val="20"/>
              </w:rPr>
            </w:pPr>
          </w:p>
        </w:tc>
      </w:tr>
      <w:tr w:rsidR="00B719F1" w:rsidRPr="00B621E1" w14:paraId="732D8573" w14:textId="77777777" w:rsidTr="00634828">
        <w:trPr>
          <w:gridAfter w:val="2"/>
          <w:wAfter w:w="99" w:type="pct"/>
          <w:trHeight w:val="287"/>
          <w:ins w:id="4157" w:author="Christina Sun" w:date="2026-03-15T20:18:00Z" w16du:dateUtc="2026-03-16T03:18:00Z"/>
          <w:trPrChange w:id="4158" w:author="Christina Sun" w:date="2026-03-15T20:45:00Z" w16du:dateUtc="2026-03-16T03:45:00Z">
            <w:trPr>
              <w:gridAfter w:val="2"/>
              <w:trHeight w:val="287"/>
            </w:trPr>
          </w:trPrChange>
        </w:trPr>
        <w:tc>
          <w:tcPr>
            <w:tcW w:w="4901" w:type="pct"/>
            <w:gridSpan w:val="8"/>
            <w:tcBorders>
              <w:top w:val="nil"/>
              <w:left w:val="nil"/>
              <w:bottom w:val="nil"/>
              <w:right w:val="nil"/>
            </w:tcBorders>
            <w:vAlign w:val="center"/>
            <w:tcPrChange w:id="4159" w:author="Christina Sun" w:date="2026-03-15T20:45:00Z" w16du:dateUtc="2026-03-16T03:45:00Z">
              <w:tcPr>
                <w:tcW w:w="5000" w:type="pct"/>
                <w:gridSpan w:val="17"/>
                <w:tcBorders>
                  <w:top w:val="nil"/>
                  <w:left w:val="nil"/>
                  <w:bottom w:val="nil"/>
                  <w:right w:val="nil"/>
                </w:tcBorders>
                <w:vAlign w:val="center"/>
              </w:tcPr>
            </w:tcPrChange>
          </w:tcPr>
          <w:p w14:paraId="1FCF6A4B" w14:textId="77777777" w:rsidR="00B719F1" w:rsidRPr="00824E21" w:rsidRDefault="00B719F1" w:rsidP="00806A88">
            <w:pPr>
              <w:rPr>
                <w:ins w:id="4160" w:author="Christina Sun" w:date="2026-03-15T20:18:00Z" w16du:dateUtc="2026-03-16T03:18:00Z"/>
                <w:rFonts w:asciiTheme="majorHAnsi" w:hAnsiTheme="majorHAnsi" w:cstheme="majorHAnsi"/>
                <w:i/>
                <w:iCs/>
                <w:sz w:val="20"/>
                <w:szCs w:val="20"/>
              </w:rPr>
            </w:pPr>
          </w:p>
        </w:tc>
      </w:tr>
      <w:tr w:rsidR="00B719F1" w:rsidRPr="00B621E1" w14:paraId="38009DCB" w14:textId="77777777" w:rsidTr="00634828">
        <w:trPr>
          <w:gridAfter w:val="2"/>
          <w:wAfter w:w="99" w:type="pct"/>
          <w:trHeight w:val="287"/>
          <w:ins w:id="4161" w:author="Christina Sun" w:date="2026-03-15T20:18:00Z" w16du:dateUtc="2026-03-16T03:18:00Z"/>
          <w:trPrChange w:id="4162" w:author="Christina Sun" w:date="2026-03-15T20:45:00Z" w16du:dateUtc="2026-03-16T03:45:00Z">
            <w:trPr>
              <w:gridAfter w:val="2"/>
              <w:trHeight w:val="287"/>
            </w:trPr>
          </w:trPrChange>
        </w:trPr>
        <w:tc>
          <w:tcPr>
            <w:tcW w:w="4901" w:type="pct"/>
            <w:gridSpan w:val="8"/>
            <w:tcBorders>
              <w:top w:val="nil"/>
              <w:left w:val="nil"/>
              <w:bottom w:val="nil"/>
              <w:right w:val="nil"/>
            </w:tcBorders>
            <w:vAlign w:val="center"/>
            <w:tcPrChange w:id="4163" w:author="Christina Sun" w:date="2026-03-15T20:45:00Z" w16du:dateUtc="2026-03-16T03:45:00Z">
              <w:tcPr>
                <w:tcW w:w="5000" w:type="pct"/>
                <w:gridSpan w:val="17"/>
                <w:tcBorders>
                  <w:top w:val="nil"/>
                  <w:left w:val="nil"/>
                  <w:bottom w:val="nil"/>
                  <w:right w:val="nil"/>
                </w:tcBorders>
                <w:vAlign w:val="center"/>
              </w:tcPr>
            </w:tcPrChange>
          </w:tcPr>
          <w:p w14:paraId="3465948C" w14:textId="77777777" w:rsidR="00B719F1" w:rsidRPr="00824E21" w:rsidRDefault="00B719F1" w:rsidP="00806A88">
            <w:pPr>
              <w:rPr>
                <w:ins w:id="4164" w:author="Christina Sun" w:date="2026-03-15T20:18:00Z" w16du:dateUtc="2026-03-16T03:18:00Z"/>
                <w:rFonts w:asciiTheme="majorHAnsi" w:hAnsiTheme="majorHAnsi" w:cstheme="majorHAnsi"/>
                <w:sz w:val="20"/>
                <w:szCs w:val="20"/>
              </w:rPr>
            </w:pPr>
            <w:ins w:id="4165" w:author="Christina Sun" w:date="2026-03-15T20:18:00Z" w16du:dateUtc="2026-03-16T03:18:00Z">
              <w:r w:rsidRPr="00824E21">
                <w:rPr>
                  <w:rFonts w:asciiTheme="majorHAnsi" w:hAnsiTheme="majorHAnsi" w:cstheme="majorHAnsi"/>
                  <w:sz w:val="20"/>
                  <w:szCs w:val="20"/>
                </w:rPr>
                <w:t>How would you rate your social experience in high school?</w:t>
              </w:r>
            </w:ins>
          </w:p>
        </w:tc>
      </w:tr>
      <w:tr w:rsidR="00124A2B" w:rsidRPr="00B621E1" w14:paraId="6EBF79AB" w14:textId="77777777" w:rsidTr="00634828">
        <w:trPr>
          <w:trHeight w:val="267"/>
          <w:ins w:id="4166" w:author="Christina Sun" w:date="2026-03-15T20:18:00Z" w16du:dateUtc="2026-03-16T03:18:00Z"/>
          <w:trPrChange w:id="4167" w:author="Christina Sun" w:date="2026-03-15T20:45:00Z" w16du:dateUtc="2026-03-16T03:45:00Z">
            <w:trPr>
              <w:gridAfter w:val="0"/>
              <w:trHeight w:val="267"/>
            </w:trPr>
          </w:trPrChange>
        </w:trPr>
        <w:tc>
          <w:tcPr>
            <w:tcW w:w="1055" w:type="pct"/>
            <w:tcBorders>
              <w:top w:val="nil"/>
              <w:left w:val="nil"/>
              <w:bottom w:val="nil"/>
              <w:right w:val="nil"/>
            </w:tcBorders>
            <w:vAlign w:val="center"/>
            <w:tcPrChange w:id="4168" w:author="Christina Sun" w:date="2026-03-15T20:45:00Z" w16du:dateUtc="2026-03-16T03:45:00Z">
              <w:tcPr>
                <w:tcW w:w="1493" w:type="pct"/>
                <w:tcBorders>
                  <w:top w:val="nil"/>
                  <w:left w:val="nil"/>
                  <w:bottom w:val="nil"/>
                  <w:right w:val="nil"/>
                </w:tcBorders>
                <w:vAlign w:val="center"/>
              </w:tcPr>
            </w:tcPrChange>
          </w:tcPr>
          <w:p w14:paraId="0AB253E9" w14:textId="77777777" w:rsidR="00124A2B" w:rsidRPr="00824E21" w:rsidRDefault="00124A2B" w:rsidP="00124A2B">
            <w:pPr>
              <w:jc w:val="right"/>
              <w:rPr>
                <w:ins w:id="4169" w:author="Christina Sun" w:date="2026-03-15T20:18:00Z" w16du:dateUtc="2026-03-16T03:18:00Z"/>
                <w:rFonts w:asciiTheme="majorHAnsi" w:hAnsiTheme="majorHAnsi" w:cstheme="majorHAnsi"/>
                <w:sz w:val="20"/>
                <w:szCs w:val="20"/>
              </w:rPr>
            </w:pPr>
            <w:ins w:id="4170" w:author="Christina Sun" w:date="2026-03-15T20:18:00Z" w16du:dateUtc="2026-03-16T03:18:00Z">
              <w:r w:rsidRPr="00824E21">
                <w:rPr>
                  <w:rFonts w:asciiTheme="majorHAnsi" w:hAnsiTheme="majorHAnsi" w:cstheme="majorHAnsi"/>
                  <w:sz w:val="20"/>
                  <w:szCs w:val="20"/>
                </w:rPr>
                <w:t>Mean</w:t>
              </w:r>
            </w:ins>
          </w:p>
        </w:tc>
        <w:tc>
          <w:tcPr>
            <w:tcW w:w="551" w:type="pct"/>
            <w:tcBorders>
              <w:top w:val="nil"/>
              <w:left w:val="nil"/>
              <w:bottom w:val="nil"/>
              <w:right w:val="nil"/>
            </w:tcBorders>
            <w:vAlign w:val="center"/>
            <w:tcPrChange w:id="4171" w:author="Christina Sun" w:date="2026-03-15T20:45:00Z" w16du:dateUtc="2026-03-16T03:45:00Z">
              <w:tcPr>
                <w:tcW w:w="529" w:type="pct"/>
                <w:tcBorders>
                  <w:top w:val="nil"/>
                  <w:left w:val="nil"/>
                  <w:bottom w:val="nil"/>
                  <w:right w:val="nil"/>
                </w:tcBorders>
                <w:vAlign w:val="center"/>
              </w:tcPr>
            </w:tcPrChange>
          </w:tcPr>
          <w:p w14:paraId="7649B8FB" w14:textId="20DD4AB1" w:rsidR="00124A2B" w:rsidRPr="00824E21" w:rsidRDefault="00124A2B" w:rsidP="00124A2B">
            <w:pPr>
              <w:jc w:val="center"/>
              <w:rPr>
                <w:ins w:id="4172" w:author="Christina Sun" w:date="2026-03-15T20:18:00Z" w16du:dateUtc="2026-03-16T03:18:00Z"/>
                <w:rFonts w:asciiTheme="majorHAnsi" w:hAnsiTheme="majorHAnsi" w:cstheme="majorHAnsi"/>
                <w:sz w:val="20"/>
                <w:szCs w:val="20"/>
              </w:rPr>
            </w:pPr>
            <w:ins w:id="4173" w:author="Christina Sun" w:date="2026-03-15T20:28:00Z" w16du:dateUtc="2026-03-16T03:28:00Z">
              <w:r w:rsidRPr="00824E21">
                <w:rPr>
                  <w:rFonts w:asciiTheme="majorHAnsi" w:hAnsiTheme="majorHAnsi" w:cstheme="majorHAnsi"/>
                  <w:sz w:val="20"/>
                  <w:szCs w:val="20"/>
                </w:rPr>
                <w:t>0.2</w:t>
              </w:r>
            </w:ins>
          </w:p>
        </w:tc>
        <w:tc>
          <w:tcPr>
            <w:tcW w:w="551" w:type="pct"/>
            <w:tcBorders>
              <w:top w:val="nil"/>
              <w:left w:val="nil"/>
              <w:bottom w:val="nil"/>
              <w:right w:val="nil"/>
            </w:tcBorders>
            <w:vAlign w:val="center"/>
            <w:tcPrChange w:id="4174" w:author="Christina Sun" w:date="2026-03-15T20:45:00Z" w16du:dateUtc="2026-03-16T03:45:00Z">
              <w:tcPr>
                <w:tcW w:w="394" w:type="pct"/>
                <w:gridSpan w:val="2"/>
                <w:tcBorders>
                  <w:top w:val="nil"/>
                  <w:left w:val="nil"/>
                  <w:bottom w:val="nil"/>
                  <w:right w:val="nil"/>
                </w:tcBorders>
                <w:vAlign w:val="center"/>
              </w:tcPr>
            </w:tcPrChange>
          </w:tcPr>
          <w:p w14:paraId="054A5CE3" w14:textId="1F0A7B60" w:rsidR="00124A2B" w:rsidRPr="00824E21" w:rsidRDefault="00124A2B" w:rsidP="00124A2B">
            <w:pPr>
              <w:jc w:val="center"/>
              <w:rPr>
                <w:ins w:id="4175" w:author="Christina Sun" w:date="2026-03-15T20:18:00Z" w16du:dateUtc="2026-03-16T03:18:00Z"/>
                <w:rFonts w:asciiTheme="majorHAnsi" w:hAnsiTheme="majorHAnsi" w:cstheme="majorHAnsi"/>
                <w:sz w:val="20"/>
                <w:szCs w:val="20"/>
              </w:rPr>
            </w:pPr>
            <w:ins w:id="4176" w:author="Christina Sun" w:date="2026-03-15T20:28:00Z" w16du:dateUtc="2026-03-16T03:28:00Z">
              <w:r w:rsidRPr="00824E21">
                <w:rPr>
                  <w:rFonts w:asciiTheme="majorHAnsi" w:hAnsiTheme="majorHAnsi" w:cstheme="majorHAnsi"/>
                  <w:sz w:val="20"/>
                  <w:szCs w:val="20"/>
                </w:rPr>
                <w:t>0.0</w:t>
              </w:r>
            </w:ins>
          </w:p>
        </w:tc>
        <w:tc>
          <w:tcPr>
            <w:tcW w:w="551" w:type="pct"/>
            <w:tcBorders>
              <w:top w:val="nil"/>
              <w:left w:val="nil"/>
              <w:bottom w:val="nil"/>
              <w:right w:val="nil"/>
            </w:tcBorders>
            <w:vAlign w:val="center"/>
            <w:tcPrChange w:id="4177" w:author="Christina Sun" w:date="2026-03-15T20:45:00Z" w16du:dateUtc="2026-03-16T03:45:00Z">
              <w:tcPr>
                <w:tcW w:w="477" w:type="pct"/>
                <w:gridSpan w:val="3"/>
                <w:tcBorders>
                  <w:top w:val="nil"/>
                  <w:left w:val="nil"/>
                  <w:bottom w:val="nil"/>
                  <w:right w:val="nil"/>
                </w:tcBorders>
                <w:vAlign w:val="center"/>
              </w:tcPr>
            </w:tcPrChange>
          </w:tcPr>
          <w:p w14:paraId="10DA32EE" w14:textId="5B0DD60E" w:rsidR="00124A2B" w:rsidRPr="00824E21" w:rsidRDefault="00124A2B" w:rsidP="00124A2B">
            <w:pPr>
              <w:jc w:val="center"/>
              <w:rPr>
                <w:ins w:id="4178" w:author="Christina Sun" w:date="2026-03-15T20:18:00Z" w16du:dateUtc="2026-03-16T03:18:00Z"/>
                <w:rFonts w:asciiTheme="majorHAnsi" w:hAnsiTheme="majorHAnsi" w:cstheme="majorHAnsi"/>
                <w:sz w:val="20"/>
                <w:szCs w:val="20"/>
              </w:rPr>
            </w:pPr>
            <w:ins w:id="4179" w:author="Christina Sun" w:date="2026-03-15T20:28:00Z" w16du:dateUtc="2026-03-16T03:28:00Z">
              <w:r w:rsidRPr="00824E21">
                <w:rPr>
                  <w:rFonts w:asciiTheme="majorHAnsi" w:hAnsiTheme="majorHAnsi" w:cstheme="majorHAnsi"/>
                  <w:sz w:val="20"/>
                  <w:szCs w:val="20"/>
                </w:rPr>
                <w:t>-0.1</w:t>
              </w:r>
            </w:ins>
          </w:p>
        </w:tc>
        <w:tc>
          <w:tcPr>
            <w:tcW w:w="551" w:type="pct"/>
            <w:tcBorders>
              <w:top w:val="nil"/>
              <w:left w:val="nil"/>
              <w:bottom w:val="nil"/>
              <w:right w:val="nil"/>
            </w:tcBorders>
            <w:vAlign w:val="center"/>
            <w:tcPrChange w:id="4180" w:author="Christina Sun" w:date="2026-03-15T20:45:00Z" w16du:dateUtc="2026-03-16T03:45:00Z">
              <w:tcPr>
                <w:tcW w:w="492" w:type="pct"/>
                <w:gridSpan w:val="3"/>
                <w:tcBorders>
                  <w:top w:val="nil"/>
                  <w:left w:val="nil"/>
                  <w:bottom w:val="nil"/>
                  <w:right w:val="nil"/>
                </w:tcBorders>
                <w:vAlign w:val="center"/>
              </w:tcPr>
            </w:tcPrChange>
          </w:tcPr>
          <w:p w14:paraId="1DE08C5C" w14:textId="07DAF4F6" w:rsidR="00124A2B" w:rsidRPr="00824E21" w:rsidRDefault="00124A2B" w:rsidP="00124A2B">
            <w:pPr>
              <w:jc w:val="center"/>
              <w:rPr>
                <w:ins w:id="4181" w:author="Christina Sun" w:date="2026-03-15T20:18:00Z" w16du:dateUtc="2026-03-16T03:18:00Z"/>
                <w:rFonts w:asciiTheme="majorHAnsi" w:hAnsiTheme="majorHAnsi" w:cstheme="majorHAnsi"/>
                <w:sz w:val="20"/>
                <w:szCs w:val="20"/>
              </w:rPr>
            </w:pPr>
            <w:ins w:id="4182" w:author="Christina Sun" w:date="2026-03-15T20:28:00Z" w16du:dateUtc="2026-03-16T03:28:00Z">
              <w:r w:rsidRPr="00824E21">
                <w:rPr>
                  <w:rFonts w:asciiTheme="majorHAnsi" w:hAnsiTheme="majorHAnsi" w:cstheme="majorHAnsi"/>
                  <w:sz w:val="20"/>
                  <w:szCs w:val="20"/>
                </w:rPr>
                <w:t>-0.2</w:t>
              </w:r>
            </w:ins>
          </w:p>
        </w:tc>
        <w:tc>
          <w:tcPr>
            <w:tcW w:w="551" w:type="pct"/>
            <w:tcBorders>
              <w:top w:val="nil"/>
              <w:left w:val="nil"/>
              <w:bottom w:val="nil"/>
              <w:right w:val="nil"/>
            </w:tcBorders>
            <w:vAlign w:val="center"/>
            <w:tcPrChange w:id="4183" w:author="Christina Sun" w:date="2026-03-15T20:45:00Z" w16du:dateUtc="2026-03-16T03:45:00Z">
              <w:tcPr>
                <w:tcW w:w="412" w:type="pct"/>
                <w:gridSpan w:val="3"/>
                <w:tcBorders>
                  <w:top w:val="nil"/>
                  <w:left w:val="nil"/>
                  <w:bottom w:val="nil"/>
                  <w:right w:val="nil"/>
                </w:tcBorders>
                <w:vAlign w:val="center"/>
              </w:tcPr>
            </w:tcPrChange>
          </w:tcPr>
          <w:p w14:paraId="4A756C3B" w14:textId="34BE9297" w:rsidR="00124A2B" w:rsidRPr="00824E21" w:rsidRDefault="00124A2B" w:rsidP="00124A2B">
            <w:pPr>
              <w:jc w:val="center"/>
              <w:rPr>
                <w:ins w:id="4184" w:author="Christina Sun" w:date="2026-03-15T20:18:00Z" w16du:dateUtc="2026-03-16T03:18:00Z"/>
                <w:rFonts w:asciiTheme="majorHAnsi" w:hAnsiTheme="majorHAnsi" w:cstheme="majorHAnsi"/>
                <w:sz w:val="20"/>
                <w:szCs w:val="20"/>
              </w:rPr>
            </w:pPr>
            <w:ins w:id="4185" w:author="Christina Sun" w:date="2026-03-15T20:28:00Z" w16du:dateUtc="2026-03-16T03:28:00Z">
              <w:r w:rsidRPr="00824E21">
                <w:rPr>
                  <w:rFonts w:asciiTheme="majorHAnsi" w:hAnsiTheme="majorHAnsi" w:cstheme="majorHAnsi"/>
                  <w:sz w:val="20"/>
                  <w:szCs w:val="20"/>
                </w:rPr>
                <w:t>-0.1</w:t>
              </w:r>
            </w:ins>
          </w:p>
        </w:tc>
        <w:tc>
          <w:tcPr>
            <w:tcW w:w="551" w:type="pct"/>
            <w:tcBorders>
              <w:top w:val="nil"/>
              <w:left w:val="nil"/>
              <w:bottom w:val="nil"/>
              <w:right w:val="nil"/>
            </w:tcBorders>
            <w:vAlign w:val="center"/>
            <w:tcPrChange w:id="4186" w:author="Christina Sun" w:date="2026-03-15T20:45:00Z" w16du:dateUtc="2026-03-16T03:45:00Z">
              <w:tcPr>
                <w:tcW w:w="529" w:type="pct"/>
                <w:tcBorders>
                  <w:top w:val="nil"/>
                  <w:left w:val="nil"/>
                  <w:bottom w:val="nil"/>
                  <w:right w:val="nil"/>
                </w:tcBorders>
                <w:vAlign w:val="center"/>
              </w:tcPr>
            </w:tcPrChange>
          </w:tcPr>
          <w:p w14:paraId="15C5DFDD" w14:textId="44807378" w:rsidR="00124A2B" w:rsidRPr="00824E21" w:rsidRDefault="00124A2B" w:rsidP="00124A2B">
            <w:pPr>
              <w:jc w:val="center"/>
              <w:rPr>
                <w:ins w:id="4187" w:author="Christina Sun" w:date="2026-03-15T20:18:00Z" w16du:dateUtc="2026-03-16T03:18:00Z"/>
                <w:rFonts w:asciiTheme="majorHAnsi" w:hAnsiTheme="majorHAnsi" w:cstheme="majorHAnsi"/>
                <w:sz w:val="20"/>
                <w:szCs w:val="20"/>
              </w:rPr>
            </w:pPr>
            <w:ins w:id="4188" w:author="Christina Sun" w:date="2026-03-15T20:28:00Z" w16du:dateUtc="2026-03-16T03:28:00Z">
              <w:r w:rsidRPr="00824E21">
                <w:rPr>
                  <w:rFonts w:asciiTheme="majorHAnsi" w:hAnsiTheme="majorHAnsi" w:cstheme="majorHAnsi"/>
                  <w:sz w:val="20"/>
                  <w:szCs w:val="20"/>
                </w:rPr>
                <w:t>-0.1</w:t>
              </w:r>
            </w:ins>
          </w:p>
        </w:tc>
        <w:tc>
          <w:tcPr>
            <w:tcW w:w="551" w:type="pct"/>
            <w:gridSpan w:val="2"/>
            <w:tcBorders>
              <w:top w:val="nil"/>
              <w:left w:val="nil"/>
              <w:bottom w:val="nil"/>
              <w:right w:val="nil"/>
            </w:tcBorders>
            <w:vAlign w:val="center"/>
            <w:tcPrChange w:id="4189" w:author="Christina Sun" w:date="2026-03-15T20:45:00Z" w16du:dateUtc="2026-03-16T03:45:00Z">
              <w:tcPr>
                <w:tcW w:w="392" w:type="pct"/>
                <w:tcBorders>
                  <w:top w:val="nil"/>
                  <w:left w:val="nil"/>
                  <w:bottom w:val="nil"/>
                  <w:right w:val="nil"/>
                </w:tcBorders>
                <w:vAlign w:val="center"/>
              </w:tcPr>
            </w:tcPrChange>
          </w:tcPr>
          <w:p w14:paraId="6329DF40" w14:textId="6C034633" w:rsidR="00124A2B" w:rsidRPr="00824E21" w:rsidRDefault="00124A2B" w:rsidP="00124A2B">
            <w:pPr>
              <w:jc w:val="center"/>
              <w:rPr>
                <w:ins w:id="4190" w:author="Christina Sun" w:date="2026-03-15T20:18:00Z" w16du:dateUtc="2026-03-16T03:18:00Z"/>
                <w:rFonts w:asciiTheme="majorHAnsi" w:hAnsiTheme="majorHAnsi" w:cstheme="majorHAnsi"/>
                <w:sz w:val="20"/>
                <w:szCs w:val="20"/>
              </w:rPr>
            </w:pPr>
            <w:ins w:id="4191" w:author="Christina Sun" w:date="2026-03-15T20:28:00Z" w16du:dateUtc="2026-03-16T03:28:00Z">
              <w:r w:rsidRPr="00824E21">
                <w:rPr>
                  <w:rFonts w:asciiTheme="majorHAnsi" w:hAnsiTheme="majorHAnsi" w:cstheme="majorHAnsi"/>
                  <w:sz w:val="20"/>
                  <w:szCs w:val="20"/>
                </w:rPr>
                <w:t>0.1</w:t>
              </w:r>
            </w:ins>
          </w:p>
        </w:tc>
        <w:tc>
          <w:tcPr>
            <w:tcW w:w="90" w:type="pct"/>
            <w:tcBorders>
              <w:top w:val="nil"/>
              <w:left w:val="nil"/>
              <w:bottom w:val="nil"/>
              <w:right w:val="nil"/>
            </w:tcBorders>
            <w:vAlign w:val="center"/>
            <w:tcPrChange w:id="4192" w:author="Christina Sun" w:date="2026-03-15T20:45:00Z" w16du:dateUtc="2026-03-16T03:45:00Z">
              <w:tcPr>
                <w:tcW w:w="282" w:type="pct"/>
                <w:gridSpan w:val="2"/>
                <w:tcBorders>
                  <w:top w:val="nil"/>
                  <w:left w:val="nil"/>
                  <w:bottom w:val="nil"/>
                  <w:right w:val="nil"/>
                </w:tcBorders>
                <w:vAlign w:val="center"/>
              </w:tcPr>
            </w:tcPrChange>
          </w:tcPr>
          <w:p w14:paraId="58667C68" w14:textId="3E29A266" w:rsidR="00124A2B" w:rsidRPr="00824E21" w:rsidRDefault="00124A2B" w:rsidP="00124A2B">
            <w:pPr>
              <w:jc w:val="center"/>
              <w:rPr>
                <w:ins w:id="4193" w:author="Christina Sun" w:date="2026-03-15T20:18:00Z" w16du:dateUtc="2026-03-16T03:18:00Z"/>
                <w:rFonts w:asciiTheme="majorHAnsi" w:hAnsiTheme="majorHAnsi" w:cstheme="majorHAnsi"/>
                <w:sz w:val="20"/>
                <w:szCs w:val="20"/>
              </w:rPr>
            </w:pPr>
          </w:p>
        </w:tc>
      </w:tr>
      <w:tr w:rsidR="00124A2B" w:rsidRPr="00B621E1" w14:paraId="1FB5E1E5" w14:textId="77777777" w:rsidTr="00634828">
        <w:trPr>
          <w:trHeight w:val="287"/>
          <w:ins w:id="4194" w:author="Christina Sun" w:date="2026-03-15T20:18:00Z" w16du:dateUtc="2026-03-16T03:18:00Z"/>
          <w:trPrChange w:id="4195" w:author="Christina Sun" w:date="2026-03-15T20:45:00Z" w16du:dateUtc="2026-03-16T03:45:00Z">
            <w:trPr>
              <w:gridAfter w:val="0"/>
              <w:trHeight w:val="287"/>
            </w:trPr>
          </w:trPrChange>
        </w:trPr>
        <w:tc>
          <w:tcPr>
            <w:tcW w:w="1055" w:type="pct"/>
            <w:tcBorders>
              <w:top w:val="nil"/>
              <w:left w:val="nil"/>
              <w:bottom w:val="nil"/>
              <w:right w:val="nil"/>
            </w:tcBorders>
            <w:vAlign w:val="center"/>
            <w:tcPrChange w:id="4196" w:author="Christina Sun" w:date="2026-03-15T20:45:00Z" w16du:dateUtc="2026-03-16T03:45:00Z">
              <w:tcPr>
                <w:tcW w:w="1493" w:type="pct"/>
                <w:tcBorders>
                  <w:top w:val="nil"/>
                  <w:left w:val="nil"/>
                  <w:bottom w:val="nil"/>
                  <w:right w:val="nil"/>
                </w:tcBorders>
                <w:vAlign w:val="center"/>
              </w:tcPr>
            </w:tcPrChange>
          </w:tcPr>
          <w:p w14:paraId="42AB97CC" w14:textId="77777777" w:rsidR="00124A2B" w:rsidRPr="00824E21" w:rsidRDefault="00124A2B" w:rsidP="00124A2B">
            <w:pPr>
              <w:jc w:val="right"/>
              <w:rPr>
                <w:ins w:id="4197" w:author="Christina Sun" w:date="2026-03-15T20:18:00Z" w16du:dateUtc="2026-03-16T03:18:00Z"/>
                <w:rFonts w:asciiTheme="majorHAnsi" w:hAnsiTheme="majorHAnsi" w:cstheme="majorHAnsi"/>
                <w:sz w:val="20"/>
                <w:szCs w:val="20"/>
              </w:rPr>
            </w:pPr>
            <w:ins w:id="4198" w:author="Christina Sun" w:date="2026-03-15T20:18:00Z" w16du:dateUtc="2026-03-16T03:18:00Z">
              <w:r w:rsidRPr="00824E21">
                <w:rPr>
                  <w:rFonts w:asciiTheme="majorHAnsi" w:hAnsiTheme="majorHAnsi" w:cstheme="majorHAnsi"/>
                  <w:sz w:val="20"/>
                  <w:szCs w:val="20"/>
                </w:rPr>
                <w:t>N</w:t>
              </w:r>
            </w:ins>
          </w:p>
        </w:tc>
        <w:tc>
          <w:tcPr>
            <w:tcW w:w="551" w:type="pct"/>
            <w:tcBorders>
              <w:top w:val="nil"/>
              <w:left w:val="nil"/>
              <w:bottom w:val="nil"/>
              <w:right w:val="nil"/>
            </w:tcBorders>
            <w:vAlign w:val="center"/>
            <w:tcPrChange w:id="4199" w:author="Christina Sun" w:date="2026-03-15T20:45:00Z" w16du:dateUtc="2026-03-16T03:45:00Z">
              <w:tcPr>
                <w:tcW w:w="529" w:type="pct"/>
                <w:tcBorders>
                  <w:top w:val="nil"/>
                  <w:left w:val="nil"/>
                  <w:bottom w:val="nil"/>
                  <w:right w:val="nil"/>
                </w:tcBorders>
                <w:vAlign w:val="center"/>
              </w:tcPr>
            </w:tcPrChange>
          </w:tcPr>
          <w:p w14:paraId="4BEB3E8E" w14:textId="7351F7EC" w:rsidR="00124A2B" w:rsidRPr="00824E21" w:rsidRDefault="00124A2B" w:rsidP="00124A2B">
            <w:pPr>
              <w:jc w:val="center"/>
              <w:rPr>
                <w:ins w:id="4200" w:author="Christina Sun" w:date="2026-03-15T20:18:00Z" w16du:dateUtc="2026-03-16T03:18:00Z"/>
                <w:rFonts w:asciiTheme="majorHAnsi" w:hAnsiTheme="majorHAnsi" w:cstheme="majorHAnsi"/>
                <w:sz w:val="20"/>
                <w:szCs w:val="20"/>
              </w:rPr>
            </w:pPr>
            <w:ins w:id="4201" w:author="Christina Sun" w:date="2026-03-15T20:28:00Z" w16du:dateUtc="2026-03-16T03:28:00Z">
              <w:r w:rsidRPr="00824E21">
                <w:rPr>
                  <w:rFonts w:asciiTheme="majorHAnsi" w:hAnsiTheme="majorHAnsi" w:cstheme="majorHAnsi"/>
                  <w:sz w:val="20"/>
                  <w:szCs w:val="20"/>
                </w:rPr>
                <w:t>5186</w:t>
              </w:r>
            </w:ins>
          </w:p>
        </w:tc>
        <w:tc>
          <w:tcPr>
            <w:tcW w:w="551" w:type="pct"/>
            <w:tcBorders>
              <w:top w:val="nil"/>
              <w:left w:val="nil"/>
              <w:bottom w:val="nil"/>
              <w:right w:val="nil"/>
            </w:tcBorders>
            <w:vAlign w:val="center"/>
            <w:tcPrChange w:id="4202" w:author="Christina Sun" w:date="2026-03-15T20:45:00Z" w16du:dateUtc="2026-03-16T03:45:00Z">
              <w:tcPr>
                <w:tcW w:w="394" w:type="pct"/>
                <w:gridSpan w:val="2"/>
                <w:tcBorders>
                  <w:top w:val="nil"/>
                  <w:left w:val="nil"/>
                  <w:bottom w:val="nil"/>
                  <w:right w:val="nil"/>
                </w:tcBorders>
                <w:vAlign w:val="center"/>
              </w:tcPr>
            </w:tcPrChange>
          </w:tcPr>
          <w:p w14:paraId="1ACBB870" w14:textId="7F3E3844" w:rsidR="00124A2B" w:rsidRPr="00824E21" w:rsidRDefault="00124A2B" w:rsidP="00124A2B">
            <w:pPr>
              <w:jc w:val="center"/>
              <w:rPr>
                <w:ins w:id="4203" w:author="Christina Sun" w:date="2026-03-15T20:18:00Z" w16du:dateUtc="2026-03-16T03:18:00Z"/>
                <w:rFonts w:asciiTheme="majorHAnsi" w:hAnsiTheme="majorHAnsi" w:cstheme="majorHAnsi"/>
                <w:sz w:val="20"/>
                <w:szCs w:val="20"/>
              </w:rPr>
            </w:pPr>
            <w:ins w:id="4204" w:author="Christina Sun" w:date="2026-03-15T20:28:00Z" w16du:dateUtc="2026-03-16T03:28:00Z">
              <w:r w:rsidRPr="00824E21">
                <w:rPr>
                  <w:rFonts w:asciiTheme="majorHAnsi" w:hAnsiTheme="majorHAnsi" w:cstheme="majorHAnsi"/>
                  <w:sz w:val="20"/>
                  <w:szCs w:val="20"/>
                </w:rPr>
                <w:t>330</w:t>
              </w:r>
            </w:ins>
          </w:p>
        </w:tc>
        <w:tc>
          <w:tcPr>
            <w:tcW w:w="551" w:type="pct"/>
            <w:tcBorders>
              <w:top w:val="nil"/>
              <w:left w:val="nil"/>
              <w:bottom w:val="nil"/>
              <w:right w:val="nil"/>
            </w:tcBorders>
            <w:vAlign w:val="center"/>
            <w:tcPrChange w:id="4205" w:author="Christina Sun" w:date="2026-03-15T20:45:00Z" w16du:dateUtc="2026-03-16T03:45:00Z">
              <w:tcPr>
                <w:tcW w:w="477" w:type="pct"/>
                <w:gridSpan w:val="3"/>
                <w:tcBorders>
                  <w:top w:val="nil"/>
                  <w:left w:val="nil"/>
                  <w:bottom w:val="nil"/>
                  <w:right w:val="nil"/>
                </w:tcBorders>
                <w:vAlign w:val="center"/>
              </w:tcPr>
            </w:tcPrChange>
          </w:tcPr>
          <w:p w14:paraId="146F54EA" w14:textId="7FA98395" w:rsidR="00124A2B" w:rsidRPr="00824E21" w:rsidRDefault="00124A2B" w:rsidP="00124A2B">
            <w:pPr>
              <w:jc w:val="center"/>
              <w:rPr>
                <w:ins w:id="4206" w:author="Christina Sun" w:date="2026-03-15T20:18:00Z" w16du:dateUtc="2026-03-16T03:18:00Z"/>
                <w:rFonts w:asciiTheme="majorHAnsi" w:hAnsiTheme="majorHAnsi" w:cstheme="majorHAnsi"/>
                <w:sz w:val="20"/>
                <w:szCs w:val="20"/>
              </w:rPr>
            </w:pPr>
            <w:ins w:id="4207" w:author="Christina Sun" w:date="2026-03-15T20:28:00Z" w16du:dateUtc="2026-03-16T03:28:00Z">
              <w:r w:rsidRPr="00824E21">
                <w:rPr>
                  <w:rFonts w:asciiTheme="majorHAnsi" w:hAnsiTheme="majorHAnsi" w:cstheme="majorHAnsi"/>
                  <w:sz w:val="20"/>
                  <w:szCs w:val="20"/>
                </w:rPr>
                <w:t>1138</w:t>
              </w:r>
            </w:ins>
          </w:p>
        </w:tc>
        <w:tc>
          <w:tcPr>
            <w:tcW w:w="551" w:type="pct"/>
            <w:tcBorders>
              <w:top w:val="nil"/>
              <w:left w:val="nil"/>
              <w:bottom w:val="nil"/>
              <w:right w:val="nil"/>
            </w:tcBorders>
            <w:vAlign w:val="center"/>
            <w:tcPrChange w:id="4208" w:author="Christina Sun" w:date="2026-03-15T20:45:00Z" w16du:dateUtc="2026-03-16T03:45:00Z">
              <w:tcPr>
                <w:tcW w:w="492" w:type="pct"/>
                <w:gridSpan w:val="3"/>
                <w:tcBorders>
                  <w:top w:val="nil"/>
                  <w:left w:val="nil"/>
                  <w:bottom w:val="nil"/>
                  <w:right w:val="nil"/>
                </w:tcBorders>
                <w:vAlign w:val="center"/>
              </w:tcPr>
            </w:tcPrChange>
          </w:tcPr>
          <w:p w14:paraId="0E195FA4" w14:textId="55A2FD20" w:rsidR="00124A2B" w:rsidRPr="00824E21" w:rsidRDefault="00124A2B" w:rsidP="00124A2B">
            <w:pPr>
              <w:jc w:val="center"/>
              <w:rPr>
                <w:ins w:id="4209" w:author="Christina Sun" w:date="2026-03-15T20:18:00Z" w16du:dateUtc="2026-03-16T03:18:00Z"/>
                <w:rFonts w:asciiTheme="majorHAnsi" w:hAnsiTheme="majorHAnsi" w:cstheme="majorHAnsi"/>
                <w:sz w:val="20"/>
                <w:szCs w:val="20"/>
              </w:rPr>
            </w:pPr>
            <w:ins w:id="4210" w:author="Christina Sun" w:date="2026-03-15T20:28:00Z" w16du:dateUtc="2026-03-16T03:28:00Z">
              <w:r w:rsidRPr="00824E21">
                <w:rPr>
                  <w:rFonts w:asciiTheme="majorHAnsi" w:hAnsiTheme="majorHAnsi" w:cstheme="majorHAnsi"/>
                  <w:sz w:val="20"/>
                  <w:szCs w:val="20"/>
                </w:rPr>
                <w:t>182</w:t>
              </w:r>
            </w:ins>
          </w:p>
        </w:tc>
        <w:tc>
          <w:tcPr>
            <w:tcW w:w="551" w:type="pct"/>
            <w:tcBorders>
              <w:top w:val="nil"/>
              <w:left w:val="nil"/>
              <w:bottom w:val="nil"/>
              <w:right w:val="nil"/>
            </w:tcBorders>
            <w:vAlign w:val="center"/>
            <w:tcPrChange w:id="4211" w:author="Christina Sun" w:date="2026-03-15T20:45:00Z" w16du:dateUtc="2026-03-16T03:45:00Z">
              <w:tcPr>
                <w:tcW w:w="412" w:type="pct"/>
                <w:gridSpan w:val="3"/>
                <w:tcBorders>
                  <w:top w:val="nil"/>
                  <w:left w:val="nil"/>
                  <w:bottom w:val="nil"/>
                  <w:right w:val="nil"/>
                </w:tcBorders>
                <w:vAlign w:val="center"/>
              </w:tcPr>
            </w:tcPrChange>
          </w:tcPr>
          <w:p w14:paraId="7E76C6C1" w14:textId="65C40602" w:rsidR="00124A2B" w:rsidRPr="00824E21" w:rsidRDefault="00124A2B" w:rsidP="00124A2B">
            <w:pPr>
              <w:jc w:val="center"/>
              <w:rPr>
                <w:ins w:id="4212" w:author="Christina Sun" w:date="2026-03-15T20:18:00Z" w16du:dateUtc="2026-03-16T03:18:00Z"/>
                <w:rFonts w:asciiTheme="majorHAnsi" w:hAnsiTheme="majorHAnsi" w:cstheme="majorHAnsi"/>
                <w:sz w:val="20"/>
                <w:szCs w:val="20"/>
              </w:rPr>
            </w:pPr>
            <w:ins w:id="4213" w:author="Christina Sun" w:date="2026-03-15T20:28:00Z" w16du:dateUtc="2026-03-16T03:28:00Z">
              <w:r w:rsidRPr="00824E21">
                <w:rPr>
                  <w:rFonts w:asciiTheme="majorHAnsi" w:hAnsiTheme="majorHAnsi" w:cstheme="majorHAnsi"/>
                  <w:sz w:val="20"/>
                  <w:szCs w:val="20"/>
                </w:rPr>
                <w:t>131</w:t>
              </w:r>
            </w:ins>
          </w:p>
        </w:tc>
        <w:tc>
          <w:tcPr>
            <w:tcW w:w="551" w:type="pct"/>
            <w:tcBorders>
              <w:top w:val="nil"/>
              <w:left w:val="nil"/>
              <w:bottom w:val="nil"/>
              <w:right w:val="nil"/>
            </w:tcBorders>
            <w:vAlign w:val="center"/>
            <w:tcPrChange w:id="4214" w:author="Christina Sun" w:date="2026-03-15T20:45:00Z" w16du:dateUtc="2026-03-16T03:45:00Z">
              <w:tcPr>
                <w:tcW w:w="529" w:type="pct"/>
                <w:tcBorders>
                  <w:top w:val="nil"/>
                  <w:left w:val="nil"/>
                  <w:bottom w:val="nil"/>
                  <w:right w:val="nil"/>
                </w:tcBorders>
                <w:vAlign w:val="center"/>
              </w:tcPr>
            </w:tcPrChange>
          </w:tcPr>
          <w:p w14:paraId="2DB3D273" w14:textId="017E6FD1" w:rsidR="00124A2B" w:rsidRPr="00824E21" w:rsidRDefault="00124A2B" w:rsidP="00124A2B">
            <w:pPr>
              <w:jc w:val="center"/>
              <w:rPr>
                <w:ins w:id="4215" w:author="Christina Sun" w:date="2026-03-15T20:18:00Z" w16du:dateUtc="2026-03-16T03:18:00Z"/>
                <w:rFonts w:asciiTheme="majorHAnsi" w:hAnsiTheme="majorHAnsi" w:cstheme="majorHAnsi"/>
                <w:sz w:val="20"/>
                <w:szCs w:val="20"/>
              </w:rPr>
            </w:pPr>
            <w:ins w:id="4216" w:author="Christina Sun" w:date="2026-03-15T20:28:00Z" w16du:dateUtc="2026-03-16T03:28:00Z">
              <w:r w:rsidRPr="00824E21">
                <w:rPr>
                  <w:rFonts w:asciiTheme="majorHAnsi" w:hAnsiTheme="majorHAnsi" w:cstheme="majorHAnsi"/>
                  <w:sz w:val="20"/>
                  <w:szCs w:val="20"/>
                </w:rPr>
                <w:t>508</w:t>
              </w:r>
            </w:ins>
          </w:p>
        </w:tc>
        <w:tc>
          <w:tcPr>
            <w:tcW w:w="551" w:type="pct"/>
            <w:gridSpan w:val="2"/>
            <w:tcBorders>
              <w:top w:val="nil"/>
              <w:left w:val="nil"/>
              <w:bottom w:val="nil"/>
              <w:right w:val="nil"/>
            </w:tcBorders>
            <w:vAlign w:val="center"/>
            <w:tcPrChange w:id="4217" w:author="Christina Sun" w:date="2026-03-15T20:45:00Z" w16du:dateUtc="2026-03-16T03:45:00Z">
              <w:tcPr>
                <w:tcW w:w="392" w:type="pct"/>
                <w:tcBorders>
                  <w:top w:val="nil"/>
                  <w:left w:val="nil"/>
                  <w:bottom w:val="nil"/>
                  <w:right w:val="nil"/>
                </w:tcBorders>
                <w:vAlign w:val="center"/>
              </w:tcPr>
            </w:tcPrChange>
          </w:tcPr>
          <w:p w14:paraId="669D54AD" w14:textId="5A467F9D" w:rsidR="00124A2B" w:rsidRPr="00824E21" w:rsidRDefault="00124A2B" w:rsidP="00124A2B">
            <w:pPr>
              <w:jc w:val="center"/>
              <w:rPr>
                <w:ins w:id="4218" w:author="Christina Sun" w:date="2026-03-15T20:18:00Z" w16du:dateUtc="2026-03-16T03:18:00Z"/>
                <w:rFonts w:asciiTheme="majorHAnsi" w:hAnsiTheme="majorHAnsi" w:cstheme="majorHAnsi"/>
                <w:sz w:val="20"/>
                <w:szCs w:val="20"/>
              </w:rPr>
            </w:pPr>
            <w:ins w:id="4219" w:author="Christina Sun" w:date="2026-03-15T20:28:00Z" w16du:dateUtc="2026-03-16T03:28:00Z">
              <w:r w:rsidRPr="00824E21">
                <w:rPr>
                  <w:rFonts w:asciiTheme="majorHAnsi" w:hAnsiTheme="majorHAnsi" w:cstheme="majorHAnsi"/>
                  <w:sz w:val="20"/>
                  <w:szCs w:val="20"/>
                </w:rPr>
                <w:t>7825</w:t>
              </w:r>
            </w:ins>
          </w:p>
        </w:tc>
        <w:tc>
          <w:tcPr>
            <w:tcW w:w="90" w:type="pct"/>
            <w:tcBorders>
              <w:top w:val="nil"/>
              <w:left w:val="nil"/>
              <w:bottom w:val="nil"/>
              <w:right w:val="nil"/>
            </w:tcBorders>
            <w:vAlign w:val="center"/>
            <w:tcPrChange w:id="4220" w:author="Christina Sun" w:date="2026-03-15T20:45:00Z" w16du:dateUtc="2026-03-16T03:45:00Z">
              <w:tcPr>
                <w:tcW w:w="282" w:type="pct"/>
                <w:gridSpan w:val="2"/>
                <w:tcBorders>
                  <w:top w:val="nil"/>
                  <w:left w:val="nil"/>
                  <w:bottom w:val="nil"/>
                  <w:right w:val="nil"/>
                </w:tcBorders>
                <w:vAlign w:val="center"/>
              </w:tcPr>
            </w:tcPrChange>
          </w:tcPr>
          <w:p w14:paraId="3CC654F4" w14:textId="559807F7" w:rsidR="00124A2B" w:rsidRPr="00824E21" w:rsidRDefault="00124A2B" w:rsidP="00124A2B">
            <w:pPr>
              <w:jc w:val="center"/>
              <w:rPr>
                <w:ins w:id="4221" w:author="Christina Sun" w:date="2026-03-15T20:18:00Z" w16du:dateUtc="2026-03-16T03:18:00Z"/>
                <w:rFonts w:asciiTheme="majorHAnsi" w:hAnsiTheme="majorHAnsi" w:cstheme="majorHAnsi"/>
                <w:sz w:val="20"/>
                <w:szCs w:val="20"/>
              </w:rPr>
            </w:pPr>
          </w:p>
        </w:tc>
      </w:tr>
      <w:tr w:rsidR="00B719F1" w:rsidRPr="00B621E1" w14:paraId="034D1CD2" w14:textId="77777777" w:rsidTr="00634828">
        <w:trPr>
          <w:gridAfter w:val="2"/>
          <w:wAfter w:w="99" w:type="pct"/>
          <w:trHeight w:val="287"/>
          <w:ins w:id="4222" w:author="Christina Sun" w:date="2026-03-15T20:18:00Z" w16du:dateUtc="2026-03-16T03:18:00Z"/>
          <w:trPrChange w:id="4223" w:author="Christina Sun" w:date="2026-03-15T20:45:00Z" w16du:dateUtc="2026-03-16T03:45:00Z">
            <w:trPr>
              <w:gridAfter w:val="2"/>
              <w:trHeight w:val="287"/>
            </w:trPr>
          </w:trPrChange>
        </w:trPr>
        <w:tc>
          <w:tcPr>
            <w:tcW w:w="4901" w:type="pct"/>
            <w:gridSpan w:val="8"/>
            <w:tcBorders>
              <w:top w:val="nil"/>
              <w:left w:val="nil"/>
              <w:bottom w:val="nil"/>
              <w:right w:val="nil"/>
            </w:tcBorders>
            <w:vAlign w:val="center"/>
            <w:tcPrChange w:id="4224" w:author="Christina Sun" w:date="2026-03-15T20:45:00Z" w16du:dateUtc="2026-03-16T03:45:00Z">
              <w:tcPr>
                <w:tcW w:w="5000" w:type="pct"/>
                <w:gridSpan w:val="17"/>
                <w:tcBorders>
                  <w:top w:val="nil"/>
                  <w:left w:val="nil"/>
                  <w:bottom w:val="nil"/>
                  <w:right w:val="nil"/>
                </w:tcBorders>
                <w:vAlign w:val="center"/>
              </w:tcPr>
            </w:tcPrChange>
          </w:tcPr>
          <w:p w14:paraId="1FA7CC16" w14:textId="77777777" w:rsidR="00B719F1" w:rsidRPr="00824E21" w:rsidRDefault="00B719F1" w:rsidP="00806A88">
            <w:pPr>
              <w:rPr>
                <w:ins w:id="4225" w:author="Christina Sun" w:date="2026-03-15T20:18:00Z" w16du:dateUtc="2026-03-16T03:18:00Z"/>
                <w:rFonts w:asciiTheme="majorHAnsi" w:hAnsiTheme="majorHAnsi" w:cstheme="majorHAnsi"/>
                <w:i/>
                <w:iCs/>
                <w:sz w:val="20"/>
                <w:szCs w:val="20"/>
              </w:rPr>
            </w:pPr>
          </w:p>
        </w:tc>
      </w:tr>
      <w:tr w:rsidR="00B719F1" w:rsidRPr="00B621E1" w14:paraId="72222820" w14:textId="77777777" w:rsidTr="00634828">
        <w:trPr>
          <w:gridAfter w:val="2"/>
          <w:wAfter w:w="99" w:type="pct"/>
          <w:trHeight w:val="287"/>
          <w:ins w:id="4226" w:author="Christina Sun" w:date="2026-03-15T20:18:00Z" w16du:dateUtc="2026-03-16T03:18:00Z"/>
          <w:trPrChange w:id="4227" w:author="Christina Sun" w:date="2026-03-15T20:45:00Z" w16du:dateUtc="2026-03-16T03:45:00Z">
            <w:trPr>
              <w:gridAfter w:val="2"/>
              <w:trHeight w:val="287"/>
            </w:trPr>
          </w:trPrChange>
        </w:trPr>
        <w:tc>
          <w:tcPr>
            <w:tcW w:w="4901" w:type="pct"/>
            <w:gridSpan w:val="8"/>
            <w:tcBorders>
              <w:top w:val="nil"/>
              <w:left w:val="nil"/>
              <w:bottom w:val="nil"/>
              <w:right w:val="nil"/>
            </w:tcBorders>
            <w:vAlign w:val="center"/>
            <w:tcPrChange w:id="4228" w:author="Christina Sun" w:date="2026-03-15T20:45:00Z" w16du:dateUtc="2026-03-16T03:45:00Z">
              <w:tcPr>
                <w:tcW w:w="5000" w:type="pct"/>
                <w:gridSpan w:val="17"/>
                <w:tcBorders>
                  <w:top w:val="nil"/>
                  <w:left w:val="nil"/>
                  <w:bottom w:val="nil"/>
                  <w:right w:val="nil"/>
                </w:tcBorders>
                <w:vAlign w:val="center"/>
              </w:tcPr>
            </w:tcPrChange>
          </w:tcPr>
          <w:p w14:paraId="405759F0" w14:textId="77777777" w:rsidR="00B719F1" w:rsidRPr="00824E21" w:rsidRDefault="00B719F1" w:rsidP="00806A88">
            <w:pPr>
              <w:rPr>
                <w:ins w:id="4229" w:author="Christina Sun" w:date="2026-03-15T20:18:00Z" w16du:dateUtc="2026-03-16T03:18:00Z"/>
                <w:rFonts w:asciiTheme="majorHAnsi" w:hAnsiTheme="majorHAnsi" w:cstheme="majorHAnsi"/>
                <w:sz w:val="20"/>
                <w:szCs w:val="20"/>
              </w:rPr>
            </w:pPr>
            <w:ins w:id="4230" w:author="Christina Sun" w:date="2026-03-15T20:18:00Z" w16du:dateUtc="2026-03-16T03:18:00Z">
              <w:r w:rsidRPr="00824E21">
                <w:rPr>
                  <w:rFonts w:asciiTheme="majorHAnsi" w:hAnsiTheme="majorHAnsi" w:cstheme="majorHAnsi"/>
                  <w:sz w:val="20"/>
                  <w:szCs w:val="20"/>
                </w:rPr>
                <w:t>I feel that I belong in my high school community.</w:t>
              </w:r>
            </w:ins>
          </w:p>
        </w:tc>
      </w:tr>
      <w:tr w:rsidR="00124A2B" w:rsidRPr="00B621E1" w14:paraId="0E794081" w14:textId="77777777" w:rsidTr="00634828">
        <w:trPr>
          <w:trHeight w:val="267"/>
          <w:ins w:id="4231" w:author="Christina Sun" w:date="2026-03-15T20:18:00Z" w16du:dateUtc="2026-03-16T03:18:00Z"/>
          <w:trPrChange w:id="4232" w:author="Christina Sun" w:date="2026-03-15T20:45:00Z" w16du:dateUtc="2026-03-16T03:45:00Z">
            <w:trPr>
              <w:gridAfter w:val="0"/>
              <w:trHeight w:val="267"/>
            </w:trPr>
          </w:trPrChange>
        </w:trPr>
        <w:tc>
          <w:tcPr>
            <w:tcW w:w="1055" w:type="pct"/>
            <w:tcBorders>
              <w:top w:val="nil"/>
              <w:left w:val="nil"/>
              <w:bottom w:val="nil"/>
              <w:right w:val="nil"/>
            </w:tcBorders>
            <w:vAlign w:val="center"/>
            <w:tcPrChange w:id="4233" w:author="Christina Sun" w:date="2026-03-15T20:45:00Z" w16du:dateUtc="2026-03-16T03:45:00Z">
              <w:tcPr>
                <w:tcW w:w="1493" w:type="pct"/>
                <w:tcBorders>
                  <w:top w:val="nil"/>
                  <w:left w:val="nil"/>
                  <w:bottom w:val="nil"/>
                  <w:right w:val="nil"/>
                </w:tcBorders>
                <w:vAlign w:val="center"/>
              </w:tcPr>
            </w:tcPrChange>
          </w:tcPr>
          <w:p w14:paraId="236A3F99" w14:textId="77777777" w:rsidR="00124A2B" w:rsidRPr="00824E21" w:rsidRDefault="00124A2B" w:rsidP="00124A2B">
            <w:pPr>
              <w:jc w:val="right"/>
              <w:rPr>
                <w:ins w:id="4234" w:author="Christina Sun" w:date="2026-03-15T20:18:00Z" w16du:dateUtc="2026-03-16T03:18:00Z"/>
                <w:rFonts w:asciiTheme="majorHAnsi" w:hAnsiTheme="majorHAnsi" w:cstheme="majorHAnsi"/>
                <w:sz w:val="20"/>
                <w:szCs w:val="20"/>
              </w:rPr>
            </w:pPr>
            <w:ins w:id="4235" w:author="Christina Sun" w:date="2026-03-15T20:18:00Z" w16du:dateUtc="2026-03-16T03:18:00Z">
              <w:r w:rsidRPr="00824E21">
                <w:rPr>
                  <w:rFonts w:asciiTheme="majorHAnsi" w:hAnsiTheme="majorHAnsi" w:cstheme="majorHAnsi"/>
                  <w:sz w:val="20"/>
                  <w:szCs w:val="20"/>
                </w:rPr>
                <w:t>Mean</w:t>
              </w:r>
            </w:ins>
          </w:p>
        </w:tc>
        <w:tc>
          <w:tcPr>
            <w:tcW w:w="551" w:type="pct"/>
            <w:tcBorders>
              <w:top w:val="nil"/>
              <w:left w:val="nil"/>
              <w:bottom w:val="nil"/>
              <w:right w:val="nil"/>
            </w:tcBorders>
            <w:vAlign w:val="center"/>
            <w:tcPrChange w:id="4236" w:author="Christina Sun" w:date="2026-03-15T20:45:00Z" w16du:dateUtc="2026-03-16T03:45:00Z">
              <w:tcPr>
                <w:tcW w:w="529" w:type="pct"/>
                <w:tcBorders>
                  <w:top w:val="nil"/>
                  <w:left w:val="nil"/>
                  <w:bottom w:val="nil"/>
                  <w:right w:val="nil"/>
                </w:tcBorders>
                <w:vAlign w:val="center"/>
              </w:tcPr>
            </w:tcPrChange>
          </w:tcPr>
          <w:p w14:paraId="3E16A0AE" w14:textId="6BB2F1EC" w:rsidR="00124A2B" w:rsidRPr="00824E21" w:rsidRDefault="00124A2B" w:rsidP="00124A2B">
            <w:pPr>
              <w:jc w:val="center"/>
              <w:rPr>
                <w:ins w:id="4237" w:author="Christina Sun" w:date="2026-03-15T20:18:00Z" w16du:dateUtc="2026-03-16T03:18:00Z"/>
                <w:rFonts w:asciiTheme="majorHAnsi" w:hAnsiTheme="majorHAnsi" w:cstheme="majorHAnsi"/>
                <w:sz w:val="20"/>
                <w:szCs w:val="20"/>
              </w:rPr>
            </w:pPr>
            <w:ins w:id="4238" w:author="Christina Sun" w:date="2026-03-15T20:28:00Z" w16du:dateUtc="2026-03-16T03:28:00Z">
              <w:r w:rsidRPr="00824E21">
                <w:rPr>
                  <w:rFonts w:asciiTheme="majorHAnsi" w:hAnsiTheme="majorHAnsi" w:cstheme="majorHAnsi"/>
                  <w:sz w:val="20"/>
                  <w:szCs w:val="20"/>
                </w:rPr>
                <w:t>0.7</w:t>
              </w:r>
            </w:ins>
          </w:p>
        </w:tc>
        <w:tc>
          <w:tcPr>
            <w:tcW w:w="551" w:type="pct"/>
            <w:tcBorders>
              <w:top w:val="nil"/>
              <w:left w:val="nil"/>
              <w:bottom w:val="nil"/>
              <w:right w:val="nil"/>
            </w:tcBorders>
            <w:vAlign w:val="center"/>
            <w:tcPrChange w:id="4239" w:author="Christina Sun" w:date="2026-03-15T20:45:00Z" w16du:dateUtc="2026-03-16T03:45:00Z">
              <w:tcPr>
                <w:tcW w:w="394" w:type="pct"/>
                <w:gridSpan w:val="2"/>
                <w:tcBorders>
                  <w:top w:val="nil"/>
                  <w:left w:val="nil"/>
                  <w:bottom w:val="nil"/>
                  <w:right w:val="nil"/>
                </w:tcBorders>
                <w:vAlign w:val="center"/>
              </w:tcPr>
            </w:tcPrChange>
          </w:tcPr>
          <w:p w14:paraId="051F13B9" w14:textId="2A1F67AC" w:rsidR="00124A2B" w:rsidRPr="00824E21" w:rsidRDefault="00124A2B" w:rsidP="00124A2B">
            <w:pPr>
              <w:jc w:val="center"/>
              <w:rPr>
                <w:ins w:id="4240" w:author="Christina Sun" w:date="2026-03-15T20:18:00Z" w16du:dateUtc="2026-03-16T03:18:00Z"/>
                <w:rFonts w:asciiTheme="majorHAnsi" w:hAnsiTheme="majorHAnsi" w:cstheme="majorHAnsi"/>
                <w:sz w:val="20"/>
                <w:szCs w:val="20"/>
              </w:rPr>
            </w:pPr>
            <w:ins w:id="4241" w:author="Christina Sun" w:date="2026-03-15T20:28:00Z" w16du:dateUtc="2026-03-16T03:28:00Z">
              <w:r w:rsidRPr="00824E21">
                <w:rPr>
                  <w:rFonts w:asciiTheme="majorHAnsi" w:hAnsiTheme="majorHAnsi" w:cstheme="majorHAnsi"/>
                  <w:sz w:val="20"/>
                  <w:szCs w:val="20"/>
                </w:rPr>
                <w:t>0.4</w:t>
              </w:r>
            </w:ins>
          </w:p>
        </w:tc>
        <w:tc>
          <w:tcPr>
            <w:tcW w:w="551" w:type="pct"/>
            <w:tcBorders>
              <w:top w:val="nil"/>
              <w:left w:val="nil"/>
              <w:bottom w:val="nil"/>
              <w:right w:val="nil"/>
            </w:tcBorders>
            <w:vAlign w:val="center"/>
            <w:tcPrChange w:id="4242" w:author="Christina Sun" w:date="2026-03-15T20:45:00Z" w16du:dateUtc="2026-03-16T03:45:00Z">
              <w:tcPr>
                <w:tcW w:w="477" w:type="pct"/>
                <w:gridSpan w:val="3"/>
                <w:tcBorders>
                  <w:top w:val="nil"/>
                  <w:left w:val="nil"/>
                  <w:bottom w:val="nil"/>
                  <w:right w:val="nil"/>
                </w:tcBorders>
                <w:vAlign w:val="center"/>
              </w:tcPr>
            </w:tcPrChange>
          </w:tcPr>
          <w:p w14:paraId="144451E3" w14:textId="4DAE4B2B" w:rsidR="00124A2B" w:rsidRPr="00824E21" w:rsidRDefault="00124A2B" w:rsidP="00124A2B">
            <w:pPr>
              <w:jc w:val="center"/>
              <w:rPr>
                <w:ins w:id="4243" w:author="Christina Sun" w:date="2026-03-15T20:18:00Z" w16du:dateUtc="2026-03-16T03:18:00Z"/>
                <w:rFonts w:asciiTheme="majorHAnsi" w:hAnsiTheme="majorHAnsi" w:cstheme="majorHAnsi"/>
                <w:sz w:val="20"/>
                <w:szCs w:val="20"/>
              </w:rPr>
            </w:pPr>
            <w:ins w:id="4244" w:author="Christina Sun" w:date="2026-03-15T20:28:00Z" w16du:dateUtc="2026-03-16T03:28:00Z">
              <w:r w:rsidRPr="00824E21">
                <w:rPr>
                  <w:rFonts w:asciiTheme="majorHAnsi" w:hAnsiTheme="majorHAnsi" w:cstheme="majorHAnsi"/>
                  <w:sz w:val="20"/>
                  <w:szCs w:val="20"/>
                </w:rPr>
                <w:t>0.4</w:t>
              </w:r>
            </w:ins>
          </w:p>
        </w:tc>
        <w:tc>
          <w:tcPr>
            <w:tcW w:w="551" w:type="pct"/>
            <w:tcBorders>
              <w:top w:val="nil"/>
              <w:left w:val="nil"/>
              <w:bottom w:val="nil"/>
              <w:right w:val="nil"/>
            </w:tcBorders>
            <w:vAlign w:val="center"/>
            <w:tcPrChange w:id="4245" w:author="Christina Sun" w:date="2026-03-15T20:45:00Z" w16du:dateUtc="2026-03-16T03:45:00Z">
              <w:tcPr>
                <w:tcW w:w="492" w:type="pct"/>
                <w:gridSpan w:val="3"/>
                <w:tcBorders>
                  <w:top w:val="nil"/>
                  <w:left w:val="nil"/>
                  <w:bottom w:val="nil"/>
                  <w:right w:val="nil"/>
                </w:tcBorders>
                <w:vAlign w:val="center"/>
              </w:tcPr>
            </w:tcPrChange>
          </w:tcPr>
          <w:p w14:paraId="1C06355A" w14:textId="71D33BFF" w:rsidR="00124A2B" w:rsidRPr="00824E21" w:rsidRDefault="00124A2B" w:rsidP="00124A2B">
            <w:pPr>
              <w:jc w:val="center"/>
              <w:rPr>
                <w:ins w:id="4246" w:author="Christina Sun" w:date="2026-03-15T20:18:00Z" w16du:dateUtc="2026-03-16T03:18:00Z"/>
                <w:rFonts w:asciiTheme="majorHAnsi" w:hAnsiTheme="majorHAnsi" w:cstheme="majorHAnsi"/>
                <w:sz w:val="20"/>
                <w:szCs w:val="20"/>
              </w:rPr>
            </w:pPr>
            <w:ins w:id="4247" w:author="Christina Sun" w:date="2026-03-15T20:28:00Z" w16du:dateUtc="2026-03-16T03:28:00Z">
              <w:r w:rsidRPr="00824E21">
                <w:rPr>
                  <w:rFonts w:asciiTheme="majorHAnsi" w:hAnsiTheme="majorHAnsi" w:cstheme="majorHAnsi"/>
                  <w:sz w:val="20"/>
                  <w:szCs w:val="20"/>
                </w:rPr>
                <w:t>0.4</w:t>
              </w:r>
            </w:ins>
          </w:p>
        </w:tc>
        <w:tc>
          <w:tcPr>
            <w:tcW w:w="551" w:type="pct"/>
            <w:tcBorders>
              <w:top w:val="nil"/>
              <w:left w:val="nil"/>
              <w:bottom w:val="nil"/>
              <w:right w:val="nil"/>
            </w:tcBorders>
            <w:vAlign w:val="center"/>
            <w:tcPrChange w:id="4248" w:author="Christina Sun" w:date="2026-03-15T20:45:00Z" w16du:dateUtc="2026-03-16T03:45:00Z">
              <w:tcPr>
                <w:tcW w:w="412" w:type="pct"/>
                <w:gridSpan w:val="3"/>
                <w:tcBorders>
                  <w:top w:val="nil"/>
                  <w:left w:val="nil"/>
                  <w:bottom w:val="nil"/>
                  <w:right w:val="nil"/>
                </w:tcBorders>
                <w:vAlign w:val="center"/>
              </w:tcPr>
            </w:tcPrChange>
          </w:tcPr>
          <w:p w14:paraId="353986E7" w14:textId="6D117C67" w:rsidR="00124A2B" w:rsidRPr="00824E21" w:rsidRDefault="00124A2B" w:rsidP="00124A2B">
            <w:pPr>
              <w:jc w:val="center"/>
              <w:rPr>
                <w:ins w:id="4249" w:author="Christina Sun" w:date="2026-03-15T20:18:00Z" w16du:dateUtc="2026-03-16T03:18:00Z"/>
                <w:rFonts w:asciiTheme="majorHAnsi" w:hAnsiTheme="majorHAnsi" w:cstheme="majorHAnsi"/>
                <w:sz w:val="20"/>
                <w:szCs w:val="20"/>
              </w:rPr>
            </w:pPr>
            <w:ins w:id="4250" w:author="Christina Sun" w:date="2026-03-15T20:28:00Z" w16du:dateUtc="2026-03-16T03:28:00Z">
              <w:r w:rsidRPr="00824E21">
                <w:rPr>
                  <w:rFonts w:asciiTheme="majorHAnsi" w:hAnsiTheme="majorHAnsi" w:cstheme="majorHAnsi"/>
                  <w:sz w:val="20"/>
                  <w:szCs w:val="20"/>
                </w:rPr>
                <w:t>0.3</w:t>
              </w:r>
            </w:ins>
          </w:p>
        </w:tc>
        <w:tc>
          <w:tcPr>
            <w:tcW w:w="551" w:type="pct"/>
            <w:tcBorders>
              <w:top w:val="nil"/>
              <w:left w:val="nil"/>
              <w:bottom w:val="nil"/>
              <w:right w:val="nil"/>
            </w:tcBorders>
            <w:vAlign w:val="center"/>
            <w:tcPrChange w:id="4251" w:author="Christina Sun" w:date="2026-03-15T20:45:00Z" w16du:dateUtc="2026-03-16T03:45:00Z">
              <w:tcPr>
                <w:tcW w:w="529" w:type="pct"/>
                <w:tcBorders>
                  <w:top w:val="nil"/>
                  <w:left w:val="nil"/>
                  <w:bottom w:val="nil"/>
                  <w:right w:val="nil"/>
                </w:tcBorders>
                <w:vAlign w:val="center"/>
              </w:tcPr>
            </w:tcPrChange>
          </w:tcPr>
          <w:p w14:paraId="7AF91126" w14:textId="2C386C00" w:rsidR="00124A2B" w:rsidRPr="00824E21" w:rsidRDefault="00124A2B" w:rsidP="00124A2B">
            <w:pPr>
              <w:jc w:val="center"/>
              <w:rPr>
                <w:ins w:id="4252" w:author="Christina Sun" w:date="2026-03-15T20:18:00Z" w16du:dateUtc="2026-03-16T03:18:00Z"/>
                <w:rFonts w:asciiTheme="majorHAnsi" w:hAnsiTheme="majorHAnsi" w:cstheme="majorHAnsi"/>
                <w:sz w:val="20"/>
                <w:szCs w:val="20"/>
              </w:rPr>
            </w:pPr>
            <w:ins w:id="4253" w:author="Christina Sun" w:date="2026-03-15T20:28:00Z" w16du:dateUtc="2026-03-16T03:28:00Z">
              <w:r w:rsidRPr="00824E21">
                <w:rPr>
                  <w:rFonts w:asciiTheme="majorHAnsi" w:hAnsiTheme="majorHAnsi" w:cstheme="majorHAnsi"/>
                  <w:sz w:val="20"/>
                  <w:szCs w:val="20"/>
                </w:rPr>
                <w:t>0.3</w:t>
              </w:r>
            </w:ins>
          </w:p>
        </w:tc>
        <w:tc>
          <w:tcPr>
            <w:tcW w:w="551" w:type="pct"/>
            <w:gridSpan w:val="2"/>
            <w:tcBorders>
              <w:top w:val="nil"/>
              <w:left w:val="nil"/>
              <w:bottom w:val="nil"/>
              <w:right w:val="nil"/>
            </w:tcBorders>
            <w:vAlign w:val="center"/>
            <w:tcPrChange w:id="4254" w:author="Christina Sun" w:date="2026-03-15T20:45:00Z" w16du:dateUtc="2026-03-16T03:45:00Z">
              <w:tcPr>
                <w:tcW w:w="392" w:type="pct"/>
                <w:tcBorders>
                  <w:top w:val="nil"/>
                  <w:left w:val="nil"/>
                  <w:bottom w:val="nil"/>
                  <w:right w:val="nil"/>
                </w:tcBorders>
                <w:vAlign w:val="center"/>
              </w:tcPr>
            </w:tcPrChange>
          </w:tcPr>
          <w:p w14:paraId="4013D8B7" w14:textId="0688C620" w:rsidR="00124A2B" w:rsidRPr="00824E21" w:rsidRDefault="00124A2B" w:rsidP="00124A2B">
            <w:pPr>
              <w:jc w:val="center"/>
              <w:rPr>
                <w:ins w:id="4255" w:author="Christina Sun" w:date="2026-03-15T20:18:00Z" w16du:dateUtc="2026-03-16T03:18:00Z"/>
                <w:rFonts w:asciiTheme="majorHAnsi" w:hAnsiTheme="majorHAnsi" w:cstheme="majorHAnsi"/>
                <w:sz w:val="20"/>
                <w:szCs w:val="20"/>
              </w:rPr>
            </w:pPr>
            <w:ins w:id="4256" w:author="Christina Sun" w:date="2026-03-15T20:28:00Z" w16du:dateUtc="2026-03-16T03:28:00Z">
              <w:r w:rsidRPr="00824E21">
                <w:rPr>
                  <w:rFonts w:asciiTheme="majorHAnsi" w:hAnsiTheme="majorHAnsi" w:cstheme="majorHAnsi"/>
                  <w:sz w:val="20"/>
                  <w:szCs w:val="20"/>
                </w:rPr>
                <w:t>0.6</w:t>
              </w:r>
            </w:ins>
          </w:p>
        </w:tc>
        <w:tc>
          <w:tcPr>
            <w:tcW w:w="90" w:type="pct"/>
            <w:tcBorders>
              <w:top w:val="nil"/>
              <w:left w:val="nil"/>
              <w:bottom w:val="nil"/>
              <w:right w:val="nil"/>
            </w:tcBorders>
            <w:vAlign w:val="center"/>
            <w:tcPrChange w:id="4257" w:author="Christina Sun" w:date="2026-03-15T20:45:00Z" w16du:dateUtc="2026-03-16T03:45:00Z">
              <w:tcPr>
                <w:tcW w:w="282" w:type="pct"/>
                <w:gridSpan w:val="2"/>
                <w:tcBorders>
                  <w:top w:val="nil"/>
                  <w:left w:val="nil"/>
                  <w:bottom w:val="nil"/>
                  <w:right w:val="nil"/>
                </w:tcBorders>
                <w:vAlign w:val="center"/>
              </w:tcPr>
            </w:tcPrChange>
          </w:tcPr>
          <w:p w14:paraId="546DAC56" w14:textId="435102E6" w:rsidR="00124A2B" w:rsidRPr="00824E21" w:rsidRDefault="00124A2B" w:rsidP="00124A2B">
            <w:pPr>
              <w:jc w:val="center"/>
              <w:rPr>
                <w:ins w:id="4258" w:author="Christina Sun" w:date="2026-03-15T20:18:00Z" w16du:dateUtc="2026-03-16T03:18:00Z"/>
                <w:rFonts w:asciiTheme="majorHAnsi" w:hAnsiTheme="majorHAnsi" w:cstheme="majorHAnsi"/>
                <w:sz w:val="20"/>
                <w:szCs w:val="20"/>
              </w:rPr>
            </w:pPr>
          </w:p>
        </w:tc>
      </w:tr>
      <w:tr w:rsidR="00124A2B" w:rsidRPr="00B621E1" w14:paraId="747EE66D" w14:textId="77777777" w:rsidTr="00634828">
        <w:trPr>
          <w:trHeight w:val="287"/>
          <w:ins w:id="4259" w:author="Christina Sun" w:date="2026-03-15T20:18:00Z" w16du:dateUtc="2026-03-16T03:18:00Z"/>
          <w:trPrChange w:id="4260" w:author="Christina Sun" w:date="2026-03-15T20:45:00Z" w16du:dateUtc="2026-03-16T03:45:00Z">
            <w:trPr>
              <w:gridAfter w:val="0"/>
              <w:trHeight w:val="287"/>
            </w:trPr>
          </w:trPrChange>
        </w:trPr>
        <w:tc>
          <w:tcPr>
            <w:tcW w:w="1055" w:type="pct"/>
            <w:tcBorders>
              <w:top w:val="nil"/>
              <w:left w:val="nil"/>
              <w:bottom w:val="nil"/>
              <w:right w:val="nil"/>
            </w:tcBorders>
            <w:vAlign w:val="center"/>
            <w:tcPrChange w:id="4261" w:author="Christina Sun" w:date="2026-03-15T20:45:00Z" w16du:dateUtc="2026-03-16T03:45:00Z">
              <w:tcPr>
                <w:tcW w:w="1493" w:type="pct"/>
                <w:tcBorders>
                  <w:top w:val="nil"/>
                  <w:left w:val="nil"/>
                  <w:bottom w:val="nil"/>
                  <w:right w:val="nil"/>
                </w:tcBorders>
                <w:vAlign w:val="center"/>
              </w:tcPr>
            </w:tcPrChange>
          </w:tcPr>
          <w:p w14:paraId="5CAC3F7F" w14:textId="77777777" w:rsidR="00124A2B" w:rsidRPr="00824E21" w:rsidRDefault="00124A2B" w:rsidP="00124A2B">
            <w:pPr>
              <w:jc w:val="right"/>
              <w:rPr>
                <w:ins w:id="4262" w:author="Christina Sun" w:date="2026-03-15T20:18:00Z" w16du:dateUtc="2026-03-16T03:18:00Z"/>
                <w:rFonts w:asciiTheme="majorHAnsi" w:hAnsiTheme="majorHAnsi" w:cstheme="majorHAnsi"/>
                <w:sz w:val="20"/>
                <w:szCs w:val="20"/>
              </w:rPr>
            </w:pPr>
            <w:ins w:id="4263" w:author="Christina Sun" w:date="2026-03-15T20:18:00Z" w16du:dateUtc="2026-03-16T03:18:00Z">
              <w:r w:rsidRPr="00824E21">
                <w:rPr>
                  <w:rFonts w:asciiTheme="majorHAnsi" w:hAnsiTheme="majorHAnsi" w:cstheme="majorHAnsi"/>
                  <w:sz w:val="20"/>
                  <w:szCs w:val="20"/>
                </w:rPr>
                <w:t>N</w:t>
              </w:r>
            </w:ins>
          </w:p>
        </w:tc>
        <w:tc>
          <w:tcPr>
            <w:tcW w:w="551" w:type="pct"/>
            <w:tcBorders>
              <w:top w:val="nil"/>
              <w:left w:val="nil"/>
              <w:bottom w:val="nil"/>
              <w:right w:val="nil"/>
            </w:tcBorders>
            <w:vAlign w:val="center"/>
            <w:tcPrChange w:id="4264" w:author="Christina Sun" w:date="2026-03-15T20:45:00Z" w16du:dateUtc="2026-03-16T03:45:00Z">
              <w:tcPr>
                <w:tcW w:w="529" w:type="pct"/>
                <w:tcBorders>
                  <w:top w:val="nil"/>
                  <w:left w:val="nil"/>
                  <w:bottom w:val="nil"/>
                  <w:right w:val="nil"/>
                </w:tcBorders>
                <w:vAlign w:val="center"/>
              </w:tcPr>
            </w:tcPrChange>
          </w:tcPr>
          <w:p w14:paraId="570CD289" w14:textId="5CE046BF" w:rsidR="00124A2B" w:rsidRPr="00824E21" w:rsidRDefault="00124A2B" w:rsidP="00124A2B">
            <w:pPr>
              <w:jc w:val="center"/>
              <w:rPr>
                <w:ins w:id="4265" w:author="Christina Sun" w:date="2026-03-15T20:18:00Z" w16du:dateUtc="2026-03-16T03:18:00Z"/>
                <w:rFonts w:asciiTheme="majorHAnsi" w:hAnsiTheme="majorHAnsi" w:cstheme="majorHAnsi"/>
                <w:sz w:val="20"/>
                <w:szCs w:val="20"/>
              </w:rPr>
            </w:pPr>
            <w:ins w:id="4266" w:author="Christina Sun" w:date="2026-03-15T20:28:00Z" w16du:dateUtc="2026-03-16T03:28:00Z">
              <w:r w:rsidRPr="00824E21">
                <w:rPr>
                  <w:rFonts w:asciiTheme="majorHAnsi" w:hAnsiTheme="majorHAnsi" w:cstheme="majorHAnsi"/>
                  <w:sz w:val="20"/>
                  <w:szCs w:val="20"/>
                </w:rPr>
                <w:t>5174</w:t>
              </w:r>
            </w:ins>
          </w:p>
        </w:tc>
        <w:tc>
          <w:tcPr>
            <w:tcW w:w="551" w:type="pct"/>
            <w:tcBorders>
              <w:top w:val="nil"/>
              <w:left w:val="nil"/>
              <w:bottom w:val="nil"/>
              <w:right w:val="nil"/>
            </w:tcBorders>
            <w:vAlign w:val="center"/>
            <w:tcPrChange w:id="4267" w:author="Christina Sun" w:date="2026-03-15T20:45:00Z" w16du:dateUtc="2026-03-16T03:45:00Z">
              <w:tcPr>
                <w:tcW w:w="394" w:type="pct"/>
                <w:gridSpan w:val="2"/>
                <w:tcBorders>
                  <w:top w:val="nil"/>
                  <w:left w:val="nil"/>
                  <w:bottom w:val="nil"/>
                  <w:right w:val="nil"/>
                </w:tcBorders>
                <w:vAlign w:val="center"/>
              </w:tcPr>
            </w:tcPrChange>
          </w:tcPr>
          <w:p w14:paraId="21F5C516" w14:textId="5F67D99F" w:rsidR="00124A2B" w:rsidRPr="00824E21" w:rsidRDefault="00124A2B" w:rsidP="00124A2B">
            <w:pPr>
              <w:jc w:val="center"/>
              <w:rPr>
                <w:ins w:id="4268" w:author="Christina Sun" w:date="2026-03-15T20:18:00Z" w16du:dateUtc="2026-03-16T03:18:00Z"/>
                <w:rFonts w:asciiTheme="majorHAnsi" w:hAnsiTheme="majorHAnsi" w:cstheme="majorHAnsi"/>
                <w:sz w:val="20"/>
                <w:szCs w:val="20"/>
              </w:rPr>
            </w:pPr>
            <w:ins w:id="4269" w:author="Christina Sun" w:date="2026-03-15T20:28:00Z" w16du:dateUtc="2026-03-16T03:28:00Z">
              <w:r w:rsidRPr="00824E21">
                <w:rPr>
                  <w:rFonts w:asciiTheme="majorHAnsi" w:hAnsiTheme="majorHAnsi" w:cstheme="majorHAnsi"/>
                  <w:sz w:val="20"/>
                  <w:szCs w:val="20"/>
                </w:rPr>
                <w:t>330</w:t>
              </w:r>
            </w:ins>
          </w:p>
        </w:tc>
        <w:tc>
          <w:tcPr>
            <w:tcW w:w="551" w:type="pct"/>
            <w:tcBorders>
              <w:top w:val="nil"/>
              <w:left w:val="nil"/>
              <w:bottom w:val="nil"/>
              <w:right w:val="nil"/>
            </w:tcBorders>
            <w:vAlign w:val="center"/>
            <w:tcPrChange w:id="4270" w:author="Christina Sun" w:date="2026-03-15T20:45:00Z" w16du:dateUtc="2026-03-16T03:45:00Z">
              <w:tcPr>
                <w:tcW w:w="477" w:type="pct"/>
                <w:gridSpan w:val="3"/>
                <w:tcBorders>
                  <w:top w:val="nil"/>
                  <w:left w:val="nil"/>
                  <w:bottom w:val="nil"/>
                  <w:right w:val="nil"/>
                </w:tcBorders>
                <w:vAlign w:val="center"/>
              </w:tcPr>
            </w:tcPrChange>
          </w:tcPr>
          <w:p w14:paraId="6C96A55F" w14:textId="67E55172" w:rsidR="00124A2B" w:rsidRPr="00824E21" w:rsidRDefault="00124A2B" w:rsidP="00124A2B">
            <w:pPr>
              <w:jc w:val="center"/>
              <w:rPr>
                <w:ins w:id="4271" w:author="Christina Sun" w:date="2026-03-15T20:18:00Z" w16du:dateUtc="2026-03-16T03:18:00Z"/>
                <w:rFonts w:asciiTheme="majorHAnsi" w:hAnsiTheme="majorHAnsi" w:cstheme="majorHAnsi"/>
                <w:sz w:val="20"/>
                <w:szCs w:val="20"/>
              </w:rPr>
            </w:pPr>
            <w:ins w:id="4272" w:author="Christina Sun" w:date="2026-03-15T20:28:00Z" w16du:dateUtc="2026-03-16T03:28:00Z">
              <w:r w:rsidRPr="00824E21">
                <w:rPr>
                  <w:rFonts w:asciiTheme="majorHAnsi" w:hAnsiTheme="majorHAnsi" w:cstheme="majorHAnsi"/>
                  <w:sz w:val="20"/>
                  <w:szCs w:val="20"/>
                </w:rPr>
                <w:t>1138</w:t>
              </w:r>
            </w:ins>
          </w:p>
        </w:tc>
        <w:tc>
          <w:tcPr>
            <w:tcW w:w="551" w:type="pct"/>
            <w:tcBorders>
              <w:top w:val="nil"/>
              <w:left w:val="nil"/>
              <w:bottom w:val="nil"/>
              <w:right w:val="nil"/>
            </w:tcBorders>
            <w:vAlign w:val="center"/>
            <w:tcPrChange w:id="4273" w:author="Christina Sun" w:date="2026-03-15T20:45:00Z" w16du:dateUtc="2026-03-16T03:45:00Z">
              <w:tcPr>
                <w:tcW w:w="492" w:type="pct"/>
                <w:gridSpan w:val="3"/>
                <w:tcBorders>
                  <w:top w:val="nil"/>
                  <w:left w:val="nil"/>
                  <w:bottom w:val="nil"/>
                  <w:right w:val="nil"/>
                </w:tcBorders>
                <w:vAlign w:val="center"/>
              </w:tcPr>
            </w:tcPrChange>
          </w:tcPr>
          <w:p w14:paraId="6A53192E" w14:textId="38F5F0FF" w:rsidR="00124A2B" w:rsidRPr="00824E21" w:rsidRDefault="00124A2B" w:rsidP="00124A2B">
            <w:pPr>
              <w:jc w:val="center"/>
              <w:rPr>
                <w:ins w:id="4274" w:author="Christina Sun" w:date="2026-03-15T20:18:00Z" w16du:dateUtc="2026-03-16T03:18:00Z"/>
                <w:rFonts w:asciiTheme="majorHAnsi" w:hAnsiTheme="majorHAnsi" w:cstheme="majorHAnsi"/>
                <w:sz w:val="20"/>
                <w:szCs w:val="20"/>
              </w:rPr>
            </w:pPr>
            <w:ins w:id="4275" w:author="Christina Sun" w:date="2026-03-15T20:28:00Z" w16du:dateUtc="2026-03-16T03:28:00Z">
              <w:r w:rsidRPr="00824E21">
                <w:rPr>
                  <w:rFonts w:asciiTheme="majorHAnsi" w:hAnsiTheme="majorHAnsi" w:cstheme="majorHAnsi"/>
                  <w:sz w:val="20"/>
                  <w:szCs w:val="20"/>
                </w:rPr>
                <w:t>182</w:t>
              </w:r>
            </w:ins>
          </w:p>
        </w:tc>
        <w:tc>
          <w:tcPr>
            <w:tcW w:w="551" w:type="pct"/>
            <w:tcBorders>
              <w:top w:val="nil"/>
              <w:left w:val="nil"/>
              <w:bottom w:val="nil"/>
              <w:right w:val="nil"/>
            </w:tcBorders>
            <w:vAlign w:val="center"/>
            <w:tcPrChange w:id="4276" w:author="Christina Sun" w:date="2026-03-15T20:45:00Z" w16du:dateUtc="2026-03-16T03:45:00Z">
              <w:tcPr>
                <w:tcW w:w="412" w:type="pct"/>
                <w:gridSpan w:val="3"/>
                <w:tcBorders>
                  <w:top w:val="nil"/>
                  <w:left w:val="nil"/>
                  <w:bottom w:val="nil"/>
                  <w:right w:val="nil"/>
                </w:tcBorders>
                <w:vAlign w:val="center"/>
              </w:tcPr>
            </w:tcPrChange>
          </w:tcPr>
          <w:p w14:paraId="10F9FAAA" w14:textId="6B89432C" w:rsidR="00124A2B" w:rsidRPr="00824E21" w:rsidRDefault="00124A2B" w:rsidP="00124A2B">
            <w:pPr>
              <w:jc w:val="center"/>
              <w:rPr>
                <w:ins w:id="4277" w:author="Christina Sun" w:date="2026-03-15T20:18:00Z" w16du:dateUtc="2026-03-16T03:18:00Z"/>
                <w:rFonts w:asciiTheme="majorHAnsi" w:hAnsiTheme="majorHAnsi" w:cstheme="majorHAnsi"/>
                <w:sz w:val="20"/>
                <w:szCs w:val="20"/>
              </w:rPr>
            </w:pPr>
            <w:ins w:id="4278" w:author="Christina Sun" w:date="2026-03-15T20:28:00Z" w16du:dateUtc="2026-03-16T03:28:00Z">
              <w:r w:rsidRPr="00824E21">
                <w:rPr>
                  <w:rFonts w:asciiTheme="majorHAnsi" w:hAnsiTheme="majorHAnsi" w:cstheme="majorHAnsi"/>
                  <w:sz w:val="20"/>
                  <w:szCs w:val="20"/>
                </w:rPr>
                <w:t>131</w:t>
              </w:r>
            </w:ins>
          </w:p>
        </w:tc>
        <w:tc>
          <w:tcPr>
            <w:tcW w:w="551" w:type="pct"/>
            <w:tcBorders>
              <w:top w:val="nil"/>
              <w:left w:val="nil"/>
              <w:bottom w:val="nil"/>
              <w:right w:val="nil"/>
            </w:tcBorders>
            <w:vAlign w:val="center"/>
            <w:tcPrChange w:id="4279" w:author="Christina Sun" w:date="2026-03-15T20:45:00Z" w16du:dateUtc="2026-03-16T03:45:00Z">
              <w:tcPr>
                <w:tcW w:w="529" w:type="pct"/>
                <w:tcBorders>
                  <w:top w:val="nil"/>
                  <w:left w:val="nil"/>
                  <w:bottom w:val="nil"/>
                  <w:right w:val="nil"/>
                </w:tcBorders>
                <w:vAlign w:val="center"/>
              </w:tcPr>
            </w:tcPrChange>
          </w:tcPr>
          <w:p w14:paraId="61121662" w14:textId="19C88F97" w:rsidR="00124A2B" w:rsidRPr="00824E21" w:rsidRDefault="00124A2B" w:rsidP="00124A2B">
            <w:pPr>
              <w:jc w:val="center"/>
              <w:rPr>
                <w:ins w:id="4280" w:author="Christina Sun" w:date="2026-03-15T20:18:00Z" w16du:dateUtc="2026-03-16T03:18:00Z"/>
                <w:rFonts w:asciiTheme="majorHAnsi" w:hAnsiTheme="majorHAnsi" w:cstheme="majorHAnsi"/>
                <w:sz w:val="20"/>
                <w:szCs w:val="20"/>
              </w:rPr>
            </w:pPr>
            <w:ins w:id="4281" w:author="Christina Sun" w:date="2026-03-15T20:28:00Z" w16du:dateUtc="2026-03-16T03:28:00Z">
              <w:r w:rsidRPr="00824E21">
                <w:rPr>
                  <w:rFonts w:asciiTheme="majorHAnsi" w:hAnsiTheme="majorHAnsi" w:cstheme="majorHAnsi"/>
                  <w:sz w:val="20"/>
                  <w:szCs w:val="20"/>
                </w:rPr>
                <w:t>507</w:t>
              </w:r>
            </w:ins>
          </w:p>
        </w:tc>
        <w:tc>
          <w:tcPr>
            <w:tcW w:w="551" w:type="pct"/>
            <w:gridSpan w:val="2"/>
            <w:tcBorders>
              <w:top w:val="nil"/>
              <w:left w:val="nil"/>
              <w:bottom w:val="nil"/>
              <w:right w:val="nil"/>
            </w:tcBorders>
            <w:vAlign w:val="center"/>
            <w:tcPrChange w:id="4282" w:author="Christina Sun" w:date="2026-03-15T20:45:00Z" w16du:dateUtc="2026-03-16T03:45:00Z">
              <w:tcPr>
                <w:tcW w:w="392" w:type="pct"/>
                <w:tcBorders>
                  <w:top w:val="nil"/>
                  <w:left w:val="nil"/>
                  <w:bottom w:val="nil"/>
                  <w:right w:val="nil"/>
                </w:tcBorders>
                <w:vAlign w:val="center"/>
              </w:tcPr>
            </w:tcPrChange>
          </w:tcPr>
          <w:p w14:paraId="0DF1AA83" w14:textId="374FAF98" w:rsidR="00124A2B" w:rsidRPr="00824E21" w:rsidRDefault="00124A2B" w:rsidP="00124A2B">
            <w:pPr>
              <w:jc w:val="center"/>
              <w:rPr>
                <w:ins w:id="4283" w:author="Christina Sun" w:date="2026-03-15T20:18:00Z" w16du:dateUtc="2026-03-16T03:18:00Z"/>
                <w:rFonts w:asciiTheme="majorHAnsi" w:hAnsiTheme="majorHAnsi" w:cstheme="majorHAnsi"/>
                <w:sz w:val="20"/>
                <w:szCs w:val="20"/>
              </w:rPr>
            </w:pPr>
            <w:ins w:id="4284" w:author="Christina Sun" w:date="2026-03-15T20:28:00Z" w16du:dateUtc="2026-03-16T03:28:00Z">
              <w:r w:rsidRPr="00824E21">
                <w:rPr>
                  <w:rFonts w:asciiTheme="majorHAnsi" w:hAnsiTheme="majorHAnsi" w:cstheme="majorHAnsi"/>
                  <w:sz w:val="20"/>
                  <w:szCs w:val="20"/>
                </w:rPr>
                <w:t>7711</w:t>
              </w:r>
            </w:ins>
          </w:p>
        </w:tc>
        <w:tc>
          <w:tcPr>
            <w:tcW w:w="90" w:type="pct"/>
            <w:tcBorders>
              <w:top w:val="nil"/>
              <w:left w:val="nil"/>
              <w:bottom w:val="nil"/>
              <w:right w:val="nil"/>
            </w:tcBorders>
            <w:vAlign w:val="center"/>
            <w:tcPrChange w:id="4285" w:author="Christina Sun" w:date="2026-03-15T20:45:00Z" w16du:dateUtc="2026-03-16T03:45:00Z">
              <w:tcPr>
                <w:tcW w:w="282" w:type="pct"/>
                <w:gridSpan w:val="2"/>
                <w:tcBorders>
                  <w:top w:val="nil"/>
                  <w:left w:val="nil"/>
                  <w:bottom w:val="nil"/>
                  <w:right w:val="nil"/>
                </w:tcBorders>
                <w:vAlign w:val="center"/>
              </w:tcPr>
            </w:tcPrChange>
          </w:tcPr>
          <w:p w14:paraId="0B270F34" w14:textId="6930F6AA" w:rsidR="00124A2B" w:rsidRPr="00824E21" w:rsidRDefault="00124A2B" w:rsidP="00124A2B">
            <w:pPr>
              <w:jc w:val="center"/>
              <w:rPr>
                <w:ins w:id="4286" w:author="Christina Sun" w:date="2026-03-15T20:18:00Z" w16du:dateUtc="2026-03-16T03:18:00Z"/>
                <w:rFonts w:asciiTheme="majorHAnsi" w:hAnsiTheme="majorHAnsi" w:cstheme="majorHAnsi"/>
                <w:sz w:val="20"/>
                <w:szCs w:val="20"/>
              </w:rPr>
            </w:pPr>
          </w:p>
        </w:tc>
      </w:tr>
      <w:tr w:rsidR="00B719F1" w:rsidRPr="00B621E1" w14:paraId="0CAC11A5" w14:textId="77777777" w:rsidTr="00634828">
        <w:trPr>
          <w:gridAfter w:val="2"/>
          <w:wAfter w:w="99" w:type="pct"/>
          <w:trHeight w:val="287"/>
          <w:ins w:id="4287" w:author="Christina Sun" w:date="2026-03-15T20:18:00Z" w16du:dateUtc="2026-03-16T03:18:00Z"/>
          <w:trPrChange w:id="4288" w:author="Christina Sun" w:date="2026-03-15T20:45:00Z" w16du:dateUtc="2026-03-16T03:45:00Z">
            <w:trPr>
              <w:gridAfter w:val="2"/>
              <w:trHeight w:val="287"/>
            </w:trPr>
          </w:trPrChange>
        </w:trPr>
        <w:tc>
          <w:tcPr>
            <w:tcW w:w="4901" w:type="pct"/>
            <w:gridSpan w:val="8"/>
            <w:tcBorders>
              <w:top w:val="nil"/>
              <w:left w:val="nil"/>
              <w:bottom w:val="nil"/>
              <w:right w:val="nil"/>
            </w:tcBorders>
            <w:vAlign w:val="center"/>
            <w:tcPrChange w:id="4289" w:author="Christina Sun" w:date="2026-03-15T20:45:00Z" w16du:dateUtc="2026-03-16T03:45:00Z">
              <w:tcPr>
                <w:tcW w:w="5000" w:type="pct"/>
                <w:gridSpan w:val="17"/>
                <w:tcBorders>
                  <w:top w:val="nil"/>
                  <w:left w:val="nil"/>
                  <w:bottom w:val="nil"/>
                  <w:right w:val="nil"/>
                </w:tcBorders>
                <w:vAlign w:val="center"/>
              </w:tcPr>
            </w:tcPrChange>
          </w:tcPr>
          <w:p w14:paraId="435AC7B4" w14:textId="77777777" w:rsidR="00B719F1" w:rsidRPr="00824E21" w:rsidRDefault="00B719F1" w:rsidP="00806A88">
            <w:pPr>
              <w:rPr>
                <w:ins w:id="4290" w:author="Christina Sun" w:date="2026-03-15T20:18:00Z" w16du:dateUtc="2026-03-16T03:18:00Z"/>
                <w:rFonts w:asciiTheme="majorHAnsi" w:hAnsiTheme="majorHAnsi" w:cstheme="majorHAnsi"/>
                <w:i/>
                <w:iCs/>
                <w:sz w:val="20"/>
                <w:szCs w:val="20"/>
              </w:rPr>
            </w:pPr>
          </w:p>
        </w:tc>
      </w:tr>
      <w:tr w:rsidR="00B719F1" w:rsidRPr="00B621E1" w14:paraId="32195A91" w14:textId="77777777" w:rsidTr="00634828">
        <w:trPr>
          <w:gridAfter w:val="2"/>
          <w:wAfter w:w="99" w:type="pct"/>
          <w:trHeight w:val="287"/>
          <w:ins w:id="4291" w:author="Christina Sun" w:date="2026-03-15T20:18:00Z" w16du:dateUtc="2026-03-16T03:18:00Z"/>
          <w:trPrChange w:id="4292" w:author="Christina Sun" w:date="2026-03-15T20:45:00Z" w16du:dateUtc="2026-03-16T03:45:00Z">
            <w:trPr>
              <w:gridAfter w:val="2"/>
              <w:trHeight w:val="287"/>
            </w:trPr>
          </w:trPrChange>
        </w:trPr>
        <w:tc>
          <w:tcPr>
            <w:tcW w:w="4901" w:type="pct"/>
            <w:gridSpan w:val="8"/>
            <w:tcBorders>
              <w:top w:val="nil"/>
              <w:left w:val="nil"/>
              <w:bottom w:val="nil"/>
              <w:right w:val="nil"/>
            </w:tcBorders>
            <w:vAlign w:val="center"/>
            <w:tcPrChange w:id="4293" w:author="Christina Sun" w:date="2026-03-15T20:45:00Z" w16du:dateUtc="2026-03-16T03:45:00Z">
              <w:tcPr>
                <w:tcW w:w="5000" w:type="pct"/>
                <w:gridSpan w:val="17"/>
                <w:tcBorders>
                  <w:top w:val="nil"/>
                  <w:left w:val="nil"/>
                  <w:bottom w:val="nil"/>
                  <w:right w:val="nil"/>
                </w:tcBorders>
                <w:vAlign w:val="center"/>
              </w:tcPr>
            </w:tcPrChange>
          </w:tcPr>
          <w:p w14:paraId="402DA4D5" w14:textId="77777777" w:rsidR="00B719F1" w:rsidRPr="00824E21" w:rsidRDefault="00B719F1" w:rsidP="00806A88">
            <w:pPr>
              <w:rPr>
                <w:ins w:id="4294" w:author="Christina Sun" w:date="2026-03-15T20:18:00Z" w16du:dateUtc="2026-03-16T03:18:00Z"/>
                <w:rFonts w:asciiTheme="majorHAnsi" w:hAnsiTheme="majorHAnsi" w:cstheme="majorHAnsi"/>
                <w:sz w:val="20"/>
                <w:szCs w:val="20"/>
              </w:rPr>
            </w:pPr>
            <w:ins w:id="4295" w:author="Christina Sun" w:date="2026-03-15T20:18:00Z" w16du:dateUtc="2026-03-16T03:18:00Z">
              <w:r w:rsidRPr="00824E21">
                <w:rPr>
                  <w:rFonts w:asciiTheme="majorHAnsi" w:hAnsiTheme="majorHAnsi" w:cstheme="majorHAnsi"/>
                  <w:sz w:val="20"/>
                  <w:szCs w:val="20"/>
                </w:rPr>
                <w:t>Teachers and staff at my high school care about my future.</w:t>
              </w:r>
            </w:ins>
          </w:p>
        </w:tc>
      </w:tr>
      <w:tr w:rsidR="00124A2B" w:rsidRPr="00B621E1" w14:paraId="2E779333" w14:textId="77777777" w:rsidTr="00634828">
        <w:trPr>
          <w:trHeight w:val="287"/>
          <w:ins w:id="4296" w:author="Christina Sun" w:date="2026-03-15T20:18:00Z" w16du:dateUtc="2026-03-16T03:18:00Z"/>
          <w:trPrChange w:id="4297" w:author="Christina Sun" w:date="2026-03-15T20:45:00Z" w16du:dateUtc="2026-03-16T03:45:00Z">
            <w:trPr>
              <w:gridAfter w:val="0"/>
              <w:trHeight w:val="287"/>
            </w:trPr>
          </w:trPrChange>
        </w:trPr>
        <w:tc>
          <w:tcPr>
            <w:tcW w:w="1055" w:type="pct"/>
            <w:tcBorders>
              <w:top w:val="nil"/>
              <w:left w:val="nil"/>
              <w:bottom w:val="nil"/>
              <w:right w:val="nil"/>
            </w:tcBorders>
            <w:vAlign w:val="center"/>
            <w:tcPrChange w:id="4298" w:author="Christina Sun" w:date="2026-03-15T20:45:00Z" w16du:dateUtc="2026-03-16T03:45:00Z">
              <w:tcPr>
                <w:tcW w:w="1493" w:type="pct"/>
                <w:tcBorders>
                  <w:top w:val="nil"/>
                  <w:left w:val="nil"/>
                  <w:bottom w:val="nil"/>
                  <w:right w:val="nil"/>
                </w:tcBorders>
                <w:vAlign w:val="center"/>
              </w:tcPr>
            </w:tcPrChange>
          </w:tcPr>
          <w:p w14:paraId="11B448B1" w14:textId="77777777" w:rsidR="00124A2B" w:rsidRPr="00824E21" w:rsidRDefault="00124A2B" w:rsidP="00124A2B">
            <w:pPr>
              <w:jc w:val="right"/>
              <w:rPr>
                <w:ins w:id="4299" w:author="Christina Sun" w:date="2026-03-15T20:18:00Z" w16du:dateUtc="2026-03-16T03:18:00Z"/>
                <w:rFonts w:asciiTheme="majorHAnsi" w:hAnsiTheme="majorHAnsi" w:cstheme="majorHAnsi"/>
                <w:sz w:val="20"/>
                <w:szCs w:val="20"/>
              </w:rPr>
            </w:pPr>
            <w:ins w:id="4300" w:author="Christina Sun" w:date="2026-03-15T20:18:00Z" w16du:dateUtc="2026-03-16T03:18:00Z">
              <w:r w:rsidRPr="00824E21">
                <w:rPr>
                  <w:rFonts w:asciiTheme="majorHAnsi" w:hAnsiTheme="majorHAnsi" w:cstheme="majorHAnsi"/>
                  <w:sz w:val="20"/>
                  <w:szCs w:val="20"/>
                </w:rPr>
                <w:t>Mean</w:t>
              </w:r>
            </w:ins>
          </w:p>
        </w:tc>
        <w:tc>
          <w:tcPr>
            <w:tcW w:w="551" w:type="pct"/>
            <w:tcBorders>
              <w:top w:val="nil"/>
              <w:left w:val="nil"/>
              <w:bottom w:val="nil"/>
              <w:right w:val="nil"/>
            </w:tcBorders>
            <w:vAlign w:val="center"/>
            <w:tcPrChange w:id="4301" w:author="Christina Sun" w:date="2026-03-15T20:45:00Z" w16du:dateUtc="2026-03-16T03:45:00Z">
              <w:tcPr>
                <w:tcW w:w="529" w:type="pct"/>
                <w:tcBorders>
                  <w:top w:val="nil"/>
                  <w:left w:val="nil"/>
                  <w:bottom w:val="nil"/>
                  <w:right w:val="nil"/>
                </w:tcBorders>
                <w:vAlign w:val="center"/>
              </w:tcPr>
            </w:tcPrChange>
          </w:tcPr>
          <w:p w14:paraId="4C5563E0" w14:textId="785066F0" w:rsidR="00124A2B" w:rsidRPr="00824E21" w:rsidRDefault="00124A2B" w:rsidP="00124A2B">
            <w:pPr>
              <w:jc w:val="center"/>
              <w:rPr>
                <w:ins w:id="4302" w:author="Christina Sun" w:date="2026-03-15T20:18:00Z" w16du:dateUtc="2026-03-16T03:18:00Z"/>
                <w:rFonts w:asciiTheme="majorHAnsi" w:hAnsiTheme="majorHAnsi" w:cstheme="majorHAnsi"/>
                <w:sz w:val="20"/>
                <w:szCs w:val="20"/>
              </w:rPr>
            </w:pPr>
            <w:ins w:id="4303" w:author="Christina Sun" w:date="2026-03-15T20:28:00Z" w16du:dateUtc="2026-03-16T03:28:00Z">
              <w:r w:rsidRPr="00824E21">
                <w:rPr>
                  <w:rFonts w:asciiTheme="majorHAnsi" w:hAnsiTheme="majorHAnsi" w:cstheme="majorHAnsi"/>
                  <w:sz w:val="20"/>
                  <w:szCs w:val="20"/>
                </w:rPr>
                <w:t>1.1</w:t>
              </w:r>
            </w:ins>
          </w:p>
        </w:tc>
        <w:tc>
          <w:tcPr>
            <w:tcW w:w="551" w:type="pct"/>
            <w:tcBorders>
              <w:top w:val="nil"/>
              <w:left w:val="nil"/>
              <w:bottom w:val="nil"/>
              <w:right w:val="nil"/>
            </w:tcBorders>
            <w:vAlign w:val="center"/>
            <w:tcPrChange w:id="4304" w:author="Christina Sun" w:date="2026-03-15T20:45:00Z" w16du:dateUtc="2026-03-16T03:45:00Z">
              <w:tcPr>
                <w:tcW w:w="394" w:type="pct"/>
                <w:gridSpan w:val="2"/>
                <w:tcBorders>
                  <w:top w:val="nil"/>
                  <w:left w:val="nil"/>
                  <w:bottom w:val="nil"/>
                  <w:right w:val="nil"/>
                </w:tcBorders>
                <w:vAlign w:val="center"/>
              </w:tcPr>
            </w:tcPrChange>
          </w:tcPr>
          <w:p w14:paraId="02E55D59" w14:textId="7D2F6242" w:rsidR="00124A2B" w:rsidRPr="00824E21" w:rsidRDefault="00124A2B" w:rsidP="00124A2B">
            <w:pPr>
              <w:jc w:val="center"/>
              <w:rPr>
                <w:ins w:id="4305" w:author="Christina Sun" w:date="2026-03-15T20:18:00Z" w16du:dateUtc="2026-03-16T03:18:00Z"/>
                <w:rFonts w:asciiTheme="majorHAnsi" w:hAnsiTheme="majorHAnsi" w:cstheme="majorHAnsi"/>
                <w:sz w:val="20"/>
                <w:szCs w:val="20"/>
              </w:rPr>
            </w:pPr>
            <w:ins w:id="4306" w:author="Christina Sun" w:date="2026-03-15T20:28:00Z" w16du:dateUtc="2026-03-16T03:28:00Z">
              <w:r w:rsidRPr="00824E21">
                <w:rPr>
                  <w:rFonts w:asciiTheme="majorHAnsi" w:hAnsiTheme="majorHAnsi" w:cstheme="majorHAnsi"/>
                  <w:sz w:val="20"/>
                  <w:szCs w:val="20"/>
                </w:rPr>
                <w:t>1.2</w:t>
              </w:r>
            </w:ins>
          </w:p>
        </w:tc>
        <w:tc>
          <w:tcPr>
            <w:tcW w:w="551" w:type="pct"/>
            <w:tcBorders>
              <w:top w:val="nil"/>
              <w:left w:val="nil"/>
              <w:bottom w:val="nil"/>
              <w:right w:val="nil"/>
            </w:tcBorders>
            <w:vAlign w:val="center"/>
            <w:tcPrChange w:id="4307" w:author="Christina Sun" w:date="2026-03-15T20:45:00Z" w16du:dateUtc="2026-03-16T03:45:00Z">
              <w:tcPr>
                <w:tcW w:w="477" w:type="pct"/>
                <w:gridSpan w:val="3"/>
                <w:tcBorders>
                  <w:top w:val="nil"/>
                  <w:left w:val="nil"/>
                  <w:bottom w:val="nil"/>
                  <w:right w:val="nil"/>
                </w:tcBorders>
                <w:vAlign w:val="center"/>
              </w:tcPr>
            </w:tcPrChange>
          </w:tcPr>
          <w:p w14:paraId="343AD20F" w14:textId="3832A5D8" w:rsidR="00124A2B" w:rsidRPr="00824E21" w:rsidRDefault="00124A2B" w:rsidP="00124A2B">
            <w:pPr>
              <w:jc w:val="center"/>
              <w:rPr>
                <w:ins w:id="4308" w:author="Christina Sun" w:date="2026-03-15T20:18:00Z" w16du:dateUtc="2026-03-16T03:18:00Z"/>
                <w:rFonts w:asciiTheme="majorHAnsi" w:hAnsiTheme="majorHAnsi" w:cstheme="majorHAnsi"/>
                <w:sz w:val="20"/>
                <w:szCs w:val="20"/>
              </w:rPr>
            </w:pPr>
            <w:ins w:id="4309" w:author="Christina Sun" w:date="2026-03-15T20:28:00Z" w16du:dateUtc="2026-03-16T03:28:00Z">
              <w:r w:rsidRPr="00824E21">
                <w:rPr>
                  <w:rFonts w:asciiTheme="majorHAnsi" w:hAnsiTheme="majorHAnsi" w:cstheme="majorHAnsi"/>
                  <w:sz w:val="20"/>
                  <w:szCs w:val="20"/>
                </w:rPr>
                <w:t>1.1</w:t>
              </w:r>
            </w:ins>
          </w:p>
        </w:tc>
        <w:tc>
          <w:tcPr>
            <w:tcW w:w="551" w:type="pct"/>
            <w:tcBorders>
              <w:top w:val="nil"/>
              <w:left w:val="nil"/>
              <w:bottom w:val="nil"/>
              <w:right w:val="nil"/>
            </w:tcBorders>
            <w:vAlign w:val="center"/>
            <w:tcPrChange w:id="4310" w:author="Christina Sun" w:date="2026-03-15T20:45:00Z" w16du:dateUtc="2026-03-16T03:45:00Z">
              <w:tcPr>
                <w:tcW w:w="492" w:type="pct"/>
                <w:gridSpan w:val="3"/>
                <w:tcBorders>
                  <w:top w:val="nil"/>
                  <w:left w:val="nil"/>
                  <w:bottom w:val="nil"/>
                  <w:right w:val="nil"/>
                </w:tcBorders>
                <w:vAlign w:val="center"/>
              </w:tcPr>
            </w:tcPrChange>
          </w:tcPr>
          <w:p w14:paraId="4F99622B" w14:textId="4CCCCB81" w:rsidR="00124A2B" w:rsidRPr="00824E21" w:rsidRDefault="00124A2B" w:rsidP="00124A2B">
            <w:pPr>
              <w:jc w:val="center"/>
              <w:rPr>
                <w:ins w:id="4311" w:author="Christina Sun" w:date="2026-03-15T20:18:00Z" w16du:dateUtc="2026-03-16T03:18:00Z"/>
                <w:rFonts w:asciiTheme="majorHAnsi" w:hAnsiTheme="majorHAnsi" w:cstheme="majorHAnsi"/>
                <w:sz w:val="20"/>
                <w:szCs w:val="20"/>
              </w:rPr>
            </w:pPr>
            <w:ins w:id="4312" w:author="Christina Sun" w:date="2026-03-15T20:28:00Z" w16du:dateUtc="2026-03-16T03:28:00Z">
              <w:r w:rsidRPr="00824E21">
                <w:rPr>
                  <w:rFonts w:asciiTheme="majorHAnsi" w:hAnsiTheme="majorHAnsi" w:cstheme="majorHAnsi"/>
                  <w:sz w:val="20"/>
                  <w:szCs w:val="20"/>
                </w:rPr>
                <w:t>1.2</w:t>
              </w:r>
            </w:ins>
          </w:p>
        </w:tc>
        <w:tc>
          <w:tcPr>
            <w:tcW w:w="551" w:type="pct"/>
            <w:tcBorders>
              <w:top w:val="nil"/>
              <w:left w:val="nil"/>
              <w:bottom w:val="nil"/>
              <w:right w:val="nil"/>
            </w:tcBorders>
            <w:vAlign w:val="center"/>
            <w:tcPrChange w:id="4313" w:author="Christina Sun" w:date="2026-03-15T20:45:00Z" w16du:dateUtc="2026-03-16T03:45:00Z">
              <w:tcPr>
                <w:tcW w:w="412" w:type="pct"/>
                <w:gridSpan w:val="3"/>
                <w:tcBorders>
                  <w:top w:val="nil"/>
                  <w:left w:val="nil"/>
                  <w:bottom w:val="nil"/>
                  <w:right w:val="nil"/>
                </w:tcBorders>
                <w:vAlign w:val="center"/>
              </w:tcPr>
            </w:tcPrChange>
          </w:tcPr>
          <w:p w14:paraId="4A57D87F" w14:textId="3070C2E6" w:rsidR="00124A2B" w:rsidRPr="00824E21" w:rsidRDefault="00124A2B" w:rsidP="00124A2B">
            <w:pPr>
              <w:jc w:val="center"/>
              <w:rPr>
                <w:ins w:id="4314" w:author="Christina Sun" w:date="2026-03-15T20:18:00Z" w16du:dateUtc="2026-03-16T03:18:00Z"/>
                <w:rFonts w:asciiTheme="majorHAnsi" w:hAnsiTheme="majorHAnsi" w:cstheme="majorHAnsi"/>
                <w:sz w:val="20"/>
                <w:szCs w:val="20"/>
              </w:rPr>
            </w:pPr>
            <w:ins w:id="4315" w:author="Christina Sun" w:date="2026-03-15T20:28:00Z" w16du:dateUtc="2026-03-16T03:28:00Z">
              <w:r w:rsidRPr="00824E21">
                <w:rPr>
                  <w:rFonts w:asciiTheme="majorHAnsi" w:hAnsiTheme="majorHAnsi" w:cstheme="majorHAnsi"/>
                  <w:sz w:val="20"/>
                  <w:szCs w:val="20"/>
                </w:rPr>
                <w:t>1.2</w:t>
              </w:r>
            </w:ins>
          </w:p>
        </w:tc>
        <w:tc>
          <w:tcPr>
            <w:tcW w:w="551" w:type="pct"/>
            <w:tcBorders>
              <w:top w:val="nil"/>
              <w:left w:val="nil"/>
              <w:bottom w:val="nil"/>
              <w:right w:val="nil"/>
            </w:tcBorders>
            <w:vAlign w:val="center"/>
            <w:tcPrChange w:id="4316" w:author="Christina Sun" w:date="2026-03-15T20:45:00Z" w16du:dateUtc="2026-03-16T03:45:00Z">
              <w:tcPr>
                <w:tcW w:w="529" w:type="pct"/>
                <w:tcBorders>
                  <w:top w:val="nil"/>
                  <w:left w:val="nil"/>
                  <w:bottom w:val="nil"/>
                  <w:right w:val="nil"/>
                </w:tcBorders>
                <w:vAlign w:val="center"/>
              </w:tcPr>
            </w:tcPrChange>
          </w:tcPr>
          <w:p w14:paraId="271967EA" w14:textId="7D385D0B" w:rsidR="00124A2B" w:rsidRPr="00824E21" w:rsidRDefault="00124A2B" w:rsidP="00124A2B">
            <w:pPr>
              <w:jc w:val="center"/>
              <w:rPr>
                <w:ins w:id="4317" w:author="Christina Sun" w:date="2026-03-15T20:18:00Z" w16du:dateUtc="2026-03-16T03:18:00Z"/>
                <w:rFonts w:asciiTheme="majorHAnsi" w:hAnsiTheme="majorHAnsi" w:cstheme="majorHAnsi"/>
                <w:sz w:val="20"/>
                <w:szCs w:val="20"/>
              </w:rPr>
            </w:pPr>
            <w:ins w:id="4318" w:author="Christina Sun" w:date="2026-03-15T20:28:00Z" w16du:dateUtc="2026-03-16T03:28:00Z">
              <w:r w:rsidRPr="00824E21">
                <w:rPr>
                  <w:rFonts w:asciiTheme="majorHAnsi" w:hAnsiTheme="majorHAnsi" w:cstheme="majorHAnsi"/>
                  <w:sz w:val="20"/>
                  <w:szCs w:val="20"/>
                </w:rPr>
                <w:t>1.0</w:t>
              </w:r>
            </w:ins>
          </w:p>
        </w:tc>
        <w:tc>
          <w:tcPr>
            <w:tcW w:w="551" w:type="pct"/>
            <w:gridSpan w:val="2"/>
            <w:tcBorders>
              <w:top w:val="nil"/>
              <w:left w:val="nil"/>
              <w:bottom w:val="nil"/>
              <w:right w:val="nil"/>
            </w:tcBorders>
            <w:vAlign w:val="center"/>
            <w:tcPrChange w:id="4319" w:author="Christina Sun" w:date="2026-03-15T20:45:00Z" w16du:dateUtc="2026-03-16T03:45:00Z">
              <w:tcPr>
                <w:tcW w:w="392" w:type="pct"/>
                <w:tcBorders>
                  <w:top w:val="nil"/>
                  <w:left w:val="nil"/>
                  <w:bottom w:val="nil"/>
                  <w:right w:val="nil"/>
                </w:tcBorders>
                <w:vAlign w:val="center"/>
              </w:tcPr>
            </w:tcPrChange>
          </w:tcPr>
          <w:p w14:paraId="14B44571" w14:textId="6CE0AA1A" w:rsidR="00124A2B" w:rsidRPr="00824E21" w:rsidRDefault="00124A2B" w:rsidP="00124A2B">
            <w:pPr>
              <w:jc w:val="center"/>
              <w:rPr>
                <w:ins w:id="4320" w:author="Christina Sun" w:date="2026-03-15T20:18:00Z" w16du:dateUtc="2026-03-16T03:18:00Z"/>
                <w:rFonts w:asciiTheme="majorHAnsi" w:hAnsiTheme="majorHAnsi" w:cstheme="majorHAnsi"/>
                <w:sz w:val="20"/>
                <w:szCs w:val="20"/>
              </w:rPr>
            </w:pPr>
            <w:ins w:id="4321" w:author="Christina Sun" w:date="2026-03-15T20:28:00Z" w16du:dateUtc="2026-03-16T03:28:00Z">
              <w:r w:rsidRPr="00824E21">
                <w:rPr>
                  <w:rFonts w:asciiTheme="majorHAnsi" w:hAnsiTheme="majorHAnsi" w:cstheme="majorHAnsi"/>
                  <w:sz w:val="20"/>
                  <w:szCs w:val="20"/>
                </w:rPr>
                <w:t>1.1</w:t>
              </w:r>
            </w:ins>
          </w:p>
        </w:tc>
        <w:tc>
          <w:tcPr>
            <w:tcW w:w="90" w:type="pct"/>
            <w:tcBorders>
              <w:top w:val="nil"/>
              <w:left w:val="nil"/>
              <w:bottom w:val="nil"/>
              <w:right w:val="nil"/>
            </w:tcBorders>
            <w:vAlign w:val="center"/>
            <w:tcPrChange w:id="4322" w:author="Christina Sun" w:date="2026-03-15T20:45:00Z" w16du:dateUtc="2026-03-16T03:45:00Z">
              <w:tcPr>
                <w:tcW w:w="282" w:type="pct"/>
                <w:gridSpan w:val="2"/>
                <w:tcBorders>
                  <w:top w:val="nil"/>
                  <w:left w:val="nil"/>
                  <w:bottom w:val="nil"/>
                  <w:right w:val="nil"/>
                </w:tcBorders>
                <w:vAlign w:val="center"/>
              </w:tcPr>
            </w:tcPrChange>
          </w:tcPr>
          <w:p w14:paraId="62D8B3D3" w14:textId="175BE69D" w:rsidR="00124A2B" w:rsidRPr="00824E21" w:rsidRDefault="00124A2B" w:rsidP="00124A2B">
            <w:pPr>
              <w:jc w:val="center"/>
              <w:rPr>
                <w:ins w:id="4323" w:author="Christina Sun" w:date="2026-03-15T20:18:00Z" w16du:dateUtc="2026-03-16T03:18:00Z"/>
                <w:rFonts w:asciiTheme="majorHAnsi" w:hAnsiTheme="majorHAnsi" w:cstheme="majorHAnsi"/>
                <w:sz w:val="20"/>
                <w:szCs w:val="20"/>
              </w:rPr>
            </w:pPr>
          </w:p>
        </w:tc>
      </w:tr>
      <w:tr w:rsidR="00124A2B" w:rsidRPr="00B621E1" w14:paraId="6ADC7780" w14:textId="77777777" w:rsidTr="00634828">
        <w:trPr>
          <w:trHeight w:val="267"/>
          <w:ins w:id="4324" w:author="Christina Sun" w:date="2026-03-15T20:18:00Z" w16du:dateUtc="2026-03-16T03:18:00Z"/>
          <w:trPrChange w:id="4325" w:author="Christina Sun" w:date="2026-03-15T20:45:00Z" w16du:dateUtc="2026-03-16T03:45:00Z">
            <w:trPr>
              <w:gridAfter w:val="0"/>
              <w:trHeight w:val="267"/>
            </w:trPr>
          </w:trPrChange>
        </w:trPr>
        <w:tc>
          <w:tcPr>
            <w:tcW w:w="1055" w:type="pct"/>
            <w:tcBorders>
              <w:top w:val="nil"/>
              <w:left w:val="nil"/>
              <w:bottom w:val="nil"/>
              <w:right w:val="nil"/>
            </w:tcBorders>
            <w:vAlign w:val="center"/>
            <w:tcPrChange w:id="4326" w:author="Christina Sun" w:date="2026-03-15T20:45:00Z" w16du:dateUtc="2026-03-16T03:45:00Z">
              <w:tcPr>
                <w:tcW w:w="1493" w:type="pct"/>
                <w:tcBorders>
                  <w:top w:val="nil"/>
                  <w:left w:val="nil"/>
                  <w:bottom w:val="nil"/>
                  <w:right w:val="nil"/>
                </w:tcBorders>
                <w:vAlign w:val="center"/>
              </w:tcPr>
            </w:tcPrChange>
          </w:tcPr>
          <w:p w14:paraId="3C56D46F" w14:textId="77777777" w:rsidR="00124A2B" w:rsidRPr="00824E21" w:rsidRDefault="00124A2B" w:rsidP="00124A2B">
            <w:pPr>
              <w:jc w:val="right"/>
              <w:rPr>
                <w:ins w:id="4327" w:author="Christina Sun" w:date="2026-03-15T20:18:00Z" w16du:dateUtc="2026-03-16T03:18:00Z"/>
                <w:rFonts w:asciiTheme="majorHAnsi" w:hAnsiTheme="majorHAnsi" w:cstheme="majorHAnsi"/>
                <w:sz w:val="20"/>
                <w:szCs w:val="20"/>
              </w:rPr>
            </w:pPr>
            <w:ins w:id="4328" w:author="Christina Sun" w:date="2026-03-15T20:18:00Z" w16du:dateUtc="2026-03-16T03:18:00Z">
              <w:r w:rsidRPr="00824E21">
                <w:rPr>
                  <w:rFonts w:asciiTheme="majorHAnsi" w:hAnsiTheme="majorHAnsi" w:cstheme="majorHAnsi"/>
                  <w:sz w:val="20"/>
                  <w:szCs w:val="20"/>
                </w:rPr>
                <w:t>N</w:t>
              </w:r>
            </w:ins>
          </w:p>
        </w:tc>
        <w:tc>
          <w:tcPr>
            <w:tcW w:w="551" w:type="pct"/>
            <w:tcBorders>
              <w:top w:val="nil"/>
              <w:left w:val="nil"/>
              <w:bottom w:val="nil"/>
              <w:right w:val="nil"/>
            </w:tcBorders>
            <w:vAlign w:val="center"/>
            <w:tcPrChange w:id="4329" w:author="Christina Sun" w:date="2026-03-15T20:45:00Z" w16du:dateUtc="2026-03-16T03:45:00Z">
              <w:tcPr>
                <w:tcW w:w="529" w:type="pct"/>
                <w:tcBorders>
                  <w:top w:val="nil"/>
                  <w:left w:val="nil"/>
                  <w:bottom w:val="nil"/>
                  <w:right w:val="nil"/>
                </w:tcBorders>
                <w:vAlign w:val="center"/>
              </w:tcPr>
            </w:tcPrChange>
          </w:tcPr>
          <w:p w14:paraId="6A20760C" w14:textId="20B2EE20" w:rsidR="00124A2B" w:rsidRPr="00824E21" w:rsidRDefault="00124A2B" w:rsidP="00124A2B">
            <w:pPr>
              <w:jc w:val="center"/>
              <w:rPr>
                <w:ins w:id="4330" w:author="Christina Sun" w:date="2026-03-15T20:18:00Z" w16du:dateUtc="2026-03-16T03:18:00Z"/>
                <w:rFonts w:asciiTheme="majorHAnsi" w:hAnsiTheme="majorHAnsi" w:cstheme="majorHAnsi"/>
                <w:sz w:val="20"/>
                <w:szCs w:val="20"/>
              </w:rPr>
            </w:pPr>
            <w:ins w:id="4331" w:author="Christina Sun" w:date="2026-03-15T20:28:00Z" w16du:dateUtc="2026-03-16T03:28:00Z">
              <w:r w:rsidRPr="00824E21">
                <w:rPr>
                  <w:rFonts w:asciiTheme="majorHAnsi" w:hAnsiTheme="majorHAnsi" w:cstheme="majorHAnsi"/>
                  <w:sz w:val="20"/>
                  <w:szCs w:val="20"/>
                </w:rPr>
                <w:t>5176</w:t>
              </w:r>
            </w:ins>
          </w:p>
        </w:tc>
        <w:tc>
          <w:tcPr>
            <w:tcW w:w="551" w:type="pct"/>
            <w:tcBorders>
              <w:top w:val="nil"/>
              <w:left w:val="nil"/>
              <w:bottom w:val="nil"/>
              <w:right w:val="nil"/>
            </w:tcBorders>
            <w:vAlign w:val="center"/>
            <w:tcPrChange w:id="4332" w:author="Christina Sun" w:date="2026-03-15T20:45:00Z" w16du:dateUtc="2026-03-16T03:45:00Z">
              <w:tcPr>
                <w:tcW w:w="394" w:type="pct"/>
                <w:gridSpan w:val="2"/>
                <w:tcBorders>
                  <w:top w:val="nil"/>
                  <w:left w:val="nil"/>
                  <w:bottom w:val="nil"/>
                  <w:right w:val="nil"/>
                </w:tcBorders>
                <w:vAlign w:val="center"/>
              </w:tcPr>
            </w:tcPrChange>
          </w:tcPr>
          <w:p w14:paraId="7A5D8E63" w14:textId="637B57F8" w:rsidR="00124A2B" w:rsidRPr="00824E21" w:rsidRDefault="00124A2B" w:rsidP="00124A2B">
            <w:pPr>
              <w:jc w:val="center"/>
              <w:rPr>
                <w:ins w:id="4333" w:author="Christina Sun" w:date="2026-03-15T20:18:00Z" w16du:dateUtc="2026-03-16T03:18:00Z"/>
                <w:rFonts w:asciiTheme="majorHAnsi" w:hAnsiTheme="majorHAnsi" w:cstheme="majorHAnsi"/>
                <w:sz w:val="20"/>
                <w:szCs w:val="20"/>
              </w:rPr>
            </w:pPr>
            <w:ins w:id="4334" w:author="Christina Sun" w:date="2026-03-15T20:28:00Z" w16du:dateUtc="2026-03-16T03:28:00Z">
              <w:r w:rsidRPr="00824E21">
                <w:rPr>
                  <w:rFonts w:asciiTheme="majorHAnsi" w:hAnsiTheme="majorHAnsi" w:cstheme="majorHAnsi"/>
                  <w:sz w:val="20"/>
                  <w:szCs w:val="20"/>
                </w:rPr>
                <w:t>329</w:t>
              </w:r>
            </w:ins>
          </w:p>
        </w:tc>
        <w:tc>
          <w:tcPr>
            <w:tcW w:w="551" w:type="pct"/>
            <w:tcBorders>
              <w:top w:val="nil"/>
              <w:left w:val="nil"/>
              <w:bottom w:val="nil"/>
              <w:right w:val="nil"/>
            </w:tcBorders>
            <w:vAlign w:val="center"/>
            <w:tcPrChange w:id="4335" w:author="Christina Sun" w:date="2026-03-15T20:45:00Z" w16du:dateUtc="2026-03-16T03:45:00Z">
              <w:tcPr>
                <w:tcW w:w="477" w:type="pct"/>
                <w:gridSpan w:val="3"/>
                <w:tcBorders>
                  <w:top w:val="nil"/>
                  <w:left w:val="nil"/>
                  <w:bottom w:val="nil"/>
                  <w:right w:val="nil"/>
                </w:tcBorders>
                <w:vAlign w:val="center"/>
              </w:tcPr>
            </w:tcPrChange>
          </w:tcPr>
          <w:p w14:paraId="722C589C" w14:textId="7FE265D5" w:rsidR="00124A2B" w:rsidRPr="00824E21" w:rsidRDefault="00124A2B" w:rsidP="00124A2B">
            <w:pPr>
              <w:jc w:val="center"/>
              <w:rPr>
                <w:ins w:id="4336" w:author="Christina Sun" w:date="2026-03-15T20:18:00Z" w16du:dateUtc="2026-03-16T03:18:00Z"/>
                <w:rFonts w:asciiTheme="majorHAnsi" w:hAnsiTheme="majorHAnsi" w:cstheme="majorHAnsi"/>
                <w:sz w:val="20"/>
                <w:szCs w:val="20"/>
              </w:rPr>
            </w:pPr>
            <w:ins w:id="4337" w:author="Christina Sun" w:date="2026-03-15T20:28:00Z" w16du:dateUtc="2026-03-16T03:28:00Z">
              <w:r w:rsidRPr="00824E21">
                <w:rPr>
                  <w:rFonts w:asciiTheme="majorHAnsi" w:hAnsiTheme="majorHAnsi" w:cstheme="majorHAnsi"/>
                  <w:sz w:val="20"/>
                  <w:szCs w:val="20"/>
                </w:rPr>
                <w:t>1138</w:t>
              </w:r>
            </w:ins>
          </w:p>
        </w:tc>
        <w:tc>
          <w:tcPr>
            <w:tcW w:w="551" w:type="pct"/>
            <w:tcBorders>
              <w:top w:val="nil"/>
              <w:left w:val="nil"/>
              <w:bottom w:val="nil"/>
              <w:right w:val="nil"/>
            </w:tcBorders>
            <w:vAlign w:val="center"/>
            <w:tcPrChange w:id="4338" w:author="Christina Sun" w:date="2026-03-15T20:45:00Z" w16du:dateUtc="2026-03-16T03:45:00Z">
              <w:tcPr>
                <w:tcW w:w="492" w:type="pct"/>
                <w:gridSpan w:val="3"/>
                <w:tcBorders>
                  <w:top w:val="nil"/>
                  <w:left w:val="nil"/>
                  <w:bottom w:val="nil"/>
                  <w:right w:val="nil"/>
                </w:tcBorders>
                <w:vAlign w:val="center"/>
              </w:tcPr>
            </w:tcPrChange>
          </w:tcPr>
          <w:p w14:paraId="2A50410C" w14:textId="0ECE04B0" w:rsidR="00124A2B" w:rsidRPr="00824E21" w:rsidRDefault="00124A2B" w:rsidP="00124A2B">
            <w:pPr>
              <w:jc w:val="center"/>
              <w:rPr>
                <w:ins w:id="4339" w:author="Christina Sun" w:date="2026-03-15T20:18:00Z" w16du:dateUtc="2026-03-16T03:18:00Z"/>
                <w:rFonts w:asciiTheme="majorHAnsi" w:hAnsiTheme="majorHAnsi" w:cstheme="majorHAnsi"/>
                <w:sz w:val="20"/>
                <w:szCs w:val="20"/>
              </w:rPr>
            </w:pPr>
            <w:ins w:id="4340" w:author="Christina Sun" w:date="2026-03-15T20:28:00Z" w16du:dateUtc="2026-03-16T03:28:00Z">
              <w:r w:rsidRPr="00824E21">
                <w:rPr>
                  <w:rFonts w:asciiTheme="majorHAnsi" w:hAnsiTheme="majorHAnsi" w:cstheme="majorHAnsi"/>
                  <w:sz w:val="20"/>
                  <w:szCs w:val="20"/>
                </w:rPr>
                <w:t>182</w:t>
              </w:r>
            </w:ins>
          </w:p>
        </w:tc>
        <w:tc>
          <w:tcPr>
            <w:tcW w:w="551" w:type="pct"/>
            <w:tcBorders>
              <w:top w:val="nil"/>
              <w:left w:val="nil"/>
              <w:bottom w:val="nil"/>
              <w:right w:val="nil"/>
            </w:tcBorders>
            <w:vAlign w:val="center"/>
            <w:tcPrChange w:id="4341" w:author="Christina Sun" w:date="2026-03-15T20:45:00Z" w16du:dateUtc="2026-03-16T03:45:00Z">
              <w:tcPr>
                <w:tcW w:w="412" w:type="pct"/>
                <w:gridSpan w:val="3"/>
                <w:tcBorders>
                  <w:top w:val="nil"/>
                  <w:left w:val="nil"/>
                  <w:bottom w:val="nil"/>
                  <w:right w:val="nil"/>
                </w:tcBorders>
                <w:vAlign w:val="center"/>
              </w:tcPr>
            </w:tcPrChange>
          </w:tcPr>
          <w:p w14:paraId="63DC443F" w14:textId="7B0F1114" w:rsidR="00124A2B" w:rsidRPr="00824E21" w:rsidRDefault="00124A2B" w:rsidP="00124A2B">
            <w:pPr>
              <w:jc w:val="center"/>
              <w:rPr>
                <w:ins w:id="4342" w:author="Christina Sun" w:date="2026-03-15T20:18:00Z" w16du:dateUtc="2026-03-16T03:18:00Z"/>
                <w:rFonts w:asciiTheme="majorHAnsi" w:hAnsiTheme="majorHAnsi" w:cstheme="majorHAnsi"/>
                <w:sz w:val="20"/>
                <w:szCs w:val="20"/>
              </w:rPr>
            </w:pPr>
            <w:ins w:id="4343" w:author="Christina Sun" w:date="2026-03-15T20:28:00Z" w16du:dateUtc="2026-03-16T03:28:00Z">
              <w:r w:rsidRPr="00824E21">
                <w:rPr>
                  <w:rFonts w:asciiTheme="majorHAnsi" w:hAnsiTheme="majorHAnsi" w:cstheme="majorHAnsi"/>
                  <w:sz w:val="20"/>
                  <w:szCs w:val="20"/>
                </w:rPr>
                <w:t>131</w:t>
              </w:r>
            </w:ins>
          </w:p>
        </w:tc>
        <w:tc>
          <w:tcPr>
            <w:tcW w:w="551" w:type="pct"/>
            <w:tcBorders>
              <w:top w:val="nil"/>
              <w:left w:val="nil"/>
              <w:bottom w:val="nil"/>
              <w:right w:val="nil"/>
            </w:tcBorders>
            <w:vAlign w:val="center"/>
            <w:tcPrChange w:id="4344" w:author="Christina Sun" w:date="2026-03-15T20:45:00Z" w16du:dateUtc="2026-03-16T03:45:00Z">
              <w:tcPr>
                <w:tcW w:w="529" w:type="pct"/>
                <w:tcBorders>
                  <w:top w:val="nil"/>
                  <w:left w:val="nil"/>
                  <w:bottom w:val="nil"/>
                  <w:right w:val="nil"/>
                </w:tcBorders>
                <w:vAlign w:val="center"/>
              </w:tcPr>
            </w:tcPrChange>
          </w:tcPr>
          <w:p w14:paraId="14330B64" w14:textId="3EC4D6C6" w:rsidR="00124A2B" w:rsidRPr="00824E21" w:rsidRDefault="00124A2B" w:rsidP="00124A2B">
            <w:pPr>
              <w:jc w:val="center"/>
              <w:rPr>
                <w:ins w:id="4345" w:author="Christina Sun" w:date="2026-03-15T20:18:00Z" w16du:dateUtc="2026-03-16T03:18:00Z"/>
                <w:rFonts w:asciiTheme="majorHAnsi" w:hAnsiTheme="majorHAnsi" w:cstheme="majorHAnsi"/>
                <w:sz w:val="20"/>
                <w:szCs w:val="20"/>
              </w:rPr>
            </w:pPr>
            <w:ins w:id="4346" w:author="Christina Sun" w:date="2026-03-15T20:28:00Z" w16du:dateUtc="2026-03-16T03:28:00Z">
              <w:r w:rsidRPr="00824E21">
                <w:rPr>
                  <w:rFonts w:asciiTheme="majorHAnsi" w:hAnsiTheme="majorHAnsi" w:cstheme="majorHAnsi"/>
                  <w:sz w:val="20"/>
                  <w:szCs w:val="20"/>
                </w:rPr>
                <w:t>507</w:t>
              </w:r>
            </w:ins>
          </w:p>
        </w:tc>
        <w:tc>
          <w:tcPr>
            <w:tcW w:w="551" w:type="pct"/>
            <w:gridSpan w:val="2"/>
            <w:tcBorders>
              <w:top w:val="nil"/>
              <w:left w:val="nil"/>
              <w:bottom w:val="nil"/>
              <w:right w:val="nil"/>
            </w:tcBorders>
            <w:vAlign w:val="center"/>
            <w:tcPrChange w:id="4347" w:author="Christina Sun" w:date="2026-03-15T20:45:00Z" w16du:dateUtc="2026-03-16T03:45:00Z">
              <w:tcPr>
                <w:tcW w:w="392" w:type="pct"/>
                <w:tcBorders>
                  <w:top w:val="nil"/>
                  <w:left w:val="nil"/>
                  <w:bottom w:val="nil"/>
                  <w:right w:val="nil"/>
                </w:tcBorders>
                <w:vAlign w:val="center"/>
              </w:tcPr>
            </w:tcPrChange>
          </w:tcPr>
          <w:p w14:paraId="0548C164" w14:textId="0BBFA6F1" w:rsidR="00124A2B" w:rsidRPr="00824E21" w:rsidRDefault="00124A2B" w:rsidP="00124A2B">
            <w:pPr>
              <w:jc w:val="center"/>
              <w:rPr>
                <w:ins w:id="4348" w:author="Christina Sun" w:date="2026-03-15T20:18:00Z" w16du:dateUtc="2026-03-16T03:18:00Z"/>
                <w:rFonts w:asciiTheme="majorHAnsi" w:hAnsiTheme="majorHAnsi" w:cstheme="majorHAnsi"/>
                <w:sz w:val="20"/>
                <w:szCs w:val="20"/>
              </w:rPr>
            </w:pPr>
            <w:ins w:id="4349" w:author="Christina Sun" w:date="2026-03-15T20:28:00Z" w16du:dateUtc="2026-03-16T03:28:00Z">
              <w:r w:rsidRPr="00824E21">
                <w:rPr>
                  <w:rFonts w:asciiTheme="majorHAnsi" w:hAnsiTheme="majorHAnsi" w:cstheme="majorHAnsi"/>
                  <w:sz w:val="20"/>
                  <w:szCs w:val="20"/>
                </w:rPr>
                <w:t>7711</w:t>
              </w:r>
            </w:ins>
          </w:p>
        </w:tc>
        <w:tc>
          <w:tcPr>
            <w:tcW w:w="90" w:type="pct"/>
            <w:tcBorders>
              <w:top w:val="nil"/>
              <w:left w:val="nil"/>
              <w:bottom w:val="nil"/>
              <w:right w:val="nil"/>
            </w:tcBorders>
            <w:vAlign w:val="center"/>
            <w:tcPrChange w:id="4350" w:author="Christina Sun" w:date="2026-03-15T20:45:00Z" w16du:dateUtc="2026-03-16T03:45:00Z">
              <w:tcPr>
                <w:tcW w:w="282" w:type="pct"/>
                <w:gridSpan w:val="2"/>
                <w:tcBorders>
                  <w:top w:val="nil"/>
                  <w:left w:val="nil"/>
                  <w:bottom w:val="nil"/>
                  <w:right w:val="nil"/>
                </w:tcBorders>
                <w:vAlign w:val="center"/>
              </w:tcPr>
            </w:tcPrChange>
          </w:tcPr>
          <w:p w14:paraId="532FC66F" w14:textId="459153A3" w:rsidR="00124A2B" w:rsidRPr="00824E21" w:rsidRDefault="00124A2B" w:rsidP="00124A2B">
            <w:pPr>
              <w:jc w:val="center"/>
              <w:rPr>
                <w:ins w:id="4351" w:author="Christina Sun" w:date="2026-03-15T20:18:00Z" w16du:dateUtc="2026-03-16T03:18:00Z"/>
                <w:rFonts w:asciiTheme="majorHAnsi" w:hAnsiTheme="majorHAnsi" w:cstheme="majorHAnsi"/>
                <w:sz w:val="20"/>
                <w:szCs w:val="20"/>
              </w:rPr>
            </w:pPr>
          </w:p>
        </w:tc>
      </w:tr>
      <w:tr w:rsidR="00B719F1" w:rsidRPr="00B621E1" w14:paraId="2B908A64" w14:textId="77777777" w:rsidTr="00634828">
        <w:trPr>
          <w:gridAfter w:val="2"/>
          <w:wAfter w:w="99" w:type="pct"/>
          <w:trHeight w:val="267"/>
          <w:ins w:id="4352" w:author="Christina Sun" w:date="2026-03-15T20:18:00Z" w16du:dateUtc="2026-03-16T03:18:00Z"/>
          <w:trPrChange w:id="4353" w:author="Christina Sun" w:date="2026-03-15T20:45:00Z" w16du:dateUtc="2026-03-16T03:45:00Z">
            <w:trPr>
              <w:gridAfter w:val="2"/>
              <w:trHeight w:val="267"/>
            </w:trPr>
          </w:trPrChange>
        </w:trPr>
        <w:tc>
          <w:tcPr>
            <w:tcW w:w="4901" w:type="pct"/>
            <w:gridSpan w:val="8"/>
            <w:tcBorders>
              <w:top w:val="nil"/>
              <w:left w:val="nil"/>
              <w:bottom w:val="nil"/>
              <w:right w:val="nil"/>
            </w:tcBorders>
            <w:vAlign w:val="center"/>
            <w:tcPrChange w:id="4354" w:author="Christina Sun" w:date="2026-03-15T20:45:00Z" w16du:dateUtc="2026-03-16T03:45:00Z">
              <w:tcPr>
                <w:tcW w:w="5000" w:type="pct"/>
                <w:gridSpan w:val="17"/>
                <w:tcBorders>
                  <w:top w:val="nil"/>
                  <w:left w:val="nil"/>
                  <w:bottom w:val="nil"/>
                  <w:right w:val="nil"/>
                </w:tcBorders>
                <w:vAlign w:val="center"/>
              </w:tcPr>
            </w:tcPrChange>
          </w:tcPr>
          <w:p w14:paraId="26E147E9" w14:textId="77777777" w:rsidR="00B719F1" w:rsidRPr="00824E21" w:rsidRDefault="00B719F1" w:rsidP="00806A88">
            <w:pPr>
              <w:rPr>
                <w:ins w:id="4355" w:author="Christina Sun" w:date="2026-03-15T20:18:00Z" w16du:dateUtc="2026-03-16T03:18:00Z"/>
                <w:rFonts w:asciiTheme="majorHAnsi" w:hAnsiTheme="majorHAnsi" w:cstheme="majorHAnsi"/>
                <w:i/>
                <w:iCs/>
                <w:sz w:val="20"/>
                <w:szCs w:val="20"/>
              </w:rPr>
            </w:pPr>
          </w:p>
        </w:tc>
      </w:tr>
      <w:tr w:rsidR="00B719F1" w:rsidRPr="00B621E1" w14:paraId="7313A0AA" w14:textId="77777777" w:rsidTr="00634828">
        <w:trPr>
          <w:gridAfter w:val="2"/>
          <w:wAfter w:w="99" w:type="pct"/>
          <w:trHeight w:val="267"/>
          <w:ins w:id="4356" w:author="Christina Sun" w:date="2026-03-15T20:18:00Z" w16du:dateUtc="2026-03-16T03:18:00Z"/>
          <w:trPrChange w:id="4357" w:author="Christina Sun" w:date="2026-03-15T20:45:00Z" w16du:dateUtc="2026-03-16T03:45:00Z">
            <w:trPr>
              <w:gridAfter w:val="2"/>
              <w:trHeight w:val="267"/>
            </w:trPr>
          </w:trPrChange>
        </w:trPr>
        <w:tc>
          <w:tcPr>
            <w:tcW w:w="4901" w:type="pct"/>
            <w:gridSpan w:val="8"/>
            <w:tcBorders>
              <w:top w:val="nil"/>
              <w:left w:val="nil"/>
              <w:bottom w:val="nil"/>
              <w:right w:val="nil"/>
            </w:tcBorders>
            <w:vAlign w:val="center"/>
            <w:tcPrChange w:id="4358" w:author="Christina Sun" w:date="2026-03-15T20:45:00Z" w16du:dateUtc="2026-03-16T03:45:00Z">
              <w:tcPr>
                <w:tcW w:w="5000" w:type="pct"/>
                <w:gridSpan w:val="17"/>
                <w:tcBorders>
                  <w:top w:val="nil"/>
                  <w:left w:val="nil"/>
                  <w:bottom w:val="nil"/>
                  <w:right w:val="nil"/>
                </w:tcBorders>
                <w:vAlign w:val="center"/>
              </w:tcPr>
            </w:tcPrChange>
          </w:tcPr>
          <w:p w14:paraId="6319E283" w14:textId="77777777" w:rsidR="00B719F1" w:rsidRPr="00824E21" w:rsidRDefault="00B719F1" w:rsidP="00806A88">
            <w:pPr>
              <w:rPr>
                <w:ins w:id="4359" w:author="Christina Sun" w:date="2026-03-15T20:18:00Z" w16du:dateUtc="2026-03-16T03:18:00Z"/>
                <w:rFonts w:asciiTheme="majorHAnsi" w:hAnsiTheme="majorHAnsi" w:cstheme="majorHAnsi"/>
                <w:sz w:val="20"/>
                <w:szCs w:val="20"/>
              </w:rPr>
            </w:pPr>
            <w:ins w:id="4360" w:author="Christina Sun" w:date="2026-03-15T20:18:00Z" w16du:dateUtc="2026-03-16T03:18:00Z">
              <w:r w:rsidRPr="00824E21">
                <w:rPr>
                  <w:rFonts w:asciiTheme="majorHAnsi" w:hAnsiTheme="majorHAnsi" w:cstheme="majorHAnsi"/>
                  <w:sz w:val="20"/>
                  <w:szCs w:val="20"/>
                </w:rPr>
                <w:t>I received good advising from my high school about my college plans.</w:t>
              </w:r>
            </w:ins>
          </w:p>
        </w:tc>
      </w:tr>
      <w:tr w:rsidR="00124A2B" w:rsidRPr="00B621E1" w14:paraId="79E925DF" w14:textId="77777777" w:rsidTr="00634828">
        <w:trPr>
          <w:trHeight w:val="287"/>
          <w:ins w:id="4361" w:author="Christina Sun" w:date="2026-03-15T20:18:00Z" w16du:dateUtc="2026-03-16T03:18:00Z"/>
          <w:trPrChange w:id="4362" w:author="Christina Sun" w:date="2026-03-15T20:45:00Z" w16du:dateUtc="2026-03-16T03:45:00Z">
            <w:trPr>
              <w:gridAfter w:val="0"/>
              <w:trHeight w:val="287"/>
            </w:trPr>
          </w:trPrChange>
        </w:trPr>
        <w:tc>
          <w:tcPr>
            <w:tcW w:w="1055" w:type="pct"/>
            <w:tcBorders>
              <w:top w:val="nil"/>
              <w:left w:val="nil"/>
              <w:bottom w:val="nil"/>
              <w:right w:val="nil"/>
            </w:tcBorders>
            <w:vAlign w:val="center"/>
            <w:tcPrChange w:id="4363" w:author="Christina Sun" w:date="2026-03-15T20:45:00Z" w16du:dateUtc="2026-03-16T03:45:00Z">
              <w:tcPr>
                <w:tcW w:w="1493" w:type="pct"/>
                <w:tcBorders>
                  <w:top w:val="nil"/>
                  <w:left w:val="nil"/>
                  <w:bottom w:val="nil"/>
                  <w:right w:val="nil"/>
                </w:tcBorders>
                <w:vAlign w:val="center"/>
              </w:tcPr>
            </w:tcPrChange>
          </w:tcPr>
          <w:p w14:paraId="53079B3C" w14:textId="77777777" w:rsidR="00124A2B" w:rsidRPr="00824E21" w:rsidRDefault="00124A2B" w:rsidP="00124A2B">
            <w:pPr>
              <w:jc w:val="right"/>
              <w:rPr>
                <w:ins w:id="4364" w:author="Christina Sun" w:date="2026-03-15T20:18:00Z" w16du:dateUtc="2026-03-16T03:18:00Z"/>
                <w:rFonts w:asciiTheme="majorHAnsi" w:hAnsiTheme="majorHAnsi" w:cstheme="majorHAnsi"/>
                <w:sz w:val="20"/>
                <w:szCs w:val="20"/>
              </w:rPr>
            </w:pPr>
            <w:ins w:id="4365" w:author="Christina Sun" w:date="2026-03-15T20:18:00Z" w16du:dateUtc="2026-03-16T03:18:00Z">
              <w:r w:rsidRPr="00824E21">
                <w:rPr>
                  <w:rFonts w:asciiTheme="majorHAnsi" w:hAnsiTheme="majorHAnsi" w:cstheme="majorHAnsi"/>
                  <w:sz w:val="20"/>
                  <w:szCs w:val="20"/>
                </w:rPr>
                <w:t>Mean</w:t>
              </w:r>
            </w:ins>
          </w:p>
        </w:tc>
        <w:tc>
          <w:tcPr>
            <w:tcW w:w="551" w:type="pct"/>
            <w:tcBorders>
              <w:top w:val="nil"/>
              <w:left w:val="nil"/>
              <w:bottom w:val="nil"/>
              <w:right w:val="nil"/>
            </w:tcBorders>
            <w:vAlign w:val="center"/>
            <w:tcPrChange w:id="4366" w:author="Christina Sun" w:date="2026-03-15T20:45:00Z" w16du:dateUtc="2026-03-16T03:45:00Z">
              <w:tcPr>
                <w:tcW w:w="529" w:type="pct"/>
                <w:tcBorders>
                  <w:top w:val="nil"/>
                  <w:left w:val="nil"/>
                  <w:bottom w:val="nil"/>
                  <w:right w:val="nil"/>
                </w:tcBorders>
                <w:vAlign w:val="center"/>
              </w:tcPr>
            </w:tcPrChange>
          </w:tcPr>
          <w:p w14:paraId="65DB21D7" w14:textId="6C2C35E4" w:rsidR="00124A2B" w:rsidRPr="00824E21" w:rsidRDefault="00124A2B" w:rsidP="00124A2B">
            <w:pPr>
              <w:jc w:val="center"/>
              <w:rPr>
                <w:ins w:id="4367" w:author="Christina Sun" w:date="2026-03-15T20:18:00Z" w16du:dateUtc="2026-03-16T03:18:00Z"/>
                <w:rFonts w:asciiTheme="majorHAnsi" w:hAnsiTheme="majorHAnsi" w:cstheme="majorHAnsi"/>
                <w:sz w:val="20"/>
                <w:szCs w:val="20"/>
              </w:rPr>
            </w:pPr>
            <w:ins w:id="4368" w:author="Christina Sun" w:date="2026-03-15T20:28:00Z" w16du:dateUtc="2026-03-16T03:28:00Z">
              <w:r w:rsidRPr="00824E21">
                <w:rPr>
                  <w:rFonts w:asciiTheme="majorHAnsi" w:hAnsiTheme="majorHAnsi" w:cstheme="majorHAnsi"/>
                  <w:sz w:val="20"/>
                  <w:szCs w:val="20"/>
                </w:rPr>
                <w:t>0.8</w:t>
              </w:r>
            </w:ins>
          </w:p>
        </w:tc>
        <w:tc>
          <w:tcPr>
            <w:tcW w:w="551" w:type="pct"/>
            <w:tcBorders>
              <w:top w:val="nil"/>
              <w:left w:val="nil"/>
              <w:bottom w:val="nil"/>
              <w:right w:val="nil"/>
            </w:tcBorders>
            <w:vAlign w:val="center"/>
            <w:tcPrChange w:id="4369" w:author="Christina Sun" w:date="2026-03-15T20:45:00Z" w16du:dateUtc="2026-03-16T03:45:00Z">
              <w:tcPr>
                <w:tcW w:w="394" w:type="pct"/>
                <w:gridSpan w:val="2"/>
                <w:tcBorders>
                  <w:top w:val="nil"/>
                  <w:left w:val="nil"/>
                  <w:bottom w:val="nil"/>
                  <w:right w:val="nil"/>
                </w:tcBorders>
                <w:vAlign w:val="center"/>
              </w:tcPr>
            </w:tcPrChange>
          </w:tcPr>
          <w:p w14:paraId="22AE152A" w14:textId="1486AD67" w:rsidR="00124A2B" w:rsidRPr="00824E21" w:rsidRDefault="00124A2B" w:rsidP="00124A2B">
            <w:pPr>
              <w:jc w:val="center"/>
              <w:rPr>
                <w:ins w:id="4370" w:author="Christina Sun" w:date="2026-03-15T20:18:00Z" w16du:dateUtc="2026-03-16T03:18:00Z"/>
                <w:rFonts w:asciiTheme="majorHAnsi" w:hAnsiTheme="majorHAnsi" w:cstheme="majorHAnsi"/>
                <w:sz w:val="20"/>
                <w:szCs w:val="20"/>
              </w:rPr>
            </w:pPr>
            <w:ins w:id="4371" w:author="Christina Sun" w:date="2026-03-15T20:28:00Z" w16du:dateUtc="2026-03-16T03:28:00Z">
              <w:r w:rsidRPr="00824E21">
                <w:rPr>
                  <w:rFonts w:asciiTheme="majorHAnsi" w:hAnsiTheme="majorHAnsi" w:cstheme="majorHAnsi"/>
                  <w:sz w:val="20"/>
                  <w:szCs w:val="20"/>
                </w:rPr>
                <w:t>0.6</w:t>
              </w:r>
            </w:ins>
          </w:p>
        </w:tc>
        <w:tc>
          <w:tcPr>
            <w:tcW w:w="551" w:type="pct"/>
            <w:tcBorders>
              <w:top w:val="nil"/>
              <w:left w:val="nil"/>
              <w:bottom w:val="nil"/>
              <w:right w:val="nil"/>
            </w:tcBorders>
            <w:vAlign w:val="center"/>
            <w:tcPrChange w:id="4372" w:author="Christina Sun" w:date="2026-03-15T20:45:00Z" w16du:dateUtc="2026-03-16T03:45:00Z">
              <w:tcPr>
                <w:tcW w:w="477" w:type="pct"/>
                <w:gridSpan w:val="3"/>
                <w:tcBorders>
                  <w:top w:val="nil"/>
                  <w:left w:val="nil"/>
                  <w:bottom w:val="nil"/>
                  <w:right w:val="nil"/>
                </w:tcBorders>
                <w:vAlign w:val="center"/>
              </w:tcPr>
            </w:tcPrChange>
          </w:tcPr>
          <w:p w14:paraId="0B6EC0DB" w14:textId="0F2F5DA7" w:rsidR="00124A2B" w:rsidRPr="00824E21" w:rsidRDefault="00124A2B" w:rsidP="00124A2B">
            <w:pPr>
              <w:jc w:val="center"/>
              <w:rPr>
                <w:ins w:id="4373" w:author="Christina Sun" w:date="2026-03-15T20:18:00Z" w16du:dateUtc="2026-03-16T03:18:00Z"/>
                <w:rFonts w:asciiTheme="majorHAnsi" w:hAnsiTheme="majorHAnsi" w:cstheme="majorHAnsi"/>
                <w:sz w:val="20"/>
                <w:szCs w:val="20"/>
              </w:rPr>
            </w:pPr>
            <w:ins w:id="4374" w:author="Christina Sun" w:date="2026-03-15T20:28:00Z" w16du:dateUtc="2026-03-16T03:28:00Z">
              <w:r w:rsidRPr="00824E21">
                <w:rPr>
                  <w:rFonts w:asciiTheme="majorHAnsi" w:hAnsiTheme="majorHAnsi" w:cstheme="majorHAnsi"/>
                  <w:sz w:val="20"/>
                  <w:szCs w:val="20"/>
                </w:rPr>
                <w:t>0.6</w:t>
              </w:r>
            </w:ins>
          </w:p>
        </w:tc>
        <w:tc>
          <w:tcPr>
            <w:tcW w:w="551" w:type="pct"/>
            <w:tcBorders>
              <w:top w:val="nil"/>
              <w:left w:val="nil"/>
              <w:bottom w:val="nil"/>
              <w:right w:val="nil"/>
            </w:tcBorders>
            <w:vAlign w:val="center"/>
            <w:tcPrChange w:id="4375" w:author="Christina Sun" w:date="2026-03-15T20:45:00Z" w16du:dateUtc="2026-03-16T03:45:00Z">
              <w:tcPr>
                <w:tcW w:w="492" w:type="pct"/>
                <w:gridSpan w:val="3"/>
                <w:tcBorders>
                  <w:top w:val="nil"/>
                  <w:left w:val="nil"/>
                  <w:bottom w:val="nil"/>
                  <w:right w:val="nil"/>
                </w:tcBorders>
                <w:vAlign w:val="center"/>
              </w:tcPr>
            </w:tcPrChange>
          </w:tcPr>
          <w:p w14:paraId="32E947CF" w14:textId="00E6CDBC" w:rsidR="00124A2B" w:rsidRPr="00824E21" w:rsidRDefault="00124A2B" w:rsidP="00124A2B">
            <w:pPr>
              <w:jc w:val="center"/>
              <w:rPr>
                <w:ins w:id="4376" w:author="Christina Sun" w:date="2026-03-15T20:18:00Z" w16du:dateUtc="2026-03-16T03:18:00Z"/>
                <w:rFonts w:asciiTheme="majorHAnsi" w:hAnsiTheme="majorHAnsi" w:cstheme="majorHAnsi"/>
                <w:sz w:val="20"/>
                <w:szCs w:val="20"/>
              </w:rPr>
            </w:pPr>
            <w:ins w:id="4377" w:author="Christina Sun" w:date="2026-03-15T20:28:00Z" w16du:dateUtc="2026-03-16T03:28:00Z">
              <w:r w:rsidRPr="00824E21">
                <w:rPr>
                  <w:rFonts w:asciiTheme="majorHAnsi" w:hAnsiTheme="majorHAnsi" w:cstheme="majorHAnsi"/>
                  <w:sz w:val="20"/>
                  <w:szCs w:val="20"/>
                </w:rPr>
                <w:t>0.7</w:t>
              </w:r>
            </w:ins>
          </w:p>
        </w:tc>
        <w:tc>
          <w:tcPr>
            <w:tcW w:w="551" w:type="pct"/>
            <w:tcBorders>
              <w:top w:val="nil"/>
              <w:left w:val="nil"/>
              <w:bottom w:val="nil"/>
              <w:right w:val="nil"/>
            </w:tcBorders>
            <w:vAlign w:val="center"/>
            <w:tcPrChange w:id="4378" w:author="Christina Sun" w:date="2026-03-15T20:45:00Z" w16du:dateUtc="2026-03-16T03:45:00Z">
              <w:tcPr>
                <w:tcW w:w="412" w:type="pct"/>
                <w:gridSpan w:val="3"/>
                <w:tcBorders>
                  <w:top w:val="nil"/>
                  <w:left w:val="nil"/>
                  <w:bottom w:val="nil"/>
                  <w:right w:val="nil"/>
                </w:tcBorders>
                <w:vAlign w:val="center"/>
              </w:tcPr>
            </w:tcPrChange>
          </w:tcPr>
          <w:p w14:paraId="3A749728" w14:textId="4F69A3C4" w:rsidR="00124A2B" w:rsidRPr="00824E21" w:rsidRDefault="00124A2B" w:rsidP="00124A2B">
            <w:pPr>
              <w:jc w:val="center"/>
              <w:rPr>
                <w:ins w:id="4379" w:author="Christina Sun" w:date="2026-03-15T20:18:00Z" w16du:dateUtc="2026-03-16T03:18:00Z"/>
                <w:rFonts w:asciiTheme="majorHAnsi" w:hAnsiTheme="majorHAnsi" w:cstheme="majorHAnsi"/>
                <w:sz w:val="20"/>
                <w:szCs w:val="20"/>
              </w:rPr>
            </w:pPr>
            <w:ins w:id="4380" w:author="Christina Sun" w:date="2026-03-15T20:28:00Z" w16du:dateUtc="2026-03-16T03:28:00Z">
              <w:r w:rsidRPr="00824E21">
                <w:rPr>
                  <w:rFonts w:asciiTheme="majorHAnsi" w:hAnsiTheme="majorHAnsi" w:cstheme="majorHAnsi"/>
                  <w:sz w:val="20"/>
                  <w:szCs w:val="20"/>
                </w:rPr>
                <w:t>0.5</w:t>
              </w:r>
            </w:ins>
          </w:p>
        </w:tc>
        <w:tc>
          <w:tcPr>
            <w:tcW w:w="551" w:type="pct"/>
            <w:tcBorders>
              <w:top w:val="nil"/>
              <w:left w:val="nil"/>
              <w:bottom w:val="nil"/>
              <w:right w:val="nil"/>
            </w:tcBorders>
            <w:vAlign w:val="center"/>
            <w:tcPrChange w:id="4381" w:author="Christina Sun" w:date="2026-03-15T20:45:00Z" w16du:dateUtc="2026-03-16T03:45:00Z">
              <w:tcPr>
                <w:tcW w:w="529" w:type="pct"/>
                <w:tcBorders>
                  <w:top w:val="nil"/>
                  <w:left w:val="nil"/>
                  <w:bottom w:val="nil"/>
                  <w:right w:val="nil"/>
                </w:tcBorders>
                <w:vAlign w:val="center"/>
              </w:tcPr>
            </w:tcPrChange>
          </w:tcPr>
          <w:p w14:paraId="25D7B3E6" w14:textId="5BF736B6" w:rsidR="00124A2B" w:rsidRPr="00824E21" w:rsidRDefault="00124A2B" w:rsidP="00124A2B">
            <w:pPr>
              <w:jc w:val="center"/>
              <w:rPr>
                <w:ins w:id="4382" w:author="Christina Sun" w:date="2026-03-15T20:18:00Z" w16du:dateUtc="2026-03-16T03:18:00Z"/>
                <w:rFonts w:asciiTheme="majorHAnsi" w:hAnsiTheme="majorHAnsi" w:cstheme="majorHAnsi"/>
                <w:sz w:val="20"/>
                <w:szCs w:val="20"/>
              </w:rPr>
            </w:pPr>
            <w:ins w:id="4383" w:author="Christina Sun" w:date="2026-03-15T20:28:00Z" w16du:dateUtc="2026-03-16T03:28:00Z">
              <w:r w:rsidRPr="00824E21">
                <w:rPr>
                  <w:rFonts w:asciiTheme="majorHAnsi" w:hAnsiTheme="majorHAnsi" w:cstheme="majorHAnsi"/>
                  <w:sz w:val="20"/>
                  <w:szCs w:val="20"/>
                </w:rPr>
                <w:t>0.6</w:t>
              </w:r>
            </w:ins>
          </w:p>
        </w:tc>
        <w:tc>
          <w:tcPr>
            <w:tcW w:w="551" w:type="pct"/>
            <w:gridSpan w:val="2"/>
            <w:tcBorders>
              <w:top w:val="nil"/>
              <w:left w:val="nil"/>
              <w:bottom w:val="nil"/>
              <w:right w:val="nil"/>
            </w:tcBorders>
            <w:vAlign w:val="center"/>
            <w:tcPrChange w:id="4384" w:author="Christina Sun" w:date="2026-03-15T20:45:00Z" w16du:dateUtc="2026-03-16T03:45:00Z">
              <w:tcPr>
                <w:tcW w:w="392" w:type="pct"/>
                <w:tcBorders>
                  <w:top w:val="nil"/>
                  <w:left w:val="nil"/>
                  <w:bottom w:val="nil"/>
                  <w:right w:val="nil"/>
                </w:tcBorders>
                <w:vAlign w:val="center"/>
              </w:tcPr>
            </w:tcPrChange>
          </w:tcPr>
          <w:p w14:paraId="5F1D3447" w14:textId="72640E7F" w:rsidR="00124A2B" w:rsidRPr="00824E21" w:rsidRDefault="00124A2B" w:rsidP="00124A2B">
            <w:pPr>
              <w:jc w:val="center"/>
              <w:rPr>
                <w:ins w:id="4385" w:author="Christina Sun" w:date="2026-03-15T20:18:00Z" w16du:dateUtc="2026-03-16T03:18:00Z"/>
                <w:rFonts w:asciiTheme="majorHAnsi" w:hAnsiTheme="majorHAnsi" w:cstheme="majorHAnsi"/>
                <w:sz w:val="20"/>
                <w:szCs w:val="20"/>
              </w:rPr>
            </w:pPr>
            <w:ins w:id="4386" w:author="Christina Sun" w:date="2026-03-15T20:28:00Z" w16du:dateUtc="2026-03-16T03:28:00Z">
              <w:r w:rsidRPr="00824E21">
                <w:rPr>
                  <w:rFonts w:asciiTheme="majorHAnsi" w:hAnsiTheme="majorHAnsi" w:cstheme="majorHAnsi"/>
                  <w:sz w:val="20"/>
                  <w:szCs w:val="20"/>
                </w:rPr>
                <w:t>0.7</w:t>
              </w:r>
            </w:ins>
          </w:p>
        </w:tc>
        <w:tc>
          <w:tcPr>
            <w:tcW w:w="90" w:type="pct"/>
            <w:tcBorders>
              <w:top w:val="nil"/>
              <w:left w:val="nil"/>
              <w:bottom w:val="nil"/>
              <w:right w:val="nil"/>
            </w:tcBorders>
            <w:vAlign w:val="center"/>
            <w:tcPrChange w:id="4387" w:author="Christina Sun" w:date="2026-03-15T20:45:00Z" w16du:dateUtc="2026-03-16T03:45:00Z">
              <w:tcPr>
                <w:tcW w:w="282" w:type="pct"/>
                <w:gridSpan w:val="2"/>
                <w:tcBorders>
                  <w:top w:val="nil"/>
                  <w:left w:val="nil"/>
                  <w:bottom w:val="nil"/>
                  <w:right w:val="nil"/>
                </w:tcBorders>
                <w:vAlign w:val="center"/>
              </w:tcPr>
            </w:tcPrChange>
          </w:tcPr>
          <w:p w14:paraId="7E6B6AB2" w14:textId="292745D4" w:rsidR="00124A2B" w:rsidRPr="00824E21" w:rsidRDefault="00124A2B" w:rsidP="00124A2B">
            <w:pPr>
              <w:jc w:val="center"/>
              <w:rPr>
                <w:ins w:id="4388" w:author="Christina Sun" w:date="2026-03-15T20:18:00Z" w16du:dateUtc="2026-03-16T03:18:00Z"/>
                <w:rFonts w:asciiTheme="majorHAnsi" w:hAnsiTheme="majorHAnsi" w:cstheme="majorHAnsi"/>
                <w:sz w:val="20"/>
                <w:szCs w:val="20"/>
              </w:rPr>
            </w:pPr>
          </w:p>
        </w:tc>
      </w:tr>
      <w:tr w:rsidR="00124A2B" w:rsidRPr="00B621E1" w14:paraId="664B5515" w14:textId="77777777" w:rsidTr="00634828">
        <w:trPr>
          <w:trHeight w:val="267"/>
          <w:ins w:id="4389" w:author="Christina Sun" w:date="2026-03-15T20:18:00Z" w16du:dateUtc="2026-03-16T03:18:00Z"/>
          <w:trPrChange w:id="4390" w:author="Christina Sun" w:date="2026-03-15T20:45:00Z" w16du:dateUtc="2026-03-16T03:45:00Z">
            <w:trPr>
              <w:gridAfter w:val="0"/>
              <w:trHeight w:val="267"/>
            </w:trPr>
          </w:trPrChange>
        </w:trPr>
        <w:tc>
          <w:tcPr>
            <w:tcW w:w="1055" w:type="pct"/>
            <w:tcBorders>
              <w:top w:val="nil"/>
              <w:left w:val="nil"/>
              <w:bottom w:val="nil"/>
              <w:right w:val="nil"/>
            </w:tcBorders>
            <w:vAlign w:val="center"/>
            <w:tcPrChange w:id="4391" w:author="Christina Sun" w:date="2026-03-15T20:45:00Z" w16du:dateUtc="2026-03-16T03:45:00Z">
              <w:tcPr>
                <w:tcW w:w="1493" w:type="pct"/>
                <w:tcBorders>
                  <w:top w:val="nil"/>
                  <w:left w:val="nil"/>
                  <w:bottom w:val="nil"/>
                  <w:right w:val="nil"/>
                </w:tcBorders>
                <w:vAlign w:val="center"/>
              </w:tcPr>
            </w:tcPrChange>
          </w:tcPr>
          <w:p w14:paraId="005EDBEB" w14:textId="77777777" w:rsidR="00124A2B" w:rsidRPr="00824E21" w:rsidRDefault="00124A2B" w:rsidP="00124A2B">
            <w:pPr>
              <w:jc w:val="right"/>
              <w:rPr>
                <w:ins w:id="4392" w:author="Christina Sun" w:date="2026-03-15T20:18:00Z" w16du:dateUtc="2026-03-16T03:18:00Z"/>
                <w:rFonts w:asciiTheme="majorHAnsi" w:hAnsiTheme="majorHAnsi" w:cstheme="majorHAnsi"/>
                <w:sz w:val="20"/>
                <w:szCs w:val="20"/>
              </w:rPr>
            </w:pPr>
            <w:ins w:id="4393" w:author="Christina Sun" w:date="2026-03-15T20:18:00Z" w16du:dateUtc="2026-03-16T03:18:00Z">
              <w:r w:rsidRPr="00824E21">
                <w:rPr>
                  <w:rFonts w:asciiTheme="majorHAnsi" w:hAnsiTheme="majorHAnsi" w:cstheme="majorHAnsi"/>
                  <w:sz w:val="20"/>
                  <w:szCs w:val="20"/>
                </w:rPr>
                <w:t>N</w:t>
              </w:r>
            </w:ins>
          </w:p>
        </w:tc>
        <w:tc>
          <w:tcPr>
            <w:tcW w:w="551" w:type="pct"/>
            <w:tcBorders>
              <w:top w:val="nil"/>
              <w:left w:val="nil"/>
              <w:bottom w:val="nil"/>
              <w:right w:val="nil"/>
            </w:tcBorders>
            <w:vAlign w:val="center"/>
            <w:tcPrChange w:id="4394" w:author="Christina Sun" w:date="2026-03-15T20:45:00Z" w16du:dateUtc="2026-03-16T03:45:00Z">
              <w:tcPr>
                <w:tcW w:w="529" w:type="pct"/>
                <w:tcBorders>
                  <w:top w:val="nil"/>
                  <w:left w:val="nil"/>
                  <w:bottom w:val="nil"/>
                  <w:right w:val="nil"/>
                </w:tcBorders>
                <w:vAlign w:val="center"/>
              </w:tcPr>
            </w:tcPrChange>
          </w:tcPr>
          <w:p w14:paraId="52277C3E" w14:textId="567E909D" w:rsidR="00124A2B" w:rsidRPr="00824E21" w:rsidRDefault="00124A2B" w:rsidP="00124A2B">
            <w:pPr>
              <w:jc w:val="center"/>
              <w:rPr>
                <w:ins w:id="4395" w:author="Christina Sun" w:date="2026-03-15T20:18:00Z" w16du:dateUtc="2026-03-16T03:18:00Z"/>
                <w:rFonts w:asciiTheme="majorHAnsi" w:hAnsiTheme="majorHAnsi" w:cstheme="majorHAnsi"/>
                <w:sz w:val="20"/>
                <w:szCs w:val="20"/>
              </w:rPr>
            </w:pPr>
            <w:ins w:id="4396" w:author="Christina Sun" w:date="2026-03-15T20:28:00Z" w16du:dateUtc="2026-03-16T03:28:00Z">
              <w:r w:rsidRPr="00824E21">
                <w:rPr>
                  <w:rFonts w:asciiTheme="majorHAnsi" w:hAnsiTheme="majorHAnsi" w:cstheme="majorHAnsi"/>
                  <w:sz w:val="20"/>
                  <w:szCs w:val="20"/>
                </w:rPr>
                <w:t>5179</w:t>
              </w:r>
            </w:ins>
          </w:p>
        </w:tc>
        <w:tc>
          <w:tcPr>
            <w:tcW w:w="551" w:type="pct"/>
            <w:tcBorders>
              <w:top w:val="nil"/>
              <w:left w:val="nil"/>
              <w:bottom w:val="nil"/>
              <w:right w:val="nil"/>
            </w:tcBorders>
            <w:vAlign w:val="center"/>
            <w:tcPrChange w:id="4397" w:author="Christina Sun" w:date="2026-03-15T20:45:00Z" w16du:dateUtc="2026-03-16T03:45:00Z">
              <w:tcPr>
                <w:tcW w:w="394" w:type="pct"/>
                <w:gridSpan w:val="2"/>
                <w:tcBorders>
                  <w:top w:val="nil"/>
                  <w:left w:val="nil"/>
                  <w:bottom w:val="nil"/>
                  <w:right w:val="nil"/>
                </w:tcBorders>
                <w:vAlign w:val="center"/>
              </w:tcPr>
            </w:tcPrChange>
          </w:tcPr>
          <w:p w14:paraId="4FD6475E" w14:textId="26713D44" w:rsidR="00124A2B" w:rsidRPr="00824E21" w:rsidRDefault="00124A2B" w:rsidP="00124A2B">
            <w:pPr>
              <w:jc w:val="center"/>
              <w:rPr>
                <w:ins w:id="4398" w:author="Christina Sun" w:date="2026-03-15T20:18:00Z" w16du:dateUtc="2026-03-16T03:18:00Z"/>
                <w:rFonts w:asciiTheme="majorHAnsi" w:hAnsiTheme="majorHAnsi" w:cstheme="majorHAnsi"/>
                <w:sz w:val="20"/>
                <w:szCs w:val="20"/>
              </w:rPr>
            </w:pPr>
            <w:ins w:id="4399" w:author="Christina Sun" w:date="2026-03-15T20:28:00Z" w16du:dateUtc="2026-03-16T03:28:00Z">
              <w:r w:rsidRPr="00824E21">
                <w:rPr>
                  <w:rFonts w:asciiTheme="majorHAnsi" w:hAnsiTheme="majorHAnsi" w:cstheme="majorHAnsi"/>
                  <w:sz w:val="20"/>
                  <w:szCs w:val="20"/>
                </w:rPr>
                <w:t>329</w:t>
              </w:r>
            </w:ins>
          </w:p>
        </w:tc>
        <w:tc>
          <w:tcPr>
            <w:tcW w:w="551" w:type="pct"/>
            <w:tcBorders>
              <w:top w:val="nil"/>
              <w:left w:val="nil"/>
              <w:bottom w:val="nil"/>
              <w:right w:val="nil"/>
            </w:tcBorders>
            <w:vAlign w:val="center"/>
            <w:tcPrChange w:id="4400" w:author="Christina Sun" w:date="2026-03-15T20:45:00Z" w16du:dateUtc="2026-03-16T03:45:00Z">
              <w:tcPr>
                <w:tcW w:w="477" w:type="pct"/>
                <w:gridSpan w:val="3"/>
                <w:tcBorders>
                  <w:top w:val="nil"/>
                  <w:left w:val="nil"/>
                  <w:bottom w:val="nil"/>
                  <w:right w:val="nil"/>
                </w:tcBorders>
                <w:vAlign w:val="center"/>
              </w:tcPr>
            </w:tcPrChange>
          </w:tcPr>
          <w:p w14:paraId="6A7CB823" w14:textId="26E8EFF5" w:rsidR="00124A2B" w:rsidRPr="00824E21" w:rsidRDefault="00124A2B" w:rsidP="00124A2B">
            <w:pPr>
              <w:jc w:val="center"/>
              <w:rPr>
                <w:ins w:id="4401" w:author="Christina Sun" w:date="2026-03-15T20:18:00Z" w16du:dateUtc="2026-03-16T03:18:00Z"/>
                <w:rFonts w:asciiTheme="majorHAnsi" w:hAnsiTheme="majorHAnsi" w:cstheme="majorHAnsi"/>
                <w:sz w:val="20"/>
                <w:szCs w:val="20"/>
              </w:rPr>
            </w:pPr>
            <w:ins w:id="4402" w:author="Christina Sun" w:date="2026-03-15T20:28:00Z" w16du:dateUtc="2026-03-16T03:28:00Z">
              <w:r w:rsidRPr="00824E21">
                <w:rPr>
                  <w:rFonts w:asciiTheme="majorHAnsi" w:hAnsiTheme="majorHAnsi" w:cstheme="majorHAnsi"/>
                  <w:sz w:val="20"/>
                  <w:szCs w:val="20"/>
                </w:rPr>
                <w:t>1138</w:t>
              </w:r>
            </w:ins>
          </w:p>
        </w:tc>
        <w:tc>
          <w:tcPr>
            <w:tcW w:w="551" w:type="pct"/>
            <w:tcBorders>
              <w:top w:val="nil"/>
              <w:left w:val="nil"/>
              <w:bottom w:val="nil"/>
              <w:right w:val="nil"/>
            </w:tcBorders>
            <w:vAlign w:val="center"/>
            <w:tcPrChange w:id="4403" w:author="Christina Sun" w:date="2026-03-15T20:45:00Z" w16du:dateUtc="2026-03-16T03:45:00Z">
              <w:tcPr>
                <w:tcW w:w="492" w:type="pct"/>
                <w:gridSpan w:val="3"/>
                <w:tcBorders>
                  <w:top w:val="nil"/>
                  <w:left w:val="nil"/>
                  <w:bottom w:val="nil"/>
                  <w:right w:val="nil"/>
                </w:tcBorders>
                <w:vAlign w:val="center"/>
              </w:tcPr>
            </w:tcPrChange>
          </w:tcPr>
          <w:p w14:paraId="4DB1127F" w14:textId="2D3B8EC6" w:rsidR="00124A2B" w:rsidRPr="00824E21" w:rsidRDefault="00124A2B" w:rsidP="00124A2B">
            <w:pPr>
              <w:jc w:val="center"/>
              <w:rPr>
                <w:ins w:id="4404" w:author="Christina Sun" w:date="2026-03-15T20:18:00Z" w16du:dateUtc="2026-03-16T03:18:00Z"/>
                <w:rFonts w:asciiTheme="majorHAnsi" w:hAnsiTheme="majorHAnsi" w:cstheme="majorHAnsi"/>
                <w:sz w:val="20"/>
                <w:szCs w:val="20"/>
              </w:rPr>
            </w:pPr>
            <w:ins w:id="4405" w:author="Christina Sun" w:date="2026-03-15T20:28:00Z" w16du:dateUtc="2026-03-16T03:28:00Z">
              <w:r w:rsidRPr="00824E21">
                <w:rPr>
                  <w:rFonts w:asciiTheme="majorHAnsi" w:hAnsiTheme="majorHAnsi" w:cstheme="majorHAnsi"/>
                  <w:sz w:val="20"/>
                  <w:szCs w:val="20"/>
                </w:rPr>
                <w:t>182</w:t>
              </w:r>
            </w:ins>
          </w:p>
        </w:tc>
        <w:tc>
          <w:tcPr>
            <w:tcW w:w="551" w:type="pct"/>
            <w:tcBorders>
              <w:top w:val="nil"/>
              <w:left w:val="nil"/>
              <w:bottom w:val="nil"/>
              <w:right w:val="nil"/>
            </w:tcBorders>
            <w:vAlign w:val="center"/>
            <w:tcPrChange w:id="4406" w:author="Christina Sun" w:date="2026-03-15T20:45:00Z" w16du:dateUtc="2026-03-16T03:45:00Z">
              <w:tcPr>
                <w:tcW w:w="412" w:type="pct"/>
                <w:gridSpan w:val="3"/>
                <w:tcBorders>
                  <w:top w:val="nil"/>
                  <w:left w:val="nil"/>
                  <w:bottom w:val="nil"/>
                  <w:right w:val="nil"/>
                </w:tcBorders>
                <w:vAlign w:val="center"/>
              </w:tcPr>
            </w:tcPrChange>
          </w:tcPr>
          <w:p w14:paraId="1D1F6EAD" w14:textId="331372DB" w:rsidR="00124A2B" w:rsidRPr="00824E21" w:rsidRDefault="00124A2B" w:rsidP="00124A2B">
            <w:pPr>
              <w:jc w:val="center"/>
              <w:rPr>
                <w:ins w:id="4407" w:author="Christina Sun" w:date="2026-03-15T20:18:00Z" w16du:dateUtc="2026-03-16T03:18:00Z"/>
                <w:rFonts w:asciiTheme="majorHAnsi" w:hAnsiTheme="majorHAnsi" w:cstheme="majorHAnsi"/>
                <w:sz w:val="20"/>
                <w:szCs w:val="20"/>
              </w:rPr>
            </w:pPr>
            <w:ins w:id="4408" w:author="Christina Sun" w:date="2026-03-15T20:28:00Z" w16du:dateUtc="2026-03-16T03:28:00Z">
              <w:r w:rsidRPr="00824E21">
                <w:rPr>
                  <w:rFonts w:asciiTheme="majorHAnsi" w:hAnsiTheme="majorHAnsi" w:cstheme="majorHAnsi"/>
                  <w:sz w:val="20"/>
                  <w:szCs w:val="20"/>
                </w:rPr>
                <w:t>130</w:t>
              </w:r>
            </w:ins>
          </w:p>
        </w:tc>
        <w:tc>
          <w:tcPr>
            <w:tcW w:w="551" w:type="pct"/>
            <w:tcBorders>
              <w:top w:val="nil"/>
              <w:left w:val="nil"/>
              <w:bottom w:val="nil"/>
              <w:right w:val="nil"/>
            </w:tcBorders>
            <w:vAlign w:val="center"/>
            <w:tcPrChange w:id="4409" w:author="Christina Sun" w:date="2026-03-15T20:45:00Z" w16du:dateUtc="2026-03-16T03:45:00Z">
              <w:tcPr>
                <w:tcW w:w="529" w:type="pct"/>
                <w:tcBorders>
                  <w:top w:val="nil"/>
                  <w:left w:val="nil"/>
                  <w:bottom w:val="nil"/>
                  <w:right w:val="nil"/>
                </w:tcBorders>
                <w:vAlign w:val="center"/>
              </w:tcPr>
            </w:tcPrChange>
          </w:tcPr>
          <w:p w14:paraId="59E5A2D6" w14:textId="45CB987E" w:rsidR="00124A2B" w:rsidRPr="00824E21" w:rsidRDefault="00124A2B" w:rsidP="00124A2B">
            <w:pPr>
              <w:jc w:val="center"/>
              <w:rPr>
                <w:ins w:id="4410" w:author="Christina Sun" w:date="2026-03-15T20:18:00Z" w16du:dateUtc="2026-03-16T03:18:00Z"/>
                <w:rFonts w:asciiTheme="majorHAnsi" w:hAnsiTheme="majorHAnsi" w:cstheme="majorHAnsi"/>
                <w:sz w:val="20"/>
                <w:szCs w:val="20"/>
              </w:rPr>
            </w:pPr>
            <w:ins w:id="4411" w:author="Christina Sun" w:date="2026-03-15T20:28:00Z" w16du:dateUtc="2026-03-16T03:28:00Z">
              <w:r w:rsidRPr="00824E21">
                <w:rPr>
                  <w:rFonts w:asciiTheme="majorHAnsi" w:hAnsiTheme="majorHAnsi" w:cstheme="majorHAnsi"/>
                  <w:sz w:val="20"/>
                  <w:szCs w:val="20"/>
                </w:rPr>
                <w:t>507</w:t>
              </w:r>
            </w:ins>
          </w:p>
        </w:tc>
        <w:tc>
          <w:tcPr>
            <w:tcW w:w="551" w:type="pct"/>
            <w:gridSpan w:val="2"/>
            <w:tcBorders>
              <w:top w:val="nil"/>
              <w:left w:val="nil"/>
              <w:bottom w:val="nil"/>
              <w:right w:val="nil"/>
            </w:tcBorders>
            <w:vAlign w:val="center"/>
            <w:tcPrChange w:id="4412" w:author="Christina Sun" w:date="2026-03-15T20:45:00Z" w16du:dateUtc="2026-03-16T03:45:00Z">
              <w:tcPr>
                <w:tcW w:w="392" w:type="pct"/>
                <w:tcBorders>
                  <w:top w:val="nil"/>
                  <w:left w:val="nil"/>
                  <w:bottom w:val="nil"/>
                  <w:right w:val="nil"/>
                </w:tcBorders>
                <w:vAlign w:val="center"/>
              </w:tcPr>
            </w:tcPrChange>
          </w:tcPr>
          <w:p w14:paraId="59A4CA3A" w14:textId="313D2BAA" w:rsidR="00124A2B" w:rsidRPr="00824E21" w:rsidRDefault="00124A2B" w:rsidP="00124A2B">
            <w:pPr>
              <w:jc w:val="center"/>
              <w:rPr>
                <w:ins w:id="4413" w:author="Christina Sun" w:date="2026-03-15T20:18:00Z" w16du:dateUtc="2026-03-16T03:18:00Z"/>
                <w:rFonts w:asciiTheme="majorHAnsi" w:hAnsiTheme="majorHAnsi" w:cstheme="majorHAnsi"/>
                <w:sz w:val="20"/>
                <w:szCs w:val="20"/>
              </w:rPr>
            </w:pPr>
            <w:ins w:id="4414" w:author="Christina Sun" w:date="2026-03-15T20:28:00Z" w16du:dateUtc="2026-03-16T03:28:00Z">
              <w:r w:rsidRPr="00824E21">
                <w:rPr>
                  <w:rFonts w:asciiTheme="majorHAnsi" w:hAnsiTheme="majorHAnsi" w:cstheme="majorHAnsi"/>
                  <w:sz w:val="20"/>
                  <w:szCs w:val="20"/>
                </w:rPr>
                <w:t>7713</w:t>
              </w:r>
            </w:ins>
          </w:p>
        </w:tc>
        <w:tc>
          <w:tcPr>
            <w:tcW w:w="90" w:type="pct"/>
            <w:tcBorders>
              <w:top w:val="nil"/>
              <w:left w:val="nil"/>
              <w:bottom w:val="nil"/>
              <w:right w:val="nil"/>
            </w:tcBorders>
            <w:vAlign w:val="center"/>
            <w:tcPrChange w:id="4415" w:author="Christina Sun" w:date="2026-03-15T20:45:00Z" w16du:dateUtc="2026-03-16T03:45:00Z">
              <w:tcPr>
                <w:tcW w:w="282" w:type="pct"/>
                <w:gridSpan w:val="2"/>
                <w:tcBorders>
                  <w:top w:val="nil"/>
                  <w:left w:val="nil"/>
                  <w:bottom w:val="nil"/>
                  <w:right w:val="nil"/>
                </w:tcBorders>
                <w:vAlign w:val="center"/>
              </w:tcPr>
            </w:tcPrChange>
          </w:tcPr>
          <w:p w14:paraId="21EEEEC9" w14:textId="3D404DA8" w:rsidR="00124A2B" w:rsidRPr="00824E21" w:rsidRDefault="00124A2B" w:rsidP="00124A2B">
            <w:pPr>
              <w:jc w:val="center"/>
              <w:rPr>
                <w:ins w:id="4416" w:author="Christina Sun" w:date="2026-03-15T20:18:00Z" w16du:dateUtc="2026-03-16T03:18:00Z"/>
                <w:rFonts w:asciiTheme="majorHAnsi" w:hAnsiTheme="majorHAnsi" w:cstheme="majorHAnsi"/>
                <w:sz w:val="20"/>
                <w:szCs w:val="20"/>
              </w:rPr>
            </w:pPr>
          </w:p>
        </w:tc>
      </w:tr>
      <w:tr w:rsidR="00B719F1" w:rsidRPr="00B621E1" w14:paraId="2B6CB939" w14:textId="77777777" w:rsidTr="00634828">
        <w:trPr>
          <w:gridAfter w:val="2"/>
          <w:wAfter w:w="99" w:type="pct"/>
          <w:trHeight w:val="267"/>
          <w:ins w:id="4417" w:author="Christina Sun" w:date="2026-03-15T20:18:00Z" w16du:dateUtc="2026-03-16T03:18:00Z"/>
          <w:trPrChange w:id="4418" w:author="Christina Sun" w:date="2026-03-15T20:45:00Z" w16du:dateUtc="2026-03-16T03:45:00Z">
            <w:trPr>
              <w:gridAfter w:val="2"/>
              <w:trHeight w:val="267"/>
            </w:trPr>
          </w:trPrChange>
        </w:trPr>
        <w:tc>
          <w:tcPr>
            <w:tcW w:w="4901" w:type="pct"/>
            <w:gridSpan w:val="8"/>
            <w:tcBorders>
              <w:top w:val="nil"/>
              <w:left w:val="nil"/>
              <w:bottom w:val="nil"/>
              <w:right w:val="nil"/>
            </w:tcBorders>
            <w:vAlign w:val="center"/>
            <w:tcPrChange w:id="4419" w:author="Christina Sun" w:date="2026-03-15T20:45:00Z" w16du:dateUtc="2026-03-16T03:45:00Z">
              <w:tcPr>
                <w:tcW w:w="5000" w:type="pct"/>
                <w:gridSpan w:val="17"/>
                <w:tcBorders>
                  <w:top w:val="nil"/>
                  <w:left w:val="nil"/>
                  <w:bottom w:val="nil"/>
                  <w:right w:val="nil"/>
                </w:tcBorders>
                <w:vAlign w:val="center"/>
              </w:tcPr>
            </w:tcPrChange>
          </w:tcPr>
          <w:p w14:paraId="730BEC14" w14:textId="77777777" w:rsidR="00B719F1" w:rsidRPr="00824E21" w:rsidRDefault="00B719F1" w:rsidP="00806A88">
            <w:pPr>
              <w:rPr>
                <w:ins w:id="4420" w:author="Christina Sun" w:date="2026-03-15T20:18:00Z" w16du:dateUtc="2026-03-16T03:18:00Z"/>
                <w:rFonts w:asciiTheme="majorHAnsi" w:hAnsiTheme="majorHAnsi" w:cstheme="majorHAnsi"/>
                <w:i/>
                <w:iCs/>
                <w:sz w:val="20"/>
                <w:szCs w:val="20"/>
              </w:rPr>
            </w:pPr>
          </w:p>
        </w:tc>
      </w:tr>
      <w:tr w:rsidR="00B719F1" w:rsidRPr="00B621E1" w14:paraId="7EE5CD3D" w14:textId="77777777" w:rsidTr="00634828">
        <w:trPr>
          <w:gridAfter w:val="2"/>
          <w:wAfter w:w="99" w:type="pct"/>
          <w:trHeight w:val="267"/>
          <w:ins w:id="4421" w:author="Christina Sun" w:date="2026-03-15T20:18:00Z" w16du:dateUtc="2026-03-16T03:18:00Z"/>
          <w:trPrChange w:id="4422" w:author="Christina Sun" w:date="2026-03-15T20:45:00Z" w16du:dateUtc="2026-03-16T03:45:00Z">
            <w:trPr>
              <w:gridAfter w:val="2"/>
              <w:trHeight w:val="267"/>
            </w:trPr>
          </w:trPrChange>
        </w:trPr>
        <w:tc>
          <w:tcPr>
            <w:tcW w:w="4901" w:type="pct"/>
            <w:gridSpan w:val="8"/>
            <w:tcBorders>
              <w:top w:val="nil"/>
              <w:left w:val="nil"/>
              <w:bottom w:val="nil"/>
              <w:right w:val="nil"/>
            </w:tcBorders>
            <w:vAlign w:val="center"/>
            <w:tcPrChange w:id="4423" w:author="Christina Sun" w:date="2026-03-15T20:45:00Z" w16du:dateUtc="2026-03-16T03:45:00Z">
              <w:tcPr>
                <w:tcW w:w="5000" w:type="pct"/>
                <w:gridSpan w:val="17"/>
                <w:tcBorders>
                  <w:top w:val="nil"/>
                  <w:left w:val="nil"/>
                  <w:bottom w:val="nil"/>
                  <w:right w:val="nil"/>
                </w:tcBorders>
                <w:vAlign w:val="center"/>
              </w:tcPr>
            </w:tcPrChange>
          </w:tcPr>
          <w:p w14:paraId="050A8039" w14:textId="77777777" w:rsidR="00B719F1" w:rsidRPr="00824E21" w:rsidRDefault="00B719F1" w:rsidP="00806A88">
            <w:pPr>
              <w:rPr>
                <w:ins w:id="4424" w:author="Christina Sun" w:date="2026-03-15T20:18:00Z" w16du:dateUtc="2026-03-16T03:18:00Z"/>
                <w:rFonts w:asciiTheme="majorHAnsi" w:hAnsiTheme="majorHAnsi" w:cstheme="majorHAnsi"/>
                <w:sz w:val="20"/>
                <w:szCs w:val="20"/>
              </w:rPr>
            </w:pPr>
            <w:ins w:id="4425" w:author="Christina Sun" w:date="2026-03-15T20:18:00Z" w16du:dateUtc="2026-03-16T03:18:00Z">
              <w:r w:rsidRPr="00824E21">
                <w:rPr>
                  <w:rFonts w:asciiTheme="majorHAnsi" w:hAnsiTheme="majorHAnsi" w:cstheme="majorHAnsi"/>
                  <w:sz w:val="20"/>
                  <w:szCs w:val="20"/>
                </w:rPr>
                <w:t>I feel prepared for college.</w:t>
              </w:r>
            </w:ins>
          </w:p>
        </w:tc>
      </w:tr>
      <w:tr w:rsidR="00124A2B" w:rsidRPr="00B621E1" w14:paraId="60FD9104" w14:textId="77777777" w:rsidTr="00634828">
        <w:trPr>
          <w:trHeight w:val="287"/>
          <w:ins w:id="4426" w:author="Christina Sun" w:date="2026-03-15T20:18:00Z" w16du:dateUtc="2026-03-16T03:18:00Z"/>
          <w:trPrChange w:id="4427" w:author="Christina Sun" w:date="2026-03-15T20:45:00Z" w16du:dateUtc="2026-03-16T03:45:00Z">
            <w:trPr>
              <w:gridAfter w:val="0"/>
              <w:trHeight w:val="287"/>
            </w:trPr>
          </w:trPrChange>
        </w:trPr>
        <w:tc>
          <w:tcPr>
            <w:tcW w:w="1055" w:type="pct"/>
            <w:tcBorders>
              <w:top w:val="nil"/>
              <w:left w:val="nil"/>
              <w:bottom w:val="nil"/>
              <w:right w:val="nil"/>
            </w:tcBorders>
            <w:vAlign w:val="center"/>
            <w:tcPrChange w:id="4428" w:author="Christina Sun" w:date="2026-03-15T20:45:00Z" w16du:dateUtc="2026-03-16T03:45:00Z">
              <w:tcPr>
                <w:tcW w:w="1493" w:type="pct"/>
                <w:tcBorders>
                  <w:top w:val="nil"/>
                  <w:left w:val="nil"/>
                  <w:bottom w:val="nil"/>
                  <w:right w:val="nil"/>
                </w:tcBorders>
                <w:vAlign w:val="center"/>
              </w:tcPr>
            </w:tcPrChange>
          </w:tcPr>
          <w:p w14:paraId="50FFA8C0" w14:textId="77777777" w:rsidR="00124A2B" w:rsidRPr="00824E21" w:rsidRDefault="00124A2B" w:rsidP="00124A2B">
            <w:pPr>
              <w:jc w:val="right"/>
              <w:rPr>
                <w:ins w:id="4429" w:author="Christina Sun" w:date="2026-03-15T20:18:00Z" w16du:dateUtc="2026-03-16T03:18:00Z"/>
                <w:rFonts w:asciiTheme="majorHAnsi" w:hAnsiTheme="majorHAnsi" w:cstheme="majorHAnsi"/>
                <w:sz w:val="20"/>
                <w:szCs w:val="20"/>
              </w:rPr>
            </w:pPr>
            <w:ins w:id="4430" w:author="Christina Sun" w:date="2026-03-15T20:18:00Z" w16du:dateUtc="2026-03-16T03:18:00Z">
              <w:r w:rsidRPr="00824E21">
                <w:rPr>
                  <w:rFonts w:asciiTheme="majorHAnsi" w:hAnsiTheme="majorHAnsi" w:cstheme="majorHAnsi"/>
                  <w:sz w:val="20"/>
                  <w:szCs w:val="20"/>
                </w:rPr>
                <w:t>Mean</w:t>
              </w:r>
            </w:ins>
          </w:p>
        </w:tc>
        <w:tc>
          <w:tcPr>
            <w:tcW w:w="551" w:type="pct"/>
            <w:tcBorders>
              <w:top w:val="nil"/>
              <w:left w:val="nil"/>
              <w:bottom w:val="nil"/>
              <w:right w:val="nil"/>
            </w:tcBorders>
            <w:vAlign w:val="center"/>
            <w:tcPrChange w:id="4431" w:author="Christina Sun" w:date="2026-03-15T20:45:00Z" w16du:dateUtc="2026-03-16T03:45:00Z">
              <w:tcPr>
                <w:tcW w:w="529" w:type="pct"/>
                <w:tcBorders>
                  <w:top w:val="nil"/>
                  <w:left w:val="nil"/>
                  <w:bottom w:val="nil"/>
                  <w:right w:val="nil"/>
                </w:tcBorders>
                <w:vAlign w:val="center"/>
              </w:tcPr>
            </w:tcPrChange>
          </w:tcPr>
          <w:p w14:paraId="7AF9B6DF" w14:textId="238951B1" w:rsidR="00124A2B" w:rsidRPr="00824E21" w:rsidRDefault="00124A2B" w:rsidP="00124A2B">
            <w:pPr>
              <w:jc w:val="center"/>
              <w:rPr>
                <w:ins w:id="4432" w:author="Christina Sun" w:date="2026-03-15T20:18:00Z" w16du:dateUtc="2026-03-16T03:18:00Z"/>
                <w:rFonts w:asciiTheme="majorHAnsi" w:hAnsiTheme="majorHAnsi" w:cstheme="majorHAnsi"/>
                <w:sz w:val="20"/>
                <w:szCs w:val="20"/>
              </w:rPr>
            </w:pPr>
            <w:ins w:id="4433" w:author="Christina Sun" w:date="2026-03-15T20:29:00Z" w16du:dateUtc="2026-03-16T03:29:00Z">
              <w:r w:rsidRPr="00824E21">
                <w:rPr>
                  <w:rFonts w:asciiTheme="majorHAnsi" w:hAnsiTheme="majorHAnsi" w:cstheme="majorHAnsi"/>
                  <w:sz w:val="20"/>
                  <w:szCs w:val="20"/>
                </w:rPr>
                <w:t>0.7</w:t>
              </w:r>
            </w:ins>
          </w:p>
        </w:tc>
        <w:tc>
          <w:tcPr>
            <w:tcW w:w="551" w:type="pct"/>
            <w:tcBorders>
              <w:top w:val="nil"/>
              <w:left w:val="nil"/>
              <w:bottom w:val="nil"/>
              <w:right w:val="nil"/>
            </w:tcBorders>
            <w:vAlign w:val="center"/>
            <w:tcPrChange w:id="4434" w:author="Christina Sun" w:date="2026-03-15T20:45:00Z" w16du:dateUtc="2026-03-16T03:45:00Z">
              <w:tcPr>
                <w:tcW w:w="394" w:type="pct"/>
                <w:gridSpan w:val="2"/>
                <w:tcBorders>
                  <w:top w:val="nil"/>
                  <w:left w:val="nil"/>
                  <w:bottom w:val="nil"/>
                  <w:right w:val="nil"/>
                </w:tcBorders>
                <w:vAlign w:val="center"/>
              </w:tcPr>
            </w:tcPrChange>
          </w:tcPr>
          <w:p w14:paraId="58E98325" w14:textId="05F03EC1" w:rsidR="00124A2B" w:rsidRPr="00824E21" w:rsidRDefault="00124A2B" w:rsidP="00124A2B">
            <w:pPr>
              <w:jc w:val="center"/>
              <w:rPr>
                <w:ins w:id="4435" w:author="Christina Sun" w:date="2026-03-15T20:18:00Z" w16du:dateUtc="2026-03-16T03:18:00Z"/>
                <w:rFonts w:asciiTheme="majorHAnsi" w:hAnsiTheme="majorHAnsi" w:cstheme="majorHAnsi"/>
                <w:sz w:val="20"/>
                <w:szCs w:val="20"/>
              </w:rPr>
            </w:pPr>
            <w:ins w:id="4436" w:author="Christina Sun" w:date="2026-03-15T20:29:00Z" w16du:dateUtc="2026-03-16T03:29:00Z">
              <w:r w:rsidRPr="00824E21">
                <w:rPr>
                  <w:rFonts w:asciiTheme="majorHAnsi" w:hAnsiTheme="majorHAnsi" w:cstheme="majorHAnsi"/>
                  <w:sz w:val="20"/>
                  <w:szCs w:val="20"/>
                </w:rPr>
                <w:t>0.6</w:t>
              </w:r>
            </w:ins>
          </w:p>
        </w:tc>
        <w:tc>
          <w:tcPr>
            <w:tcW w:w="551" w:type="pct"/>
            <w:tcBorders>
              <w:top w:val="nil"/>
              <w:left w:val="nil"/>
              <w:bottom w:val="nil"/>
              <w:right w:val="nil"/>
            </w:tcBorders>
            <w:vAlign w:val="center"/>
            <w:tcPrChange w:id="4437" w:author="Christina Sun" w:date="2026-03-15T20:45:00Z" w16du:dateUtc="2026-03-16T03:45:00Z">
              <w:tcPr>
                <w:tcW w:w="477" w:type="pct"/>
                <w:gridSpan w:val="3"/>
                <w:tcBorders>
                  <w:top w:val="nil"/>
                  <w:left w:val="nil"/>
                  <w:bottom w:val="nil"/>
                  <w:right w:val="nil"/>
                </w:tcBorders>
                <w:vAlign w:val="center"/>
              </w:tcPr>
            </w:tcPrChange>
          </w:tcPr>
          <w:p w14:paraId="1158FF22" w14:textId="6462AE48" w:rsidR="00124A2B" w:rsidRPr="00824E21" w:rsidRDefault="00124A2B" w:rsidP="00124A2B">
            <w:pPr>
              <w:jc w:val="center"/>
              <w:rPr>
                <w:ins w:id="4438" w:author="Christina Sun" w:date="2026-03-15T20:18:00Z" w16du:dateUtc="2026-03-16T03:18:00Z"/>
                <w:rFonts w:asciiTheme="majorHAnsi" w:hAnsiTheme="majorHAnsi" w:cstheme="majorHAnsi"/>
                <w:sz w:val="20"/>
                <w:szCs w:val="20"/>
              </w:rPr>
            </w:pPr>
            <w:ins w:id="4439" w:author="Christina Sun" w:date="2026-03-15T20:29:00Z" w16du:dateUtc="2026-03-16T03:29:00Z">
              <w:r w:rsidRPr="00824E21">
                <w:rPr>
                  <w:rFonts w:asciiTheme="majorHAnsi" w:hAnsiTheme="majorHAnsi" w:cstheme="majorHAnsi"/>
                  <w:sz w:val="20"/>
                  <w:szCs w:val="20"/>
                </w:rPr>
                <w:t>0.6</w:t>
              </w:r>
            </w:ins>
          </w:p>
        </w:tc>
        <w:tc>
          <w:tcPr>
            <w:tcW w:w="551" w:type="pct"/>
            <w:tcBorders>
              <w:top w:val="nil"/>
              <w:left w:val="nil"/>
              <w:bottom w:val="nil"/>
              <w:right w:val="nil"/>
            </w:tcBorders>
            <w:vAlign w:val="center"/>
            <w:tcPrChange w:id="4440" w:author="Christina Sun" w:date="2026-03-15T20:45:00Z" w16du:dateUtc="2026-03-16T03:45:00Z">
              <w:tcPr>
                <w:tcW w:w="492" w:type="pct"/>
                <w:gridSpan w:val="3"/>
                <w:tcBorders>
                  <w:top w:val="nil"/>
                  <w:left w:val="nil"/>
                  <w:bottom w:val="nil"/>
                  <w:right w:val="nil"/>
                </w:tcBorders>
                <w:vAlign w:val="center"/>
              </w:tcPr>
            </w:tcPrChange>
          </w:tcPr>
          <w:p w14:paraId="1E4062EB" w14:textId="5AB62C2B" w:rsidR="00124A2B" w:rsidRPr="00824E21" w:rsidRDefault="00124A2B" w:rsidP="00124A2B">
            <w:pPr>
              <w:jc w:val="center"/>
              <w:rPr>
                <w:ins w:id="4441" w:author="Christina Sun" w:date="2026-03-15T20:18:00Z" w16du:dateUtc="2026-03-16T03:18:00Z"/>
                <w:rFonts w:asciiTheme="majorHAnsi" w:hAnsiTheme="majorHAnsi" w:cstheme="majorHAnsi"/>
                <w:sz w:val="20"/>
                <w:szCs w:val="20"/>
              </w:rPr>
            </w:pPr>
            <w:ins w:id="4442" w:author="Christina Sun" w:date="2026-03-15T20:29:00Z" w16du:dateUtc="2026-03-16T03:29:00Z">
              <w:r w:rsidRPr="00824E21">
                <w:rPr>
                  <w:rFonts w:asciiTheme="majorHAnsi" w:hAnsiTheme="majorHAnsi" w:cstheme="majorHAnsi"/>
                  <w:sz w:val="20"/>
                  <w:szCs w:val="20"/>
                </w:rPr>
                <w:t>0.7</w:t>
              </w:r>
            </w:ins>
          </w:p>
        </w:tc>
        <w:tc>
          <w:tcPr>
            <w:tcW w:w="551" w:type="pct"/>
            <w:tcBorders>
              <w:top w:val="nil"/>
              <w:left w:val="nil"/>
              <w:bottom w:val="nil"/>
              <w:right w:val="nil"/>
            </w:tcBorders>
            <w:vAlign w:val="center"/>
            <w:tcPrChange w:id="4443" w:author="Christina Sun" w:date="2026-03-15T20:45:00Z" w16du:dateUtc="2026-03-16T03:45:00Z">
              <w:tcPr>
                <w:tcW w:w="412" w:type="pct"/>
                <w:gridSpan w:val="3"/>
                <w:tcBorders>
                  <w:top w:val="nil"/>
                  <w:left w:val="nil"/>
                  <w:bottom w:val="nil"/>
                  <w:right w:val="nil"/>
                </w:tcBorders>
                <w:vAlign w:val="center"/>
              </w:tcPr>
            </w:tcPrChange>
          </w:tcPr>
          <w:p w14:paraId="271F8141" w14:textId="5C39EF58" w:rsidR="00124A2B" w:rsidRPr="00824E21" w:rsidRDefault="00124A2B" w:rsidP="00124A2B">
            <w:pPr>
              <w:jc w:val="center"/>
              <w:rPr>
                <w:ins w:id="4444" w:author="Christina Sun" w:date="2026-03-15T20:18:00Z" w16du:dateUtc="2026-03-16T03:18:00Z"/>
                <w:rFonts w:asciiTheme="majorHAnsi" w:hAnsiTheme="majorHAnsi" w:cstheme="majorHAnsi"/>
                <w:sz w:val="20"/>
                <w:szCs w:val="20"/>
              </w:rPr>
            </w:pPr>
            <w:ins w:id="4445" w:author="Christina Sun" w:date="2026-03-15T20:29:00Z" w16du:dateUtc="2026-03-16T03:29:00Z">
              <w:r w:rsidRPr="00824E21">
                <w:rPr>
                  <w:rFonts w:asciiTheme="majorHAnsi" w:hAnsiTheme="majorHAnsi" w:cstheme="majorHAnsi"/>
                  <w:sz w:val="20"/>
                  <w:szCs w:val="20"/>
                </w:rPr>
                <w:t>0.5</w:t>
              </w:r>
            </w:ins>
          </w:p>
        </w:tc>
        <w:tc>
          <w:tcPr>
            <w:tcW w:w="551" w:type="pct"/>
            <w:tcBorders>
              <w:top w:val="nil"/>
              <w:left w:val="nil"/>
              <w:bottom w:val="nil"/>
              <w:right w:val="nil"/>
            </w:tcBorders>
            <w:vAlign w:val="center"/>
            <w:tcPrChange w:id="4446" w:author="Christina Sun" w:date="2026-03-15T20:45:00Z" w16du:dateUtc="2026-03-16T03:45:00Z">
              <w:tcPr>
                <w:tcW w:w="529" w:type="pct"/>
                <w:tcBorders>
                  <w:top w:val="nil"/>
                  <w:left w:val="nil"/>
                  <w:bottom w:val="nil"/>
                  <w:right w:val="nil"/>
                </w:tcBorders>
                <w:vAlign w:val="center"/>
              </w:tcPr>
            </w:tcPrChange>
          </w:tcPr>
          <w:p w14:paraId="7EAE50B5" w14:textId="081F867B" w:rsidR="00124A2B" w:rsidRPr="00824E21" w:rsidRDefault="00124A2B" w:rsidP="00124A2B">
            <w:pPr>
              <w:jc w:val="center"/>
              <w:rPr>
                <w:ins w:id="4447" w:author="Christina Sun" w:date="2026-03-15T20:18:00Z" w16du:dateUtc="2026-03-16T03:18:00Z"/>
                <w:rFonts w:asciiTheme="majorHAnsi" w:hAnsiTheme="majorHAnsi" w:cstheme="majorHAnsi"/>
                <w:sz w:val="20"/>
                <w:szCs w:val="20"/>
              </w:rPr>
            </w:pPr>
            <w:ins w:id="4448" w:author="Christina Sun" w:date="2026-03-15T20:29:00Z" w16du:dateUtc="2026-03-16T03:29:00Z">
              <w:r w:rsidRPr="00824E21">
                <w:rPr>
                  <w:rFonts w:asciiTheme="majorHAnsi" w:hAnsiTheme="majorHAnsi" w:cstheme="majorHAnsi"/>
                  <w:sz w:val="20"/>
                  <w:szCs w:val="20"/>
                </w:rPr>
                <w:t>0.5</w:t>
              </w:r>
            </w:ins>
          </w:p>
        </w:tc>
        <w:tc>
          <w:tcPr>
            <w:tcW w:w="551" w:type="pct"/>
            <w:gridSpan w:val="2"/>
            <w:tcBorders>
              <w:top w:val="nil"/>
              <w:left w:val="nil"/>
              <w:bottom w:val="nil"/>
              <w:right w:val="nil"/>
            </w:tcBorders>
            <w:vAlign w:val="center"/>
            <w:tcPrChange w:id="4449" w:author="Christina Sun" w:date="2026-03-15T20:45:00Z" w16du:dateUtc="2026-03-16T03:45:00Z">
              <w:tcPr>
                <w:tcW w:w="392" w:type="pct"/>
                <w:tcBorders>
                  <w:top w:val="nil"/>
                  <w:left w:val="nil"/>
                  <w:bottom w:val="nil"/>
                  <w:right w:val="nil"/>
                </w:tcBorders>
                <w:vAlign w:val="center"/>
              </w:tcPr>
            </w:tcPrChange>
          </w:tcPr>
          <w:p w14:paraId="005B3581" w14:textId="20D9B553" w:rsidR="00124A2B" w:rsidRPr="00824E21" w:rsidRDefault="00124A2B" w:rsidP="00124A2B">
            <w:pPr>
              <w:jc w:val="center"/>
              <w:rPr>
                <w:ins w:id="4450" w:author="Christina Sun" w:date="2026-03-15T20:18:00Z" w16du:dateUtc="2026-03-16T03:18:00Z"/>
                <w:rFonts w:asciiTheme="majorHAnsi" w:hAnsiTheme="majorHAnsi" w:cstheme="majorHAnsi"/>
                <w:sz w:val="20"/>
                <w:szCs w:val="20"/>
              </w:rPr>
            </w:pPr>
            <w:ins w:id="4451" w:author="Christina Sun" w:date="2026-03-15T20:29:00Z" w16du:dateUtc="2026-03-16T03:29:00Z">
              <w:r w:rsidRPr="00824E21">
                <w:rPr>
                  <w:rFonts w:asciiTheme="majorHAnsi" w:hAnsiTheme="majorHAnsi" w:cstheme="majorHAnsi"/>
                  <w:sz w:val="20"/>
                  <w:szCs w:val="20"/>
                </w:rPr>
                <w:t>0.7</w:t>
              </w:r>
            </w:ins>
          </w:p>
        </w:tc>
        <w:tc>
          <w:tcPr>
            <w:tcW w:w="90" w:type="pct"/>
            <w:tcBorders>
              <w:top w:val="nil"/>
              <w:left w:val="nil"/>
              <w:bottom w:val="nil"/>
              <w:right w:val="nil"/>
            </w:tcBorders>
            <w:vAlign w:val="center"/>
            <w:tcPrChange w:id="4452" w:author="Christina Sun" w:date="2026-03-15T20:45:00Z" w16du:dateUtc="2026-03-16T03:45:00Z">
              <w:tcPr>
                <w:tcW w:w="282" w:type="pct"/>
                <w:gridSpan w:val="2"/>
                <w:tcBorders>
                  <w:top w:val="nil"/>
                  <w:left w:val="nil"/>
                  <w:bottom w:val="nil"/>
                  <w:right w:val="nil"/>
                </w:tcBorders>
                <w:vAlign w:val="center"/>
              </w:tcPr>
            </w:tcPrChange>
          </w:tcPr>
          <w:p w14:paraId="4620522E" w14:textId="2A022E1B" w:rsidR="00124A2B" w:rsidRPr="00824E21" w:rsidRDefault="00124A2B" w:rsidP="00124A2B">
            <w:pPr>
              <w:jc w:val="center"/>
              <w:rPr>
                <w:ins w:id="4453" w:author="Christina Sun" w:date="2026-03-15T20:18:00Z" w16du:dateUtc="2026-03-16T03:18:00Z"/>
                <w:rFonts w:asciiTheme="majorHAnsi" w:hAnsiTheme="majorHAnsi" w:cstheme="majorHAnsi"/>
                <w:sz w:val="20"/>
                <w:szCs w:val="20"/>
              </w:rPr>
            </w:pPr>
          </w:p>
        </w:tc>
      </w:tr>
      <w:tr w:rsidR="00124A2B" w:rsidRPr="00B621E1" w14:paraId="598E88CB" w14:textId="77777777" w:rsidTr="00634828">
        <w:trPr>
          <w:trHeight w:val="306"/>
          <w:ins w:id="4454" w:author="Christina Sun" w:date="2026-03-15T20:18:00Z" w16du:dateUtc="2026-03-16T03:18:00Z"/>
          <w:trPrChange w:id="4455" w:author="Christina Sun" w:date="2026-03-15T20:45:00Z" w16du:dateUtc="2026-03-16T03:45:00Z">
            <w:trPr>
              <w:gridAfter w:val="0"/>
              <w:trHeight w:val="306"/>
            </w:trPr>
          </w:trPrChange>
        </w:trPr>
        <w:tc>
          <w:tcPr>
            <w:tcW w:w="1055" w:type="pct"/>
            <w:tcBorders>
              <w:top w:val="nil"/>
              <w:left w:val="nil"/>
              <w:bottom w:val="single" w:sz="4" w:space="0" w:color="auto"/>
              <w:right w:val="nil"/>
            </w:tcBorders>
            <w:vAlign w:val="center"/>
            <w:tcPrChange w:id="4456" w:author="Christina Sun" w:date="2026-03-15T20:45:00Z" w16du:dateUtc="2026-03-16T03:45:00Z">
              <w:tcPr>
                <w:tcW w:w="1493" w:type="pct"/>
                <w:tcBorders>
                  <w:top w:val="nil"/>
                  <w:left w:val="nil"/>
                  <w:bottom w:val="single" w:sz="4" w:space="0" w:color="auto"/>
                  <w:right w:val="nil"/>
                </w:tcBorders>
                <w:vAlign w:val="center"/>
              </w:tcPr>
            </w:tcPrChange>
          </w:tcPr>
          <w:p w14:paraId="7AB13AAA" w14:textId="77777777" w:rsidR="00124A2B" w:rsidRPr="00824E21" w:rsidRDefault="00124A2B" w:rsidP="00124A2B">
            <w:pPr>
              <w:jc w:val="right"/>
              <w:rPr>
                <w:ins w:id="4457" w:author="Christina Sun" w:date="2026-03-15T20:18:00Z" w16du:dateUtc="2026-03-16T03:18:00Z"/>
                <w:rFonts w:asciiTheme="majorHAnsi" w:hAnsiTheme="majorHAnsi" w:cstheme="majorHAnsi"/>
                <w:sz w:val="20"/>
                <w:szCs w:val="20"/>
              </w:rPr>
            </w:pPr>
            <w:ins w:id="4458" w:author="Christina Sun" w:date="2026-03-15T20:18:00Z" w16du:dateUtc="2026-03-16T03:18:00Z">
              <w:r w:rsidRPr="00824E21">
                <w:rPr>
                  <w:rFonts w:asciiTheme="majorHAnsi" w:hAnsiTheme="majorHAnsi" w:cstheme="majorHAnsi"/>
                  <w:sz w:val="20"/>
                  <w:szCs w:val="20"/>
                </w:rPr>
                <w:t>N</w:t>
              </w:r>
            </w:ins>
          </w:p>
        </w:tc>
        <w:tc>
          <w:tcPr>
            <w:tcW w:w="551" w:type="pct"/>
            <w:tcBorders>
              <w:top w:val="nil"/>
              <w:left w:val="nil"/>
              <w:bottom w:val="single" w:sz="4" w:space="0" w:color="auto"/>
              <w:right w:val="nil"/>
            </w:tcBorders>
            <w:vAlign w:val="center"/>
            <w:tcPrChange w:id="4459" w:author="Christina Sun" w:date="2026-03-15T20:45:00Z" w16du:dateUtc="2026-03-16T03:45:00Z">
              <w:tcPr>
                <w:tcW w:w="529" w:type="pct"/>
                <w:tcBorders>
                  <w:top w:val="nil"/>
                  <w:left w:val="nil"/>
                  <w:bottom w:val="single" w:sz="4" w:space="0" w:color="auto"/>
                  <w:right w:val="nil"/>
                </w:tcBorders>
                <w:vAlign w:val="center"/>
              </w:tcPr>
            </w:tcPrChange>
          </w:tcPr>
          <w:p w14:paraId="7C248164" w14:textId="419268EF" w:rsidR="00124A2B" w:rsidRPr="00824E21" w:rsidRDefault="00124A2B" w:rsidP="00124A2B">
            <w:pPr>
              <w:jc w:val="center"/>
              <w:rPr>
                <w:ins w:id="4460" w:author="Christina Sun" w:date="2026-03-15T20:18:00Z" w16du:dateUtc="2026-03-16T03:18:00Z"/>
                <w:rFonts w:asciiTheme="majorHAnsi" w:hAnsiTheme="majorHAnsi" w:cstheme="majorHAnsi"/>
                <w:sz w:val="20"/>
                <w:szCs w:val="20"/>
              </w:rPr>
            </w:pPr>
            <w:ins w:id="4461" w:author="Christina Sun" w:date="2026-03-15T20:29:00Z" w16du:dateUtc="2026-03-16T03:29:00Z">
              <w:r w:rsidRPr="00824E21">
                <w:rPr>
                  <w:rFonts w:asciiTheme="majorHAnsi" w:hAnsiTheme="majorHAnsi" w:cstheme="majorHAnsi"/>
                  <w:sz w:val="20"/>
                  <w:szCs w:val="20"/>
                </w:rPr>
                <w:t>5177</w:t>
              </w:r>
            </w:ins>
          </w:p>
        </w:tc>
        <w:tc>
          <w:tcPr>
            <w:tcW w:w="551" w:type="pct"/>
            <w:tcBorders>
              <w:top w:val="nil"/>
              <w:left w:val="nil"/>
              <w:bottom w:val="single" w:sz="4" w:space="0" w:color="auto"/>
              <w:right w:val="nil"/>
            </w:tcBorders>
            <w:vAlign w:val="center"/>
            <w:tcPrChange w:id="4462" w:author="Christina Sun" w:date="2026-03-15T20:45:00Z" w16du:dateUtc="2026-03-16T03:45:00Z">
              <w:tcPr>
                <w:tcW w:w="394" w:type="pct"/>
                <w:gridSpan w:val="2"/>
                <w:tcBorders>
                  <w:top w:val="nil"/>
                  <w:left w:val="nil"/>
                  <w:bottom w:val="single" w:sz="4" w:space="0" w:color="auto"/>
                  <w:right w:val="nil"/>
                </w:tcBorders>
                <w:vAlign w:val="center"/>
              </w:tcPr>
            </w:tcPrChange>
          </w:tcPr>
          <w:p w14:paraId="1F84E047" w14:textId="5E224892" w:rsidR="00124A2B" w:rsidRPr="00824E21" w:rsidRDefault="00124A2B" w:rsidP="00124A2B">
            <w:pPr>
              <w:jc w:val="center"/>
              <w:rPr>
                <w:ins w:id="4463" w:author="Christina Sun" w:date="2026-03-15T20:18:00Z" w16du:dateUtc="2026-03-16T03:18:00Z"/>
                <w:rFonts w:asciiTheme="majorHAnsi" w:hAnsiTheme="majorHAnsi" w:cstheme="majorHAnsi"/>
                <w:sz w:val="20"/>
                <w:szCs w:val="20"/>
              </w:rPr>
            </w:pPr>
            <w:ins w:id="4464" w:author="Christina Sun" w:date="2026-03-15T20:29:00Z" w16du:dateUtc="2026-03-16T03:29:00Z">
              <w:r w:rsidRPr="00824E21">
                <w:rPr>
                  <w:rFonts w:asciiTheme="majorHAnsi" w:hAnsiTheme="majorHAnsi" w:cstheme="majorHAnsi"/>
                  <w:sz w:val="20"/>
                  <w:szCs w:val="20"/>
                </w:rPr>
                <w:t>330</w:t>
              </w:r>
            </w:ins>
          </w:p>
        </w:tc>
        <w:tc>
          <w:tcPr>
            <w:tcW w:w="551" w:type="pct"/>
            <w:tcBorders>
              <w:top w:val="nil"/>
              <w:left w:val="nil"/>
              <w:bottom w:val="single" w:sz="4" w:space="0" w:color="auto"/>
              <w:right w:val="nil"/>
            </w:tcBorders>
            <w:vAlign w:val="center"/>
            <w:tcPrChange w:id="4465" w:author="Christina Sun" w:date="2026-03-15T20:45:00Z" w16du:dateUtc="2026-03-16T03:45:00Z">
              <w:tcPr>
                <w:tcW w:w="477" w:type="pct"/>
                <w:gridSpan w:val="3"/>
                <w:tcBorders>
                  <w:top w:val="nil"/>
                  <w:left w:val="nil"/>
                  <w:bottom w:val="single" w:sz="4" w:space="0" w:color="auto"/>
                  <w:right w:val="nil"/>
                </w:tcBorders>
                <w:vAlign w:val="center"/>
              </w:tcPr>
            </w:tcPrChange>
          </w:tcPr>
          <w:p w14:paraId="479CBC83" w14:textId="0DD3EAEA" w:rsidR="00124A2B" w:rsidRPr="00824E21" w:rsidRDefault="00124A2B" w:rsidP="00124A2B">
            <w:pPr>
              <w:jc w:val="center"/>
              <w:rPr>
                <w:ins w:id="4466" w:author="Christina Sun" w:date="2026-03-15T20:18:00Z" w16du:dateUtc="2026-03-16T03:18:00Z"/>
                <w:rFonts w:asciiTheme="majorHAnsi" w:hAnsiTheme="majorHAnsi" w:cstheme="majorHAnsi"/>
                <w:sz w:val="20"/>
                <w:szCs w:val="20"/>
              </w:rPr>
            </w:pPr>
            <w:ins w:id="4467" w:author="Christina Sun" w:date="2026-03-15T20:29:00Z" w16du:dateUtc="2026-03-16T03:29:00Z">
              <w:r w:rsidRPr="00824E21">
                <w:rPr>
                  <w:rFonts w:asciiTheme="majorHAnsi" w:hAnsiTheme="majorHAnsi" w:cstheme="majorHAnsi"/>
                  <w:sz w:val="20"/>
                  <w:szCs w:val="20"/>
                </w:rPr>
                <w:t>1137</w:t>
              </w:r>
            </w:ins>
          </w:p>
        </w:tc>
        <w:tc>
          <w:tcPr>
            <w:tcW w:w="551" w:type="pct"/>
            <w:tcBorders>
              <w:top w:val="nil"/>
              <w:left w:val="nil"/>
              <w:bottom w:val="single" w:sz="4" w:space="0" w:color="auto"/>
              <w:right w:val="nil"/>
            </w:tcBorders>
            <w:vAlign w:val="center"/>
            <w:tcPrChange w:id="4468" w:author="Christina Sun" w:date="2026-03-15T20:45:00Z" w16du:dateUtc="2026-03-16T03:45:00Z">
              <w:tcPr>
                <w:tcW w:w="492" w:type="pct"/>
                <w:gridSpan w:val="3"/>
                <w:tcBorders>
                  <w:top w:val="nil"/>
                  <w:left w:val="nil"/>
                  <w:bottom w:val="single" w:sz="4" w:space="0" w:color="auto"/>
                  <w:right w:val="nil"/>
                </w:tcBorders>
                <w:vAlign w:val="center"/>
              </w:tcPr>
            </w:tcPrChange>
          </w:tcPr>
          <w:p w14:paraId="62F8DAAF" w14:textId="78F8463B" w:rsidR="00124A2B" w:rsidRPr="00824E21" w:rsidRDefault="00124A2B" w:rsidP="00124A2B">
            <w:pPr>
              <w:jc w:val="center"/>
              <w:rPr>
                <w:ins w:id="4469" w:author="Christina Sun" w:date="2026-03-15T20:18:00Z" w16du:dateUtc="2026-03-16T03:18:00Z"/>
                <w:rFonts w:asciiTheme="majorHAnsi" w:hAnsiTheme="majorHAnsi" w:cstheme="majorHAnsi"/>
                <w:sz w:val="20"/>
                <w:szCs w:val="20"/>
              </w:rPr>
            </w:pPr>
            <w:ins w:id="4470" w:author="Christina Sun" w:date="2026-03-15T20:29:00Z" w16du:dateUtc="2026-03-16T03:29:00Z">
              <w:r w:rsidRPr="00824E21">
                <w:rPr>
                  <w:rFonts w:asciiTheme="majorHAnsi" w:hAnsiTheme="majorHAnsi" w:cstheme="majorHAnsi"/>
                  <w:sz w:val="20"/>
                  <w:szCs w:val="20"/>
                </w:rPr>
                <w:t>182</w:t>
              </w:r>
            </w:ins>
          </w:p>
        </w:tc>
        <w:tc>
          <w:tcPr>
            <w:tcW w:w="551" w:type="pct"/>
            <w:tcBorders>
              <w:top w:val="nil"/>
              <w:left w:val="nil"/>
              <w:bottom w:val="single" w:sz="4" w:space="0" w:color="auto"/>
              <w:right w:val="nil"/>
            </w:tcBorders>
            <w:vAlign w:val="center"/>
            <w:tcPrChange w:id="4471" w:author="Christina Sun" w:date="2026-03-15T20:45:00Z" w16du:dateUtc="2026-03-16T03:45:00Z">
              <w:tcPr>
                <w:tcW w:w="412" w:type="pct"/>
                <w:gridSpan w:val="3"/>
                <w:tcBorders>
                  <w:top w:val="nil"/>
                  <w:left w:val="nil"/>
                  <w:bottom w:val="single" w:sz="4" w:space="0" w:color="auto"/>
                  <w:right w:val="nil"/>
                </w:tcBorders>
                <w:vAlign w:val="center"/>
              </w:tcPr>
            </w:tcPrChange>
          </w:tcPr>
          <w:p w14:paraId="7FEA5764" w14:textId="305C12CF" w:rsidR="00124A2B" w:rsidRPr="00824E21" w:rsidRDefault="00124A2B" w:rsidP="00124A2B">
            <w:pPr>
              <w:jc w:val="center"/>
              <w:rPr>
                <w:ins w:id="4472" w:author="Christina Sun" w:date="2026-03-15T20:18:00Z" w16du:dateUtc="2026-03-16T03:18:00Z"/>
                <w:rFonts w:asciiTheme="majorHAnsi" w:hAnsiTheme="majorHAnsi" w:cstheme="majorHAnsi"/>
                <w:sz w:val="20"/>
                <w:szCs w:val="20"/>
              </w:rPr>
            </w:pPr>
            <w:ins w:id="4473" w:author="Christina Sun" w:date="2026-03-15T20:29:00Z" w16du:dateUtc="2026-03-16T03:29:00Z">
              <w:r w:rsidRPr="00824E21">
                <w:rPr>
                  <w:rFonts w:asciiTheme="majorHAnsi" w:hAnsiTheme="majorHAnsi" w:cstheme="majorHAnsi"/>
                  <w:sz w:val="20"/>
                  <w:szCs w:val="20"/>
                </w:rPr>
                <w:t>131</w:t>
              </w:r>
            </w:ins>
          </w:p>
        </w:tc>
        <w:tc>
          <w:tcPr>
            <w:tcW w:w="551" w:type="pct"/>
            <w:tcBorders>
              <w:top w:val="nil"/>
              <w:left w:val="nil"/>
              <w:bottom w:val="single" w:sz="4" w:space="0" w:color="auto"/>
              <w:right w:val="nil"/>
            </w:tcBorders>
            <w:vAlign w:val="center"/>
            <w:tcPrChange w:id="4474" w:author="Christina Sun" w:date="2026-03-15T20:45:00Z" w16du:dateUtc="2026-03-16T03:45:00Z">
              <w:tcPr>
                <w:tcW w:w="529" w:type="pct"/>
                <w:tcBorders>
                  <w:top w:val="nil"/>
                  <w:left w:val="nil"/>
                  <w:bottom w:val="single" w:sz="4" w:space="0" w:color="auto"/>
                  <w:right w:val="nil"/>
                </w:tcBorders>
                <w:vAlign w:val="center"/>
              </w:tcPr>
            </w:tcPrChange>
          </w:tcPr>
          <w:p w14:paraId="5C27A624" w14:textId="59FD7536" w:rsidR="00124A2B" w:rsidRPr="00824E21" w:rsidRDefault="00124A2B" w:rsidP="00124A2B">
            <w:pPr>
              <w:jc w:val="center"/>
              <w:rPr>
                <w:ins w:id="4475" w:author="Christina Sun" w:date="2026-03-15T20:18:00Z" w16du:dateUtc="2026-03-16T03:18:00Z"/>
                <w:rFonts w:asciiTheme="majorHAnsi" w:hAnsiTheme="majorHAnsi" w:cstheme="majorHAnsi"/>
                <w:sz w:val="20"/>
                <w:szCs w:val="20"/>
              </w:rPr>
            </w:pPr>
            <w:ins w:id="4476" w:author="Christina Sun" w:date="2026-03-15T20:29:00Z" w16du:dateUtc="2026-03-16T03:29:00Z">
              <w:r w:rsidRPr="00824E21">
                <w:rPr>
                  <w:rFonts w:asciiTheme="majorHAnsi" w:hAnsiTheme="majorHAnsi" w:cstheme="majorHAnsi"/>
                  <w:sz w:val="20"/>
                  <w:szCs w:val="20"/>
                </w:rPr>
                <w:t>506</w:t>
              </w:r>
            </w:ins>
          </w:p>
        </w:tc>
        <w:tc>
          <w:tcPr>
            <w:tcW w:w="551" w:type="pct"/>
            <w:gridSpan w:val="2"/>
            <w:tcBorders>
              <w:top w:val="nil"/>
              <w:left w:val="nil"/>
              <w:bottom w:val="single" w:sz="4" w:space="0" w:color="auto"/>
              <w:right w:val="nil"/>
            </w:tcBorders>
            <w:vAlign w:val="center"/>
            <w:tcPrChange w:id="4477" w:author="Christina Sun" w:date="2026-03-15T20:45:00Z" w16du:dateUtc="2026-03-16T03:45:00Z">
              <w:tcPr>
                <w:tcW w:w="392" w:type="pct"/>
                <w:tcBorders>
                  <w:top w:val="nil"/>
                  <w:left w:val="nil"/>
                  <w:bottom w:val="single" w:sz="4" w:space="0" w:color="auto"/>
                  <w:right w:val="nil"/>
                </w:tcBorders>
                <w:vAlign w:val="center"/>
              </w:tcPr>
            </w:tcPrChange>
          </w:tcPr>
          <w:p w14:paraId="781D94DB" w14:textId="23B03856" w:rsidR="00124A2B" w:rsidRPr="00824E21" w:rsidRDefault="00124A2B" w:rsidP="00124A2B">
            <w:pPr>
              <w:jc w:val="center"/>
              <w:rPr>
                <w:ins w:id="4478" w:author="Christina Sun" w:date="2026-03-15T20:18:00Z" w16du:dateUtc="2026-03-16T03:18:00Z"/>
                <w:rFonts w:asciiTheme="majorHAnsi" w:hAnsiTheme="majorHAnsi" w:cstheme="majorHAnsi"/>
                <w:sz w:val="20"/>
                <w:szCs w:val="20"/>
              </w:rPr>
            </w:pPr>
            <w:ins w:id="4479" w:author="Christina Sun" w:date="2026-03-15T20:29:00Z" w16du:dateUtc="2026-03-16T03:29:00Z">
              <w:r w:rsidRPr="00824E21">
                <w:rPr>
                  <w:rFonts w:asciiTheme="majorHAnsi" w:hAnsiTheme="majorHAnsi" w:cstheme="majorHAnsi"/>
                  <w:sz w:val="20"/>
                  <w:szCs w:val="20"/>
                </w:rPr>
                <w:t>7709</w:t>
              </w:r>
            </w:ins>
          </w:p>
        </w:tc>
        <w:tc>
          <w:tcPr>
            <w:tcW w:w="90" w:type="pct"/>
            <w:tcBorders>
              <w:top w:val="nil"/>
              <w:left w:val="nil"/>
              <w:bottom w:val="single" w:sz="4" w:space="0" w:color="auto"/>
              <w:right w:val="nil"/>
            </w:tcBorders>
            <w:vAlign w:val="center"/>
            <w:tcPrChange w:id="4480" w:author="Christina Sun" w:date="2026-03-15T20:45:00Z" w16du:dateUtc="2026-03-16T03:45:00Z">
              <w:tcPr>
                <w:tcW w:w="282" w:type="pct"/>
                <w:gridSpan w:val="2"/>
                <w:tcBorders>
                  <w:top w:val="nil"/>
                  <w:left w:val="nil"/>
                  <w:bottom w:val="single" w:sz="4" w:space="0" w:color="auto"/>
                  <w:right w:val="nil"/>
                </w:tcBorders>
                <w:vAlign w:val="center"/>
              </w:tcPr>
            </w:tcPrChange>
          </w:tcPr>
          <w:p w14:paraId="21E49756" w14:textId="507CC4CA" w:rsidR="00124A2B" w:rsidRPr="00824E21" w:rsidRDefault="00124A2B" w:rsidP="00124A2B">
            <w:pPr>
              <w:jc w:val="center"/>
              <w:rPr>
                <w:ins w:id="4481" w:author="Christina Sun" w:date="2026-03-15T20:18:00Z" w16du:dateUtc="2026-03-16T03:18:00Z"/>
                <w:rFonts w:asciiTheme="majorHAnsi" w:hAnsiTheme="majorHAnsi" w:cstheme="majorHAnsi"/>
                <w:sz w:val="20"/>
                <w:szCs w:val="20"/>
              </w:rPr>
            </w:pPr>
          </w:p>
        </w:tc>
      </w:tr>
    </w:tbl>
    <w:p w14:paraId="7F14F484" w14:textId="77777777" w:rsidR="00A047E7" w:rsidRPr="00824E21" w:rsidRDefault="00A047E7" w:rsidP="001B2966">
      <w:pPr>
        <w:spacing w:line="360" w:lineRule="auto"/>
        <w:rPr>
          <w:ins w:id="4482" w:author="Christina Sun" w:date="2026-03-15T20:27:00Z" w16du:dateUtc="2026-03-16T03:27:00Z"/>
          <w:rFonts w:asciiTheme="majorHAnsi" w:hAnsiTheme="majorHAnsi" w:cstheme="majorHAnsi"/>
        </w:rPr>
      </w:pPr>
    </w:p>
    <w:p w14:paraId="1E37B83C" w14:textId="77777777" w:rsidR="00124A2B" w:rsidRPr="00824E21" w:rsidRDefault="00124A2B" w:rsidP="001B2966">
      <w:pPr>
        <w:spacing w:line="360" w:lineRule="auto"/>
        <w:rPr>
          <w:ins w:id="4483" w:author="Christina Sun" w:date="2026-03-15T20:27:00Z" w16du:dateUtc="2026-03-16T03:27:00Z"/>
          <w:rFonts w:asciiTheme="majorHAnsi" w:hAnsiTheme="majorHAnsi" w:cstheme="majorHAnsi"/>
        </w:rPr>
      </w:pPr>
    </w:p>
    <w:p w14:paraId="49E4288D" w14:textId="77777777" w:rsidR="00124A2B" w:rsidRPr="00824E21" w:rsidRDefault="00124A2B" w:rsidP="001B2966">
      <w:pPr>
        <w:spacing w:line="360" w:lineRule="auto"/>
        <w:rPr>
          <w:rFonts w:asciiTheme="majorHAnsi" w:hAnsiTheme="majorHAnsi" w:cstheme="majorHAnsi"/>
        </w:rPr>
        <w:sectPr w:rsidR="00124A2B" w:rsidRPr="00824E21" w:rsidSect="00B342DF">
          <w:pgSz w:w="15840" w:h="12240" w:orient="landscape"/>
          <w:pgMar w:top="1440" w:right="1440" w:bottom="1440" w:left="1440" w:header="720" w:footer="720" w:gutter="0"/>
          <w:cols w:space="720"/>
          <w:docGrid w:linePitch="326"/>
        </w:sectPr>
      </w:pPr>
    </w:p>
    <w:p w14:paraId="7439B166" w14:textId="585D3903" w:rsidR="00BD041A" w:rsidRPr="00824E21" w:rsidRDefault="00602BF5"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Appendix D</w:t>
      </w:r>
      <w:ins w:id="4484" w:author="Christina Sun" w:date="2026-03-15T22:02:00Z" w16du:dateUtc="2026-03-16T05:02:00Z">
        <w:r w:rsidR="00C64491">
          <w:rPr>
            <w:rFonts w:asciiTheme="majorHAnsi" w:hAnsiTheme="majorHAnsi" w:cstheme="majorHAnsi"/>
            <w:b/>
            <w:bCs/>
            <w:sz w:val="24"/>
            <w:szCs w:val="24"/>
          </w:rPr>
          <w:t>: Summary Statistics of Individual College Concern Items</w:t>
        </w:r>
      </w:ins>
    </w:p>
    <w:p w14:paraId="47AA1D2D" w14:textId="77777777" w:rsidR="00F30BC1" w:rsidRPr="00B621E1" w:rsidRDefault="00F30BC1" w:rsidP="000E543C">
      <w:pPr>
        <w:spacing w:line="360" w:lineRule="auto"/>
        <w:rPr>
          <w:ins w:id="4485" w:author="Christina Sun" w:date="2026-03-15T20:48:00Z" w16du:dateUtc="2026-03-16T03:48:00Z"/>
          <w:rFonts w:asciiTheme="majorHAnsi" w:hAnsiTheme="majorHAnsi" w:cstheme="majorHAnsi"/>
          <w:b/>
          <w:bCs/>
          <w:rPrChange w:id="4486" w:author="Christina Sun" w:date="2026-03-15T21:36:00Z" w16du:dateUtc="2026-03-16T04:36:00Z">
            <w:rPr>
              <w:ins w:id="4487" w:author="Christina Sun" w:date="2026-03-15T20:48:00Z" w16du:dateUtc="2026-03-16T03:48:00Z"/>
              <w:rFonts w:asciiTheme="majorHAnsi" w:hAnsiTheme="majorHAnsi" w:cstheme="majorHAnsi"/>
              <w:i/>
              <w:iCs/>
            </w:rPr>
          </w:rPrChange>
        </w:rPr>
      </w:pPr>
      <w:ins w:id="4488" w:author="Christina Sun" w:date="2026-03-15T20:48:00Z" w16du:dateUtc="2026-03-16T03:48:00Z">
        <w:r w:rsidRPr="00B621E1">
          <w:rPr>
            <w:rFonts w:asciiTheme="majorHAnsi" w:hAnsiTheme="majorHAnsi" w:cstheme="majorHAnsi"/>
            <w:b/>
            <w:bCs/>
            <w:rPrChange w:id="4489" w:author="Christina Sun" w:date="2026-03-15T21:36:00Z" w16du:dateUtc="2026-03-16T04:36:00Z">
              <w:rPr>
                <w:rFonts w:asciiTheme="majorHAnsi" w:hAnsiTheme="majorHAnsi" w:cstheme="majorHAnsi"/>
                <w:i/>
                <w:iCs/>
              </w:rPr>
            </w:rPrChange>
          </w:rPr>
          <w:t xml:space="preserve">Table D1 </w:t>
        </w:r>
      </w:ins>
    </w:p>
    <w:p w14:paraId="1A1155F4" w14:textId="3CBA06F8" w:rsidR="00E97A5A" w:rsidRPr="00824E21" w:rsidRDefault="00E97A5A" w:rsidP="000E543C">
      <w:pPr>
        <w:spacing w:line="360" w:lineRule="auto"/>
        <w:rPr>
          <w:rFonts w:asciiTheme="majorHAnsi" w:hAnsiTheme="majorHAnsi" w:cstheme="majorHAnsi"/>
          <w:i/>
          <w:iCs/>
        </w:rPr>
      </w:pPr>
      <w:commentRangeStart w:id="4490"/>
      <w:r w:rsidRPr="00824E21">
        <w:rPr>
          <w:rFonts w:asciiTheme="majorHAnsi" w:hAnsiTheme="majorHAnsi" w:cstheme="majorHAnsi"/>
          <w:i/>
          <w:iCs/>
        </w:rPr>
        <w:t>College Concern Items by Gender Identity</w:t>
      </w:r>
      <w:commentRangeEnd w:id="4490"/>
      <w:r w:rsidR="003F4AB9" w:rsidRPr="000E543C">
        <w:rPr>
          <w:rStyle w:val="CommentReference"/>
          <w:rFonts w:asciiTheme="majorHAnsi" w:hAnsiTheme="majorHAnsi" w:cstheme="majorHAnsi"/>
          <w:i/>
          <w:iCs/>
          <w:sz w:val="24"/>
          <w:szCs w:val="24"/>
        </w:rPr>
        <w:commentReference w:id="4490"/>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B621E1"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824E21" w:rsidRDefault="00E97A5A" w:rsidP="0073266D">
            <w:pPr>
              <w:rPr>
                <w:rFonts w:asciiTheme="majorHAnsi" w:hAnsiTheme="majorHAnsi" w:cstheme="majorHAnsi"/>
                <w:sz w:val="20"/>
                <w:szCs w:val="20"/>
              </w:rPr>
            </w:pPr>
            <w:r w:rsidRPr="00824E21">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Man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Cisgender Woman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Man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Transgender Woman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Gender Diverse/</w:t>
            </w:r>
          </w:p>
          <w:p w14:paraId="7889323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Prefer Not to Say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Total</w:t>
            </w:r>
          </w:p>
        </w:tc>
      </w:tr>
      <w:tr w:rsidR="00E97A5A" w:rsidRPr="00B621E1"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824E21" w:rsidRDefault="00E97A5A" w:rsidP="0073266D">
            <w:pPr>
              <w:ind w:left="-5"/>
              <w:rPr>
                <w:rFonts w:asciiTheme="majorHAnsi" w:hAnsiTheme="majorHAnsi" w:cstheme="majorHAnsi"/>
                <w:sz w:val="20"/>
                <w:szCs w:val="20"/>
              </w:rPr>
            </w:pPr>
            <w:r w:rsidRPr="00824E21">
              <w:rPr>
                <w:rFonts w:asciiTheme="majorHAnsi" w:hAnsiTheme="majorHAnsi" w:cstheme="majorHAnsi"/>
                <w:sz w:val="20"/>
                <w:szCs w:val="20"/>
              </w:rPr>
              <w:t>How worried are you about…</w:t>
            </w:r>
          </w:p>
        </w:tc>
      </w:tr>
      <w:tr w:rsidR="00E97A5A" w:rsidRPr="00B621E1"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824E21" w:rsidRDefault="00E97A5A" w:rsidP="0073266D">
            <w:pPr>
              <w:ind w:left="-111"/>
              <w:rPr>
                <w:rFonts w:asciiTheme="majorHAnsi" w:hAnsiTheme="majorHAnsi" w:cstheme="majorHAnsi"/>
                <w:sz w:val="20"/>
                <w:szCs w:val="20"/>
              </w:rPr>
            </w:pPr>
          </w:p>
        </w:tc>
      </w:tr>
      <w:tr w:rsidR="00E97A5A" w:rsidRPr="00B621E1"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824E21" w:rsidRDefault="00E97A5A" w:rsidP="0073266D">
            <w:pPr>
              <w:ind w:left="699"/>
              <w:rPr>
                <w:rFonts w:asciiTheme="majorHAnsi" w:hAnsiTheme="majorHAnsi" w:cstheme="majorHAnsi"/>
                <w:sz w:val="20"/>
                <w:szCs w:val="20"/>
              </w:rPr>
            </w:pPr>
            <w:r w:rsidRPr="00824E21">
              <w:rPr>
                <w:rFonts w:asciiTheme="majorHAnsi" w:hAnsiTheme="majorHAnsi" w:cstheme="majorHAnsi"/>
                <w:sz w:val="20"/>
                <w:szCs w:val="20"/>
              </w:rPr>
              <w:t>Affording tuition fees?</w:t>
            </w:r>
          </w:p>
        </w:tc>
      </w:tr>
      <w:tr w:rsidR="0073266D" w:rsidRPr="00B621E1"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42DD9744"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555" w:type="pct"/>
            <w:tcMar>
              <w:top w:w="0" w:type="dxa"/>
              <w:left w:w="100" w:type="dxa"/>
              <w:bottom w:w="0" w:type="dxa"/>
              <w:right w:w="100" w:type="dxa"/>
            </w:tcMar>
          </w:tcPr>
          <w:p w14:paraId="71E1F317" w14:textId="4A00E13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1.9</w:t>
            </w:r>
          </w:p>
        </w:tc>
        <w:tc>
          <w:tcPr>
            <w:tcW w:w="603" w:type="pct"/>
            <w:tcMar>
              <w:top w:w="0" w:type="dxa"/>
              <w:left w:w="100" w:type="dxa"/>
              <w:bottom w:w="0" w:type="dxa"/>
              <w:right w:w="100" w:type="dxa"/>
            </w:tcMar>
          </w:tcPr>
          <w:p w14:paraId="0437B225" w14:textId="1ECC1EA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664" w:type="pct"/>
            <w:tcMar>
              <w:top w:w="0" w:type="dxa"/>
              <w:left w:w="100" w:type="dxa"/>
              <w:bottom w:w="0" w:type="dxa"/>
              <w:right w:w="100" w:type="dxa"/>
            </w:tcMar>
          </w:tcPr>
          <w:p w14:paraId="67B9E16C" w14:textId="17C1685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424" w:type="pct"/>
            <w:tcMar>
              <w:top w:w="0" w:type="dxa"/>
              <w:left w:w="100" w:type="dxa"/>
              <w:bottom w:w="0" w:type="dxa"/>
              <w:right w:w="100" w:type="dxa"/>
            </w:tcMar>
          </w:tcPr>
          <w:p w14:paraId="6109DDF9" w14:textId="71CD238D"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655" w:type="pct"/>
            <w:tcMar>
              <w:top w:w="0" w:type="dxa"/>
              <w:left w:w="100" w:type="dxa"/>
              <w:bottom w:w="0" w:type="dxa"/>
              <w:right w:w="100" w:type="dxa"/>
            </w:tcMar>
          </w:tcPr>
          <w:p w14:paraId="52958F52" w14:textId="65D9D6C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2.2</w:t>
            </w:r>
          </w:p>
        </w:tc>
        <w:tc>
          <w:tcPr>
            <w:tcW w:w="427" w:type="pct"/>
            <w:tcMar>
              <w:top w:w="0" w:type="dxa"/>
              <w:left w:w="100" w:type="dxa"/>
              <w:bottom w:w="0" w:type="dxa"/>
              <w:right w:w="100" w:type="dxa"/>
            </w:tcMar>
          </w:tcPr>
          <w:p w14:paraId="4EA80BEA" w14:textId="7111623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9</w:t>
            </w:r>
          </w:p>
        </w:tc>
        <w:tc>
          <w:tcPr>
            <w:tcW w:w="387" w:type="pct"/>
            <w:tcMar>
              <w:top w:w="0" w:type="dxa"/>
              <w:left w:w="100" w:type="dxa"/>
              <w:bottom w:w="0" w:type="dxa"/>
              <w:right w:w="100" w:type="dxa"/>
            </w:tcMar>
          </w:tcPr>
          <w:p w14:paraId="1FDDE2A8" w14:textId="42F0B9B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r>
      <w:tr w:rsidR="0073266D" w:rsidRPr="00B621E1"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7,496</w:t>
            </w:r>
          </w:p>
        </w:tc>
      </w:tr>
      <w:tr w:rsidR="00E97A5A" w:rsidRPr="00B621E1"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824E21" w:rsidRDefault="00E97A5A" w:rsidP="0073266D">
            <w:pPr>
              <w:ind w:left="720"/>
              <w:rPr>
                <w:rFonts w:asciiTheme="majorHAnsi" w:hAnsiTheme="majorHAnsi" w:cstheme="majorHAnsi"/>
                <w:sz w:val="20"/>
                <w:szCs w:val="20"/>
              </w:rPr>
            </w:pPr>
          </w:p>
        </w:tc>
      </w:tr>
      <w:tr w:rsidR="00E97A5A" w:rsidRPr="00B621E1"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Living expenses?</w:t>
            </w:r>
          </w:p>
        </w:tc>
      </w:tr>
      <w:tr w:rsidR="0073266D" w:rsidRPr="00B621E1"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2812232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1.5</w:t>
            </w:r>
          </w:p>
        </w:tc>
        <w:tc>
          <w:tcPr>
            <w:tcW w:w="555" w:type="pct"/>
            <w:tcMar>
              <w:top w:w="0" w:type="dxa"/>
              <w:left w:w="100" w:type="dxa"/>
              <w:bottom w:w="0" w:type="dxa"/>
              <w:right w:w="100" w:type="dxa"/>
            </w:tcMar>
          </w:tcPr>
          <w:p w14:paraId="06C2CB91" w14:textId="5ADBA8C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8</w:t>
            </w:r>
          </w:p>
        </w:tc>
        <w:tc>
          <w:tcPr>
            <w:tcW w:w="603" w:type="pct"/>
            <w:tcMar>
              <w:top w:w="0" w:type="dxa"/>
              <w:left w:w="100" w:type="dxa"/>
              <w:bottom w:w="0" w:type="dxa"/>
              <w:right w:w="100" w:type="dxa"/>
            </w:tcMar>
          </w:tcPr>
          <w:p w14:paraId="7A082FFF" w14:textId="37E6755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1.5</w:t>
            </w:r>
          </w:p>
        </w:tc>
        <w:tc>
          <w:tcPr>
            <w:tcW w:w="664" w:type="pct"/>
            <w:tcMar>
              <w:top w:w="0" w:type="dxa"/>
              <w:left w:w="100" w:type="dxa"/>
              <w:bottom w:w="0" w:type="dxa"/>
              <w:right w:w="100" w:type="dxa"/>
            </w:tcMar>
          </w:tcPr>
          <w:p w14:paraId="27263DED" w14:textId="1F307A6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9</w:t>
            </w:r>
          </w:p>
        </w:tc>
        <w:tc>
          <w:tcPr>
            <w:tcW w:w="424" w:type="pct"/>
            <w:tcMar>
              <w:top w:w="0" w:type="dxa"/>
              <w:left w:w="100" w:type="dxa"/>
              <w:bottom w:w="0" w:type="dxa"/>
              <w:right w:w="100" w:type="dxa"/>
            </w:tcMar>
          </w:tcPr>
          <w:p w14:paraId="01228358" w14:textId="21D4753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9</w:t>
            </w:r>
          </w:p>
        </w:tc>
        <w:tc>
          <w:tcPr>
            <w:tcW w:w="655" w:type="pct"/>
            <w:tcMar>
              <w:top w:w="0" w:type="dxa"/>
              <w:left w:w="100" w:type="dxa"/>
              <w:bottom w:w="0" w:type="dxa"/>
              <w:right w:w="100" w:type="dxa"/>
            </w:tcMar>
          </w:tcPr>
          <w:p w14:paraId="24157D12" w14:textId="6EA0C658"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7" w:type="pct"/>
            <w:tcMar>
              <w:top w:w="0" w:type="dxa"/>
              <w:left w:w="100" w:type="dxa"/>
              <w:bottom w:w="0" w:type="dxa"/>
              <w:right w:w="100" w:type="dxa"/>
            </w:tcMar>
          </w:tcPr>
          <w:p w14:paraId="676BD48F" w14:textId="28E60D3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8</w:t>
            </w:r>
          </w:p>
        </w:tc>
        <w:tc>
          <w:tcPr>
            <w:tcW w:w="387" w:type="pct"/>
            <w:tcMar>
              <w:top w:w="0" w:type="dxa"/>
              <w:left w:w="100" w:type="dxa"/>
              <w:bottom w:w="0" w:type="dxa"/>
              <w:right w:w="100" w:type="dxa"/>
            </w:tcMar>
          </w:tcPr>
          <w:p w14:paraId="2EC6600F" w14:textId="1C96ACF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7</w:t>
            </w:r>
          </w:p>
        </w:tc>
      </w:tr>
      <w:tr w:rsidR="0073266D" w:rsidRPr="00B621E1"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7,497</w:t>
            </w:r>
          </w:p>
        </w:tc>
      </w:tr>
      <w:tr w:rsidR="00E97A5A" w:rsidRPr="00B621E1"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824E21" w:rsidRDefault="00E97A5A" w:rsidP="0073266D">
            <w:pPr>
              <w:ind w:left="720"/>
              <w:rPr>
                <w:rFonts w:asciiTheme="majorHAnsi" w:hAnsiTheme="majorHAnsi" w:cstheme="majorHAnsi"/>
                <w:sz w:val="20"/>
                <w:szCs w:val="20"/>
              </w:rPr>
            </w:pPr>
          </w:p>
        </w:tc>
      </w:tr>
      <w:tr w:rsidR="00E97A5A" w:rsidRPr="00B621E1"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Performing well academically?</w:t>
            </w:r>
          </w:p>
        </w:tc>
      </w:tr>
      <w:tr w:rsidR="0073266D" w:rsidRPr="00B621E1"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5B761E0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4</w:t>
            </w:r>
          </w:p>
        </w:tc>
        <w:tc>
          <w:tcPr>
            <w:tcW w:w="555" w:type="pct"/>
            <w:tcMar>
              <w:top w:w="0" w:type="dxa"/>
              <w:left w:w="100" w:type="dxa"/>
              <w:bottom w:w="0" w:type="dxa"/>
              <w:right w:w="100" w:type="dxa"/>
            </w:tcMar>
          </w:tcPr>
          <w:p w14:paraId="0BA7E2BE" w14:textId="5D69CE8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603" w:type="pct"/>
            <w:tcMar>
              <w:top w:w="0" w:type="dxa"/>
              <w:left w:w="100" w:type="dxa"/>
              <w:bottom w:w="0" w:type="dxa"/>
              <w:right w:w="100" w:type="dxa"/>
            </w:tcMar>
          </w:tcPr>
          <w:p w14:paraId="42B24B4B" w14:textId="3F24D36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5</w:t>
            </w:r>
          </w:p>
        </w:tc>
        <w:tc>
          <w:tcPr>
            <w:tcW w:w="664" w:type="pct"/>
            <w:tcMar>
              <w:top w:w="0" w:type="dxa"/>
              <w:left w:w="100" w:type="dxa"/>
              <w:bottom w:w="0" w:type="dxa"/>
              <w:right w:w="100" w:type="dxa"/>
            </w:tcMar>
          </w:tcPr>
          <w:p w14:paraId="4CFF65E5" w14:textId="7FC05A8A"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c>
          <w:tcPr>
            <w:tcW w:w="424" w:type="pct"/>
            <w:tcMar>
              <w:top w:w="0" w:type="dxa"/>
              <w:left w:w="100" w:type="dxa"/>
              <w:bottom w:w="0" w:type="dxa"/>
              <w:right w:w="100" w:type="dxa"/>
            </w:tcMar>
          </w:tcPr>
          <w:p w14:paraId="7CF4E05F" w14:textId="115E528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7</w:t>
            </w:r>
          </w:p>
        </w:tc>
        <w:tc>
          <w:tcPr>
            <w:tcW w:w="655" w:type="pct"/>
            <w:tcMar>
              <w:top w:w="0" w:type="dxa"/>
              <w:left w:w="100" w:type="dxa"/>
              <w:bottom w:w="0" w:type="dxa"/>
              <w:right w:w="100" w:type="dxa"/>
            </w:tcMar>
          </w:tcPr>
          <w:p w14:paraId="5950A913" w14:textId="6A91C3B6"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427" w:type="pct"/>
            <w:tcMar>
              <w:top w:w="0" w:type="dxa"/>
              <w:left w:w="100" w:type="dxa"/>
              <w:bottom w:w="0" w:type="dxa"/>
              <w:right w:w="100" w:type="dxa"/>
            </w:tcMar>
          </w:tcPr>
          <w:p w14:paraId="067334D1" w14:textId="750E0AC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7</w:t>
            </w:r>
          </w:p>
        </w:tc>
        <w:tc>
          <w:tcPr>
            <w:tcW w:w="387" w:type="pct"/>
            <w:tcMar>
              <w:top w:w="0" w:type="dxa"/>
              <w:left w:w="100" w:type="dxa"/>
              <w:bottom w:w="0" w:type="dxa"/>
              <w:right w:w="100" w:type="dxa"/>
            </w:tcMar>
          </w:tcPr>
          <w:p w14:paraId="0CBDF385" w14:textId="36C1A46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1.5</w:t>
            </w:r>
          </w:p>
        </w:tc>
      </w:tr>
      <w:tr w:rsidR="0073266D" w:rsidRPr="00B621E1"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7,497</w:t>
            </w:r>
          </w:p>
        </w:tc>
      </w:tr>
      <w:tr w:rsidR="00E97A5A" w:rsidRPr="00B621E1"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824E21" w:rsidRDefault="00E97A5A" w:rsidP="0073266D">
            <w:pPr>
              <w:ind w:left="720"/>
              <w:rPr>
                <w:rFonts w:asciiTheme="majorHAnsi" w:hAnsiTheme="majorHAnsi" w:cstheme="majorHAnsi"/>
                <w:sz w:val="20"/>
                <w:szCs w:val="20"/>
              </w:rPr>
            </w:pPr>
          </w:p>
        </w:tc>
      </w:tr>
      <w:tr w:rsidR="00E97A5A" w:rsidRPr="00B621E1"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Balancing work obligations?</w:t>
            </w:r>
          </w:p>
        </w:tc>
      </w:tr>
      <w:tr w:rsidR="0073266D" w:rsidRPr="00B621E1"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3DCCF15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p>
        </w:tc>
        <w:tc>
          <w:tcPr>
            <w:tcW w:w="555" w:type="pct"/>
            <w:tcMar>
              <w:top w:w="0" w:type="dxa"/>
              <w:left w:w="100" w:type="dxa"/>
              <w:bottom w:w="0" w:type="dxa"/>
              <w:right w:w="100" w:type="dxa"/>
            </w:tcMar>
          </w:tcPr>
          <w:p w14:paraId="66BACB1A" w14:textId="7A535BF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603" w:type="pct"/>
            <w:tcMar>
              <w:top w:w="0" w:type="dxa"/>
              <w:left w:w="100" w:type="dxa"/>
              <w:bottom w:w="0" w:type="dxa"/>
              <w:right w:w="100" w:type="dxa"/>
            </w:tcMar>
          </w:tcPr>
          <w:p w14:paraId="270E9F41" w14:textId="6AFCDA64"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5</w:t>
            </w:r>
          </w:p>
        </w:tc>
        <w:tc>
          <w:tcPr>
            <w:tcW w:w="664" w:type="pct"/>
            <w:tcMar>
              <w:top w:w="0" w:type="dxa"/>
              <w:left w:w="100" w:type="dxa"/>
              <w:bottom w:w="0" w:type="dxa"/>
              <w:right w:w="100" w:type="dxa"/>
            </w:tcMar>
          </w:tcPr>
          <w:p w14:paraId="77004F49" w14:textId="0153144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424" w:type="pct"/>
            <w:tcMar>
              <w:top w:w="0" w:type="dxa"/>
              <w:left w:w="100" w:type="dxa"/>
              <w:bottom w:w="0" w:type="dxa"/>
              <w:right w:w="100" w:type="dxa"/>
            </w:tcMar>
          </w:tcPr>
          <w:p w14:paraId="61EE9915" w14:textId="6B3ED66A"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655" w:type="pct"/>
            <w:tcMar>
              <w:top w:w="0" w:type="dxa"/>
              <w:left w:w="100" w:type="dxa"/>
              <w:bottom w:w="0" w:type="dxa"/>
              <w:right w:w="100" w:type="dxa"/>
            </w:tcMar>
          </w:tcPr>
          <w:p w14:paraId="19739452" w14:textId="64B497C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w:t>
            </w:r>
            <w:r w:rsidR="00AC2DF1" w:rsidRPr="00824E21">
              <w:rPr>
                <w:rFonts w:asciiTheme="majorHAnsi" w:hAnsiTheme="majorHAnsi" w:cstheme="majorHAnsi"/>
                <w:sz w:val="20"/>
                <w:szCs w:val="20"/>
              </w:rPr>
              <w:t>1</w:t>
            </w:r>
          </w:p>
        </w:tc>
        <w:tc>
          <w:tcPr>
            <w:tcW w:w="427" w:type="pct"/>
            <w:tcMar>
              <w:top w:w="0" w:type="dxa"/>
              <w:left w:w="100" w:type="dxa"/>
              <w:bottom w:w="0" w:type="dxa"/>
              <w:right w:w="100" w:type="dxa"/>
            </w:tcMar>
          </w:tcPr>
          <w:p w14:paraId="020DD187" w14:textId="7F3032B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387" w:type="pct"/>
            <w:tcMar>
              <w:top w:w="0" w:type="dxa"/>
              <w:left w:w="100" w:type="dxa"/>
              <w:bottom w:w="0" w:type="dxa"/>
              <w:right w:w="100" w:type="dxa"/>
            </w:tcMar>
          </w:tcPr>
          <w:p w14:paraId="672BE34F" w14:textId="77168CD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r>
      <w:tr w:rsidR="0073266D" w:rsidRPr="00B621E1"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7,484</w:t>
            </w:r>
          </w:p>
        </w:tc>
      </w:tr>
      <w:tr w:rsidR="00E97A5A" w:rsidRPr="00B621E1"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824E21" w:rsidRDefault="00E97A5A" w:rsidP="0073266D">
            <w:pPr>
              <w:ind w:left="720"/>
              <w:rPr>
                <w:rFonts w:asciiTheme="majorHAnsi" w:hAnsiTheme="majorHAnsi" w:cstheme="majorHAnsi"/>
                <w:sz w:val="20"/>
                <w:szCs w:val="20"/>
              </w:rPr>
            </w:pPr>
          </w:p>
        </w:tc>
      </w:tr>
      <w:tr w:rsidR="00E97A5A" w:rsidRPr="00B621E1"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Balancing family obligations?</w:t>
            </w:r>
          </w:p>
        </w:tc>
      </w:tr>
      <w:tr w:rsidR="0073266D" w:rsidRPr="00B621E1"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3726FA30"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555" w:type="pct"/>
            <w:tcMar>
              <w:top w:w="0" w:type="dxa"/>
              <w:left w:w="100" w:type="dxa"/>
              <w:bottom w:w="0" w:type="dxa"/>
              <w:right w:w="100" w:type="dxa"/>
            </w:tcMar>
          </w:tcPr>
          <w:p w14:paraId="3001D9E7" w14:textId="6D58DFA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c>
          <w:tcPr>
            <w:tcW w:w="603" w:type="pct"/>
            <w:tcMar>
              <w:top w:w="0" w:type="dxa"/>
              <w:left w:w="100" w:type="dxa"/>
              <w:bottom w:w="0" w:type="dxa"/>
              <w:right w:w="100" w:type="dxa"/>
            </w:tcMar>
          </w:tcPr>
          <w:p w14:paraId="52113740" w14:textId="0589BA5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2</w:t>
            </w:r>
          </w:p>
        </w:tc>
        <w:tc>
          <w:tcPr>
            <w:tcW w:w="664" w:type="pct"/>
            <w:tcMar>
              <w:top w:w="0" w:type="dxa"/>
              <w:left w:w="100" w:type="dxa"/>
              <w:bottom w:w="0" w:type="dxa"/>
              <w:right w:w="100" w:type="dxa"/>
            </w:tcMar>
          </w:tcPr>
          <w:p w14:paraId="79818543" w14:textId="0FBDF12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8</w:t>
            </w:r>
          </w:p>
        </w:tc>
        <w:tc>
          <w:tcPr>
            <w:tcW w:w="424" w:type="pct"/>
            <w:tcMar>
              <w:top w:w="0" w:type="dxa"/>
              <w:left w:w="100" w:type="dxa"/>
              <w:bottom w:w="0" w:type="dxa"/>
              <w:right w:w="100" w:type="dxa"/>
            </w:tcMar>
          </w:tcPr>
          <w:p w14:paraId="78E25492" w14:textId="04D80C7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655" w:type="pct"/>
            <w:tcMar>
              <w:top w:w="0" w:type="dxa"/>
              <w:left w:w="100" w:type="dxa"/>
              <w:bottom w:w="0" w:type="dxa"/>
              <w:right w:w="100" w:type="dxa"/>
            </w:tcMar>
          </w:tcPr>
          <w:p w14:paraId="1DD36133" w14:textId="6F63727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c>
          <w:tcPr>
            <w:tcW w:w="427" w:type="pct"/>
            <w:tcMar>
              <w:top w:w="0" w:type="dxa"/>
              <w:left w:w="100" w:type="dxa"/>
              <w:bottom w:w="0" w:type="dxa"/>
              <w:right w:w="100" w:type="dxa"/>
            </w:tcMar>
          </w:tcPr>
          <w:p w14:paraId="51449441" w14:textId="552B50B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3</w:t>
            </w:r>
          </w:p>
        </w:tc>
        <w:tc>
          <w:tcPr>
            <w:tcW w:w="387" w:type="pct"/>
            <w:tcMar>
              <w:top w:w="0" w:type="dxa"/>
              <w:left w:w="100" w:type="dxa"/>
              <w:bottom w:w="0" w:type="dxa"/>
              <w:right w:w="100" w:type="dxa"/>
            </w:tcMar>
          </w:tcPr>
          <w:p w14:paraId="4EF85A54" w14:textId="79C5591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1</w:t>
            </w:r>
          </w:p>
        </w:tc>
      </w:tr>
      <w:tr w:rsidR="0073266D" w:rsidRPr="00B621E1"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7,482</w:t>
            </w:r>
          </w:p>
        </w:tc>
      </w:tr>
      <w:tr w:rsidR="00E97A5A" w:rsidRPr="00B621E1"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824E21" w:rsidRDefault="00E97A5A" w:rsidP="0073266D">
            <w:pPr>
              <w:rPr>
                <w:rFonts w:asciiTheme="majorHAnsi" w:hAnsiTheme="majorHAnsi" w:cstheme="majorHAnsi"/>
                <w:sz w:val="20"/>
                <w:szCs w:val="20"/>
              </w:rPr>
            </w:pPr>
          </w:p>
        </w:tc>
      </w:tr>
      <w:tr w:rsidR="00E97A5A" w:rsidRPr="00B621E1"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Finding community?</w:t>
            </w:r>
          </w:p>
        </w:tc>
      </w:tr>
      <w:tr w:rsidR="0073266D" w:rsidRPr="00B621E1"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22F8DAC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555" w:type="pct"/>
            <w:tcMar>
              <w:top w:w="0" w:type="dxa"/>
              <w:left w:w="100" w:type="dxa"/>
              <w:bottom w:w="0" w:type="dxa"/>
              <w:right w:w="100" w:type="dxa"/>
            </w:tcMar>
          </w:tcPr>
          <w:p w14:paraId="6A453E56" w14:textId="3FED8F9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4</w:t>
            </w:r>
          </w:p>
        </w:tc>
        <w:tc>
          <w:tcPr>
            <w:tcW w:w="603" w:type="pct"/>
            <w:tcMar>
              <w:top w:w="0" w:type="dxa"/>
              <w:left w:w="100" w:type="dxa"/>
              <w:bottom w:w="0" w:type="dxa"/>
              <w:right w:w="100" w:type="dxa"/>
            </w:tcMar>
          </w:tcPr>
          <w:p w14:paraId="7D7556DC" w14:textId="17AB178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664" w:type="pct"/>
            <w:tcMar>
              <w:top w:w="0" w:type="dxa"/>
              <w:left w:w="100" w:type="dxa"/>
              <w:bottom w:w="0" w:type="dxa"/>
              <w:right w:w="100" w:type="dxa"/>
            </w:tcMar>
          </w:tcPr>
          <w:p w14:paraId="19922C29" w14:textId="19B39228"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424" w:type="pct"/>
            <w:tcMar>
              <w:top w:w="0" w:type="dxa"/>
              <w:left w:w="100" w:type="dxa"/>
              <w:bottom w:w="0" w:type="dxa"/>
              <w:right w:w="100" w:type="dxa"/>
            </w:tcMar>
          </w:tcPr>
          <w:p w14:paraId="17B4EC80" w14:textId="18FACDC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655" w:type="pct"/>
            <w:tcMar>
              <w:top w:w="0" w:type="dxa"/>
              <w:left w:w="100" w:type="dxa"/>
              <w:bottom w:w="0" w:type="dxa"/>
              <w:right w:w="100" w:type="dxa"/>
            </w:tcMar>
          </w:tcPr>
          <w:p w14:paraId="12E1A88B" w14:textId="68B4ABB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427" w:type="pct"/>
            <w:tcMar>
              <w:top w:w="0" w:type="dxa"/>
              <w:left w:w="100" w:type="dxa"/>
              <w:bottom w:w="0" w:type="dxa"/>
              <w:right w:w="100" w:type="dxa"/>
            </w:tcMar>
          </w:tcPr>
          <w:p w14:paraId="760B9F41" w14:textId="762DAC8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AC2DF1" w:rsidRPr="00824E21">
              <w:rPr>
                <w:rFonts w:asciiTheme="majorHAnsi" w:hAnsiTheme="majorHAnsi" w:cstheme="majorHAnsi"/>
                <w:sz w:val="20"/>
                <w:szCs w:val="20"/>
              </w:rPr>
              <w:t>6</w:t>
            </w:r>
          </w:p>
        </w:tc>
        <w:tc>
          <w:tcPr>
            <w:tcW w:w="387" w:type="pct"/>
            <w:tcMar>
              <w:top w:w="0" w:type="dxa"/>
              <w:left w:w="100" w:type="dxa"/>
              <w:bottom w:w="0" w:type="dxa"/>
              <w:right w:w="100" w:type="dxa"/>
            </w:tcMar>
          </w:tcPr>
          <w:p w14:paraId="36E97ABF" w14:textId="5140B7B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r>
      <w:tr w:rsidR="0073266D" w:rsidRPr="00B621E1"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7,481</w:t>
            </w:r>
          </w:p>
        </w:tc>
      </w:tr>
      <w:tr w:rsidR="00E97A5A" w:rsidRPr="00B621E1"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824E21" w:rsidRDefault="00E97A5A" w:rsidP="0073266D">
            <w:pPr>
              <w:ind w:left="720"/>
              <w:rPr>
                <w:rFonts w:asciiTheme="majorHAnsi" w:hAnsiTheme="majorHAnsi" w:cstheme="majorHAnsi"/>
                <w:sz w:val="20"/>
                <w:szCs w:val="20"/>
              </w:rPr>
            </w:pPr>
          </w:p>
        </w:tc>
      </w:tr>
      <w:tr w:rsidR="00E97A5A" w:rsidRPr="00B621E1"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Living away from home?</w:t>
            </w:r>
          </w:p>
        </w:tc>
      </w:tr>
      <w:tr w:rsidR="0073266D" w:rsidRPr="00B621E1"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3AD3FCD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555" w:type="pct"/>
            <w:tcMar>
              <w:top w:w="0" w:type="dxa"/>
              <w:left w:w="100" w:type="dxa"/>
              <w:bottom w:w="0" w:type="dxa"/>
              <w:right w:w="100" w:type="dxa"/>
            </w:tcMar>
          </w:tcPr>
          <w:p w14:paraId="69A7491A" w14:textId="71984B8D" w:rsidR="00E97A5A" w:rsidRPr="00824E21" w:rsidRDefault="004F689A" w:rsidP="0073266D">
            <w:pPr>
              <w:jc w:val="center"/>
              <w:rPr>
                <w:rFonts w:asciiTheme="majorHAnsi" w:hAnsiTheme="majorHAnsi" w:cstheme="majorHAnsi"/>
                <w:sz w:val="20"/>
                <w:szCs w:val="20"/>
              </w:rPr>
            </w:pPr>
            <w:r w:rsidRPr="00824E21">
              <w:rPr>
                <w:rFonts w:asciiTheme="majorHAnsi" w:hAnsiTheme="majorHAnsi" w:cstheme="majorHAnsi"/>
                <w:sz w:val="20"/>
                <w:szCs w:val="20"/>
              </w:rPr>
              <w:t>1.0</w:t>
            </w:r>
          </w:p>
        </w:tc>
        <w:tc>
          <w:tcPr>
            <w:tcW w:w="603" w:type="pct"/>
            <w:tcMar>
              <w:top w:w="0" w:type="dxa"/>
              <w:left w:w="100" w:type="dxa"/>
              <w:bottom w:w="0" w:type="dxa"/>
              <w:right w:w="100" w:type="dxa"/>
            </w:tcMar>
          </w:tcPr>
          <w:p w14:paraId="51AC4B7A" w14:textId="7A9752E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664" w:type="pct"/>
            <w:tcMar>
              <w:top w:w="0" w:type="dxa"/>
              <w:left w:w="100" w:type="dxa"/>
              <w:bottom w:w="0" w:type="dxa"/>
              <w:right w:w="100" w:type="dxa"/>
            </w:tcMar>
          </w:tcPr>
          <w:p w14:paraId="59D869C6" w14:textId="1A559EA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5</w:t>
            </w:r>
          </w:p>
        </w:tc>
        <w:tc>
          <w:tcPr>
            <w:tcW w:w="424" w:type="pct"/>
            <w:tcMar>
              <w:top w:w="0" w:type="dxa"/>
              <w:left w:w="100" w:type="dxa"/>
              <w:bottom w:w="0" w:type="dxa"/>
              <w:right w:w="100" w:type="dxa"/>
            </w:tcMar>
          </w:tcPr>
          <w:p w14:paraId="5E5EC4B1" w14:textId="61B3271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0.9</w:t>
            </w:r>
          </w:p>
        </w:tc>
        <w:tc>
          <w:tcPr>
            <w:tcW w:w="655" w:type="pct"/>
            <w:tcMar>
              <w:top w:w="0" w:type="dxa"/>
              <w:left w:w="100" w:type="dxa"/>
              <w:bottom w:w="0" w:type="dxa"/>
              <w:right w:w="100" w:type="dxa"/>
            </w:tcMar>
          </w:tcPr>
          <w:p w14:paraId="74ACAC7D" w14:textId="30EF2AFE"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427" w:type="pct"/>
            <w:tcMar>
              <w:top w:w="0" w:type="dxa"/>
              <w:left w:w="100" w:type="dxa"/>
              <w:bottom w:w="0" w:type="dxa"/>
              <w:right w:w="100" w:type="dxa"/>
            </w:tcMar>
          </w:tcPr>
          <w:p w14:paraId="1F6230B9" w14:textId="62512E5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AC2DF1" w:rsidRPr="00824E21">
              <w:rPr>
                <w:rFonts w:asciiTheme="majorHAnsi" w:hAnsiTheme="majorHAnsi" w:cstheme="majorHAnsi"/>
                <w:sz w:val="20"/>
                <w:szCs w:val="20"/>
              </w:rPr>
              <w:t>9</w:t>
            </w:r>
          </w:p>
        </w:tc>
        <w:tc>
          <w:tcPr>
            <w:tcW w:w="387" w:type="pct"/>
            <w:tcMar>
              <w:top w:w="0" w:type="dxa"/>
              <w:left w:w="100" w:type="dxa"/>
              <w:bottom w:w="0" w:type="dxa"/>
              <w:right w:w="100" w:type="dxa"/>
            </w:tcMar>
          </w:tcPr>
          <w:p w14:paraId="14F3DFAF" w14:textId="5F6C625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0.9</w:t>
            </w:r>
          </w:p>
        </w:tc>
      </w:tr>
      <w:tr w:rsidR="0073266D" w:rsidRPr="00B621E1"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lastRenderedPageBreak/>
              <w:t>N</w:t>
            </w:r>
          </w:p>
        </w:tc>
        <w:tc>
          <w:tcPr>
            <w:tcW w:w="486" w:type="pct"/>
            <w:tcMar>
              <w:top w:w="0" w:type="dxa"/>
              <w:left w:w="100" w:type="dxa"/>
              <w:bottom w:w="0" w:type="dxa"/>
              <w:right w:w="100" w:type="dxa"/>
            </w:tcMar>
          </w:tcPr>
          <w:p w14:paraId="5F82CB3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7,488</w:t>
            </w:r>
          </w:p>
        </w:tc>
      </w:tr>
      <w:tr w:rsidR="00E97A5A" w:rsidRPr="00B621E1"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824E21" w:rsidRDefault="00E97A5A" w:rsidP="0073266D">
            <w:pPr>
              <w:rPr>
                <w:rFonts w:asciiTheme="majorHAnsi" w:hAnsiTheme="majorHAnsi" w:cstheme="majorHAnsi"/>
                <w:sz w:val="20"/>
                <w:szCs w:val="20"/>
              </w:rPr>
            </w:pPr>
          </w:p>
        </w:tc>
      </w:tr>
      <w:tr w:rsidR="00E97A5A" w:rsidRPr="00B621E1"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Having adequate support for emotional and mental health needs?</w:t>
            </w:r>
          </w:p>
        </w:tc>
      </w:tr>
      <w:tr w:rsidR="0073266D" w:rsidRPr="00B621E1"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6643171"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0.8</w:t>
            </w:r>
          </w:p>
        </w:tc>
        <w:tc>
          <w:tcPr>
            <w:tcW w:w="555" w:type="pct"/>
            <w:tcMar>
              <w:top w:w="0" w:type="dxa"/>
              <w:left w:w="100" w:type="dxa"/>
              <w:bottom w:w="0" w:type="dxa"/>
              <w:right w:w="100" w:type="dxa"/>
            </w:tcMar>
          </w:tcPr>
          <w:p w14:paraId="251FBF18" w14:textId="7CC9A8E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603" w:type="pct"/>
            <w:tcMar>
              <w:top w:w="0" w:type="dxa"/>
              <w:left w:w="100" w:type="dxa"/>
              <w:bottom w:w="0" w:type="dxa"/>
              <w:right w:w="100" w:type="dxa"/>
            </w:tcMar>
          </w:tcPr>
          <w:p w14:paraId="4DF2D52F" w14:textId="5F623CB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664" w:type="pct"/>
            <w:tcMar>
              <w:top w:w="0" w:type="dxa"/>
              <w:left w:w="100" w:type="dxa"/>
              <w:bottom w:w="0" w:type="dxa"/>
              <w:right w:w="100" w:type="dxa"/>
            </w:tcMar>
          </w:tcPr>
          <w:p w14:paraId="77E94144" w14:textId="56C08110"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424" w:type="pct"/>
            <w:tcMar>
              <w:top w:w="0" w:type="dxa"/>
              <w:left w:w="100" w:type="dxa"/>
              <w:bottom w:w="0" w:type="dxa"/>
              <w:right w:w="100" w:type="dxa"/>
            </w:tcMar>
          </w:tcPr>
          <w:p w14:paraId="4A79BBB3" w14:textId="3224265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655" w:type="pct"/>
            <w:tcMar>
              <w:top w:w="0" w:type="dxa"/>
              <w:left w:w="100" w:type="dxa"/>
              <w:bottom w:w="0" w:type="dxa"/>
              <w:right w:w="100" w:type="dxa"/>
            </w:tcMar>
          </w:tcPr>
          <w:p w14:paraId="3B228E61" w14:textId="2FDED3A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p>
        </w:tc>
        <w:tc>
          <w:tcPr>
            <w:tcW w:w="427" w:type="pct"/>
            <w:tcMar>
              <w:top w:w="0" w:type="dxa"/>
              <w:left w:w="100" w:type="dxa"/>
              <w:bottom w:w="0" w:type="dxa"/>
              <w:right w:w="100" w:type="dxa"/>
            </w:tcMar>
          </w:tcPr>
          <w:p w14:paraId="37BCFC9A" w14:textId="126AB2E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6</w:t>
            </w:r>
          </w:p>
        </w:tc>
        <w:tc>
          <w:tcPr>
            <w:tcW w:w="387" w:type="pct"/>
            <w:tcMar>
              <w:top w:w="0" w:type="dxa"/>
              <w:left w:w="100" w:type="dxa"/>
              <w:bottom w:w="0" w:type="dxa"/>
              <w:right w:w="100" w:type="dxa"/>
            </w:tcMar>
          </w:tcPr>
          <w:p w14:paraId="68335FDB" w14:textId="225DAD0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r>
      <w:tr w:rsidR="0073266D" w:rsidRPr="00B621E1"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7,489</w:t>
            </w:r>
          </w:p>
        </w:tc>
      </w:tr>
      <w:tr w:rsidR="00E97A5A" w:rsidRPr="00B621E1"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824E21" w:rsidRDefault="00E97A5A" w:rsidP="0073266D">
            <w:pPr>
              <w:rPr>
                <w:rFonts w:asciiTheme="majorHAnsi" w:hAnsiTheme="majorHAnsi" w:cstheme="majorHAnsi"/>
                <w:sz w:val="20"/>
                <w:szCs w:val="20"/>
              </w:rPr>
            </w:pPr>
          </w:p>
        </w:tc>
      </w:tr>
      <w:tr w:rsidR="00E97A5A" w:rsidRPr="00B621E1"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gender?</w:t>
            </w:r>
          </w:p>
        </w:tc>
      </w:tr>
      <w:tr w:rsidR="0073266D" w:rsidRPr="00B621E1"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EC36AA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0.1</w:t>
            </w:r>
          </w:p>
        </w:tc>
        <w:tc>
          <w:tcPr>
            <w:tcW w:w="555" w:type="pct"/>
            <w:tcMar>
              <w:top w:w="0" w:type="dxa"/>
              <w:left w:w="100" w:type="dxa"/>
              <w:bottom w:w="0" w:type="dxa"/>
              <w:right w:w="100" w:type="dxa"/>
            </w:tcMar>
          </w:tcPr>
          <w:p w14:paraId="2A3B6269" w14:textId="29DED68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0.5</w:t>
            </w:r>
          </w:p>
        </w:tc>
        <w:tc>
          <w:tcPr>
            <w:tcW w:w="603" w:type="pct"/>
            <w:tcMar>
              <w:top w:w="0" w:type="dxa"/>
              <w:left w:w="100" w:type="dxa"/>
              <w:bottom w:w="0" w:type="dxa"/>
              <w:right w:w="100" w:type="dxa"/>
            </w:tcMar>
          </w:tcPr>
          <w:p w14:paraId="433B1682" w14:textId="64D9588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w:t>
            </w:r>
            <w:r w:rsidR="004F689A" w:rsidRPr="00824E21">
              <w:rPr>
                <w:rFonts w:asciiTheme="majorHAnsi" w:hAnsiTheme="majorHAnsi" w:cstheme="majorHAnsi"/>
                <w:sz w:val="20"/>
                <w:szCs w:val="20"/>
              </w:rPr>
              <w:t>9</w:t>
            </w:r>
          </w:p>
        </w:tc>
        <w:tc>
          <w:tcPr>
            <w:tcW w:w="664" w:type="pct"/>
            <w:tcMar>
              <w:top w:w="0" w:type="dxa"/>
              <w:left w:w="100" w:type="dxa"/>
              <w:bottom w:w="0" w:type="dxa"/>
              <w:right w:w="100" w:type="dxa"/>
            </w:tcMar>
          </w:tcPr>
          <w:p w14:paraId="4CDB5430" w14:textId="0127130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424" w:type="pct"/>
            <w:tcMar>
              <w:top w:w="0" w:type="dxa"/>
              <w:left w:w="100" w:type="dxa"/>
              <w:bottom w:w="0" w:type="dxa"/>
              <w:right w:w="100" w:type="dxa"/>
            </w:tcMar>
          </w:tcPr>
          <w:p w14:paraId="1539A2E9" w14:textId="5312E74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6</w:t>
            </w:r>
          </w:p>
        </w:tc>
        <w:tc>
          <w:tcPr>
            <w:tcW w:w="655" w:type="pct"/>
            <w:tcMar>
              <w:top w:w="0" w:type="dxa"/>
              <w:left w:w="100" w:type="dxa"/>
              <w:bottom w:w="0" w:type="dxa"/>
              <w:right w:w="100" w:type="dxa"/>
            </w:tcMar>
          </w:tcPr>
          <w:p w14:paraId="5F2B8694" w14:textId="173ED3C1"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4</w:t>
            </w:r>
          </w:p>
        </w:tc>
        <w:tc>
          <w:tcPr>
            <w:tcW w:w="427" w:type="pct"/>
            <w:tcMar>
              <w:top w:w="0" w:type="dxa"/>
              <w:left w:w="100" w:type="dxa"/>
              <w:bottom w:w="0" w:type="dxa"/>
              <w:right w:w="100" w:type="dxa"/>
            </w:tcMar>
          </w:tcPr>
          <w:p w14:paraId="23D6D5FA" w14:textId="604E4CF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1</w:t>
            </w:r>
          </w:p>
        </w:tc>
        <w:tc>
          <w:tcPr>
            <w:tcW w:w="387" w:type="pct"/>
            <w:tcMar>
              <w:top w:w="0" w:type="dxa"/>
              <w:left w:w="100" w:type="dxa"/>
              <w:bottom w:w="0" w:type="dxa"/>
              <w:right w:w="100" w:type="dxa"/>
            </w:tcMar>
          </w:tcPr>
          <w:p w14:paraId="03DB951E" w14:textId="36EB358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r>
      <w:tr w:rsidR="0073266D" w:rsidRPr="00B621E1"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7,480</w:t>
            </w:r>
          </w:p>
        </w:tc>
      </w:tr>
      <w:tr w:rsidR="00E97A5A" w:rsidRPr="00B621E1"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824E21" w:rsidRDefault="00E97A5A" w:rsidP="0073266D">
            <w:pPr>
              <w:rPr>
                <w:rFonts w:asciiTheme="majorHAnsi" w:hAnsiTheme="majorHAnsi" w:cstheme="majorHAnsi"/>
                <w:sz w:val="20"/>
                <w:szCs w:val="20"/>
              </w:rPr>
            </w:pPr>
          </w:p>
        </w:tc>
      </w:tr>
      <w:tr w:rsidR="00E97A5A" w:rsidRPr="00B621E1"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sexual orientation?</w:t>
            </w:r>
          </w:p>
        </w:tc>
      </w:tr>
      <w:tr w:rsidR="0073266D" w:rsidRPr="00B621E1"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8719D2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2</w:t>
            </w:r>
          </w:p>
        </w:tc>
        <w:tc>
          <w:tcPr>
            <w:tcW w:w="555" w:type="pct"/>
            <w:tcMar>
              <w:top w:w="0" w:type="dxa"/>
              <w:left w:w="100" w:type="dxa"/>
              <w:bottom w:w="0" w:type="dxa"/>
              <w:right w:w="100" w:type="dxa"/>
            </w:tcMar>
          </w:tcPr>
          <w:p w14:paraId="6BD94B65" w14:textId="39A635C9"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3</w:t>
            </w:r>
          </w:p>
        </w:tc>
        <w:tc>
          <w:tcPr>
            <w:tcW w:w="603" w:type="pct"/>
            <w:tcMar>
              <w:top w:w="0" w:type="dxa"/>
              <w:left w:w="100" w:type="dxa"/>
              <w:bottom w:w="0" w:type="dxa"/>
              <w:right w:w="100" w:type="dxa"/>
            </w:tcMar>
          </w:tcPr>
          <w:p w14:paraId="0A2E4700" w14:textId="386A336A"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5</w:t>
            </w:r>
          </w:p>
        </w:tc>
        <w:tc>
          <w:tcPr>
            <w:tcW w:w="664" w:type="pct"/>
            <w:tcMar>
              <w:top w:w="0" w:type="dxa"/>
              <w:left w:w="100" w:type="dxa"/>
              <w:bottom w:w="0" w:type="dxa"/>
              <w:right w:w="100" w:type="dxa"/>
            </w:tcMar>
          </w:tcPr>
          <w:p w14:paraId="2C666E4B" w14:textId="5D4349B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4</w:t>
            </w:r>
          </w:p>
        </w:tc>
        <w:tc>
          <w:tcPr>
            <w:tcW w:w="424" w:type="pct"/>
            <w:tcMar>
              <w:top w:w="0" w:type="dxa"/>
              <w:left w:w="100" w:type="dxa"/>
              <w:bottom w:w="0" w:type="dxa"/>
              <w:right w:w="100" w:type="dxa"/>
            </w:tcMar>
          </w:tcPr>
          <w:p w14:paraId="70A1FBED" w14:textId="796FD40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p>
        </w:tc>
        <w:tc>
          <w:tcPr>
            <w:tcW w:w="655" w:type="pct"/>
            <w:tcMar>
              <w:top w:w="0" w:type="dxa"/>
              <w:left w:w="100" w:type="dxa"/>
              <w:bottom w:w="0" w:type="dxa"/>
              <w:right w:w="100" w:type="dxa"/>
            </w:tcMar>
          </w:tcPr>
          <w:p w14:paraId="114A9448" w14:textId="52254B75"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c>
          <w:tcPr>
            <w:tcW w:w="427" w:type="pct"/>
            <w:tcMar>
              <w:top w:w="0" w:type="dxa"/>
              <w:left w:w="100" w:type="dxa"/>
              <w:bottom w:w="0" w:type="dxa"/>
              <w:right w:w="100" w:type="dxa"/>
            </w:tcMar>
          </w:tcPr>
          <w:p w14:paraId="75275842" w14:textId="7BCCB592"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p>
        </w:tc>
        <w:tc>
          <w:tcPr>
            <w:tcW w:w="387" w:type="pct"/>
            <w:tcMar>
              <w:top w:w="0" w:type="dxa"/>
              <w:left w:w="100" w:type="dxa"/>
              <w:bottom w:w="0" w:type="dxa"/>
              <w:right w:w="100" w:type="dxa"/>
            </w:tcMar>
          </w:tcPr>
          <w:p w14:paraId="0171CE79" w14:textId="775E9BB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0.3</w:t>
            </w:r>
          </w:p>
        </w:tc>
      </w:tr>
      <w:tr w:rsidR="0073266D" w:rsidRPr="00B621E1"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7,469</w:t>
            </w:r>
          </w:p>
        </w:tc>
      </w:tr>
      <w:tr w:rsidR="00E97A5A" w:rsidRPr="00B621E1"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824E21" w:rsidRDefault="00E97A5A" w:rsidP="0073266D">
            <w:pPr>
              <w:rPr>
                <w:rFonts w:asciiTheme="majorHAnsi" w:hAnsiTheme="majorHAnsi" w:cstheme="majorHAnsi"/>
                <w:sz w:val="20"/>
                <w:szCs w:val="20"/>
              </w:rPr>
            </w:pPr>
          </w:p>
        </w:tc>
      </w:tr>
      <w:tr w:rsidR="00E97A5A" w:rsidRPr="00B621E1"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race?</w:t>
            </w:r>
          </w:p>
        </w:tc>
      </w:tr>
      <w:tr w:rsidR="0073266D" w:rsidRPr="00B621E1"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0388E17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4</w:t>
            </w:r>
          </w:p>
        </w:tc>
        <w:tc>
          <w:tcPr>
            <w:tcW w:w="555" w:type="pct"/>
            <w:tcMar>
              <w:top w:w="0" w:type="dxa"/>
              <w:left w:w="100" w:type="dxa"/>
              <w:bottom w:w="0" w:type="dxa"/>
              <w:right w:w="100" w:type="dxa"/>
            </w:tcMar>
          </w:tcPr>
          <w:p w14:paraId="04AA6459" w14:textId="353DB924"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6</w:t>
            </w:r>
          </w:p>
        </w:tc>
        <w:tc>
          <w:tcPr>
            <w:tcW w:w="603" w:type="pct"/>
            <w:tcMar>
              <w:top w:w="0" w:type="dxa"/>
              <w:left w:w="100" w:type="dxa"/>
              <w:bottom w:w="0" w:type="dxa"/>
              <w:right w:w="100" w:type="dxa"/>
            </w:tcMar>
          </w:tcPr>
          <w:p w14:paraId="17D85378" w14:textId="1BF4750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6</w:t>
            </w:r>
          </w:p>
        </w:tc>
        <w:tc>
          <w:tcPr>
            <w:tcW w:w="664" w:type="pct"/>
            <w:tcMar>
              <w:top w:w="0" w:type="dxa"/>
              <w:left w:w="100" w:type="dxa"/>
              <w:bottom w:w="0" w:type="dxa"/>
              <w:right w:w="100" w:type="dxa"/>
            </w:tcMar>
          </w:tcPr>
          <w:p w14:paraId="6106F1B7" w14:textId="0C3AEE1B"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424" w:type="pct"/>
            <w:tcMar>
              <w:top w:w="0" w:type="dxa"/>
              <w:left w:w="100" w:type="dxa"/>
              <w:bottom w:w="0" w:type="dxa"/>
              <w:right w:w="100" w:type="dxa"/>
            </w:tcMar>
          </w:tcPr>
          <w:p w14:paraId="6273F27D" w14:textId="4BCD43B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655" w:type="pct"/>
            <w:tcMar>
              <w:top w:w="0" w:type="dxa"/>
              <w:left w:w="100" w:type="dxa"/>
              <w:bottom w:w="0" w:type="dxa"/>
              <w:right w:w="100" w:type="dxa"/>
            </w:tcMar>
          </w:tcPr>
          <w:p w14:paraId="152A8CAA" w14:textId="1CACCA3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427" w:type="pct"/>
            <w:tcMar>
              <w:top w:w="0" w:type="dxa"/>
              <w:left w:w="100" w:type="dxa"/>
              <w:bottom w:w="0" w:type="dxa"/>
              <w:right w:w="100" w:type="dxa"/>
            </w:tcMar>
          </w:tcPr>
          <w:p w14:paraId="1C6314C6" w14:textId="2BD71D1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0.7</w:t>
            </w:r>
          </w:p>
        </w:tc>
        <w:tc>
          <w:tcPr>
            <w:tcW w:w="387" w:type="pct"/>
            <w:tcMar>
              <w:top w:w="0" w:type="dxa"/>
              <w:left w:w="100" w:type="dxa"/>
              <w:bottom w:w="0" w:type="dxa"/>
              <w:right w:w="100" w:type="dxa"/>
            </w:tcMar>
          </w:tcPr>
          <w:p w14:paraId="2020C08E" w14:textId="7683C52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0.5</w:t>
            </w:r>
          </w:p>
        </w:tc>
      </w:tr>
      <w:tr w:rsidR="0073266D" w:rsidRPr="00B621E1"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7,490</w:t>
            </w:r>
          </w:p>
        </w:tc>
      </w:tr>
      <w:tr w:rsidR="00E97A5A" w:rsidRPr="00B621E1"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824E21" w:rsidRDefault="00E97A5A" w:rsidP="0073266D">
            <w:pPr>
              <w:rPr>
                <w:rFonts w:asciiTheme="majorHAnsi" w:hAnsiTheme="majorHAnsi" w:cstheme="majorHAnsi"/>
                <w:sz w:val="20"/>
                <w:szCs w:val="20"/>
              </w:rPr>
            </w:pPr>
          </w:p>
        </w:tc>
      </w:tr>
      <w:tr w:rsidR="00E97A5A" w:rsidRPr="00B621E1"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824E21" w:rsidRDefault="00E97A5A" w:rsidP="0073266D">
            <w:pPr>
              <w:ind w:left="720"/>
              <w:rPr>
                <w:rFonts w:asciiTheme="majorHAnsi" w:hAnsiTheme="majorHAnsi" w:cstheme="majorHAnsi"/>
                <w:sz w:val="20"/>
                <w:szCs w:val="20"/>
              </w:rPr>
            </w:pPr>
            <w:r w:rsidRPr="00824E21">
              <w:rPr>
                <w:rFonts w:asciiTheme="majorHAnsi" w:hAnsiTheme="majorHAnsi" w:cstheme="majorHAnsi"/>
                <w:sz w:val="20"/>
                <w:szCs w:val="20"/>
              </w:rPr>
              <w:t>Discrimination based on religion?</w:t>
            </w:r>
          </w:p>
        </w:tc>
      </w:tr>
      <w:tr w:rsidR="0073266D" w:rsidRPr="00B621E1"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382F8C8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2</w:t>
            </w:r>
          </w:p>
        </w:tc>
        <w:tc>
          <w:tcPr>
            <w:tcW w:w="555" w:type="pct"/>
            <w:tcMar>
              <w:top w:w="0" w:type="dxa"/>
              <w:left w:w="100" w:type="dxa"/>
              <w:bottom w:w="0" w:type="dxa"/>
              <w:right w:w="100" w:type="dxa"/>
            </w:tcMar>
          </w:tcPr>
          <w:p w14:paraId="1A8D4715" w14:textId="132E5688"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3</w:t>
            </w:r>
          </w:p>
        </w:tc>
        <w:tc>
          <w:tcPr>
            <w:tcW w:w="603" w:type="pct"/>
            <w:tcMar>
              <w:top w:w="0" w:type="dxa"/>
              <w:left w:w="100" w:type="dxa"/>
              <w:bottom w:w="0" w:type="dxa"/>
              <w:right w:w="100" w:type="dxa"/>
            </w:tcMar>
          </w:tcPr>
          <w:p w14:paraId="38ECAF92" w14:textId="73BA6A2F"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0.2</w:t>
            </w:r>
          </w:p>
        </w:tc>
        <w:tc>
          <w:tcPr>
            <w:tcW w:w="664" w:type="pct"/>
            <w:tcMar>
              <w:top w:w="0" w:type="dxa"/>
              <w:left w:w="100" w:type="dxa"/>
              <w:bottom w:w="0" w:type="dxa"/>
              <w:right w:w="100" w:type="dxa"/>
            </w:tcMar>
          </w:tcPr>
          <w:p w14:paraId="6B183DB1" w14:textId="5188718D"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0.0</w:t>
            </w:r>
          </w:p>
        </w:tc>
        <w:tc>
          <w:tcPr>
            <w:tcW w:w="424" w:type="pct"/>
            <w:tcMar>
              <w:top w:w="0" w:type="dxa"/>
              <w:left w:w="100" w:type="dxa"/>
              <w:bottom w:w="0" w:type="dxa"/>
              <w:right w:w="100" w:type="dxa"/>
            </w:tcMar>
          </w:tcPr>
          <w:p w14:paraId="1C039E59" w14:textId="7A791E6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0.2</w:t>
            </w:r>
          </w:p>
        </w:tc>
        <w:tc>
          <w:tcPr>
            <w:tcW w:w="655" w:type="pct"/>
            <w:tcMar>
              <w:top w:w="0" w:type="dxa"/>
              <w:left w:w="100" w:type="dxa"/>
              <w:bottom w:w="0" w:type="dxa"/>
              <w:right w:w="100" w:type="dxa"/>
            </w:tcMar>
          </w:tcPr>
          <w:p w14:paraId="51DE7726" w14:textId="138FB8F3"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0.4</w:t>
            </w:r>
          </w:p>
        </w:tc>
        <w:tc>
          <w:tcPr>
            <w:tcW w:w="427" w:type="pct"/>
            <w:tcMar>
              <w:top w:w="0" w:type="dxa"/>
              <w:left w:w="100" w:type="dxa"/>
              <w:bottom w:w="0" w:type="dxa"/>
              <w:right w:w="100" w:type="dxa"/>
            </w:tcMar>
          </w:tcPr>
          <w:p w14:paraId="5E8DDD32" w14:textId="0BB6F4DC"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0.3</w:t>
            </w:r>
          </w:p>
        </w:tc>
        <w:tc>
          <w:tcPr>
            <w:tcW w:w="387" w:type="pct"/>
            <w:tcMar>
              <w:top w:w="0" w:type="dxa"/>
              <w:left w:w="100" w:type="dxa"/>
              <w:bottom w:w="0" w:type="dxa"/>
              <w:right w:w="100" w:type="dxa"/>
            </w:tcMar>
          </w:tcPr>
          <w:p w14:paraId="036BB2B1" w14:textId="04DC405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0.2</w:t>
            </w:r>
          </w:p>
        </w:tc>
      </w:tr>
      <w:tr w:rsidR="0073266D" w:rsidRPr="00B621E1"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824E21" w:rsidRDefault="00E97A5A" w:rsidP="0073266D">
            <w:pPr>
              <w:jc w:val="right"/>
              <w:rPr>
                <w:rFonts w:asciiTheme="majorHAnsi" w:hAnsiTheme="majorHAnsi" w:cstheme="majorHAnsi"/>
                <w:sz w:val="20"/>
                <w:szCs w:val="20"/>
              </w:rPr>
            </w:pPr>
            <w:r w:rsidRPr="00824E21">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824E21" w:rsidRDefault="00E97A5A" w:rsidP="0073266D">
            <w:pPr>
              <w:jc w:val="center"/>
              <w:rPr>
                <w:rFonts w:asciiTheme="majorHAnsi" w:hAnsiTheme="majorHAnsi" w:cstheme="majorHAnsi"/>
                <w:sz w:val="20"/>
                <w:szCs w:val="20"/>
              </w:rPr>
            </w:pPr>
            <w:r w:rsidRPr="00824E21">
              <w:rPr>
                <w:rFonts w:asciiTheme="majorHAnsi" w:hAnsiTheme="majorHAnsi" w:cstheme="majorHAnsi"/>
                <w:sz w:val="20"/>
                <w:szCs w:val="20"/>
              </w:rPr>
              <w:t>7,486</w:t>
            </w:r>
          </w:p>
        </w:tc>
      </w:tr>
    </w:tbl>
    <w:p w14:paraId="177B2097" w14:textId="77777777" w:rsidR="001112D6" w:rsidRPr="00824E21" w:rsidRDefault="00E97A5A" w:rsidP="001B2966">
      <w:pPr>
        <w:spacing w:line="360" w:lineRule="auto"/>
        <w:rPr>
          <w:ins w:id="4491" w:author="Christina Sun" w:date="2026-03-15T20:45:00Z" w16du:dateUtc="2026-03-16T03:45:00Z"/>
          <w:rFonts w:asciiTheme="majorHAnsi" w:hAnsiTheme="majorHAnsi" w:cstheme="majorHAnsi"/>
          <w:color w:val="000000"/>
          <w:sz w:val="20"/>
          <w:szCs w:val="20"/>
        </w:rPr>
      </w:pPr>
      <w:r w:rsidRPr="00824E21">
        <w:rPr>
          <w:rFonts w:asciiTheme="majorHAnsi" w:hAnsiTheme="majorHAnsi" w:cstheme="majorHAnsi"/>
          <w:i/>
          <w:iCs/>
          <w:color w:val="000000"/>
          <w:sz w:val="20"/>
          <w:szCs w:val="20"/>
        </w:rPr>
        <w:t xml:space="preserve">Note. </w:t>
      </w:r>
      <w:r w:rsidRPr="00824E21">
        <w:rPr>
          <w:rFonts w:asciiTheme="majorHAnsi" w:hAnsiTheme="majorHAnsi" w:cstheme="majorHAnsi"/>
          <w:color w:val="000000"/>
          <w:sz w:val="20"/>
          <w:szCs w:val="20"/>
        </w:rPr>
        <w:t>The rows include survey items related to college worries. Each item ranges from 0 (</w:t>
      </w:r>
      <w:r w:rsidRPr="00824E21">
        <w:rPr>
          <w:rFonts w:asciiTheme="majorHAnsi" w:hAnsiTheme="majorHAnsi" w:cstheme="majorHAnsi"/>
          <w:i/>
          <w:iCs/>
          <w:color w:val="000000"/>
          <w:sz w:val="20"/>
          <w:szCs w:val="20"/>
        </w:rPr>
        <w:t>not worried at all</w:t>
      </w:r>
      <w:r w:rsidRPr="00824E21">
        <w:rPr>
          <w:rFonts w:asciiTheme="majorHAnsi" w:hAnsiTheme="majorHAnsi" w:cstheme="majorHAnsi"/>
          <w:color w:val="000000"/>
          <w:sz w:val="20"/>
          <w:szCs w:val="20"/>
        </w:rPr>
        <w:t>)</w:t>
      </w:r>
      <w:r w:rsidRPr="00824E21">
        <w:rPr>
          <w:rFonts w:asciiTheme="majorHAnsi" w:hAnsiTheme="majorHAnsi" w:cstheme="majorHAnsi"/>
          <w:i/>
          <w:iCs/>
          <w:color w:val="000000"/>
          <w:sz w:val="20"/>
          <w:szCs w:val="20"/>
        </w:rPr>
        <w:t xml:space="preserve"> </w:t>
      </w:r>
      <w:r w:rsidRPr="00824E21">
        <w:rPr>
          <w:rFonts w:asciiTheme="majorHAnsi" w:hAnsiTheme="majorHAnsi" w:cstheme="majorHAnsi"/>
          <w:color w:val="000000"/>
          <w:sz w:val="20"/>
          <w:szCs w:val="20"/>
        </w:rPr>
        <w:t>to 3 (</w:t>
      </w:r>
      <w:r w:rsidRPr="00824E21">
        <w:rPr>
          <w:rFonts w:asciiTheme="majorHAnsi" w:hAnsiTheme="majorHAnsi" w:cstheme="majorHAnsi"/>
          <w:i/>
          <w:iCs/>
          <w:color w:val="000000"/>
          <w:sz w:val="20"/>
          <w:szCs w:val="20"/>
        </w:rPr>
        <w:t>very worried</w:t>
      </w:r>
      <w:r w:rsidRPr="00824E21">
        <w:rPr>
          <w:rFonts w:asciiTheme="majorHAnsi" w:hAnsiTheme="majorHAnsi" w:cstheme="majorHAnsi"/>
          <w:color w:val="000000"/>
          <w:sz w:val="20"/>
          <w:szCs w:val="20"/>
        </w:rPr>
        <w:t>)</w:t>
      </w:r>
      <w:r w:rsidR="0048264A" w:rsidRPr="00824E21">
        <w:rPr>
          <w:rFonts w:asciiTheme="majorHAnsi" w:hAnsiTheme="majorHAnsi" w:cstheme="majorHAnsi"/>
          <w:color w:val="000000"/>
          <w:sz w:val="20"/>
          <w:szCs w:val="20"/>
        </w:rPr>
        <w:t>.</w:t>
      </w:r>
    </w:p>
    <w:p w14:paraId="702E1EF2" w14:textId="77777777" w:rsidR="00B159D3" w:rsidRPr="00824E21" w:rsidRDefault="00B159D3" w:rsidP="001B2966">
      <w:pPr>
        <w:spacing w:line="360" w:lineRule="auto"/>
        <w:rPr>
          <w:ins w:id="4492" w:author="Christina Sun" w:date="2026-03-15T20:45:00Z" w16du:dateUtc="2026-03-16T03:45:00Z"/>
          <w:rFonts w:asciiTheme="majorHAnsi" w:hAnsiTheme="majorHAnsi" w:cstheme="majorHAnsi"/>
          <w:color w:val="000000"/>
          <w:sz w:val="20"/>
          <w:szCs w:val="20"/>
        </w:rPr>
      </w:pPr>
    </w:p>
    <w:p w14:paraId="6A83BB54" w14:textId="77777777" w:rsidR="00B159D3" w:rsidRPr="00824E21" w:rsidRDefault="00B159D3" w:rsidP="001B2966">
      <w:pPr>
        <w:spacing w:line="360" w:lineRule="auto"/>
        <w:rPr>
          <w:ins w:id="4493" w:author="Christina Sun" w:date="2026-03-15T20:45:00Z" w16du:dateUtc="2026-03-16T03:45:00Z"/>
          <w:rFonts w:asciiTheme="majorHAnsi" w:hAnsiTheme="majorHAnsi" w:cstheme="majorHAnsi"/>
          <w:color w:val="000000"/>
          <w:sz w:val="20"/>
          <w:szCs w:val="20"/>
        </w:rPr>
      </w:pPr>
    </w:p>
    <w:p w14:paraId="0178A57D" w14:textId="77777777" w:rsidR="00B159D3" w:rsidRPr="00824E21" w:rsidRDefault="00B159D3" w:rsidP="001B2966">
      <w:pPr>
        <w:spacing w:line="360" w:lineRule="auto"/>
        <w:rPr>
          <w:ins w:id="4494" w:author="Christina Sun" w:date="2026-03-15T20:45:00Z" w16du:dateUtc="2026-03-16T03:45:00Z"/>
          <w:rFonts w:asciiTheme="majorHAnsi" w:hAnsiTheme="majorHAnsi" w:cstheme="majorHAnsi"/>
          <w:color w:val="000000"/>
          <w:sz w:val="20"/>
          <w:szCs w:val="20"/>
        </w:rPr>
      </w:pPr>
    </w:p>
    <w:p w14:paraId="203913B3" w14:textId="77777777" w:rsidR="00B159D3" w:rsidRPr="00824E21" w:rsidRDefault="00B159D3">
      <w:pPr>
        <w:rPr>
          <w:ins w:id="4495" w:author="Christina Sun" w:date="2026-03-15T20:47:00Z" w16du:dateUtc="2026-03-16T03:47:00Z"/>
          <w:rFonts w:asciiTheme="majorHAnsi" w:hAnsiTheme="majorHAnsi" w:cstheme="majorHAnsi"/>
          <w:color w:val="000000"/>
          <w:sz w:val="20"/>
          <w:szCs w:val="20"/>
          <w:lang w:val="en-US"/>
        </w:rPr>
      </w:pPr>
      <w:ins w:id="4496" w:author="Christina Sun" w:date="2026-03-15T20:47:00Z" w16du:dateUtc="2026-03-16T03:47:00Z">
        <w:r w:rsidRPr="00824E21">
          <w:rPr>
            <w:rFonts w:asciiTheme="majorHAnsi" w:hAnsiTheme="majorHAnsi" w:cstheme="majorHAnsi"/>
            <w:color w:val="000000"/>
            <w:sz w:val="20"/>
            <w:szCs w:val="20"/>
            <w:lang w:val="en-US"/>
          </w:rPr>
          <w:br w:type="page"/>
        </w:r>
      </w:ins>
    </w:p>
    <w:p w14:paraId="57DAE4B4" w14:textId="7BC164D0" w:rsidR="00F30BC1" w:rsidRPr="00B621E1" w:rsidRDefault="00F30BC1" w:rsidP="00B159D3">
      <w:pPr>
        <w:spacing w:line="360" w:lineRule="auto"/>
        <w:rPr>
          <w:ins w:id="4497" w:author="Christina Sun" w:date="2026-03-15T20:48:00Z" w16du:dateUtc="2026-03-16T03:48:00Z"/>
          <w:rFonts w:asciiTheme="majorHAnsi" w:hAnsiTheme="majorHAnsi" w:cstheme="majorHAnsi"/>
          <w:b/>
          <w:bCs/>
          <w:color w:val="000000"/>
          <w:lang w:val="en-US"/>
          <w:rPrChange w:id="4498" w:author="Christina Sun" w:date="2026-03-15T21:36:00Z" w16du:dateUtc="2026-03-16T04:36:00Z">
            <w:rPr>
              <w:ins w:id="4499" w:author="Christina Sun" w:date="2026-03-15T20:48:00Z" w16du:dateUtc="2026-03-16T03:48:00Z"/>
              <w:rFonts w:asciiTheme="majorHAnsi" w:hAnsiTheme="majorHAnsi" w:cstheme="majorHAnsi"/>
              <w:color w:val="000000"/>
              <w:lang w:val="en-US"/>
            </w:rPr>
          </w:rPrChange>
        </w:rPr>
      </w:pPr>
      <w:ins w:id="4500" w:author="Christina Sun" w:date="2026-03-15T20:48:00Z" w16du:dateUtc="2026-03-16T03:48:00Z">
        <w:r w:rsidRPr="00B621E1">
          <w:rPr>
            <w:rFonts w:asciiTheme="majorHAnsi" w:hAnsiTheme="majorHAnsi" w:cstheme="majorHAnsi"/>
            <w:b/>
            <w:bCs/>
            <w:color w:val="000000"/>
            <w:lang w:val="en-US"/>
            <w:rPrChange w:id="4501" w:author="Christina Sun" w:date="2026-03-15T21:36:00Z" w16du:dateUtc="2026-03-16T04:36:00Z">
              <w:rPr>
                <w:rFonts w:asciiTheme="majorHAnsi" w:hAnsiTheme="majorHAnsi" w:cstheme="majorHAnsi"/>
                <w:color w:val="000000"/>
                <w:lang w:val="en-US"/>
              </w:rPr>
            </w:rPrChange>
          </w:rPr>
          <w:lastRenderedPageBreak/>
          <w:t>Table D2</w:t>
        </w:r>
      </w:ins>
    </w:p>
    <w:p w14:paraId="747685DD" w14:textId="370F0FB8" w:rsidR="00B159D3" w:rsidRPr="00B621E1" w:rsidRDefault="00B159D3" w:rsidP="00B159D3">
      <w:pPr>
        <w:spacing w:line="360" w:lineRule="auto"/>
        <w:rPr>
          <w:ins w:id="4502" w:author="Christina Sun" w:date="2026-03-15T20:45:00Z"/>
          <w:rFonts w:asciiTheme="majorHAnsi" w:hAnsiTheme="majorHAnsi" w:cstheme="majorHAnsi"/>
          <w:i/>
          <w:iCs/>
          <w:color w:val="000000"/>
          <w:lang w:val="en-US"/>
          <w:rPrChange w:id="4503" w:author="Christina Sun" w:date="2026-03-15T21:36:00Z" w16du:dateUtc="2026-03-16T04:36:00Z">
            <w:rPr>
              <w:ins w:id="4504" w:author="Christina Sun" w:date="2026-03-15T20:45:00Z"/>
              <w:rFonts w:asciiTheme="majorHAnsi" w:hAnsiTheme="majorHAnsi" w:cstheme="majorHAnsi"/>
              <w:color w:val="000000"/>
              <w:sz w:val="20"/>
              <w:szCs w:val="20"/>
              <w:lang w:val="en-US"/>
            </w:rPr>
          </w:rPrChange>
        </w:rPr>
      </w:pPr>
      <w:ins w:id="4505" w:author="Christina Sun" w:date="2026-03-15T20:45:00Z">
        <w:r w:rsidRPr="00B621E1">
          <w:rPr>
            <w:rFonts w:asciiTheme="majorHAnsi" w:hAnsiTheme="majorHAnsi" w:cstheme="majorHAnsi"/>
            <w:i/>
            <w:iCs/>
            <w:color w:val="000000"/>
            <w:lang w:val="en-US"/>
            <w:rPrChange w:id="4506" w:author="Christina Sun" w:date="2026-03-15T21:36:00Z" w16du:dateUtc="2026-03-16T04:36:00Z">
              <w:rPr>
                <w:rFonts w:asciiTheme="majorHAnsi" w:hAnsiTheme="majorHAnsi" w:cstheme="majorHAnsi"/>
                <w:color w:val="000000"/>
                <w:sz w:val="20"/>
                <w:szCs w:val="20"/>
                <w:lang w:val="en-US"/>
              </w:rPr>
            </w:rPrChange>
          </w:rPr>
          <w:t>College Concern Items by Sexual Orientation</w:t>
        </w:r>
      </w:ins>
    </w:p>
    <w:tbl>
      <w:tblPr>
        <w:tblW w:w="5000" w:type="pct"/>
        <w:tblLayout w:type="fixed"/>
        <w:tblLook w:val="0000" w:firstRow="0" w:lastRow="0" w:firstColumn="0" w:lastColumn="0" w:noHBand="0" w:noVBand="0"/>
        <w:tblPrChange w:id="4507" w:author="Christina Sun" w:date="2026-03-15T20:47:00Z" w16du:dateUtc="2026-03-16T03:47:00Z">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PrChange>
      </w:tblPr>
      <w:tblGrid>
        <w:gridCol w:w="1974"/>
        <w:gridCol w:w="1266"/>
        <w:gridCol w:w="1620"/>
        <w:gridCol w:w="1620"/>
        <w:gridCol w:w="1620"/>
        <w:gridCol w:w="1620"/>
        <w:gridCol w:w="1620"/>
        <w:gridCol w:w="1620"/>
        <w:tblGridChange w:id="4508">
          <w:tblGrid>
            <w:gridCol w:w="108"/>
            <w:gridCol w:w="1080"/>
            <w:gridCol w:w="894"/>
            <w:gridCol w:w="186"/>
            <w:gridCol w:w="1080"/>
            <w:gridCol w:w="1080"/>
            <w:gridCol w:w="540"/>
            <w:gridCol w:w="540"/>
            <w:gridCol w:w="1080"/>
            <w:gridCol w:w="1080"/>
            <w:gridCol w:w="540"/>
            <w:gridCol w:w="540"/>
            <w:gridCol w:w="1080"/>
            <w:gridCol w:w="1620"/>
            <w:gridCol w:w="1620"/>
          </w:tblGrid>
        </w:tblGridChange>
      </w:tblGrid>
      <w:tr w:rsidR="00B159D3" w:rsidRPr="00824E21" w14:paraId="407B749C" w14:textId="77777777" w:rsidTr="00B159D3">
        <w:tblPrEx>
          <w:tblCellMar>
            <w:top w:w="0" w:type="dxa"/>
            <w:bottom w:w="0" w:type="dxa"/>
          </w:tblCellMar>
          <w:tblPrExChange w:id="4509" w:author="Christina Sun" w:date="2026-03-15T20:47:00Z" w16du:dateUtc="2026-03-16T03:47:00Z">
            <w:tblPrEx>
              <w:tblCellMar>
                <w:top w:w="0" w:type="dxa"/>
                <w:bottom w:w="0" w:type="dxa"/>
              </w:tblCellMar>
            </w:tblPrEx>
          </w:tblPrExChange>
        </w:tblPrEx>
        <w:trPr>
          <w:ins w:id="4510" w:author="Christina Sun" w:date="2026-03-15T20:45:00Z"/>
          <w:trPrChange w:id="4511" w:author="Christina Sun" w:date="2026-03-15T20:47:00Z" w16du:dateUtc="2026-03-16T03:47:00Z">
            <w:trPr>
              <w:gridAfter w:val="0"/>
            </w:trPr>
          </w:trPrChange>
        </w:trPr>
        <w:tc>
          <w:tcPr>
            <w:tcW w:w="761" w:type="pct"/>
            <w:tcBorders>
              <w:top w:val="single" w:sz="4" w:space="0" w:color="auto"/>
            </w:tcBorders>
            <w:tcMar>
              <w:top w:w="100" w:type="nil"/>
              <w:right w:w="100" w:type="nil"/>
            </w:tcMar>
            <w:vAlign w:val="center"/>
            <w:tcPrChange w:id="4512" w:author="Christina Sun" w:date="2026-03-15T20:47:00Z" w16du:dateUtc="2026-03-16T03:47:00Z">
              <w:tcPr>
                <w:tcW w:w="118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01FA5AA9" w14:textId="77777777" w:rsidR="00B159D3" w:rsidRPr="00824E21" w:rsidRDefault="00B159D3" w:rsidP="00B159D3">
            <w:pPr>
              <w:spacing w:line="360" w:lineRule="auto"/>
              <w:rPr>
                <w:ins w:id="4513" w:author="Christina Sun" w:date="2026-03-15T20:45:00Z"/>
                <w:rFonts w:asciiTheme="majorHAnsi" w:hAnsiTheme="majorHAnsi" w:cstheme="majorHAnsi"/>
                <w:color w:val="000000"/>
                <w:sz w:val="20"/>
                <w:szCs w:val="20"/>
                <w:lang w:val="en-US"/>
              </w:rPr>
            </w:pPr>
          </w:p>
        </w:tc>
        <w:tc>
          <w:tcPr>
            <w:tcW w:w="488" w:type="pct"/>
            <w:tcBorders>
              <w:top w:val="single" w:sz="4" w:space="0" w:color="auto"/>
            </w:tcBorders>
            <w:tcMar>
              <w:top w:w="100" w:type="nil"/>
              <w:right w:w="100" w:type="nil"/>
            </w:tcMar>
            <w:vAlign w:val="center"/>
            <w:tcPrChange w:id="4514" w:author="Christina Sun" w:date="2026-03-15T20:47:00Z" w16du:dateUtc="2026-03-16T03:47:00Z">
              <w:tcPr>
                <w:tcW w:w="10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C74C41B" w14:textId="77777777" w:rsidR="00B159D3" w:rsidRPr="00824E21" w:rsidRDefault="00B159D3" w:rsidP="00B159D3">
            <w:pPr>
              <w:spacing w:line="360" w:lineRule="auto"/>
              <w:rPr>
                <w:ins w:id="4515" w:author="Christina Sun" w:date="2026-03-15T20:45:00Z"/>
                <w:rFonts w:asciiTheme="majorHAnsi" w:hAnsiTheme="majorHAnsi" w:cstheme="majorHAnsi"/>
                <w:color w:val="000000"/>
                <w:sz w:val="20"/>
                <w:szCs w:val="20"/>
                <w:lang w:val="en-US"/>
              </w:rPr>
            </w:pPr>
            <w:ins w:id="4516" w:author="Christina Sun" w:date="2026-03-15T20:45:00Z">
              <w:r w:rsidRPr="00824E21">
                <w:rPr>
                  <w:rFonts w:asciiTheme="majorHAnsi" w:hAnsiTheme="majorHAnsi" w:cstheme="majorHAnsi"/>
                  <w:color w:val="000000"/>
                  <w:sz w:val="20"/>
                  <w:szCs w:val="20"/>
                  <w:lang w:val="en-US"/>
                </w:rPr>
                <w:t>Straight/Heterosexual</w:t>
              </w:r>
            </w:ins>
          </w:p>
        </w:tc>
        <w:tc>
          <w:tcPr>
            <w:tcW w:w="625" w:type="pct"/>
            <w:tcBorders>
              <w:top w:val="single" w:sz="4" w:space="0" w:color="auto"/>
            </w:tcBorders>
            <w:tcMar>
              <w:top w:w="100" w:type="nil"/>
              <w:right w:w="100" w:type="nil"/>
            </w:tcMar>
            <w:vAlign w:val="center"/>
            <w:tcPrChange w:id="4517"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694414A" w14:textId="77777777" w:rsidR="00B159D3" w:rsidRPr="00824E21" w:rsidRDefault="00B159D3" w:rsidP="00B159D3">
            <w:pPr>
              <w:spacing w:line="360" w:lineRule="auto"/>
              <w:rPr>
                <w:ins w:id="4518" w:author="Christina Sun" w:date="2026-03-15T20:45:00Z"/>
                <w:rFonts w:asciiTheme="majorHAnsi" w:hAnsiTheme="majorHAnsi" w:cstheme="majorHAnsi"/>
                <w:color w:val="000000"/>
                <w:sz w:val="20"/>
                <w:szCs w:val="20"/>
                <w:lang w:val="en-US"/>
              </w:rPr>
            </w:pPr>
            <w:ins w:id="4519" w:author="Christina Sun" w:date="2026-03-15T20:45:00Z">
              <w:r w:rsidRPr="00824E21">
                <w:rPr>
                  <w:rFonts w:asciiTheme="majorHAnsi" w:hAnsiTheme="majorHAnsi" w:cstheme="majorHAnsi"/>
                  <w:color w:val="000000"/>
                  <w:sz w:val="20"/>
                  <w:szCs w:val="20"/>
                  <w:lang w:val="en-US"/>
                </w:rPr>
                <w:t>Gay or Lesbian</w:t>
              </w:r>
            </w:ins>
          </w:p>
        </w:tc>
        <w:tc>
          <w:tcPr>
            <w:tcW w:w="625" w:type="pct"/>
            <w:tcBorders>
              <w:top w:val="single" w:sz="4" w:space="0" w:color="auto"/>
            </w:tcBorders>
            <w:tcMar>
              <w:top w:w="100" w:type="nil"/>
              <w:right w:w="100" w:type="nil"/>
            </w:tcMar>
            <w:vAlign w:val="center"/>
            <w:tcPrChange w:id="4520"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099797E" w14:textId="77777777" w:rsidR="00B159D3" w:rsidRPr="00824E21" w:rsidRDefault="00B159D3" w:rsidP="00B159D3">
            <w:pPr>
              <w:spacing w:line="360" w:lineRule="auto"/>
              <w:rPr>
                <w:ins w:id="4521" w:author="Christina Sun" w:date="2026-03-15T20:45:00Z"/>
                <w:rFonts w:asciiTheme="majorHAnsi" w:hAnsiTheme="majorHAnsi" w:cstheme="majorHAnsi"/>
                <w:color w:val="000000"/>
                <w:sz w:val="20"/>
                <w:szCs w:val="20"/>
                <w:lang w:val="en-US"/>
              </w:rPr>
            </w:pPr>
            <w:ins w:id="4522" w:author="Christina Sun" w:date="2026-03-15T20:45:00Z">
              <w:r w:rsidRPr="00824E21">
                <w:rPr>
                  <w:rFonts w:asciiTheme="majorHAnsi" w:hAnsiTheme="majorHAnsi" w:cstheme="majorHAnsi"/>
                  <w:color w:val="000000"/>
                  <w:sz w:val="20"/>
                  <w:szCs w:val="20"/>
                  <w:lang w:val="en-US"/>
                </w:rPr>
                <w:t>Bisexual/Pansexual/Omnisexual</w:t>
              </w:r>
            </w:ins>
          </w:p>
        </w:tc>
        <w:tc>
          <w:tcPr>
            <w:tcW w:w="625" w:type="pct"/>
            <w:tcBorders>
              <w:top w:val="single" w:sz="4" w:space="0" w:color="auto"/>
            </w:tcBorders>
            <w:tcMar>
              <w:top w:w="100" w:type="nil"/>
              <w:right w:w="100" w:type="nil"/>
            </w:tcMar>
            <w:vAlign w:val="center"/>
            <w:tcPrChange w:id="4523" w:author="Christina Sun" w:date="2026-03-15T20:47:00Z" w16du:dateUtc="2026-03-16T03:47:00Z">
              <w:tcPr>
                <w:tcW w:w="10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AD6A6CC" w14:textId="77777777" w:rsidR="00B159D3" w:rsidRPr="00824E21" w:rsidRDefault="00B159D3" w:rsidP="00B159D3">
            <w:pPr>
              <w:spacing w:line="360" w:lineRule="auto"/>
              <w:rPr>
                <w:ins w:id="4524" w:author="Christina Sun" w:date="2026-03-15T20:45:00Z"/>
                <w:rFonts w:asciiTheme="majorHAnsi" w:hAnsiTheme="majorHAnsi" w:cstheme="majorHAnsi"/>
                <w:color w:val="000000"/>
                <w:sz w:val="20"/>
                <w:szCs w:val="20"/>
                <w:lang w:val="en-US"/>
              </w:rPr>
            </w:pPr>
            <w:ins w:id="4525" w:author="Christina Sun" w:date="2026-03-15T20:45:00Z">
              <w:r w:rsidRPr="00824E21">
                <w:rPr>
                  <w:rFonts w:asciiTheme="majorHAnsi" w:hAnsiTheme="majorHAnsi" w:cstheme="majorHAnsi"/>
                  <w:color w:val="000000"/>
                  <w:sz w:val="20"/>
                  <w:szCs w:val="20"/>
                  <w:lang w:val="en-US"/>
                </w:rPr>
                <w:t>Asexual/Aromantic/Demisexual</w:t>
              </w:r>
            </w:ins>
          </w:p>
        </w:tc>
        <w:tc>
          <w:tcPr>
            <w:tcW w:w="625" w:type="pct"/>
            <w:tcBorders>
              <w:top w:val="single" w:sz="4" w:space="0" w:color="auto"/>
            </w:tcBorders>
            <w:tcMar>
              <w:top w:w="100" w:type="nil"/>
              <w:right w:w="100" w:type="nil"/>
            </w:tcMar>
            <w:vAlign w:val="center"/>
            <w:tcPrChange w:id="4526"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57C9B9A6" w14:textId="77777777" w:rsidR="00B159D3" w:rsidRPr="00824E21" w:rsidRDefault="00B159D3" w:rsidP="00B159D3">
            <w:pPr>
              <w:spacing w:line="360" w:lineRule="auto"/>
              <w:rPr>
                <w:ins w:id="4527" w:author="Christina Sun" w:date="2026-03-15T20:45:00Z"/>
                <w:rFonts w:asciiTheme="majorHAnsi" w:hAnsiTheme="majorHAnsi" w:cstheme="majorHAnsi"/>
                <w:color w:val="000000"/>
                <w:sz w:val="20"/>
                <w:szCs w:val="20"/>
                <w:lang w:val="en-US"/>
              </w:rPr>
            </w:pPr>
            <w:ins w:id="4528" w:author="Christina Sun" w:date="2026-03-15T20:45:00Z">
              <w:r w:rsidRPr="00824E21">
                <w:rPr>
                  <w:rFonts w:asciiTheme="majorHAnsi" w:hAnsiTheme="majorHAnsi" w:cstheme="majorHAnsi"/>
                  <w:color w:val="000000"/>
                  <w:sz w:val="20"/>
                  <w:szCs w:val="20"/>
                  <w:lang w:val="en-US"/>
                </w:rPr>
                <w:t>Other/Queer/Questioning</w:t>
              </w:r>
            </w:ins>
          </w:p>
        </w:tc>
        <w:tc>
          <w:tcPr>
            <w:tcW w:w="625" w:type="pct"/>
            <w:tcBorders>
              <w:top w:val="single" w:sz="4" w:space="0" w:color="auto"/>
            </w:tcBorders>
            <w:tcMar>
              <w:top w:w="100" w:type="nil"/>
              <w:right w:w="100" w:type="nil"/>
            </w:tcMar>
            <w:vAlign w:val="center"/>
            <w:tcPrChange w:id="4529"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0E3F177" w14:textId="77777777" w:rsidR="00B159D3" w:rsidRPr="00824E21" w:rsidRDefault="00B159D3" w:rsidP="00B159D3">
            <w:pPr>
              <w:spacing w:line="360" w:lineRule="auto"/>
              <w:rPr>
                <w:ins w:id="4530" w:author="Christina Sun" w:date="2026-03-15T20:45:00Z"/>
                <w:rFonts w:asciiTheme="majorHAnsi" w:hAnsiTheme="majorHAnsi" w:cstheme="majorHAnsi"/>
                <w:color w:val="000000"/>
                <w:sz w:val="20"/>
                <w:szCs w:val="20"/>
                <w:lang w:val="en-US"/>
              </w:rPr>
            </w:pPr>
            <w:ins w:id="4531" w:author="Christina Sun" w:date="2026-03-15T20:45:00Z">
              <w:r w:rsidRPr="00824E21">
                <w:rPr>
                  <w:rFonts w:asciiTheme="majorHAnsi" w:hAnsiTheme="majorHAnsi" w:cstheme="majorHAnsi"/>
                  <w:color w:val="000000"/>
                  <w:sz w:val="20"/>
                  <w:szCs w:val="20"/>
                  <w:lang w:val="en-US"/>
                </w:rPr>
                <w:t>Prefer Not to Say</w:t>
              </w:r>
            </w:ins>
          </w:p>
        </w:tc>
        <w:tc>
          <w:tcPr>
            <w:tcW w:w="625" w:type="pct"/>
            <w:tcBorders>
              <w:top w:val="single" w:sz="4" w:space="0" w:color="auto"/>
            </w:tcBorders>
            <w:tcMar>
              <w:top w:w="100" w:type="nil"/>
              <w:right w:w="100" w:type="nil"/>
            </w:tcMar>
            <w:vAlign w:val="center"/>
            <w:tcPrChange w:id="4532" w:author="Christina Sun" w:date="2026-03-15T20:47:00Z" w16du:dateUtc="2026-03-16T03:47:00Z">
              <w:tcPr>
                <w:tcW w:w="10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3B34C1A" w14:textId="77777777" w:rsidR="00B159D3" w:rsidRPr="00824E21" w:rsidRDefault="00B159D3" w:rsidP="00B159D3">
            <w:pPr>
              <w:spacing w:line="360" w:lineRule="auto"/>
              <w:jc w:val="center"/>
              <w:rPr>
                <w:ins w:id="4533" w:author="Christina Sun" w:date="2026-03-15T20:45:00Z"/>
                <w:rFonts w:asciiTheme="majorHAnsi" w:hAnsiTheme="majorHAnsi" w:cstheme="majorHAnsi"/>
                <w:color w:val="000000"/>
                <w:sz w:val="20"/>
                <w:szCs w:val="20"/>
                <w:lang w:val="en-US"/>
              </w:rPr>
              <w:pPrChange w:id="4534" w:author="Christina Sun" w:date="2026-03-15T20:46:00Z" w16du:dateUtc="2026-03-16T03:46:00Z">
                <w:pPr>
                  <w:spacing w:line="360" w:lineRule="auto"/>
                </w:pPr>
              </w:pPrChange>
            </w:pPr>
            <w:ins w:id="4535" w:author="Christina Sun" w:date="2026-03-15T20:45:00Z">
              <w:r w:rsidRPr="00824E21">
                <w:rPr>
                  <w:rFonts w:asciiTheme="majorHAnsi" w:hAnsiTheme="majorHAnsi" w:cstheme="majorHAnsi"/>
                  <w:color w:val="000000"/>
                  <w:sz w:val="20"/>
                  <w:szCs w:val="20"/>
                  <w:lang w:val="en-US"/>
                </w:rPr>
                <w:t>Total</w:t>
              </w:r>
            </w:ins>
          </w:p>
        </w:tc>
      </w:tr>
      <w:tr w:rsidR="00B159D3" w:rsidRPr="00824E21" w14:paraId="7D011DCE" w14:textId="77777777" w:rsidTr="00B159D3">
        <w:tblPrEx>
          <w:tblCellMar>
            <w:top w:w="0" w:type="dxa"/>
            <w:bottom w:w="0" w:type="dxa"/>
          </w:tblCellMar>
          <w:tblPrExChange w:id="4536" w:author="Christina Sun" w:date="2026-03-15T20:47:00Z" w16du:dateUtc="2026-03-16T03:47:00Z">
            <w:tblPrEx>
              <w:tblBorders>
                <w:top w:val="none" w:sz="0" w:space="0" w:color="auto"/>
              </w:tblBorders>
              <w:tblCellMar>
                <w:top w:w="0" w:type="dxa"/>
                <w:bottom w:w="0" w:type="dxa"/>
              </w:tblCellMar>
            </w:tblPrEx>
          </w:tblPrExChange>
        </w:tblPrEx>
        <w:trPr>
          <w:ins w:id="4537" w:author="Christina Sun" w:date="2026-03-15T20:45:00Z"/>
          <w:trPrChange w:id="4538" w:author="Christina Sun" w:date="2026-03-15T20:47:00Z" w16du:dateUtc="2026-03-16T03:47:00Z">
            <w:trPr>
              <w:gridAfter w:val="0"/>
            </w:trPr>
          </w:trPrChange>
        </w:trPr>
        <w:tc>
          <w:tcPr>
            <w:tcW w:w="761" w:type="pct"/>
            <w:tcBorders>
              <w:bottom w:val="single" w:sz="4" w:space="0" w:color="auto"/>
            </w:tcBorders>
            <w:tcMar>
              <w:top w:w="100" w:type="nil"/>
              <w:right w:w="100" w:type="nil"/>
            </w:tcMar>
            <w:vAlign w:val="center"/>
            <w:tcPrChange w:id="4539"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B35658E" w14:textId="77777777" w:rsidR="00B159D3" w:rsidRPr="00824E21" w:rsidRDefault="00B159D3" w:rsidP="00B159D3">
            <w:pPr>
              <w:spacing w:line="360" w:lineRule="auto"/>
              <w:rPr>
                <w:ins w:id="4540" w:author="Christina Sun" w:date="2026-03-15T20:45:00Z"/>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Change w:id="454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A85CD1B" w14:textId="77777777" w:rsidR="00B159D3" w:rsidRPr="00824E21" w:rsidRDefault="00B159D3" w:rsidP="00B159D3">
            <w:pPr>
              <w:spacing w:line="360" w:lineRule="auto"/>
              <w:rPr>
                <w:ins w:id="4542" w:author="Christina Sun" w:date="2026-03-15T20:45:00Z"/>
                <w:rFonts w:asciiTheme="majorHAnsi" w:hAnsiTheme="majorHAnsi" w:cstheme="majorHAnsi"/>
                <w:color w:val="000000"/>
                <w:sz w:val="20"/>
                <w:szCs w:val="20"/>
                <w:lang w:val="en-US"/>
              </w:rPr>
            </w:pPr>
            <w:ins w:id="4543" w:author="Christina Sun" w:date="2026-03-15T20:45:00Z">
              <w:r w:rsidRPr="00824E21">
                <w:rPr>
                  <w:rFonts w:asciiTheme="majorHAnsi" w:hAnsiTheme="majorHAnsi" w:cstheme="majorHAnsi"/>
                  <w:color w:val="000000"/>
                  <w:sz w:val="20"/>
                  <w:szCs w:val="20"/>
                  <w:lang w:val="en-US"/>
                </w:rPr>
                <w:t>mean/count</w:t>
              </w:r>
            </w:ins>
          </w:p>
        </w:tc>
        <w:tc>
          <w:tcPr>
            <w:tcW w:w="625" w:type="pct"/>
            <w:tcBorders>
              <w:bottom w:val="single" w:sz="4" w:space="0" w:color="auto"/>
            </w:tcBorders>
            <w:tcMar>
              <w:top w:w="100" w:type="nil"/>
              <w:right w:w="100" w:type="nil"/>
            </w:tcMar>
            <w:vAlign w:val="center"/>
            <w:tcPrChange w:id="454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A1A5A73" w14:textId="77777777" w:rsidR="00B159D3" w:rsidRPr="00824E21" w:rsidRDefault="00B159D3" w:rsidP="00B159D3">
            <w:pPr>
              <w:spacing w:line="360" w:lineRule="auto"/>
              <w:rPr>
                <w:ins w:id="4545" w:author="Christina Sun" w:date="2026-03-15T20:45:00Z"/>
                <w:rFonts w:asciiTheme="majorHAnsi" w:hAnsiTheme="majorHAnsi" w:cstheme="majorHAnsi"/>
                <w:color w:val="000000"/>
                <w:sz w:val="20"/>
                <w:szCs w:val="20"/>
                <w:lang w:val="en-US"/>
              </w:rPr>
            </w:pPr>
            <w:ins w:id="4546" w:author="Christina Sun" w:date="2026-03-15T20:45:00Z">
              <w:r w:rsidRPr="00824E21">
                <w:rPr>
                  <w:rFonts w:asciiTheme="majorHAnsi" w:hAnsiTheme="majorHAnsi" w:cstheme="majorHAnsi"/>
                  <w:color w:val="000000"/>
                  <w:sz w:val="20"/>
                  <w:szCs w:val="20"/>
                  <w:lang w:val="en-US"/>
                </w:rPr>
                <w:t>mean/count</w:t>
              </w:r>
            </w:ins>
          </w:p>
        </w:tc>
        <w:tc>
          <w:tcPr>
            <w:tcW w:w="625" w:type="pct"/>
            <w:tcBorders>
              <w:bottom w:val="single" w:sz="4" w:space="0" w:color="auto"/>
            </w:tcBorders>
            <w:tcMar>
              <w:top w:w="100" w:type="nil"/>
              <w:right w:w="100" w:type="nil"/>
            </w:tcMar>
            <w:vAlign w:val="center"/>
            <w:tcPrChange w:id="454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00CDF39" w14:textId="77777777" w:rsidR="00B159D3" w:rsidRPr="00824E21" w:rsidRDefault="00B159D3" w:rsidP="00B159D3">
            <w:pPr>
              <w:spacing w:line="360" w:lineRule="auto"/>
              <w:rPr>
                <w:ins w:id="4548" w:author="Christina Sun" w:date="2026-03-15T20:45:00Z"/>
                <w:rFonts w:asciiTheme="majorHAnsi" w:hAnsiTheme="majorHAnsi" w:cstheme="majorHAnsi"/>
                <w:color w:val="000000"/>
                <w:sz w:val="20"/>
                <w:szCs w:val="20"/>
                <w:lang w:val="en-US"/>
              </w:rPr>
            </w:pPr>
            <w:ins w:id="4549" w:author="Christina Sun" w:date="2026-03-15T20:45:00Z">
              <w:r w:rsidRPr="00824E21">
                <w:rPr>
                  <w:rFonts w:asciiTheme="majorHAnsi" w:hAnsiTheme="majorHAnsi" w:cstheme="majorHAnsi"/>
                  <w:color w:val="000000"/>
                  <w:sz w:val="20"/>
                  <w:szCs w:val="20"/>
                  <w:lang w:val="en-US"/>
                </w:rPr>
                <w:t>mean/count</w:t>
              </w:r>
            </w:ins>
          </w:p>
        </w:tc>
        <w:tc>
          <w:tcPr>
            <w:tcW w:w="625" w:type="pct"/>
            <w:tcBorders>
              <w:bottom w:val="single" w:sz="4" w:space="0" w:color="auto"/>
            </w:tcBorders>
            <w:tcMar>
              <w:top w:w="100" w:type="nil"/>
              <w:right w:w="100" w:type="nil"/>
            </w:tcMar>
            <w:vAlign w:val="center"/>
            <w:tcPrChange w:id="455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8DC4155" w14:textId="77777777" w:rsidR="00B159D3" w:rsidRPr="00824E21" w:rsidRDefault="00B159D3" w:rsidP="00B159D3">
            <w:pPr>
              <w:spacing w:line="360" w:lineRule="auto"/>
              <w:rPr>
                <w:ins w:id="4551" w:author="Christina Sun" w:date="2026-03-15T20:45:00Z"/>
                <w:rFonts w:asciiTheme="majorHAnsi" w:hAnsiTheme="majorHAnsi" w:cstheme="majorHAnsi"/>
                <w:color w:val="000000"/>
                <w:sz w:val="20"/>
                <w:szCs w:val="20"/>
                <w:lang w:val="en-US"/>
              </w:rPr>
            </w:pPr>
            <w:ins w:id="4552" w:author="Christina Sun" w:date="2026-03-15T20:45:00Z">
              <w:r w:rsidRPr="00824E21">
                <w:rPr>
                  <w:rFonts w:asciiTheme="majorHAnsi" w:hAnsiTheme="majorHAnsi" w:cstheme="majorHAnsi"/>
                  <w:color w:val="000000"/>
                  <w:sz w:val="20"/>
                  <w:szCs w:val="20"/>
                  <w:lang w:val="en-US"/>
                </w:rPr>
                <w:t>mean/count</w:t>
              </w:r>
            </w:ins>
          </w:p>
        </w:tc>
        <w:tc>
          <w:tcPr>
            <w:tcW w:w="625" w:type="pct"/>
            <w:tcBorders>
              <w:bottom w:val="single" w:sz="4" w:space="0" w:color="auto"/>
            </w:tcBorders>
            <w:tcMar>
              <w:top w:w="100" w:type="nil"/>
              <w:right w:w="100" w:type="nil"/>
            </w:tcMar>
            <w:vAlign w:val="center"/>
            <w:tcPrChange w:id="455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4C3397E" w14:textId="77777777" w:rsidR="00B159D3" w:rsidRPr="00824E21" w:rsidRDefault="00B159D3" w:rsidP="00B159D3">
            <w:pPr>
              <w:spacing w:line="360" w:lineRule="auto"/>
              <w:rPr>
                <w:ins w:id="4554" w:author="Christina Sun" w:date="2026-03-15T20:45:00Z"/>
                <w:rFonts w:asciiTheme="majorHAnsi" w:hAnsiTheme="majorHAnsi" w:cstheme="majorHAnsi"/>
                <w:color w:val="000000"/>
                <w:sz w:val="20"/>
                <w:szCs w:val="20"/>
                <w:lang w:val="en-US"/>
              </w:rPr>
            </w:pPr>
            <w:ins w:id="4555" w:author="Christina Sun" w:date="2026-03-15T20:45:00Z">
              <w:r w:rsidRPr="00824E21">
                <w:rPr>
                  <w:rFonts w:asciiTheme="majorHAnsi" w:hAnsiTheme="majorHAnsi" w:cstheme="majorHAnsi"/>
                  <w:color w:val="000000"/>
                  <w:sz w:val="20"/>
                  <w:szCs w:val="20"/>
                  <w:lang w:val="en-US"/>
                </w:rPr>
                <w:t>mean/count</w:t>
              </w:r>
            </w:ins>
          </w:p>
        </w:tc>
        <w:tc>
          <w:tcPr>
            <w:tcW w:w="625" w:type="pct"/>
            <w:tcBorders>
              <w:bottom w:val="single" w:sz="4" w:space="0" w:color="auto"/>
            </w:tcBorders>
            <w:tcMar>
              <w:top w:w="100" w:type="nil"/>
              <w:right w:w="100" w:type="nil"/>
            </w:tcMar>
            <w:vAlign w:val="center"/>
            <w:tcPrChange w:id="455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081418F" w14:textId="77777777" w:rsidR="00B159D3" w:rsidRPr="00824E21" w:rsidRDefault="00B159D3" w:rsidP="00B159D3">
            <w:pPr>
              <w:spacing w:line="360" w:lineRule="auto"/>
              <w:rPr>
                <w:ins w:id="4557" w:author="Christina Sun" w:date="2026-03-15T20:45:00Z"/>
                <w:rFonts w:asciiTheme="majorHAnsi" w:hAnsiTheme="majorHAnsi" w:cstheme="majorHAnsi"/>
                <w:color w:val="000000"/>
                <w:sz w:val="20"/>
                <w:szCs w:val="20"/>
                <w:lang w:val="en-US"/>
              </w:rPr>
            </w:pPr>
            <w:ins w:id="4558" w:author="Christina Sun" w:date="2026-03-15T20:45:00Z">
              <w:r w:rsidRPr="00824E21">
                <w:rPr>
                  <w:rFonts w:asciiTheme="majorHAnsi" w:hAnsiTheme="majorHAnsi" w:cstheme="majorHAnsi"/>
                  <w:color w:val="000000"/>
                  <w:sz w:val="20"/>
                  <w:szCs w:val="20"/>
                  <w:lang w:val="en-US"/>
                </w:rPr>
                <w:t>mean/count</w:t>
              </w:r>
            </w:ins>
          </w:p>
        </w:tc>
        <w:tc>
          <w:tcPr>
            <w:tcW w:w="625" w:type="pct"/>
            <w:tcBorders>
              <w:bottom w:val="single" w:sz="4" w:space="0" w:color="auto"/>
            </w:tcBorders>
            <w:tcMar>
              <w:top w:w="100" w:type="nil"/>
              <w:right w:w="100" w:type="nil"/>
            </w:tcMar>
            <w:vAlign w:val="center"/>
            <w:tcPrChange w:id="455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9BCD9ED" w14:textId="77777777" w:rsidR="00B159D3" w:rsidRPr="00824E21" w:rsidRDefault="00B159D3" w:rsidP="00B159D3">
            <w:pPr>
              <w:spacing w:line="360" w:lineRule="auto"/>
              <w:rPr>
                <w:ins w:id="4560" w:author="Christina Sun" w:date="2026-03-15T20:45:00Z"/>
                <w:rFonts w:asciiTheme="majorHAnsi" w:hAnsiTheme="majorHAnsi" w:cstheme="majorHAnsi"/>
                <w:color w:val="000000"/>
                <w:sz w:val="20"/>
                <w:szCs w:val="20"/>
                <w:lang w:val="en-US"/>
              </w:rPr>
            </w:pPr>
            <w:ins w:id="4561" w:author="Christina Sun" w:date="2026-03-15T20:45:00Z">
              <w:r w:rsidRPr="00824E21">
                <w:rPr>
                  <w:rFonts w:asciiTheme="majorHAnsi" w:hAnsiTheme="majorHAnsi" w:cstheme="majorHAnsi"/>
                  <w:color w:val="000000"/>
                  <w:sz w:val="20"/>
                  <w:szCs w:val="20"/>
                  <w:lang w:val="en-US"/>
                </w:rPr>
                <w:t>mean/count</w:t>
              </w:r>
            </w:ins>
          </w:p>
        </w:tc>
      </w:tr>
      <w:tr w:rsidR="00B159D3" w:rsidRPr="00824E21" w14:paraId="422375CC" w14:textId="77777777" w:rsidTr="00B159D3">
        <w:tblPrEx>
          <w:tblCellMar>
            <w:top w:w="0" w:type="dxa"/>
            <w:bottom w:w="0" w:type="dxa"/>
          </w:tblCellMar>
          <w:tblPrExChange w:id="4562" w:author="Christina Sun" w:date="2026-03-15T20:47:00Z" w16du:dateUtc="2026-03-16T03:47:00Z">
            <w:tblPrEx>
              <w:tblBorders>
                <w:top w:val="none" w:sz="0" w:space="0" w:color="auto"/>
              </w:tblBorders>
              <w:tblCellMar>
                <w:top w:w="0" w:type="dxa"/>
                <w:bottom w:w="0" w:type="dxa"/>
              </w:tblCellMar>
            </w:tblPrEx>
          </w:tblPrExChange>
        </w:tblPrEx>
        <w:trPr>
          <w:ins w:id="4563" w:author="Christina Sun" w:date="2026-03-15T20:45:00Z"/>
          <w:trPrChange w:id="4564" w:author="Christina Sun" w:date="2026-03-15T20:47:00Z" w16du:dateUtc="2026-03-16T03:47:00Z">
            <w:trPr>
              <w:gridAfter w:val="0"/>
            </w:trPr>
          </w:trPrChange>
        </w:trPr>
        <w:tc>
          <w:tcPr>
            <w:tcW w:w="761" w:type="pct"/>
            <w:tcBorders>
              <w:top w:val="single" w:sz="4" w:space="0" w:color="auto"/>
            </w:tcBorders>
            <w:tcMar>
              <w:top w:w="100" w:type="nil"/>
              <w:right w:w="100" w:type="nil"/>
            </w:tcMar>
            <w:vAlign w:val="center"/>
            <w:tcPrChange w:id="4565" w:author="Christina Sun" w:date="2026-03-15T20:47:00Z" w16du:dateUtc="2026-03-16T03:47:00Z">
              <w:tcPr>
                <w:tcW w:w="1188"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2EE15755" w14:textId="77777777" w:rsidR="00B159D3" w:rsidRPr="00824E21" w:rsidRDefault="00B159D3" w:rsidP="00B159D3">
            <w:pPr>
              <w:spacing w:line="360" w:lineRule="auto"/>
              <w:rPr>
                <w:ins w:id="4566" w:author="Christina Sun" w:date="2026-03-15T20:45:00Z"/>
                <w:rFonts w:asciiTheme="majorHAnsi" w:hAnsiTheme="majorHAnsi" w:cstheme="majorHAnsi"/>
                <w:color w:val="000000"/>
                <w:sz w:val="20"/>
                <w:szCs w:val="20"/>
                <w:lang w:val="en-US"/>
              </w:rPr>
            </w:pPr>
            <w:ins w:id="4567" w:author="Christina Sun" w:date="2026-03-15T20:45:00Z">
              <w:r w:rsidRPr="00824E21">
                <w:rPr>
                  <w:rFonts w:asciiTheme="majorHAnsi" w:hAnsiTheme="majorHAnsi" w:cstheme="majorHAnsi"/>
                  <w:color w:val="000000"/>
                  <w:sz w:val="20"/>
                  <w:szCs w:val="20"/>
                  <w:lang w:val="en-US"/>
                </w:rPr>
                <w:t>how worried are you about affording tuition fees</w:t>
              </w:r>
            </w:ins>
          </w:p>
        </w:tc>
        <w:tc>
          <w:tcPr>
            <w:tcW w:w="488" w:type="pct"/>
            <w:tcBorders>
              <w:top w:val="single" w:sz="4" w:space="0" w:color="auto"/>
            </w:tcBorders>
            <w:tcMar>
              <w:top w:w="100" w:type="nil"/>
              <w:right w:w="100" w:type="nil"/>
            </w:tcMar>
            <w:vAlign w:val="center"/>
            <w:tcPrChange w:id="4568" w:author="Christina Sun" w:date="2026-03-15T20:47:00Z" w16du:dateUtc="2026-03-16T03:47:00Z">
              <w:tcPr>
                <w:tcW w:w="10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15E01626" w14:textId="77777777" w:rsidR="00B159D3" w:rsidRPr="00824E21" w:rsidRDefault="00B159D3" w:rsidP="00B159D3">
            <w:pPr>
              <w:spacing w:line="360" w:lineRule="auto"/>
              <w:rPr>
                <w:ins w:id="4569" w:author="Christina Sun" w:date="2026-03-15T20:45:00Z"/>
                <w:rFonts w:asciiTheme="majorHAnsi" w:hAnsiTheme="majorHAnsi" w:cstheme="majorHAnsi"/>
                <w:color w:val="000000"/>
                <w:sz w:val="20"/>
                <w:szCs w:val="20"/>
                <w:lang w:val="en-US"/>
              </w:rPr>
            </w:pPr>
            <w:ins w:id="4570" w:author="Christina Sun" w:date="2026-03-15T20:45:00Z">
              <w:r w:rsidRPr="00824E21">
                <w:rPr>
                  <w:rFonts w:asciiTheme="majorHAnsi" w:hAnsiTheme="majorHAnsi" w:cstheme="majorHAnsi"/>
                  <w:color w:val="000000"/>
                  <w:sz w:val="20"/>
                  <w:szCs w:val="20"/>
                  <w:lang w:val="en-US"/>
                </w:rPr>
                <w:t>1.8</w:t>
              </w:r>
            </w:ins>
          </w:p>
        </w:tc>
        <w:tc>
          <w:tcPr>
            <w:tcW w:w="625" w:type="pct"/>
            <w:tcBorders>
              <w:top w:val="single" w:sz="4" w:space="0" w:color="auto"/>
            </w:tcBorders>
            <w:tcMar>
              <w:top w:w="100" w:type="nil"/>
              <w:right w:w="100" w:type="nil"/>
            </w:tcMar>
            <w:vAlign w:val="center"/>
            <w:tcPrChange w:id="4571"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50BE611B" w14:textId="77777777" w:rsidR="00B159D3" w:rsidRPr="00824E21" w:rsidRDefault="00B159D3" w:rsidP="00B159D3">
            <w:pPr>
              <w:spacing w:line="360" w:lineRule="auto"/>
              <w:rPr>
                <w:ins w:id="4572" w:author="Christina Sun" w:date="2026-03-15T20:45:00Z"/>
                <w:rFonts w:asciiTheme="majorHAnsi" w:hAnsiTheme="majorHAnsi" w:cstheme="majorHAnsi"/>
                <w:color w:val="000000"/>
                <w:sz w:val="20"/>
                <w:szCs w:val="20"/>
                <w:lang w:val="en-US"/>
              </w:rPr>
            </w:pPr>
            <w:ins w:id="4573" w:author="Christina Sun" w:date="2026-03-15T20:45:00Z">
              <w:r w:rsidRPr="00824E21">
                <w:rPr>
                  <w:rFonts w:asciiTheme="majorHAnsi" w:hAnsiTheme="majorHAnsi" w:cstheme="majorHAnsi"/>
                  <w:color w:val="000000"/>
                  <w:sz w:val="20"/>
                  <w:szCs w:val="20"/>
                  <w:lang w:val="en-US"/>
                </w:rPr>
                <w:t>1.8</w:t>
              </w:r>
            </w:ins>
          </w:p>
        </w:tc>
        <w:tc>
          <w:tcPr>
            <w:tcW w:w="625" w:type="pct"/>
            <w:tcBorders>
              <w:top w:val="single" w:sz="4" w:space="0" w:color="auto"/>
            </w:tcBorders>
            <w:tcMar>
              <w:top w:w="100" w:type="nil"/>
              <w:right w:w="100" w:type="nil"/>
            </w:tcMar>
            <w:vAlign w:val="center"/>
            <w:tcPrChange w:id="4574"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2A03694" w14:textId="77777777" w:rsidR="00B159D3" w:rsidRPr="00824E21" w:rsidRDefault="00B159D3" w:rsidP="00B159D3">
            <w:pPr>
              <w:spacing w:line="360" w:lineRule="auto"/>
              <w:rPr>
                <w:ins w:id="4575" w:author="Christina Sun" w:date="2026-03-15T20:45:00Z"/>
                <w:rFonts w:asciiTheme="majorHAnsi" w:hAnsiTheme="majorHAnsi" w:cstheme="majorHAnsi"/>
                <w:color w:val="000000"/>
                <w:sz w:val="20"/>
                <w:szCs w:val="20"/>
                <w:lang w:val="en-US"/>
              </w:rPr>
            </w:pPr>
            <w:ins w:id="4576" w:author="Christina Sun" w:date="2026-03-15T20:45:00Z">
              <w:r w:rsidRPr="00824E21">
                <w:rPr>
                  <w:rFonts w:asciiTheme="majorHAnsi" w:hAnsiTheme="majorHAnsi" w:cstheme="majorHAnsi"/>
                  <w:color w:val="000000"/>
                  <w:sz w:val="20"/>
                  <w:szCs w:val="20"/>
                  <w:lang w:val="en-US"/>
                </w:rPr>
                <w:t>1.9</w:t>
              </w:r>
            </w:ins>
          </w:p>
        </w:tc>
        <w:tc>
          <w:tcPr>
            <w:tcW w:w="625" w:type="pct"/>
            <w:tcBorders>
              <w:top w:val="single" w:sz="4" w:space="0" w:color="auto"/>
            </w:tcBorders>
            <w:tcMar>
              <w:top w:w="100" w:type="nil"/>
              <w:right w:w="100" w:type="nil"/>
            </w:tcMar>
            <w:vAlign w:val="center"/>
            <w:tcPrChange w:id="4577" w:author="Christina Sun" w:date="2026-03-15T20:47:00Z" w16du:dateUtc="2026-03-16T03:47:00Z">
              <w:tcPr>
                <w:tcW w:w="10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475AA993" w14:textId="77777777" w:rsidR="00B159D3" w:rsidRPr="00824E21" w:rsidRDefault="00B159D3" w:rsidP="00B159D3">
            <w:pPr>
              <w:spacing w:line="360" w:lineRule="auto"/>
              <w:rPr>
                <w:ins w:id="4578" w:author="Christina Sun" w:date="2026-03-15T20:45:00Z"/>
                <w:rFonts w:asciiTheme="majorHAnsi" w:hAnsiTheme="majorHAnsi" w:cstheme="majorHAnsi"/>
                <w:color w:val="000000"/>
                <w:sz w:val="20"/>
                <w:szCs w:val="20"/>
                <w:lang w:val="en-US"/>
              </w:rPr>
            </w:pPr>
            <w:ins w:id="4579" w:author="Christina Sun" w:date="2026-03-15T20:45:00Z">
              <w:r w:rsidRPr="00824E21">
                <w:rPr>
                  <w:rFonts w:asciiTheme="majorHAnsi" w:hAnsiTheme="majorHAnsi" w:cstheme="majorHAnsi"/>
                  <w:color w:val="000000"/>
                  <w:sz w:val="20"/>
                  <w:szCs w:val="20"/>
                  <w:lang w:val="en-US"/>
                </w:rPr>
                <w:t>1.7</w:t>
              </w:r>
            </w:ins>
          </w:p>
        </w:tc>
        <w:tc>
          <w:tcPr>
            <w:tcW w:w="625" w:type="pct"/>
            <w:tcBorders>
              <w:top w:val="single" w:sz="4" w:space="0" w:color="auto"/>
            </w:tcBorders>
            <w:tcMar>
              <w:top w:w="100" w:type="nil"/>
              <w:right w:w="100" w:type="nil"/>
            </w:tcMar>
            <w:vAlign w:val="center"/>
            <w:tcPrChange w:id="4580"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C28561F" w14:textId="77777777" w:rsidR="00B159D3" w:rsidRPr="00824E21" w:rsidRDefault="00B159D3" w:rsidP="00B159D3">
            <w:pPr>
              <w:spacing w:line="360" w:lineRule="auto"/>
              <w:rPr>
                <w:ins w:id="4581" w:author="Christina Sun" w:date="2026-03-15T20:45:00Z"/>
                <w:rFonts w:asciiTheme="majorHAnsi" w:hAnsiTheme="majorHAnsi" w:cstheme="majorHAnsi"/>
                <w:color w:val="000000"/>
                <w:sz w:val="20"/>
                <w:szCs w:val="20"/>
                <w:lang w:val="en-US"/>
              </w:rPr>
            </w:pPr>
            <w:ins w:id="4582" w:author="Christina Sun" w:date="2026-03-15T20:45:00Z">
              <w:r w:rsidRPr="00824E21">
                <w:rPr>
                  <w:rFonts w:asciiTheme="majorHAnsi" w:hAnsiTheme="majorHAnsi" w:cstheme="majorHAnsi"/>
                  <w:color w:val="000000"/>
                  <w:sz w:val="20"/>
                  <w:szCs w:val="20"/>
                  <w:lang w:val="en-US"/>
                </w:rPr>
                <w:t>2.0</w:t>
              </w:r>
            </w:ins>
          </w:p>
        </w:tc>
        <w:tc>
          <w:tcPr>
            <w:tcW w:w="625" w:type="pct"/>
            <w:tcBorders>
              <w:top w:val="single" w:sz="4" w:space="0" w:color="auto"/>
            </w:tcBorders>
            <w:tcMar>
              <w:top w:w="100" w:type="nil"/>
              <w:right w:w="100" w:type="nil"/>
            </w:tcMar>
            <w:vAlign w:val="center"/>
            <w:tcPrChange w:id="4583" w:author="Christina Sun" w:date="2026-03-15T20:47:00Z" w16du:dateUtc="2026-03-16T03:47:00Z">
              <w:tcPr>
                <w:tcW w:w="1080" w:type="dxa"/>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327CEEC8" w14:textId="77777777" w:rsidR="00B159D3" w:rsidRPr="00824E21" w:rsidRDefault="00B159D3" w:rsidP="00B159D3">
            <w:pPr>
              <w:spacing w:line="360" w:lineRule="auto"/>
              <w:rPr>
                <w:ins w:id="4584" w:author="Christina Sun" w:date="2026-03-15T20:45:00Z"/>
                <w:rFonts w:asciiTheme="majorHAnsi" w:hAnsiTheme="majorHAnsi" w:cstheme="majorHAnsi"/>
                <w:color w:val="000000"/>
                <w:sz w:val="20"/>
                <w:szCs w:val="20"/>
                <w:lang w:val="en-US"/>
              </w:rPr>
            </w:pPr>
            <w:ins w:id="4585" w:author="Christina Sun" w:date="2026-03-15T20:45:00Z">
              <w:r w:rsidRPr="00824E21">
                <w:rPr>
                  <w:rFonts w:asciiTheme="majorHAnsi" w:hAnsiTheme="majorHAnsi" w:cstheme="majorHAnsi"/>
                  <w:color w:val="000000"/>
                  <w:sz w:val="20"/>
                  <w:szCs w:val="20"/>
                  <w:lang w:val="en-US"/>
                </w:rPr>
                <w:t>1.9</w:t>
              </w:r>
            </w:ins>
          </w:p>
        </w:tc>
        <w:tc>
          <w:tcPr>
            <w:tcW w:w="625" w:type="pct"/>
            <w:tcBorders>
              <w:top w:val="single" w:sz="4" w:space="0" w:color="auto"/>
            </w:tcBorders>
            <w:tcMar>
              <w:top w:w="100" w:type="nil"/>
              <w:right w:w="100" w:type="nil"/>
            </w:tcMar>
            <w:vAlign w:val="center"/>
            <w:tcPrChange w:id="4586" w:author="Christina Sun" w:date="2026-03-15T20:47:00Z" w16du:dateUtc="2026-03-16T03:47:00Z">
              <w:tcPr>
                <w:tcW w:w="1080" w:type="dxa"/>
                <w:gridSpan w:val="2"/>
                <w:tcBorders>
                  <w:top w:val="single" w:sz="4" w:space="0" w:color="BFBFBF"/>
                  <w:left w:val="single" w:sz="8" w:space="0" w:color="BFBFBF"/>
                  <w:bottom w:val="single" w:sz="8" w:space="0" w:color="BFBFBF"/>
                  <w:right w:val="single" w:sz="8" w:space="0" w:color="BFBFBF"/>
                </w:tcBorders>
                <w:tcMar>
                  <w:top w:w="100" w:type="nil"/>
                  <w:right w:w="100" w:type="nil"/>
                </w:tcMar>
                <w:vAlign w:val="center"/>
              </w:tcPr>
            </w:tcPrChange>
          </w:tcPr>
          <w:p w14:paraId="7DE12A5F" w14:textId="77777777" w:rsidR="00B159D3" w:rsidRPr="00824E21" w:rsidRDefault="00B159D3" w:rsidP="00B159D3">
            <w:pPr>
              <w:spacing w:line="360" w:lineRule="auto"/>
              <w:rPr>
                <w:ins w:id="4587" w:author="Christina Sun" w:date="2026-03-15T20:45:00Z"/>
                <w:rFonts w:asciiTheme="majorHAnsi" w:hAnsiTheme="majorHAnsi" w:cstheme="majorHAnsi"/>
                <w:color w:val="000000"/>
                <w:sz w:val="20"/>
                <w:szCs w:val="20"/>
                <w:lang w:val="en-US"/>
              </w:rPr>
            </w:pPr>
            <w:ins w:id="4588" w:author="Christina Sun" w:date="2026-03-15T20:45:00Z">
              <w:r w:rsidRPr="00824E21">
                <w:rPr>
                  <w:rFonts w:asciiTheme="majorHAnsi" w:hAnsiTheme="majorHAnsi" w:cstheme="majorHAnsi"/>
                  <w:color w:val="000000"/>
                  <w:sz w:val="20"/>
                  <w:szCs w:val="20"/>
                  <w:lang w:val="en-US"/>
                </w:rPr>
                <w:t>1.8</w:t>
              </w:r>
            </w:ins>
          </w:p>
        </w:tc>
      </w:tr>
      <w:tr w:rsidR="00B159D3" w:rsidRPr="00824E21" w14:paraId="1BA0CF76" w14:textId="77777777" w:rsidTr="00B159D3">
        <w:tblPrEx>
          <w:tblCellMar>
            <w:top w:w="0" w:type="dxa"/>
            <w:bottom w:w="0" w:type="dxa"/>
          </w:tblCellMar>
          <w:tblPrExChange w:id="4589" w:author="Christina Sun" w:date="2026-03-15T20:47:00Z" w16du:dateUtc="2026-03-16T03:47:00Z">
            <w:tblPrEx>
              <w:tblBorders>
                <w:top w:val="none" w:sz="0" w:space="0" w:color="auto"/>
              </w:tblBorders>
              <w:tblCellMar>
                <w:top w:w="0" w:type="dxa"/>
                <w:bottom w:w="0" w:type="dxa"/>
              </w:tblCellMar>
            </w:tblPrEx>
          </w:tblPrExChange>
        </w:tblPrEx>
        <w:trPr>
          <w:ins w:id="4590" w:author="Christina Sun" w:date="2026-03-15T20:45:00Z"/>
          <w:trPrChange w:id="4591" w:author="Christina Sun" w:date="2026-03-15T20:47:00Z" w16du:dateUtc="2026-03-16T03:47:00Z">
            <w:trPr>
              <w:gridAfter w:val="0"/>
            </w:trPr>
          </w:trPrChange>
        </w:trPr>
        <w:tc>
          <w:tcPr>
            <w:tcW w:w="761" w:type="pct"/>
            <w:tcMar>
              <w:top w:w="100" w:type="nil"/>
              <w:right w:w="100" w:type="nil"/>
            </w:tcMar>
            <w:vAlign w:val="center"/>
            <w:tcPrChange w:id="4592"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56AF38A" w14:textId="77777777" w:rsidR="00B159D3" w:rsidRPr="00824E21" w:rsidRDefault="00B159D3" w:rsidP="00B159D3">
            <w:pPr>
              <w:spacing w:line="360" w:lineRule="auto"/>
              <w:rPr>
                <w:ins w:id="4593"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594"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30DEC91" w14:textId="77777777" w:rsidR="00B159D3" w:rsidRPr="00824E21" w:rsidRDefault="00B159D3" w:rsidP="00B159D3">
            <w:pPr>
              <w:spacing w:line="360" w:lineRule="auto"/>
              <w:rPr>
                <w:ins w:id="4595" w:author="Christina Sun" w:date="2026-03-15T20:45:00Z"/>
                <w:rFonts w:asciiTheme="majorHAnsi" w:hAnsiTheme="majorHAnsi" w:cstheme="majorHAnsi"/>
                <w:color w:val="000000"/>
                <w:sz w:val="20"/>
                <w:szCs w:val="20"/>
                <w:lang w:val="en-US"/>
              </w:rPr>
            </w:pPr>
            <w:ins w:id="4596" w:author="Christina Sun" w:date="2026-03-15T20:45:00Z">
              <w:r w:rsidRPr="00824E21">
                <w:rPr>
                  <w:rFonts w:asciiTheme="majorHAnsi" w:hAnsiTheme="majorHAnsi" w:cstheme="majorHAnsi"/>
                  <w:color w:val="000000"/>
                  <w:sz w:val="20"/>
                  <w:szCs w:val="20"/>
                  <w:lang w:val="en-US"/>
                </w:rPr>
                <w:t>5173</w:t>
              </w:r>
            </w:ins>
          </w:p>
        </w:tc>
        <w:tc>
          <w:tcPr>
            <w:tcW w:w="625" w:type="pct"/>
            <w:tcMar>
              <w:top w:w="100" w:type="nil"/>
              <w:right w:w="100" w:type="nil"/>
            </w:tcMar>
            <w:vAlign w:val="center"/>
            <w:tcPrChange w:id="459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839650B" w14:textId="77777777" w:rsidR="00B159D3" w:rsidRPr="00824E21" w:rsidRDefault="00B159D3" w:rsidP="00B159D3">
            <w:pPr>
              <w:spacing w:line="360" w:lineRule="auto"/>
              <w:rPr>
                <w:ins w:id="4598" w:author="Christina Sun" w:date="2026-03-15T20:45:00Z"/>
                <w:rFonts w:asciiTheme="majorHAnsi" w:hAnsiTheme="majorHAnsi" w:cstheme="majorHAnsi"/>
                <w:color w:val="000000"/>
                <w:sz w:val="20"/>
                <w:szCs w:val="20"/>
                <w:lang w:val="en-US"/>
              </w:rPr>
            </w:pPr>
            <w:ins w:id="4599"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460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CE64631" w14:textId="77777777" w:rsidR="00B159D3" w:rsidRPr="00824E21" w:rsidRDefault="00B159D3" w:rsidP="00B159D3">
            <w:pPr>
              <w:spacing w:line="360" w:lineRule="auto"/>
              <w:rPr>
                <w:ins w:id="4601" w:author="Christina Sun" w:date="2026-03-15T20:45:00Z"/>
                <w:rFonts w:asciiTheme="majorHAnsi" w:hAnsiTheme="majorHAnsi" w:cstheme="majorHAnsi"/>
                <w:color w:val="000000"/>
                <w:sz w:val="20"/>
                <w:szCs w:val="20"/>
                <w:lang w:val="en-US"/>
              </w:rPr>
            </w:pPr>
            <w:ins w:id="4602" w:author="Christina Sun" w:date="2026-03-15T20:45:00Z">
              <w:r w:rsidRPr="00824E21">
                <w:rPr>
                  <w:rFonts w:asciiTheme="majorHAnsi" w:hAnsiTheme="majorHAnsi" w:cstheme="majorHAnsi"/>
                  <w:color w:val="000000"/>
                  <w:sz w:val="20"/>
                  <w:szCs w:val="20"/>
                  <w:lang w:val="en-US"/>
                </w:rPr>
                <w:t>1136</w:t>
              </w:r>
            </w:ins>
          </w:p>
        </w:tc>
        <w:tc>
          <w:tcPr>
            <w:tcW w:w="625" w:type="pct"/>
            <w:tcMar>
              <w:top w:w="100" w:type="nil"/>
              <w:right w:w="100" w:type="nil"/>
            </w:tcMar>
            <w:vAlign w:val="center"/>
            <w:tcPrChange w:id="4603"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91F8E8F" w14:textId="77777777" w:rsidR="00B159D3" w:rsidRPr="00824E21" w:rsidRDefault="00B159D3" w:rsidP="00B159D3">
            <w:pPr>
              <w:spacing w:line="360" w:lineRule="auto"/>
              <w:rPr>
                <w:ins w:id="4604" w:author="Christina Sun" w:date="2026-03-15T20:45:00Z"/>
                <w:rFonts w:asciiTheme="majorHAnsi" w:hAnsiTheme="majorHAnsi" w:cstheme="majorHAnsi"/>
                <w:color w:val="000000"/>
                <w:sz w:val="20"/>
                <w:szCs w:val="20"/>
                <w:lang w:val="en-US"/>
              </w:rPr>
            </w:pPr>
            <w:ins w:id="4605" w:author="Christina Sun" w:date="2026-03-15T20:45:00Z">
              <w:r w:rsidRPr="00824E21">
                <w:rPr>
                  <w:rFonts w:asciiTheme="majorHAnsi" w:hAnsiTheme="majorHAnsi" w:cstheme="majorHAnsi"/>
                  <w:color w:val="000000"/>
                  <w:sz w:val="20"/>
                  <w:szCs w:val="20"/>
                  <w:lang w:val="en-US"/>
                </w:rPr>
                <w:t>181</w:t>
              </w:r>
            </w:ins>
          </w:p>
        </w:tc>
        <w:tc>
          <w:tcPr>
            <w:tcW w:w="625" w:type="pct"/>
            <w:tcMar>
              <w:top w:w="100" w:type="nil"/>
              <w:right w:w="100" w:type="nil"/>
            </w:tcMar>
            <w:vAlign w:val="center"/>
            <w:tcPrChange w:id="460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AACC5BC" w14:textId="77777777" w:rsidR="00B159D3" w:rsidRPr="00824E21" w:rsidRDefault="00B159D3" w:rsidP="00B159D3">
            <w:pPr>
              <w:spacing w:line="360" w:lineRule="auto"/>
              <w:rPr>
                <w:ins w:id="4607" w:author="Christina Sun" w:date="2026-03-15T20:45:00Z"/>
                <w:rFonts w:asciiTheme="majorHAnsi" w:hAnsiTheme="majorHAnsi" w:cstheme="majorHAnsi"/>
                <w:color w:val="000000"/>
                <w:sz w:val="20"/>
                <w:szCs w:val="20"/>
                <w:lang w:val="en-US"/>
              </w:rPr>
            </w:pPr>
            <w:ins w:id="4608" w:author="Christina Sun" w:date="2026-03-15T20:45:00Z">
              <w:r w:rsidRPr="00824E21">
                <w:rPr>
                  <w:rFonts w:asciiTheme="majorHAnsi" w:hAnsiTheme="majorHAnsi" w:cstheme="majorHAnsi"/>
                  <w:color w:val="000000"/>
                  <w:sz w:val="20"/>
                  <w:szCs w:val="20"/>
                  <w:lang w:val="en-US"/>
                </w:rPr>
                <w:t>130</w:t>
              </w:r>
            </w:ins>
          </w:p>
        </w:tc>
        <w:tc>
          <w:tcPr>
            <w:tcW w:w="625" w:type="pct"/>
            <w:tcMar>
              <w:top w:w="100" w:type="nil"/>
              <w:right w:w="100" w:type="nil"/>
            </w:tcMar>
            <w:vAlign w:val="center"/>
            <w:tcPrChange w:id="460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12AA993" w14:textId="77777777" w:rsidR="00B159D3" w:rsidRPr="00824E21" w:rsidRDefault="00B159D3" w:rsidP="00B159D3">
            <w:pPr>
              <w:spacing w:line="360" w:lineRule="auto"/>
              <w:rPr>
                <w:ins w:id="4610" w:author="Christina Sun" w:date="2026-03-15T20:45:00Z"/>
                <w:rFonts w:asciiTheme="majorHAnsi" w:hAnsiTheme="majorHAnsi" w:cstheme="majorHAnsi"/>
                <w:color w:val="000000"/>
                <w:sz w:val="20"/>
                <w:szCs w:val="20"/>
                <w:lang w:val="en-US"/>
              </w:rPr>
            </w:pPr>
            <w:ins w:id="4611" w:author="Christina Sun" w:date="2026-03-15T20:45:00Z">
              <w:r w:rsidRPr="00824E21">
                <w:rPr>
                  <w:rFonts w:asciiTheme="majorHAnsi" w:hAnsiTheme="majorHAnsi" w:cstheme="majorHAnsi"/>
                  <w:color w:val="000000"/>
                  <w:sz w:val="20"/>
                  <w:szCs w:val="20"/>
                  <w:lang w:val="en-US"/>
                </w:rPr>
                <w:t>507</w:t>
              </w:r>
            </w:ins>
          </w:p>
        </w:tc>
        <w:tc>
          <w:tcPr>
            <w:tcW w:w="625" w:type="pct"/>
            <w:tcMar>
              <w:top w:w="100" w:type="nil"/>
              <w:right w:w="100" w:type="nil"/>
            </w:tcMar>
            <w:vAlign w:val="center"/>
            <w:tcPrChange w:id="4612"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CB80B92" w14:textId="77777777" w:rsidR="00B159D3" w:rsidRPr="00824E21" w:rsidRDefault="00B159D3" w:rsidP="00B159D3">
            <w:pPr>
              <w:spacing w:line="360" w:lineRule="auto"/>
              <w:rPr>
                <w:ins w:id="4613" w:author="Christina Sun" w:date="2026-03-15T20:45:00Z"/>
                <w:rFonts w:asciiTheme="majorHAnsi" w:hAnsiTheme="majorHAnsi" w:cstheme="majorHAnsi"/>
                <w:color w:val="000000"/>
                <w:sz w:val="20"/>
                <w:szCs w:val="20"/>
                <w:lang w:val="en-US"/>
              </w:rPr>
            </w:pPr>
            <w:ins w:id="4614" w:author="Christina Sun" w:date="2026-03-15T20:45:00Z">
              <w:r w:rsidRPr="00824E21">
                <w:rPr>
                  <w:rFonts w:asciiTheme="majorHAnsi" w:hAnsiTheme="majorHAnsi" w:cstheme="majorHAnsi"/>
                  <w:color w:val="000000"/>
                  <w:sz w:val="20"/>
                  <w:szCs w:val="20"/>
                  <w:lang w:val="en-US"/>
                </w:rPr>
                <w:t>7957</w:t>
              </w:r>
            </w:ins>
          </w:p>
        </w:tc>
      </w:tr>
      <w:tr w:rsidR="00B159D3" w:rsidRPr="00824E21" w14:paraId="51CF4BCD" w14:textId="77777777" w:rsidTr="00B159D3">
        <w:tblPrEx>
          <w:tblCellMar>
            <w:top w:w="0" w:type="dxa"/>
            <w:bottom w:w="0" w:type="dxa"/>
          </w:tblCellMar>
          <w:tblPrExChange w:id="4615" w:author="Christina Sun" w:date="2026-03-15T20:47:00Z" w16du:dateUtc="2026-03-16T03:47:00Z">
            <w:tblPrEx>
              <w:tblBorders>
                <w:top w:val="none" w:sz="0" w:space="0" w:color="auto"/>
              </w:tblBorders>
              <w:tblCellMar>
                <w:top w:w="0" w:type="dxa"/>
                <w:bottom w:w="0" w:type="dxa"/>
              </w:tblCellMar>
            </w:tblPrEx>
          </w:tblPrExChange>
        </w:tblPrEx>
        <w:trPr>
          <w:ins w:id="4616" w:author="Christina Sun" w:date="2026-03-15T20:45:00Z"/>
          <w:trPrChange w:id="4617" w:author="Christina Sun" w:date="2026-03-15T20:47:00Z" w16du:dateUtc="2026-03-16T03:47:00Z">
            <w:trPr>
              <w:gridAfter w:val="0"/>
            </w:trPr>
          </w:trPrChange>
        </w:trPr>
        <w:tc>
          <w:tcPr>
            <w:tcW w:w="761" w:type="pct"/>
            <w:tcMar>
              <w:top w:w="100" w:type="nil"/>
              <w:right w:w="100" w:type="nil"/>
            </w:tcMar>
            <w:vAlign w:val="center"/>
            <w:tcPrChange w:id="4618"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343A4A2" w14:textId="77777777" w:rsidR="00B159D3" w:rsidRPr="00824E21" w:rsidRDefault="00B159D3" w:rsidP="00B159D3">
            <w:pPr>
              <w:spacing w:line="360" w:lineRule="auto"/>
              <w:rPr>
                <w:ins w:id="4619" w:author="Christina Sun" w:date="2026-03-15T20:45:00Z"/>
                <w:rFonts w:asciiTheme="majorHAnsi" w:hAnsiTheme="majorHAnsi" w:cstheme="majorHAnsi"/>
                <w:color w:val="000000"/>
                <w:sz w:val="20"/>
                <w:szCs w:val="20"/>
                <w:lang w:val="en-US"/>
              </w:rPr>
            </w:pPr>
            <w:ins w:id="4620" w:author="Christina Sun" w:date="2026-03-15T20:45:00Z">
              <w:r w:rsidRPr="00824E21">
                <w:rPr>
                  <w:rFonts w:asciiTheme="majorHAnsi" w:hAnsiTheme="majorHAnsi" w:cstheme="majorHAnsi"/>
                  <w:color w:val="000000"/>
                  <w:sz w:val="20"/>
                  <w:szCs w:val="20"/>
                  <w:lang w:val="en-US"/>
                </w:rPr>
                <w:t>how worried are you about living expenses</w:t>
              </w:r>
            </w:ins>
          </w:p>
        </w:tc>
        <w:tc>
          <w:tcPr>
            <w:tcW w:w="488" w:type="pct"/>
            <w:tcMar>
              <w:top w:w="100" w:type="nil"/>
              <w:right w:w="100" w:type="nil"/>
            </w:tcMar>
            <w:vAlign w:val="center"/>
            <w:tcPrChange w:id="462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50F8842" w14:textId="77777777" w:rsidR="00B159D3" w:rsidRPr="00824E21" w:rsidRDefault="00B159D3" w:rsidP="00B159D3">
            <w:pPr>
              <w:spacing w:line="360" w:lineRule="auto"/>
              <w:rPr>
                <w:ins w:id="4622" w:author="Christina Sun" w:date="2026-03-15T20:45:00Z"/>
                <w:rFonts w:asciiTheme="majorHAnsi" w:hAnsiTheme="majorHAnsi" w:cstheme="majorHAnsi"/>
                <w:color w:val="000000"/>
                <w:sz w:val="20"/>
                <w:szCs w:val="20"/>
                <w:lang w:val="en-US"/>
              </w:rPr>
            </w:pPr>
            <w:ins w:id="4623" w:author="Christina Sun" w:date="2026-03-15T20:45:00Z">
              <w:r w:rsidRPr="00824E21">
                <w:rPr>
                  <w:rFonts w:asciiTheme="majorHAnsi" w:hAnsiTheme="majorHAnsi" w:cstheme="majorHAnsi"/>
                  <w:color w:val="000000"/>
                  <w:sz w:val="20"/>
                  <w:szCs w:val="20"/>
                  <w:lang w:val="en-US"/>
                </w:rPr>
                <w:t>1.6</w:t>
              </w:r>
            </w:ins>
          </w:p>
        </w:tc>
        <w:tc>
          <w:tcPr>
            <w:tcW w:w="625" w:type="pct"/>
            <w:tcMar>
              <w:top w:w="100" w:type="nil"/>
              <w:right w:w="100" w:type="nil"/>
            </w:tcMar>
            <w:vAlign w:val="center"/>
            <w:tcPrChange w:id="462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FEB28AA" w14:textId="77777777" w:rsidR="00B159D3" w:rsidRPr="00824E21" w:rsidRDefault="00B159D3" w:rsidP="00B159D3">
            <w:pPr>
              <w:spacing w:line="360" w:lineRule="auto"/>
              <w:rPr>
                <w:ins w:id="4625" w:author="Christina Sun" w:date="2026-03-15T20:45:00Z"/>
                <w:rFonts w:asciiTheme="majorHAnsi" w:hAnsiTheme="majorHAnsi" w:cstheme="majorHAnsi"/>
                <w:color w:val="000000"/>
                <w:sz w:val="20"/>
                <w:szCs w:val="20"/>
                <w:lang w:val="en-US"/>
              </w:rPr>
            </w:pPr>
            <w:ins w:id="4626" w:author="Christina Sun" w:date="2026-03-15T20:45:00Z">
              <w:r w:rsidRPr="00824E21">
                <w:rPr>
                  <w:rFonts w:asciiTheme="majorHAnsi" w:hAnsiTheme="majorHAnsi" w:cstheme="majorHAnsi"/>
                  <w:color w:val="000000"/>
                  <w:sz w:val="20"/>
                  <w:szCs w:val="20"/>
                  <w:lang w:val="en-US"/>
                </w:rPr>
                <w:t>1.8</w:t>
              </w:r>
            </w:ins>
          </w:p>
        </w:tc>
        <w:tc>
          <w:tcPr>
            <w:tcW w:w="625" w:type="pct"/>
            <w:tcMar>
              <w:top w:w="100" w:type="nil"/>
              <w:right w:w="100" w:type="nil"/>
            </w:tcMar>
            <w:vAlign w:val="center"/>
            <w:tcPrChange w:id="462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B83E6B1" w14:textId="77777777" w:rsidR="00B159D3" w:rsidRPr="00824E21" w:rsidRDefault="00B159D3" w:rsidP="00B159D3">
            <w:pPr>
              <w:spacing w:line="360" w:lineRule="auto"/>
              <w:rPr>
                <w:ins w:id="4628" w:author="Christina Sun" w:date="2026-03-15T20:45:00Z"/>
                <w:rFonts w:asciiTheme="majorHAnsi" w:hAnsiTheme="majorHAnsi" w:cstheme="majorHAnsi"/>
                <w:color w:val="000000"/>
                <w:sz w:val="20"/>
                <w:szCs w:val="20"/>
                <w:lang w:val="en-US"/>
              </w:rPr>
            </w:pPr>
            <w:ins w:id="4629" w:author="Christina Sun" w:date="2026-03-15T20:45:00Z">
              <w:r w:rsidRPr="00824E21">
                <w:rPr>
                  <w:rFonts w:asciiTheme="majorHAnsi" w:hAnsiTheme="majorHAnsi" w:cstheme="majorHAnsi"/>
                  <w:color w:val="000000"/>
                  <w:sz w:val="20"/>
                  <w:szCs w:val="20"/>
                  <w:lang w:val="en-US"/>
                </w:rPr>
                <w:t>1.8</w:t>
              </w:r>
            </w:ins>
          </w:p>
        </w:tc>
        <w:tc>
          <w:tcPr>
            <w:tcW w:w="625" w:type="pct"/>
            <w:tcMar>
              <w:top w:w="100" w:type="nil"/>
              <w:right w:w="100" w:type="nil"/>
            </w:tcMar>
            <w:vAlign w:val="center"/>
            <w:tcPrChange w:id="463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E35BB1D" w14:textId="77777777" w:rsidR="00B159D3" w:rsidRPr="00824E21" w:rsidRDefault="00B159D3" w:rsidP="00B159D3">
            <w:pPr>
              <w:spacing w:line="360" w:lineRule="auto"/>
              <w:rPr>
                <w:ins w:id="4631" w:author="Christina Sun" w:date="2026-03-15T20:45:00Z"/>
                <w:rFonts w:asciiTheme="majorHAnsi" w:hAnsiTheme="majorHAnsi" w:cstheme="majorHAnsi"/>
                <w:color w:val="000000"/>
                <w:sz w:val="20"/>
                <w:szCs w:val="20"/>
                <w:lang w:val="en-US"/>
              </w:rPr>
            </w:pPr>
            <w:ins w:id="4632"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63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E5824D2" w14:textId="77777777" w:rsidR="00B159D3" w:rsidRPr="00824E21" w:rsidRDefault="00B159D3" w:rsidP="00B159D3">
            <w:pPr>
              <w:spacing w:line="360" w:lineRule="auto"/>
              <w:rPr>
                <w:ins w:id="4634" w:author="Christina Sun" w:date="2026-03-15T20:45:00Z"/>
                <w:rFonts w:asciiTheme="majorHAnsi" w:hAnsiTheme="majorHAnsi" w:cstheme="majorHAnsi"/>
                <w:color w:val="000000"/>
                <w:sz w:val="20"/>
                <w:szCs w:val="20"/>
                <w:lang w:val="en-US"/>
              </w:rPr>
            </w:pPr>
            <w:ins w:id="4635" w:author="Christina Sun" w:date="2026-03-15T20:45:00Z">
              <w:r w:rsidRPr="00824E21">
                <w:rPr>
                  <w:rFonts w:asciiTheme="majorHAnsi" w:hAnsiTheme="majorHAnsi" w:cstheme="majorHAnsi"/>
                  <w:color w:val="000000"/>
                  <w:sz w:val="20"/>
                  <w:szCs w:val="20"/>
                  <w:lang w:val="en-US"/>
                </w:rPr>
                <w:t>1.8</w:t>
              </w:r>
            </w:ins>
          </w:p>
        </w:tc>
        <w:tc>
          <w:tcPr>
            <w:tcW w:w="625" w:type="pct"/>
            <w:tcMar>
              <w:top w:w="100" w:type="nil"/>
              <w:right w:w="100" w:type="nil"/>
            </w:tcMar>
            <w:vAlign w:val="center"/>
            <w:tcPrChange w:id="463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6896B9A" w14:textId="77777777" w:rsidR="00B159D3" w:rsidRPr="00824E21" w:rsidRDefault="00B159D3" w:rsidP="00B159D3">
            <w:pPr>
              <w:spacing w:line="360" w:lineRule="auto"/>
              <w:rPr>
                <w:ins w:id="4637" w:author="Christina Sun" w:date="2026-03-15T20:45:00Z"/>
                <w:rFonts w:asciiTheme="majorHAnsi" w:hAnsiTheme="majorHAnsi" w:cstheme="majorHAnsi"/>
                <w:color w:val="000000"/>
                <w:sz w:val="20"/>
                <w:szCs w:val="20"/>
                <w:lang w:val="en-US"/>
              </w:rPr>
            </w:pPr>
            <w:ins w:id="4638" w:author="Christina Sun" w:date="2026-03-15T20:45:00Z">
              <w:r w:rsidRPr="00824E21">
                <w:rPr>
                  <w:rFonts w:asciiTheme="majorHAnsi" w:hAnsiTheme="majorHAnsi" w:cstheme="majorHAnsi"/>
                  <w:color w:val="000000"/>
                  <w:sz w:val="20"/>
                  <w:szCs w:val="20"/>
                  <w:lang w:val="en-US"/>
                </w:rPr>
                <w:t>1.8</w:t>
              </w:r>
            </w:ins>
          </w:p>
        </w:tc>
        <w:tc>
          <w:tcPr>
            <w:tcW w:w="625" w:type="pct"/>
            <w:tcMar>
              <w:top w:w="100" w:type="nil"/>
              <w:right w:w="100" w:type="nil"/>
            </w:tcMar>
            <w:vAlign w:val="center"/>
            <w:tcPrChange w:id="463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0F1A839" w14:textId="77777777" w:rsidR="00B159D3" w:rsidRPr="00824E21" w:rsidRDefault="00B159D3" w:rsidP="00B159D3">
            <w:pPr>
              <w:spacing w:line="360" w:lineRule="auto"/>
              <w:rPr>
                <w:ins w:id="4640" w:author="Christina Sun" w:date="2026-03-15T20:45:00Z"/>
                <w:rFonts w:asciiTheme="majorHAnsi" w:hAnsiTheme="majorHAnsi" w:cstheme="majorHAnsi"/>
                <w:color w:val="000000"/>
                <w:sz w:val="20"/>
                <w:szCs w:val="20"/>
                <w:lang w:val="en-US"/>
              </w:rPr>
            </w:pPr>
            <w:ins w:id="4641" w:author="Christina Sun" w:date="2026-03-15T20:45:00Z">
              <w:r w:rsidRPr="00824E21">
                <w:rPr>
                  <w:rFonts w:asciiTheme="majorHAnsi" w:hAnsiTheme="majorHAnsi" w:cstheme="majorHAnsi"/>
                  <w:color w:val="000000"/>
                  <w:sz w:val="20"/>
                  <w:szCs w:val="20"/>
                  <w:lang w:val="en-US"/>
                </w:rPr>
                <w:t>1.7</w:t>
              </w:r>
            </w:ins>
          </w:p>
        </w:tc>
      </w:tr>
      <w:tr w:rsidR="00B159D3" w:rsidRPr="00824E21" w14:paraId="2E07D985" w14:textId="77777777" w:rsidTr="00B159D3">
        <w:tblPrEx>
          <w:tblCellMar>
            <w:top w:w="0" w:type="dxa"/>
            <w:bottom w:w="0" w:type="dxa"/>
          </w:tblCellMar>
          <w:tblPrExChange w:id="4642" w:author="Christina Sun" w:date="2026-03-15T20:47:00Z" w16du:dateUtc="2026-03-16T03:47:00Z">
            <w:tblPrEx>
              <w:tblBorders>
                <w:top w:val="none" w:sz="0" w:space="0" w:color="auto"/>
              </w:tblBorders>
              <w:tblCellMar>
                <w:top w:w="0" w:type="dxa"/>
                <w:bottom w:w="0" w:type="dxa"/>
              </w:tblCellMar>
            </w:tblPrEx>
          </w:tblPrExChange>
        </w:tblPrEx>
        <w:trPr>
          <w:ins w:id="4643" w:author="Christina Sun" w:date="2026-03-15T20:45:00Z"/>
          <w:trPrChange w:id="4644" w:author="Christina Sun" w:date="2026-03-15T20:47:00Z" w16du:dateUtc="2026-03-16T03:47:00Z">
            <w:trPr>
              <w:gridAfter w:val="0"/>
            </w:trPr>
          </w:trPrChange>
        </w:trPr>
        <w:tc>
          <w:tcPr>
            <w:tcW w:w="761" w:type="pct"/>
            <w:tcMar>
              <w:top w:w="100" w:type="nil"/>
              <w:right w:w="100" w:type="nil"/>
            </w:tcMar>
            <w:vAlign w:val="center"/>
            <w:tcPrChange w:id="4645"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89BE10D" w14:textId="77777777" w:rsidR="00B159D3" w:rsidRPr="00824E21" w:rsidRDefault="00B159D3" w:rsidP="00B159D3">
            <w:pPr>
              <w:spacing w:line="360" w:lineRule="auto"/>
              <w:rPr>
                <w:ins w:id="4646"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647"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F156C0B" w14:textId="77777777" w:rsidR="00B159D3" w:rsidRPr="00824E21" w:rsidRDefault="00B159D3" w:rsidP="00B159D3">
            <w:pPr>
              <w:spacing w:line="360" w:lineRule="auto"/>
              <w:rPr>
                <w:ins w:id="4648" w:author="Christina Sun" w:date="2026-03-15T20:45:00Z"/>
                <w:rFonts w:asciiTheme="majorHAnsi" w:hAnsiTheme="majorHAnsi" w:cstheme="majorHAnsi"/>
                <w:color w:val="000000"/>
                <w:sz w:val="20"/>
                <w:szCs w:val="20"/>
                <w:lang w:val="en-US"/>
              </w:rPr>
            </w:pPr>
            <w:ins w:id="4649" w:author="Christina Sun" w:date="2026-03-15T20:45:00Z">
              <w:r w:rsidRPr="00824E21">
                <w:rPr>
                  <w:rFonts w:asciiTheme="majorHAnsi" w:hAnsiTheme="majorHAnsi" w:cstheme="majorHAnsi"/>
                  <w:color w:val="000000"/>
                  <w:sz w:val="20"/>
                  <w:szCs w:val="20"/>
                  <w:lang w:val="en-US"/>
                </w:rPr>
                <w:t>5173</w:t>
              </w:r>
            </w:ins>
          </w:p>
        </w:tc>
        <w:tc>
          <w:tcPr>
            <w:tcW w:w="625" w:type="pct"/>
            <w:tcMar>
              <w:top w:w="100" w:type="nil"/>
              <w:right w:w="100" w:type="nil"/>
            </w:tcMar>
            <w:vAlign w:val="center"/>
            <w:tcPrChange w:id="465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3DE9DF0" w14:textId="77777777" w:rsidR="00B159D3" w:rsidRPr="00824E21" w:rsidRDefault="00B159D3" w:rsidP="00B159D3">
            <w:pPr>
              <w:spacing w:line="360" w:lineRule="auto"/>
              <w:rPr>
                <w:ins w:id="4651" w:author="Christina Sun" w:date="2026-03-15T20:45:00Z"/>
                <w:rFonts w:asciiTheme="majorHAnsi" w:hAnsiTheme="majorHAnsi" w:cstheme="majorHAnsi"/>
                <w:color w:val="000000"/>
                <w:sz w:val="20"/>
                <w:szCs w:val="20"/>
                <w:lang w:val="en-US"/>
              </w:rPr>
            </w:pPr>
            <w:ins w:id="4652"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465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E5DE603" w14:textId="77777777" w:rsidR="00B159D3" w:rsidRPr="00824E21" w:rsidRDefault="00B159D3" w:rsidP="00B159D3">
            <w:pPr>
              <w:spacing w:line="360" w:lineRule="auto"/>
              <w:rPr>
                <w:ins w:id="4654" w:author="Christina Sun" w:date="2026-03-15T20:45:00Z"/>
                <w:rFonts w:asciiTheme="majorHAnsi" w:hAnsiTheme="majorHAnsi" w:cstheme="majorHAnsi"/>
                <w:color w:val="000000"/>
                <w:sz w:val="20"/>
                <w:szCs w:val="20"/>
                <w:lang w:val="en-US"/>
              </w:rPr>
            </w:pPr>
            <w:ins w:id="4655" w:author="Christina Sun" w:date="2026-03-15T20:45:00Z">
              <w:r w:rsidRPr="00824E21">
                <w:rPr>
                  <w:rFonts w:asciiTheme="majorHAnsi" w:hAnsiTheme="majorHAnsi" w:cstheme="majorHAnsi"/>
                  <w:color w:val="000000"/>
                  <w:sz w:val="20"/>
                  <w:szCs w:val="20"/>
                  <w:lang w:val="en-US"/>
                </w:rPr>
                <w:t>1137</w:t>
              </w:r>
            </w:ins>
          </w:p>
        </w:tc>
        <w:tc>
          <w:tcPr>
            <w:tcW w:w="625" w:type="pct"/>
            <w:tcMar>
              <w:top w:w="100" w:type="nil"/>
              <w:right w:w="100" w:type="nil"/>
            </w:tcMar>
            <w:vAlign w:val="center"/>
            <w:tcPrChange w:id="4656"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34DFB86" w14:textId="77777777" w:rsidR="00B159D3" w:rsidRPr="00824E21" w:rsidRDefault="00B159D3" w:rsidP="00B159D3">
            <w:pPr>
              <w:spacing w:line="360" w:lineRule="auto"/>
              <w:rPr>
                <w:ins w:id="4657" w:author="Christina Sun" w:date="2026-03-15T20:45:00Z"/>
                <w:rFonts w:asciiTheme="majorHAnsi" w:hAnsiTheme="majorHAnsi" w:cstheme="majorHAnsi"/>
                <w:color w:val="000000"/>
                <w:sz w:val="20"/>
                <w:szCs w:val="20"/>
                <w:lang w:val="en-US"/>
              </w:rPr>
            </w:pPr>
            <w:ins w:id="4658" w:author="Christina Sun" w:date="2026-03-15T20:45:00Z">
              <w:r w:rsidRPr="00824E21">
                <w:rPr>
                  <w:rFonts w:asciiTheme="majorHAnsi" w:hAnsiTheme="majorHAnsi" w:cstheme="majorHAnsi"/>
                  <w:color w:val="000000"/>
                  <w:sz w:val="20"/>
                  <w:szCs w:val="20"/>
                  <w:lang w:val="en-US"/>
                </w:rPr>
                <w:t>182</w:t>
              </w:r>
            </w:ins>
          </w:p>
        </w:tc>
        <w:tc>
          <w:tcPr>
            <w:tcW w:w="625" w:type="pct"/>
            <w:tcMar>
              <w:top w:w="100" w:type="nil"/>
              <w:right w:w="100" w:type="nil"/>
            </w:tcMar>
            <w:vAlign w:val="center"/>
            <w:tcPrChange w:id="465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1B715E1" w14:textId="77777777" w:rsidR="00B159D3" w:rsidRPr="00824E21" w:rsidRDefault="00B159D3" w:rsidP="00B159D3">
            <w:pPr>
              <w:spacing w:line="360" w:lineRule="auto"/>
              <w:rPr>
                <w:ins w:id="4660" w:author="Christina Sun" w:date="2026-03-15T20:45:00Z"/>
                <w:rFonts w:asciiTheme="majorHAnsi" w:hAnsiTheme="majorHAnsi" w:cstheme="majorHAnsi"/>
                <w:color w:val="000000"/>
                <w:sz w:val="20"/>
                <w:szCs w:val="20"/>
                <w:lang w:val="en-US"/>
              </w:rPr>
            </w:pPr>
            <w:ins w:id="4661" w:author="Christina Sun" w:date="2026-03-15T20:45:00Z">
              <w:r w:rsidRPr="00824E21">
                <w:rPr>
                  <w:rFonts w:asciiTheme="majorHAnsi" w:hAnsiTheme="majorHAnsi" w:cstheme="majorHAnsi"/>
                  <w:color w:val="000000"/>
                  <w:sz w:val="20"/>
                  <w:szCs w:val="20"/>
                  <w:lang w:val="en-US"/>
                </w:rPr>
                <w:t>130</w:t>
              </w:r>
            </w:ins>
          </w:p>
        </w:tc>
        <w:tc>
          <w:tcPr>
            <w:tcW w:w="625" w:type="pct"/>
            <w:tcMar>
              <w:top w:w="100" w:type="nil"/>
              <w:right w:w="100" w:type="nil"/>
            </w:tcMar>
            <w:vAlign w:val="center"/>
            <w:tcPrChange w:id="466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7CF162D" w14:textId="77777777" w:rsidR="00B159D3" w:rsidRPr="00824E21" w:rsidRDefault="00B159D3" w:rsidP="00B159D3">
            <w:pPr>
              <w:spacing w:line="360" w:lineRule="auto"/>
              <w:rPr>
                <w:ins w:id="4663" w:author="Christina Sun" w:date="2026-03-15T20:45:00Z"/>
                <w:rFonts w:asciiTheme="majorHAnsi" w:hAnsiTheme="majorHAnsi" w:cstheme="majorHAnsi"/>
                <w:color w:val="000000"/>
                <w:sz w:val="20"/>
                <w:szCs w:val="20"/>
                <w:lang w:val="en-US"/>
              </w:rPr>
            </w:pPr>
            <w:ins w:id="4664" w:author="Christina Sun" w:date="2026-03-15T20:45:00Z">
              <w:r w:rsidRPr="00824E21">
                <w:rPr>
                  <w:rFonts w:asciiTheme="majorHAnsi" w:hAnsiTheme="majorHAnsi" w:cstheme="majorHAnsi"/>
                  <w:color w:val="000000"/>
                  <w:sz w:val="20"/>
                  <w:szCs w:val="20"/>
                  <w:lang w:val="en-US"/>
                </w:rPr>
                <w:t>506</w:t>
              </w:r>
            </w:ins>
          </w:p>
        </w:tc>
        <w:tc>
          <w:tcPr>
            <w:tcW w:w="625" w:type="pct"/>
            <w:tcMar>
              <w:top w:w="100" w:type="nil"/>
              <w:right w:w="100" w:type="nil"/>
            </w:tcMar>
            <w:vAlign w:val="center"/>
            <w:tcPrChange w:id="4665"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E92BA75" w14:textId="77777777" w:rsidR="00B159D3" w:rsidRPr="00824E21" w:rsidRDefault="00B159D3" w:rsidP="00B159D3">
            <w:pPr>
              <w:spacing w:line="360" w:lineRule="auto"/>
              <w:rPr>
                <w:ins w:id="4666" w:author="Christina Sun" w:date="2026-03-15T20:45:00Z"/>
                <w:rFonts w:asciiTheme="majorHAnsi" w:hAnsiTheme="majorHAnsi" w:cstheme="majorHAnsi"/>
                <w:color w:val="000000"/>
                <w:sz w:val="20"/>
                <w:szCs w:val="20"/>
                <w:lang w:val="en-US"/>
              </w:rPr>
            </w:pPr>
            <w:ins w:id="4667" w:author="Christina Sun" w:date="2026-03-15T20:45:00Z">
              <w:r w:rsidRPr="00824E21">
                <w:rPr>
                  <w:rFonts w:asciiTheme="majorHAnsi" w:hAnsiTheme="majorHAnsi" w:cstheme="majorHAnsi"/>
                  <w:color w:val="000000"/>
                  <w:sz w:val="20"/>
                  <w:szCs w:val="20"/>
                  <w:lang w:val="en-US"/>
                </w:rPr>
                <w:t>7956</w:t>
              </w:r>
            </w:ins>
          </w:p>
        </w:tc>
      </w:tr>
      <w:tr w:rsidR="00B159D3" w:rsidRPr="00824E21" w14:paraId="1091B19B" w14:textId="77777777" w:rsidTr="00B159D3">
        <w:tblPrEx>
          <w:tblCellMar>
            <w:top w:w="0" w:type="dxa"/>
            <w:bottom w:w="0" w:type="dxa"/>
          </w:tblCellMar>
          <w:tblPrExChange w:id="4668" w:author="Christina Sun" w:date="2026-03-15T20:47:00Z" w16du:dateUtc="2026-03-16T03:47:00Z">
            <w:tblPrEx>
              <w:tblBorders>
                <w:top w:val="none" w:sz="0" w:space="0" w:color="auto"/>
              </w:tblBorders>
              <w:tblCellMar>
                <w:top w:w="0" w:type="dxa"/>
                <w:bottom w:w="0" w:type="dxa"/>
              </w:tblCellMar>
            </w:tblPrEx>
          </w:tblPrExChange>
        </w:tblPrEx>
        <w:trPr>
          <w:ins w:id="4669" w:author="Christina Sun" w:date="2026-03-15T20:45:00Z"/>
          <w:trPrChange w:id="4670" w:author="Christina Sun" w:date="2026-03-15T20:47:00Z" w16du:dateUtc="2026-03-16T03:47:00Z">
            <w:trPr>
              <w:gridAfter w:val="0"/>
            </w:trPr>
          </w:trPrChange>
        </w:trPr>
        <w:tc>
          <w:tcPr>
            <w:tcW w:w="761" w:type="pct"/>
            <w:tcMar>
              <w:top w:w="100" w:type="nil"/>
              <w:right w:w="100" w:type="nil"/>
            </w:tcMar>
            <w:vAlign w:val="center"/>
            <w:tcPrChange w:id="4671"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E3093F0" w14:textId="77777777" w:rsidR="00B159D3" w:rsidRPr="00824E21" w:rsidRDefault="00B159D3" w:rsidP="00B159D3">
            <w:pPr>
              <w:spacing w:line="360" w:lineRule="auto"/>
              <w:rPr>
                <w:ins w:id="4672" w:author="Christina Sun" w:date="2026-03-15T20:45:00Z"/>
                <w:rFonts w:asciiTheme="majorHAnsi" w:hAnsiTheme="majorHAnsi" w:cstheme="majorHAnsi"/>
                <w:color w:val="000000"/>
                <w:sz w:val="20"/>
                <w:szCs w:val="20"/>
                <w:lang w:val="en-US"/>
              </w:rPr>
            </w:pPr>
            <w:ins w:id="4673" w:author="Christina Sun" w:date="2026-03-15T20:45:00Z">
              <w:r w:rsidRPr="00824E21">
                <w:rPr>
                  <w:rFonts w:asciiTheme="majorHAnsi" w:hAnsiTheme="majorHAnsi" w:cstheme="majorHAnsi"/>
                  <w:color w:val="000000"/>
                  <w:sz w:val="20"/>
                  <w:szCs w:val="20"/>
                  <w:lang w:val="en-US"/>
                </w:rPr>
                <w:t>how worried are you about performing well academically</w:t>
              </w:r>
            </w:ins>
          </w:p>
        </w:tc>
        <w:tc>
          <w:tcPr>
            <w:tcW w:w="488" w:type="pct"/>
            <w:tcMar>
              <w:top w:w="100" w:type="nil"/>
              <w:right w:w="100" w:type="nil"/>
            </w:tcMar>
            <w:vAlign w:val="center"/>
            <w:tcPrChange w:id="4674"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8A8491D" w14:textId="77777777" w:rsidR="00B159D3" w:rsidRPr="00824E21" w:rsidRDefault="00B159D3" w:rsidP="00B159D3">
            <w:pPr>
              <w:spacing w:line="360" w:lineRule="auto"/>
              <w:rPr>
                <w:ins w:id="4675" w:author="Christina Sun" w:date="2026-03-15T20:45:00Z"/>
                <w:rFonts w:asciiTheme="majorHAnsi" w:hAnsiTheme="majorHAnsi" w:cstheme="majorHAnsi"/>
                <w:color w:val="000000"/>
                <w:sz w:val="20"/>
                <w:szCs w:val="20"/>
                <w:lang w:val="en-US"/>
              </w:rPr>
            </w:pPr>
            <w:ins w:id="4676"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67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B0998CD" w14:textId="77777777" w:rsidR="00B159D3" w:rsidRPr="00824E21" w:rsidRDefault="00B159D3" w:rsidP="00B159D3">
            <w:pPr>
              <w:spacing w:line="360" w:lineRule="auto"/>
              <w:rPr>
                <w:ins w:id="4678" w:author="Christina Sun" w:date="2026-03-15T20:45:00Z"/>
                <w:rFonts w:asciiTheme="majorHAnsi" w:hAnsiTheme="majorHAnsi" w:cstheme="majorHAnsi"/>
                <w:color w:val="000000"/>
                <w:sz w:val="20"/>
                <w:szCs w:val="20"/>
                <w:lang w:val="en-US"/>
              </w:rPr>
            </w:pPr>
            <w:ins w:id="4679" w:author="Christina Sun" w:date="2026-03-15T20:45:00Z">
              <w:r w:rsidRPr="00824E21">
                <w:rPr>
                  <w:rFonts w:asciiTheme="majorHAnsi" w:hAnsiTheme="majorHAnsi" w:cstheme="majorHAnsi"/>
                  <w:color w:val="000000"/>
                  <w:sz w:val="20"/>
                  <w:szCs w:val="20"/>
                  <w:lang w:val="en-US"/>
                </w:rPr>
                <w:t>1.6</w:t>
              </w:r>
            </w:ins>
          </w:p>
        </w:tc>
        <w:tc>
          <w:tcPr>
            <w:tcW w:w="625" w:type="pct"/>
            <w:tcMar>
              <w:top w:w="100" w:type="nil"/>
              <w:right w:w="100" w:type="nil"/>
            </w:tcMar>
            <w:vAlign w:val="center"/>
            <w:tcPrChange w:id="468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A37E450" w14:textId="77777777" w:rsidR="00B159D3" w:rsidRPr="00824E21" w:rsidRDefault="00B159D3" w:rsidP="00B159D3">
            <w:pPr>
              <w:spacing w:line="360" w:lineRule="auto"/>
              <w:rPr>
                <w:ins w:id="4681" w:author="Christina Sun" w:date="2026-03-15T20:45:00Z"/>
                <w:rFonts w:asciiTheme="majorHAnsi" w:hAnsiTheme="majorHAnsi" w:cstheme="majorHAnsi"/>
                <w:color w:val="000000"/>
                <w:sz w:val="20"/>
                <w:szCs w:val="20"/>
                <w:lang w:val="en-US"/>
              </w:rPr>
            </w:pPr>
            <w:ins w:id="4682" w:author="Christina Sun" w:date="2026-03-15T20:45:00Z">
              <w:r w:rsidRPr="00824E21">
                <w:rPr>
                  <w:rFonts w:asciiTheme="majorHAnsi" w:hAnsiTheme="majorHAnsi" w:cstheme="majorHAnsi"/>
                  <w:color w:val="000000"/>
                  <w:sz w:val="20"/>
                  <w:szCs w:val="20"/>
                  <w:lang w:val="en-US"/>
                </w:rPr>
                <w:t>1.6</w:t>
              </w:r>
            </w:ins>
          </w:p>
        </w:tc>
        <w:tc>
          <w:tcPr>
            <w:tcW w:w="625" w:type="pct"/>
            <w:tcMar>
              <w:top w:w="100" w:type="nil"/>
              <w:right w:w="100" w:type="nil"/>
            </w:tcMar>
            <w:vAlign w:val="center"/>
            <w:tcPrChange w:id="4683"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D3EA3DB" w14:textId="77777777" w:rsidR="00B159D3" w:rsidRPr="00824E21" w:rsidRDefault="00B159D3" w:rsidP="00B159D3">
            <w:pPr>
              <w:spacing w:line="360" w:lineRule="auto"/>
              <w:rPr>
                <w:ins w:id="4684" w:author="Christina Sun" w:date="2026-03-15T20:45:00Z"/>
                <w:rFonts w:asciiTheme="majorHAnsi" w:hAnsiTheme="majorHAnsi" w:cstheme="majorHAnsi"/>
                <w:color w:val="000000"/>
                <w:sz w:val="20"/>
                <w:szCs w:val="20"/>
                <w:lang w:val="en-US"/>
              </w:rPr>
            </w:pPr>
            <w:ins w:id="4685"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68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720FDC0" w14:textId="77777777" w:rsidR="00B159D3" w:rsidRPr="00824E21" w:rsidRDefault="00B159D3" w:rsidP="00B159D3">
            <w:pPr>
              <w:spacing w:line="360" w:lineRule="auto"/>
              <w:rPr>
                <w:ins w:id="4687" w:author="Christina Sun" w:date="2026-03-15T20:45:00Z"/>
                <w:rFonts w:asciiTheme="majorHAnsi" w:hAnsiTheme="majorHAnsi" w:cstheme="majorHAnsi"/>
                <w:color w:val="000000"/>
                <w:sz w:val="20"/>
                <w:szCs w:val="20"/>
                <w:lang w:val="en-US"/>
              </w:rPr>
            </w:pPr>
            <w:ins w:id="4688" w:author="Christina Sun" w:date="2026-03-15T20:45:00Z">
              <w:r w:rsidRPr="00824E21">
                <w:rPr>
                  <w:rFonts w:asciiTheme="majorHAnsi" w:hAnsiTheme="majorHAnsi" w:cstheme="majorHAnsi"/>
                  <w:color w:val="000000"/>
                  <w:sz w:val="20"/>
                  <w:szCs w:val="20"/>
                  <w:lang w:val="en-US"/>
                </w:rPr>
                <w:t>1.6</w:t>
              </w:r>
            </w:ins>
          </w:p>
        </w:tc>
        <w:tc>
          <w:tcPr>
            <w:tcW w:w="625" w:type="pct"/>
            <w:tcMar>
              <w:top w:w="100" w:type="nil"/>
              <w:right w:w="100" w:type="nil"/>
            </w:tcMar>
            <w:vAlign w:val="center"/>
            <w:tcPrChange w:id="468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7B36585" w14:textId="77777777" w:rsidR="00B159D3" w:rsidRPr="00824E21" w:rsidRDefault="00B159D3" w:rsidP="00B159D3">
            <w:pPr>
              <w:spacing w:line="360" w:lineRule="auto"/>
              <w:rPr>
                <w:ins w:id="4690" w:author="Christina Sun" w:date="2026-03-15T20:45:00Z"/>
                <w:rFonts w:asciiTheme="majorHAnsi" w:hAnsiTheme="majorHAnsi" w:cstheme="majorHAnsi"/>
                <w:color w:val="000000"/>
                <w:sz w:val="20"/>
                <w:szCs w:val="20"/>
                <w:lang w:val="en-US"/>
              </w:rPr>
            </w:pPr>
            <w:ins w:id="4691" w:author="Christina Sun" w:date="2026-03-15T20:45:00Z">
              <w:r w:rsidRPr="00824E21">
                <w:rPr>
                  <w:rFonts w:asciiTheme="majorHAnsi" w:hAnsiTheme="majorHAnsi" w:cstheme="majorHAnsi"/>
                  <w:color w:val="000000"/>
                  <w:sz w:val="20"/>
                  <w:szCs w:val="20"/>
                  <w:lang w:val="en-US"/>
                </w:rPr>
                <w:t>1.6</w:t>
              </w:r>
            </w:ins>
          </w:p>
        </w:tc>
        <w:tc>
          <w:tcPr>
            <w:tcW w:w="625" w:type="pct"/>
            <w:tcMar>
              <w:top w:w="100" w:type="nil"/>
              <w:right w:w="100" w:type="nil"/>
            </w:tcMar>
            <w:vAlign w:val="center"/>
            <w:tcPrChange w:id="4692"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84A970D" w14:textId="77777777" w:rsidR="00B159D3" w:rsidRPr="00824E21" w:rsidRDefault="00B159D3" w:rsidP="00B159D3">
            <w:pPr>
              <w:spacing w:line="360" w:lineRule="auto"/>
              <w:rPr>
                <w:ins w:id="4693" w:author="Christina Sun" w:date="2026-03-15T20:45:00Z"/>
                <w:rFonts w:asciiTheme="majorHAnsi" w:hAnsiTheme="majorHAnsi" w:cstheme="majorHAnsi"/>
                <w:color w:val="000000"/>
                <w:sz w:val="20"/>
                <w:szCs w:val="20"/>
                <w:lang w:val="en-US"/>
              </w:rPr>
            </w:pPr>
            <w:ins w:id="4694" w:author="Christina Sun" w:date="2026-03-15T20:45:00Z">
              <w:r w:rsidRPr="00824E21">
                <w:rPr>
                  <w:rFonts w:asciiTheme="majorHAnsi" w:hAnsiTheme="majorHAnsi" w:cstheme="majorHAnsi"/>
                  <w:color w:val="000000"/>
                  <w:sz w:val="20"/>
                  <w:szCs w:val="20"/>
                  <w:lang w:val="en-US"/>
                </w:rPr>
                <w:t>1.5</w:t>
              </w:r>
            </w:ins>
          </w:p>
        </w:tc>
      </w:tr>
      <w:tr w:rsidR="00B159D3" w:rsidRPr="00824E21" w14:paraId="74F7ADB1" w14:textId="77777777" w:rsidTr="00B159D3">
        <w:tblPrEx>
          <w:tblCellMar>
            <w:top w:w="0" w:type="dxa"/>
            <w:bottom w:w="0" w:type="dxa"/>
          </w:tblCellMar>
          <w:tblPrExChange w:id="4695" w:author="Christina Sun" w:date="2026-03-15T20:47:00Z" w16du:dateUtc="2026-03-16T03:47:00Z">
            <w:tblPrEx>
              <w:tblBorders>
                <w:top w:val="none" w:sz="0" w:space="0" w:color="auto"/>
              </w:tblBorders>
              <w:tblCellMar>
                <w:top w:w="0" w:type="dxa"/>
                <w:bottom w:w="0" w:type="dxa"/>
              </w:tblCellMar>
            </w:tblPrEx>
          </w:tblPrExChange>
        </w:tblPrEx>
        <w:trPr>
          <w:ins w:id="4696" w:author="Christina Sun" w:date="2026-03-15T20:45:00Z"/>
          <w:trPrChange w:id="4697" w:author="Christina Sun" w:date="2026-03-15T20:47:00Z" w16du:dateUtc="2026-03-16T03:47:00Z">
            <w:trPr>
              <w:gridAfter w:val="0"/>
            </w:trPr>
          </w:trPrChange>
        </w:trPr>
        <w:tc>
          <w:tcPr>
            <w:tcW w:w="761" w:type="pct"/>
            <w:tcMar>
              <w:top w:w="100" w:type="nil"/>
              <w:right w:w="100" w:type="nil"/>
            </w:tcMar>
            <w:vAlign w:val="center"/>
            <w:tcPrChange w:id="4698"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0573FA8" w14:textId="77777777" w:rsidR="00B159D3" w:rsidRPr="00824E21" w:rsidRDefault="00B159D3" w:rsidP="00B159D3">
            <w:pPr>
              <w:spacing w:line="360" w:lineRule="auto"/>
              <w:rPr>
                <w:ins w:id="4699"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70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E31DA48" w14:textId="77777777" w:rsidR="00B159D3" w:rsidRPr="00824E21" w:rsidRDefault="00B159D3" w:rsidP="00B159D3">
            <w:pPr>
              <w:spacing w:line="360" w:lineRule="auto"/>
              <w:rPr>
                <w:ins w:id="4701" w:author="Christina Sun" w:date="2026-03-15T20:45:00Z"/>
                <w:rFonts w:asciiTheme="majorHAnsi" w:hAnsiTheme="majorHAnsi" w:cstheme="majorHAnsi"/>
                <w:color w:val="000000"/>
                <w:sz w:val="20"/>
                <w:szCs w:val="20"/>
                <w:lang w:val="en-US"/>
              </w:rPr>
            </w:pPr>
            <w:ins w:id="4702" w:author="Christina Sun" w:date="2026-03-15T20:45:00Z">
              <w:r w:rsidRPr="00824E21">
                <w:rPr>
                  <w:rFonts w:asciiTheme="majorHAnsi" w:hAnsiTheme="majorHAnsi" w:cstheme="majorHAnsi"/>
                  <w:color w:val="000000"/>
                  <w:sz w:val="20"/>
                  <w:szCs w:val="20"/>
                  <w:lang w:val="en-US"/>
                </w:rPr>
                <w:t>5171</w:t>
              </w:r>
            </w:ins>
          </w:p>
        </w:tc>
        <w:tc>
          <w:tcPr>
            <w:tcW w:w="625" w:type="pct"/>
            <w:tcMar>
              <w:top w:w="100" w:type="nil"/>
              <w:right w:w="100" w:type="nil"/>
            </w:tcMar>
            <w:vAlign w:val="center"/>
            <w:tcPrChange w:id="470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98FFC96" w14:textId="77777777" w:rsidR="00B159D3" w:rsidRPr="00824E21" w:rsidRDefault="00B159D3" w:rsidP="00B159D3">
            <w:pPr>
              <w:spacing w:line="360" w:lineRule="auto"/>
              <w:rPr>
                <w:ins w:id="4704" w:author="Christina Sun" w:date="2026-03-15T20:45:00Z"/>
                <w:rFonts w:asciiTheme="majorHAnsi" w:hAnsiTheme="majorHAnsi" w:cstheme="majorHAnsi"/>
                <w:color w:val="000000"/>
                <w:sz w:val="20"/>
                <w:szCs w:val="20"/>
                <w:lang w:val="en-US"/>
              </w:rPr>
            </w:pPr>
            <w:ins w:id="4705"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470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3D9C6B4" w14:textId="77777777" w:rsidR="00B159D3" w:rsidRPr="00824E21" w:rsidRDefault="00B159D3" w:rsidP="00B159D3">
            <w:pPr>
              <w:spacing w:line="360" w:lineRule="auto"/>
              <w:rPr>
                <w:ins w:id="4707" w:author="Christina Sun" w:date="2026-03-15T20:45:00Z"/>
                <w:rFonts w:asciiTheme="majorHAnsi" w:hAnsiTheme="majorHAnsi" w:cstheme="majorHAnsi"/>
                <w:color w:val="000000"/>
                <w:sz w:val="20"/>
                <w:szCs w:val="20"/>
                <w:lang w:val="en-US"/>
              </w:rPr>
            </w:pPr>
            <w:ins w:id="4708" w:author="Christina Sun" w:date="2026-03-15T20:45:00Z">
              <w:r w:rsidRPr="00824E21">
                <w:rPr>
                  <w:rFonts w:asciiTheme="majorHAnsi" w:hAnsiTheme="majorHAnsi" w:cstheme="majorHAnsi"/>
                  <w:color w:val="000000"/>
                  <w:sz w:val="20"/>
                  <w:szCs w:val="20"/>
                  <w:lang w:val="en-US"/>
                </w:rPr>
                <w:t>1137</w:t>
              </w:r>
            </w:ins>
          </w:p>
        </w:tc>
        <w:tc>
          <w:tcPr>
            <w:tcW w:w="625" w:type="pct"/>
            <w:tcMar>
              <w:top w:w="100" w:type="nil"/>
              <w:right w:w="100" w:type="nil"/>
            </w:tcMar>
            <w:vAlign w:val="center"/>
            <w:tcPrChange w:id="470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4A8DAC9" w14:textId="77777777" w:rsidR="00B159D3" w:rsidRPr="00824E21" w:rsidRDefault="00B159D3" w:rsidP="00B159D3">
            <w:pPr>
              <w:spacing w:line="360" w:lineRule="auto"/>
              <w:rPr>
                <w:ins w:id="4710" w:author="Christina Sun" w:date="2026-03-15T20:45:00Z"/>
                <w:rFonts w:asciiTheme="majorHAnsi" w:hAnsiTheme="majorHAnsi" w:cstheme="majorHAnsi"/>
                <w:color w:val="000000"/>
                <w:sz w:val="20"/>
                <w:szCs w:val="20"/>
                <w:lang w:val="en-US"/>
              </w:rPr>
            </w:pPr>
            <w:ins w:id="4711" w:author="Christina Sun" w:date="2026-03-15T20:45:00Z">
              <w:r w:rsidRPr="00824E21">
                <w:rPr>
                  <w:rFonts w:asciiTheme="majorHAnsi" w:hAnsiTheme="majorHAnsi" w:cstheme="majorHAnsi"/>
                  <w:color w:val="000000"/>
                  <w:sz w:val="20"/>
                  <w:szCs w:val="20"/>
                  <w:lang w:val="en-US"/>
                </w:rPr>
                <w:t>182</w:t>
              </w:r>
            </w:ins>
          </w:p>
        </w:tc>
        <w:tc>
          <w:tcPr>
            <w:tcW w:w="625" w:type="pct"/>
            <w:tcMar>
              <w:top w:w="100" w:type="nil"/>
              <w:right w:w="100" w:type="nil"/>
            </w:tcMar>
            <w:vAlign w:val="center"/>
            <w:tcPrChange w:id="471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CDDFA01" w14:textId="77777777" w:rsidR="00B159D3" w:rsidRPr="00824E21" w:rsidRDefault="00B159D3" w:rsidP="00B159D3">
            <w:pPr>
              <w:spacing w:line="360" w:lineRule="auto"/>
              <w:rPr>
                <w:ins w:id="4713" w:author="Christina Sun" w:date="2026-03-15T20:45:00Z"/>
                <w:rFonts w:asciiTheme="majorHAnsi" w:hAnsiTheme="majorHAnsi" w:cstheme="majorHAnsi"/>
                <w:color w:val="000000"/>
                <w:sz w:val="20"/>
                <w:szCs w:val="20"/>
                <w:lang w:val="en-US"/>
              </w:rPr>
            </w:pPr>
            <w:ins w:id="4714" w:author="Christina Sun" w:date="2026-03-15T20:45:00Z">
              <w:r w:rsidRPr="00824E21">
                <w:rPr>
                  <w:rFonts w:asciiTheme="majorHAnsi" w:hAnsiTheme="majorHAnsi" w:cstheme="majorHAnsi"/>
                  <w:color w:val="000000"/>
                  <w:sz w:val="20"/>
                  <w:szCs w:val="20"/>
                  <w:lang w:val="en-US"/>
                </w:rPr>
                <w:t>130</w:t>
              </w:r>
            </w:ins>
          </w:p>
        </w:tc>
        <w:tc>
          <w:tcPr>
            <w:tcW w:w="625" w:type="pct"/>
            <w:tcMar>
              <w:top w:w="100" w:type="nil"/>
              <w:right w:w="100" w:type="nil"/>
            </w:tcMar>
            <w:vAlign w:val="center"/>
            <w:tcPrChange w:id="471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ACCDFEA" w14:textId="77777777" w:rsidR="00B159D3" w:rsidRPr="00824E21" w:rsidRDefault="00B159D3" w:rsidP="00B159D3">
            <w:pPr>
              <w:spacing w:line="360" w:lineRule="auto"/>
              <w:rPr>
                <w:ins w:id="4716" w:author="Christina Sun" w:date="2026-03-15T20:45:00Z"/>
                <w:rFonts w:asciiTheme="majorHAnsi" w:hAnsiTheme="majorHAnsi" w:cstheme="majorHAnsi"/>
                <w:color w:val="000000"/>
                <w:sz w:val="20"/>
                <w:szCs w:val="20"/>
                <w:lang w:val="en-US"/>
              </w:rPr>
            </w:pPr>
            <w:ins w:id="4717" w:author="Christina Sun" w:date="2026-03-15T20:45:00Z">
              <w:r w:rsidRPr="00824E21">
                <w:rPr>
                  <w:rFonts w:asciiTheme="majorHAnsi" w:hAnsiTheme="majorHAnsi" w:cstheme="majorHAnsi"/>
                  <w:color w:val="000000"/>
                  <w:sz w:val="20"/>
                  <w:szCs w:val="20"/>
                  <w:lang w:val="en-US"/>
                </w:rPr>
                <w:t>507</w:t>
              </w:r>
            </w:ins>
          </w:p>
        </w:tc>
        <w:tc>
          <w:tcPr>
            <w:tcW w:w="625" w:type="pct"/>
            <w:tcMar>
              <w:top w:w="100" w:type="nil"/>
              <w:right w:w="100" w:type="nil"/>
            </w:tcMar>
            <w:vAlign w:val="center"/>
            <w:tcPrChange w:id="4718"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0B6EEE6" w14:textId="77777777" w:rsidR="00B159D3" w:rsidRPr="00824E21" w:rsidRDefault="00B159D3" w:rsidP="00B159D3">
            <w:pPr>
              <w:spacing w:line="360" w:lineRule="auto"/>
              <w:rPr>
                <w:ins w:id="4719" w:author="Christina Sun" w:date="2026-03-15T20:45:00Z"/>
                <w:rFonts w:asciiTheme="majorHAnsi" w:hAnsiTheme="majorHAnsi" w:cstheme="majorHAnsi"/>
                <w:color w:val="000000"/>
                <w:sz w:val="20"/>
                <w:szCs w:val="20"/>
                <w:lang w:val="en-US"/>
              </w:rPr>
            </w:pPr>
            <w:ins w:id="4720" w:author="Christina Sun" w:date="2026-03-15T20:45:00Z">
              <w:r w:rsidRPr="00824E21">
                <w:rPr>
                  <w:rFonts w:asciiTheme="majorHAnsi" w:hAnsiTheme="majorHAnsi" w:cstheme="majorHAnsi"/>
                  <w:color w:val="000000"/>
                  <w:sz w:val="20"/>
                  <w:szCs w:val="20"/>
                  <w:lang w:val="en-US"/>
                </w:rPr>
                <w:t>7958</w:t>
              </w:r>
            </w:ins>
          </w:p>
        </w:tc>
      </w:tr>
      <w:tr w:rsidR="00B159D3" w:rsidRPr="00824E21" w14:paraId="43265EED" w14:textId="77777777" w:rsidTr="00B159D3">
        <w:tblPrEx>
          <w:tblCellMar>
            <w:top w:w="0" w:type="dxa"/>
            <w:bottom w:w="0" w:type="dxa"/>
          </w:tblCellMar>
          <w:tblPrExChange w:id="4721" w:author="Christina Sun" w:date="2026-03-15T20:47:00Z" w16du:dateUtc="2026-03-16T03:47:00Z">
            <w:tblPrEx>
              <w:tblBorders>
                <w:top w:val="none" w:sz="0" w:space="0" w:color="auto"/>
              </w:tblBorders>
              <w:tblCellMar>
                <w:top w:w="0" w:type="dxa"/>
                <w:bottom w:w="0" w:type="dxa"/>
              </w:tblCellMar>
            </w:tblPrEx>
          </w:tblPrExChange>
        </w:tblPrEx>
        <w:trPr>
          <w:ins w:id="4722" w:author="Christina Sun" w:date="2026-03-15T20:45:00Z"/>
          <w:trPrChange w:id="4723" w:author="Christina Sun" w:date="2026-03-15T20:47:00Z" w16du:dateUtc="2026-03-16T03:47:00Z">
            <w:trPr>
              <w:gridAfter w:val="0"/>
            </w:trPr>
          </w:trPrChange>
        </w:trPr>
        <w:tc>
          <w:tcPr>
            <w:tcW w:w="761" w:type="pct"/>
            <w:tcMar>
              <w:top w:w="100" w:type="nil"/>
              <w:right w:w="100" w:type="nil"/>
            </w:tcMar>
            <w:vAlign w:val="center"/>
            <w:tcPrChange w:id="4724"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CCF4BB8" w14:textId="77777777" w:rsidR="00B159D3" w:rsidRPr="00824E21" w:rsidRDefault="00B159D3" w:rsidP="00B159D3">
            <w:pPr>
              <w:spacing w:line="360" w:lineRule="auto"/>
              <w:rPr>
                <w:ins w:id="4725" w:author="Christina Sun" w:date="2026-03-15T20:45:00Z"/>
                <w:rFonts w:asciiTheme="majorHAnsi" w:hAnsiTheme="majorHAnsi" w:cstheme="majorHAnsi"/>
                <w:color w:val="000000"/>
                <w:sz w:val="20"/>
                <w:szCs w:val="20"/>
                <w:lang w:val="en-US"/>
              </w:rPr>
            </w:pPr>
            <w:ins w:id="4726" w:author="Christina Sun" w:date="2026-03-15T20:45:00Z">
              <w:r w:rsidRPr="00824E21">
                <w:rPr>
                  <w:rFonts w:asciiTheme="majorHAnsi" w:hAnsiTheme="majorHAnsi" w:cstheme="majorHAnsi"/>
                  <w:color w:val="000000"/>
                  <w:sz w:val="20"/>
                  <w:szCs w:val="20"/>
                  <w:lang w:val="en-US"/>
                </w:rPr>
                <w:t>how worried are you about balancing work obligations</w:t>
              </w:r>
            </w:ins>
          </w:p>
        </w:tc>
        <w:tc>
          <w:tcPr>
            <w:tcW w:w="488" w:type="pct"/>
            <w:tcMar>
              <w:top w:w="100" w:type="nil"/>
              <w:right w:w="100" w:type="nil"/>
            </w:tcMar>
            <w:vAlign w:val="center"/>
            <w:tcPrChange w:id="4727"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798CBC1" w14:textId="77777777" w:rsidR="00B159D3" w:rsidRPr="00824E21" w:rsidRDefault="00B159D3" w:rsidP="00B159D3">
            <w:pPr>
              <w:spacing w:line="360" w:lineRule="auto"/>
              <w:rPr>
                <w:ins w:id="4728" w:author="Christina Sun" w:date="2026-03-15T20:45:00Z"/>
                <w:rFonts w:asciiTheme="majorHAnsi" w:hAnsiTheme="majorHAnsi" w:cstheme="majorHAnsi"/>
                <w:color w:val="000000"/>
                <w:sz w:val="20"/>
                <w:szCs w:val="20"/>
                <w:lang w:val="en-US"/>
              </w:rPr>
            </w:pPr>
            <w:ins w:id="4729"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73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BCD72E5" w14:textId="77777777" w:rsidR="00B159D3" w:rsidRPr="00824E21" w:rsidRDefault="00B159D3" w:rsidP="00B159D3">
            <w:pPr>
              <w:spacing w:line="360" w:lineRule="auto"/>
              <w:rPr>
                <w:ins w:id="4731" w:author="Christina Sun" w:date="2026-03-15T20:45:00Z"/>
                <w:rFonts w:asciiTheme="majorHAnsi" w:hAnsiTheme="majorHAnsi" w:cstheme="majorHAnsi"/>
                <w:color w:val="000000"/>
                <w:sz w:val="20"/>
                <w:szCs w:val="20"/>
                <w:lang w:val="en-US"/>
              </w:rPr>
            </w:pPr>
            <w:ins w:id="4732" w:author="Christina Sun" w:date="2026-03-15T20:45:00Z">
              <w:r w:rsidRPr="00824E21">
                <w:rPr>
                  <w:rFonts w:asciiTheme="majorHAnsi" w:hAnsiTheme="majorHAnsi" w:cstheme="majorHAnsi"/>
                  <w:color w:val="000000"/>
                  <w:sz w:val="20"/>
                  <w:szCs w:val="20"/>
                  <w:lang w:val="en-US"/>
                </w:rPr>
                <w:t>1.7</w:t>
              </w:r>
            </w:ins>
          </w:p>
        </w:tc>
        <w:tc>
          <w:tcPr>
            <w:tcW w:w="625" w:type="pct"/>
            <w:tcMar>
              <w:top w:w="100" w:type="nil"/>
              <w:right w:w="100" w:type="nil"/>
            </w:tcMar>
            <w:vAlign w:val="center"/>
            <w:tcPrChange w:id="473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3BD957A" w14:textId="77777777" w:rsidR="00B159D3" w:rsidRPr="00824E21" w:rsidRDefault="00B159D3" w:rsidP="00B159D3">
            <w:pPr>
              <w:spacing w:line="360" w:lineRule="auto"/>
              <w:rPr>
                <w:ins w:id="4734" w:author="Christina Sun" w:date="2026-03-15T20:45:00Z"/>
                <w:rFonts w:asciiTheme="majorHAnsi" w:hAnsiTheme="majorHAnsi" w:cstheme="majorHAnsi"/>
                <w:color w:val="000000"/>
                <w:sz w:val="20"/>
                <w:szCs w:val="20"/>
                <w:lang w:val="en-US"/>
              </w:rPr>
            </w:pPr>
            <w:ins w:id="4735" w:author="Christina Sun" w:date="2026-03-15T20:45:00Z">
              <w:r w:rsidRPr="00824E21">
                <w:rPr>
                  <w:rFonts w:asciiTheme="majorHAnsi" w:hAnsiTheme="majorHAnsi" w:cstheme="majorHAnsi"/>
                  <w:color w:val="000000"/>
                  <w:sz w:val="20"/>
                  <w:szCs w:val="20"/>
                  <w:lang w:val="en-US"/>
                </w:rPr>
                <w:t>1.7</w:t>
              </w:r>
            </w:ins>
          </w:p>
        </w:tc>
        <w:tc>
          <w:tcPr>
            <w:tcW w:w="625" w:type="pct"/>
            <w:tcMar>
              <w:top w:w="100" w:type="nil"/>
              <w:right w:w="100" w:type="nil"/>
            </w:tcMar>
            <w:vAlign w:val="center"/>
            <w:tcPrChange w:id="4736"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B1C64CD" w14:textId="77777777" w:rsidR="00B159D3" w:rsidRPr="00824E21" w:rsidRDefault="00B159D3" w:rsidP="00B159D3">
            <w:pPr>
              <w:spacing w:line="360" w:lineRule="auto"/>
              <w:rPr>
                <w:ins w:id="4737" w:author="Christina Sun" w:date="2026-03-15T20:45:00Z"/>
                <w:rFonts w:asciiTheme="majorHAnsi" w:hAnsiTheme="majorHAnsi" w:cstheme="majorHAnsi"/>
                <w:color w:val="000000"/>
                <w:sz w:val="20"/>
                <w:szCs w:val="20"/>
                <w:lang w:val="en-US"/>
              </w:rPr>
            </w:pPr>
            <w:ins w:id="4738" w:author="Christina Sun" w:date="2026-03-15T20:45:00Z">
              <w:r w:rsidRPr="00824E21">
                <w:rPr>
                  <w:rFonts w:asciiTheme="majorHAnsi" w:hAnsiTheme="majorHAnsi" w:cstheme="majorHAnsi"/>
                  <w:color w:val="000000"/>
                  <w:sz w:val="20"/>
                  <w:szCs w:val="20"/>
                  <w:lang w:val="en-US"/>
                </w:rPr>
                <w:t>1.7</w:t>
              </w:r>
            </w:ins>
          </w:p>
        </w:tc>
        <w:tc>
          <w:tcPr>
            <w:tcW w:w="625" w:type="pct"/>
            <w:tcMar>
              <w:top w:w="100" w:type="nil"/>
              <w:right w:w="100" w:type="nil"/>
            </w:tcMar>
            <w:vAlign w:val="center"/>
            <w:tcPrChange w:id="473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B53F380" w14:textId="77777777" w:rsidR="00B159D3" w:rsidRPr="00824E21" w:rsidRDefault="00B159D3" w:rsidP="00B159D3">
            <w:pPr>
              <w:spacing w:line="360" w:lineRule="auto"/>
              <w:rPr>
                <w:ins w:id="4740" w:author="Christina Sun" w:date="2026-03-15T20:45:00Z"/>
                <w:rFonts w:asciiTheme="majorHAnsi" w:hAnsiTheme="majorHAnsi" w:cstheme="majorHAnsi"/>
                <w:color w:val="000000"/>
                <w:sz w:val="20"/>
                <w:szCs w:val="20"/>
                <w:lang w:val="en-US"/>
              </w:rPr>
            </w:pPr>
            <w:ins w:id="4741" w:author="Christina Sun" w:date="2026-03-15T20:45:00Z">
              <w:r w:rsidRPr="00824E21">
                <w:rPr>
                  <w:rFonts w:asciiTheme="majorHAnsi" w:hAnsiTheme="majorHAnsi" w:cstheme="majorHAnsi"/>
                  <w:color w:val="000000"/>
                  <w:sz w:val="20"/>
                  <w:szCs w:val="20"/>
                  <w:lang w:val="en-US"/>
                </w:rPr>
                <w:t>1.7</w:t>
              </w:r>
            </w:ins>
          </w:p>
        </w:tc>
        <w:tc>
          <w:tcPr>
            <w:tcW w:w="625" w:type="pct"/>
            <w:tcMar>
              <w:top w:w="100" w:type="nil"/>
              <w:right w:w="100" w:type="nil"/>
            </w:tcMar>
            <w:vAlign w:val="center"/>
            <w:tcPrChange w:id="474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EB145F8" w14:textId="77777777" w:rsidR="00B159D3" w:rsidRPr="00824E21" w:rsidRDefault="00B159D3" w:rsidP="00B159D3">
            <w:pPr>
              <w:spacing w:line="360" w:lineRule="auto"/>
              <w:rPr>
                <w:ins w:id="4743" w:author="Christina Sun" w:date="2026-03-15T20:45:00Z"/>
                <w:rFonts w:asciiTheme="majorHAnsi" w:hAnsiTheme="majorHAnsi" w:cstheme="majorHAnsi"/>
                <w:color w:val="000000"/>
                <w:sz w:val="20"/>
                <w:szCs w:val="20"/>
                <w:lang w:val="en-US"/>
              </w:rPr>
            </w:pPr>
            <w:ins w:id="4744" w:author="Christina Sun" w:date="2026-03-15T20:45:00Z">
              <w:r w:rsidRPr="00824E21">
                <w:rPr>
                  <w:rFonts w:asciiTheme="majorHAnsi" w:hAnsiTheme="majorHAnsi" w:cstheme="majorHAnsi"/>
                  <w:color w:val="000000"/>
                  <w:sz w:val="20"/>
                  <w:szCs w:val="20"/>
                  <w:lang w:val="en-US"/>
                </w:rPr>
                <w:t>1.7</w:t>
              </w:r>
            </w:ins>
          </w:p>
        </w:tc>
        <w:tc>
          <w:tcPr>
            <w:tcW w:w="625" w:type="pct"/>
            <w:tcMar>
              <w:top w:w="100" w:type="nil"/>
              <w:right w:w="100" w:type="nil"/>
            </w:tcMar>
            <w:vAlign w:val="center"/>
            <w:tcPrChange w:id="4745"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1D63E71" w14:textId="77777777" w:rsidR="00B159D3" w:rsidRPr="00824E21" w:rsidRDefault="00B159D3" w:rsidP="00B159D3">
            <w:pPr>
              <w:spacing w:line="360" w:lineRule="auto"/>
              <w:rPr>
                <w:ins w:id="4746" w:author="Christina Sun" w:date="2026-03-15T20:45:00Z"/>
                <w:rFonts w:asciiTheme="majorHAnsi" w:hAnsiTheme="majorHAnsi" w:cstheme="majorHAnsi"/>
                <w:color w:val="000000"/>
                <w:sz w:val="20"/>
                <w:szCs w:val="20"/>
                <w:lang w:val="en-US"/>
              </w:rPr>
            </w:pPr>
            <w:ins w:id="4747" w:author="Christina Sun" w:date="2026-03-15T20:45:00Z">
              <w:r w:rsidRPr="00824E21">
                <w:rPr>
                  <w:rFonts w:asciiTheme="majorHAnsi" w:hAnsiTheme="majorHAnsi" w:cstheme="majorHAnsi"/>
                  <w:color w:val="000000"/>
                  <w:sz w:val="20"/>
                  <w:szCs w:val="20"/>
                  <w:lang w:val="en-US"/>
                </w:rPr>
                <w:t>1.6</w:t>
              </w:r>
            </w:ins>
          </w:p>
        </w:tc>
      </w:tr>
      <w:tr w:rsidR="00B159D3" w:rsidRPr="00824E21" w14:paraId="1B900D8B" w14:textId="77777777" w:rsidTr="00B159D3">
        <w:tblPrEx>
          <w:tblCellMar>
            <w:top w:w="0" w:type="dxa"/>
            <w:bottom w:w="0" w:type="dxa"/>
          </w:tblCellMar>
          <w:tblPrExChange w:id="4748" w:author="Christina Sun" w:date="2026-03-15T20:47:00Z" w16du:dateUtc="2026-03-16T03:47:00Z">
            <w:tblPrEx>
              <w:tblBorders>
                <w:top w:val="none" w:sz="0" w:space="0" w:color="auto"/>
              </w:tblBorders>
              <w:tblCellMar>
                <w:top w:w="0" w:type="dxa"/>
                <w:bottom w:w="0" w:type="dxa"/>
              </w:tblCellMar>
            </w:tblPrEx>
          </w:tblPrExChange>
        </w:tblPrEx>
        <w:trPr>
          <w:ins w:id="4749" w:author="Christina Sun" w:date="2026-03-15T20:45:00Z"/>
          <w:trPrChange w:id="4750" w:author="Christina Sun" w:date="2026-03-15T20:47:00Z" w16du:dateUtc="2026-03-16T03:47:00Z">
            <w:trPr>
              <w:gridAfter w:val="0"/>
            </w:trPr>
          </w:trPrChange>
        </w:trPr>
        <w:tc>
          <w:tcPr>
            <w:tcW w:w="761" w:type="pct"/>
            <w:tcMar>
              <w:top w:w="100" w:type="nil"/>
              <w:right w:w="100" w:type="nil"/>
            </w:tcMar>
            <w:vAlign w:val="center"/>
            <w:tcPrChange w:id="4751"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21476E6" w14:textId="77777777" w:rsidR="00B159D3" w:rsidRPr="00824E21" w:rsidRDefault="00B159D3" w:rsidP="00B159D3">
            <w:pPr>
              <w:spacing w:line="360" w:lineRule="auto"/>
              <w:rPr>
                <w:ins w:id="4752"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753"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622365C" w14:textId="77777777" w:rsidR="00B159D3" w:rsidRPr="00824E21" w:rsidRDefault="00B159D3" w:rsidP="00B159D3">
            <w:pPr>
              <w:spacing w:line="360" w:lineRule="auto"/>
              <w:rPr>
                <w:ins w:id="4754" w:author="Christina Sun" w:date="2026-03-15T20:45:00Z"/>
                <w:rFonts w:asciiTheme="majorHAnsi" w:hAnsiTheme="majorHAnsi" w:cstheme="majorHAnsi"/>
                <w:color w:val="000000"/>
                <w:sz w:val="20"/>
                <w:szCs w:val="20"/>
                <w:lang w:val="en-US"/>
              </w:rPr>
            </w:pPr>
            <w:ins w:id="4755" w:author="Christina Sun" w:date="2026-03-15T20:45:00Z">
              <w:r w:rsidRPr="00824E21">
                <w:rPr>
                  <w:rFonts w:asciiTheme="majorHAnsi" w:hAnsiTheme="majorHAnsi" w:cstheme="majorHAnsi"/>
                  <w:color w:val="000000"/>
                  <w:sz w:val="20"/>
                  <w:szCs w:val="20"/>
                  <w:lang w:val="en-US"/>
                </w:rPr>
                <w:t>5167</w:t>
              </w:r>
            </w:ins>
          </w:p>
        </w:tc>
        <w:tc>
          <w:tcPr>
            <w:tcW w:w="625" w:type="pct"/>
            <w:tcMar>
              <w:top w:w="100" w:type="nil"/>
              <w:right w:w="100" w:type="nil"/>
            </w:tcMar>
            <w:vAlign w:val="center"/>
            <w:tcPrChange w:id="475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98C5B55" w14:textId="77777777" w:rsidR="00B159D3" w:rsidRPr="00824E21" w:rsidRDefault="00B159D3" w:rsidP="00B159D3">
            <w:pPr>
              <w:spacing w:line="360" w:lineRule="auto"/>
              <w:rPr>
                <w:ins w:id="4757" w:author="Christina Sun" w:date="2026-03-15T20:45:00Z"/>
                <w:rFonts w:asciiTheme="majorHAnsi" w:hAnsiTheme="majorHAnsi" w:cstheme="majorHAnsi"/>
                <w:color w:val="000000"/>
                <w:sz w:val="20"/>
                <w:szCs w:val="20"/>
                <w:lang w:val="en-US"/>
              </w:rPr>
            </w:pPr>
            <w:ins w:id="4758" w:author="Christina Sun" w:date="2026-03-15T20:45:00Z">
              <w:r w:rsidRPr="00824E21">
                <w:rPr>
                  <w:rFonts w:asciiTheme="majorHAnsi" w:hAnsiTheme="majorHAnsi" w:cstheme="majorHAnsi"/>
                  <w:color w:val="000000"/>
                  <w:sz w:val="20"/>
                  <w:szCs w:val="20"/>
                  <w:lang w:val="en-US"/>
                </w:rPr>
                <w:t>329</w:t>
              </w:r>
            </w:ins>
          </w:p>
        </w:tc>
        <w:tc>
          <w:tcPr>
            <w:tcW w:w="625" w:type="pct"/>
            <w:tcMar>
              <w:top w:w="100" w:type="nil"/>
              <w:right w:w="100" w:type="nil"/>
            </w:tcMar>
            <w:vAlign w:val="center"/>
            <w:tcPrChange w:id="475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898CC02" w14:textId="77777777" w:rsidR="00B159D3" w:rsidRPr="00824E21" w:rsidRDefault="00B159D3" w:rsidP="00B159D3">
            <w:pPr>
              <w:spacing w:line="360" w:lineRule="auto"/>
              <w:rPr>
                <w:ins w:id="4760" w:author="Christina Sun" w:date="2026-03-15T20:45:00Z"/>
                <w:rFonts w:asciiTheme="majorHAnsi" w:hAnsiTheme="majorHAnsi" w:cstheme="majorHAnsi"/>
                <w:color w:val="000000"/>
                <w:sz w:val="20"/>
                <w:szCs w:val="20"/>
                <w:lang w:val="en-US"/>
              </w:rPr>
            </w:pPr>
            <w:ins w:id="4761" w:author="Christina Sun" w:date="2026-03-15T20:45:00Z">
              <w:r w:rsidRPr="00824E21">
                <w:rPr>
                  <w:rFonts w:asciiTheme="majorHAnsi" w:hAnsiTheme="majorHAnsi" w:cstheme="majorHAnsi"/>
                  <w:color w:val="000000"/>
                  <w:sz w:val="20"/>
                  <w:szCs w:val="20"/>
                  <w:lang w:val="en-US"/>
                </w:rPr>
                <w:t>1133</w:t>
              </w:r>
            </w:ins>
          </w:p>
        </w:tc>
        <w:tc>
          <w:tcPr>
            <w:tcW w:w="625" w:type="pct"/>
            <w:tcMar>
              <w:top w:w="100" w:type="nil"/>
              <w:right w:w="100" w:type="nil"/>
            </w:tcMar>
            <w:vAlign w:val="center"/>
            <w:tcPrChange w:id="4762"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8D7336E" w14:textId="77777777" w:rsidR="00B159D3" w:rsidRPr="00824E21" w:rsidRDefault="00B159D3" w:rsidP="00B159D3">
            <w:pPr>
              <w:spacing w:line="360" w:lineRule="auto"/>
              <w:rPr>
                <w:ins w:id="4763" w:author="Christina Sun" w:date="2026-03-15T20:45:00Z"/>
                <w:rFonts w:asciiTheme="majorHAnsi" w:hAnsiTheme="majorHAnsi" w:cstheme="majorHAnsi"/>
                <w:color w:val="000000"/>
                <w:sz w:val="20"/>
                <w:szCs w:val="20"/>
                <w:lang w:val="en-US"/>
              </w:rPr>
            </w:pPr>
            <w:ins w:id="4764" w:author="Christina Sun" w:date="2026-03-15T20:45:00Z">
              <w:r w:rsidRPr="00824E21">
                <w:rPr>
                  <w:rFonts w:asciiTheme="majorHAnsi" w:hAnsiTheme="majorHAnsi" w:cstheme="majorHAnsi"/>
                  <w:color w:val="000000"/>
                  <w:sz w:val="20"/>
                  <w:szCs w:val="20"/>
                  <w:lang w:val="en-US"/>
                </w:rPr>
                <w:t>182</w:t>
              </w:r>
            </w:ins>
          </w:p>
        </w:tc>
        <w:tc>
          <w:tcPr>
            <w:tcW w:w="625" w:type="pct"/>
            <w:tcMar>
              <w:top w:w="100" w:type="nil"/>
              <w:right w:w="100" w:type="nil"/>
            </w:tcMar>
            <w:vAlign w:val="center"/>
            <w:tcPrChange w:id="476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2DCE079" w14:textId="77777777" w:rsidR="00B159D3" w:rsidRPr="00824E21" w:rsidRDefault="00B159D3" w:rsidP="00B159D3">
            <w:pPr>
              <w:spacing w:line="360" w:lineRule="auto"/>
              <w:rPr>
                <w:ins w:id="4766" w:author="Christina Sun" w:date="2026-03-15T20:45:00Z"/>
                <w:rFonts w:asciiTheme="majorHAnsi" w:hAnsiTheme="majorHAnsi" w:cstheme="majorHAnsi"/>
                <w:color w:val="000000"/>
                <w:sz w:val="20"/>
                <w:szCs w:val="20"/>
                <w:lang w:val="en-US"/>
              </w:rPr>
            </w:pPr>
            <w:ins w:id="4767" w:author="Christina Sun" w:date="2026-03-15T20:45:00Z">
              <w:r w:rsidRPr="00824E21">
                <w:rPr>
                  <w:rFonts w:asciiTheme="majorHAnsi" w:hAnsiTheme="majorHAnsi" w:cstheme="majorHAnsi"/>
                  <w:color w:val="000000"/>
                  <w:sz w:val="20"/>
                  <w:szCs w:val="20"/>
                  <w:lang w:val="en-US"/>
                </w:rPr>
                <w:t>130</w:t>
              </w:r>
            </w:ins>
          </w:p>
        </w:tc>
        <w:tc>
          <w:tcPr>
            <w:tcW w:w="625" w:type="pct"/>
            <w:tcMar>
              <w:top w:w="100" w:type="nil"/>
              <w:right w:w="100" w:type="nil"/>
            </w:tcMar>
            <w:vAlign w:val="center"/>
            <w:tcPrChange w:id="476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E9C4FCE" w14:textId="77777777" w:rsidR="00B159D3" w:rsidRPr="00824E21" w:rsidRDefault="00B159D3" w:rsidP="00B159D3">
            <w:pPr>
              <w:spacing w:line="360" w:lineRule="auto"/>
              <w:rPr>
                <w:ins w:id="4769" w:author="Christina Sun" w:date="2026-03-15T20:45:00Z"/>
                <w:rFonts w:asciiTheme="majorHAnsi" w:hAnsiTheme="majorHAnsi" w:cstheme="majorHAnsi"/>
                <w:color w:val="000000"/>
                <w:sz w:val="20"/>
                <w:szCs w:val="20"/>
                <w:lang w:val="en-US"/>
              </w:rPr>
            </w:pPr>
            <w:ins w:id="4770" w:author="Christina Sun" w:date="2026-03-15T20:45:00Z">
              <w:r w:rsidRPr="00824E21">
                <w:rPr>
                  <w:rFonts w:asciiTheme="majorHAnsi" w:hAnsiTheme="majorHAnsi" w:cstheme="majorHAnsi"/>
                  <w:color w:val="000000"/>
                  <w:sz w:val="20"/>
                  <w:szCs w:val="20"/>
                  <w:lang w:val="en-US"/>
                </w:rPr>
                <w:t>505</w:t>
              </w:r>
            </w:ins>
          </w:p>
        </w:tc>
        <w:tc>
          <w:tcPr>
            <w:tcW w:w="625" w:type="pct"/>
            <w:tcMar>
              <w:top w:w="100" w:type="nil"/>
              <w:right w:w="100" w:type="nil"/>
            </w:tcMar>
            <w:vAlign w:val="center"/>
            <w:tcPrChange w:id="477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DAE877A" w14:textId="77777777" w:rsidR="00B159D3" w:rsidRPr="00824E21" w:rsidRDefault="00B159D3" w:rsidP="00B159D3">
            <w:pPr>
              <w:spacing w:line="360" w:lineRule="auto"/>
              <w:rPr>
                <w:ins w:id="4772" w:author="Christina Sun" w:date="2026-03-15T20:45:00Z"/>
                <w:rFonts w:asciiTheme="majorHAnsi" w:hAnsiTheme="majorHAnsi" w:cstheme="majorHAnsi"/>
                <w:color w:val="000000"/>
                <w:sz w:val="20"/>
                <w:szCs w:val="20"/>
                <w:lang w:val="en-US"/>
              </w:rPr>
            </w:pPr>
            <w:ins w:id="4773" w:author="Christina Sun" w:date="2026-03-15T20:45:00Z">
              <w:r w:rsidRPr="00824E21">
                <w:rPr>
                  <w:rFonts w:asciiTheme="majorHAnsi" w:hAnsiTheme="majorHAnsi" w:cstheme="majorHAnsi"/>
                  <w:color w:val="000000"/>
                  <w:sz w:val="20"/>
                  <w:szCs w:val="20"/>
                  <w:lang w:val="en-US"/>
                </w:rPr>
                <w:t>7943</w:t>
              </w:r>
            </w:ins>
          </w:p>
        </w:tc>
      </w:tr>
      <w:tr w:rsidR="00B159D3" w:rsidRPr="00824E21" w14:paraId="5F36D72F" w14:textId="77777777" w:rsidTr="00B159D3">
        <w:tblPrEx>
          <w:tblCellMar>
            <w:top w:w="0" w:type="dxa"/>
            <w:bottom w:w="0" w:type="dxa"/>
          </w:tblCellMar>
          <w:tblPrExChange w:id="4774" w:author="Christina Sun" w:date="2026-03-15T20:47:00Z" w16du:dateUtc="2026-03-16T03:47:00Z">
            <w:tblPrEx>
              <w:tblBorders>
                <w:top w:val="none" w:sz="0" w:space="0" w:color="auto"/>
              </w:tblBorders>
              <w:tblCellMar>
                <w:top w:w="0" w:type="dxa"/>
                <w:bottom w:w="0" w:type="dxa"/>
              </w:tblCellMar>
            </w:tblPrEx>
          </w:tblPrExChange>
        </w:tblPrEx>
        <w:trPr>
          <w:ins w:id="4775" w:author="Christina Sun" w:date="2026-03-15T20:45:00Z"/>
          <w:trPrChange w:id="4776" w:author="Christina Sun" w:date="2026-03-15T20:47:00Z" w16du:dateUtc="2026-03-16T03:47:00Z">
            <w:trPr>
              <w:gridAfter w:val="0"/>
            </w:trPr>
          </w:trPrChange>
        </w:trPr>
        <w:tc>
          <w:tcPr>
            <w:tcW w:w="761" w:type="pct"/>
            <w:tcMar>
              <w:top w:w="100" w:type="nil"/>
              <w:right w:w="100" w:type="nil"/>
            </w:tcMar>
            <w:vAlign w:val="center"/>
            <w:tcPrChange w:id="4777"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0644625" w14:textId="77777777" w:rsidR="00B159D3" w:rsidRPr="00824E21" w:rsidRDefault="00B159D3" w:rsidP="00B159D3">
            <w:pPr>
              <w:spacing w:line="360" w:lineRule="auto"/>
              <w:rPr>
                <w:ins w:id="4778" w:author="Christina Sun" w:date="2026-03-15T20:45:00Z"/>
                <w:rFonts w:asciiTheme="majorHAnsi" w:hAnsiTheme="majorHAnsi" w:cstheme="majorHAnsi"/>
                <w:color w:val="000000"/>
                <w:sz w:val="20"/>
                <w:szCs w:val="20"/>
                <w:lang w:val="en-US"/>
              </w:rPr>
            </w:pPr>
            <w:ins w:id="4779" w:author="Christina Sun" w:date="2026-03-15T20:45:00Z">
              <w:r w:rsidRPr="00824E21">
                <w:rPr>
                  <w:rFonts w:asciiTheme="majorHAnsi" w:hAnsiTheme="majorHAnsi" w:cstheme="majorHAnsi"/>
                  <w:color w:val="000000"/>
                  <w:sz w:val="20"/>
                  <w:szCs w:val="20"/>
                  <w:lang w:val="en-US"/>
                </w:rPr>
                <w:t>how worried are you about balancing family obligations</w:t>
              </w:r>
            </w:ins>
          </w:p>
        </w:tc>
        <w:tc>
          <w:tcPr>
            <w:tcW w:w="488" w:type="pct"/>
            <w:tcMar>
              <w:top w:w="100" w:type="nil"/>
              <w:right w:w="100" w:type="nil"/>
            </w:tcMar>
            <w:vAlign w:val="center"/>
            <w:tcPrChange w:id="478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1E3B935" w14:textId="77777777" w:rsidR="00B159D3" w:rsidRPr="00824E21" w:rsidRDefault="00B159D3" w:rsidP="00B159D3">
            <w:pPr>
              <w:spacing w:line="360" w:lineRule="auto"/>
              <w:rPr>
                <w:ins w:id="4781" w:author="Christina Sun" w:date="2026-03-15T20:45:00Z"/>
                <w:rFonts w:asciiTheme="majorHAnsi" w:hAnsiTheme="majorHAnsi" w:cstheme="majorHAnsi"/>
                <w:color w:val="000000"/>
                <w:sz w:val="20"/>
                <w:szCs w:val="20"/>
                <w:lang w:val="en-US"/>
              </w:rPr>
            </w:pPr>
            <w:ins w:id="4782" w:author="Christina Sun" w:date="2026-03-15T20:45:00Z">
              <w:r w:rsidRPr="00824E21">
                <w:rPr>
                  <w:rFonts w:asciiTheme="majorHAnsi" w:hAnsiTheme="majorHAnsi" w:cstheme="majorHAnsi"/>
                  <w:color w:val="000000"/>
                  <w:sz w:val="20"/>
                  <w:szCs w:val="20"/>
                  <w:lang w:val="en-US"/>
                </w:rPr>
                <w:t>1.0</w:t>
              </w:r>
            </w:ins>
          </w:p>
        </w:tc>
        <w:tc>
          <w:tcPr>
            <w:tcW w:w="625" w:type="pct"/>
            <w:tcMar>
              <w:top w:w="100" w:type="nil"/>
              <w:right w:w="100" w:type="nil"/>
            </w:tcMar>
            <w:vAlign w:val="center"/>
            <w:tcPrChange w:id="478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844EFD6" w14:textId="77777777" w:rsidR="00B159D3" w:rsidRPr="00824E21" w:rsidRDefault="00B159D3" w:rsidP="00B159D3">
            <w:pPr>
              <w:spacing w:line="360" w:lineRule="auto"/>
              <w:rPr>
                <w:ins w:id="4784" w:author="Christina Sun" w:date="2026-03-15T20:45:00Z"/>
                <w:rFonts w:asciiTheme="majorHAnsi" w:hAnsiTheme="majorHAnsi" w:cstheme="majorHAnsi"/>
                <w:color w:val="000000"/>
                <w:sz w:val="20"/>
                <w:szCs w:val="20"/>
                <w:lang w:val="en-US"/>
              </w:rPr>
            </w:pPr>
            <w:ins w:id="4785" w:author="Christina Sun" w:date="2026-03-15T20:45:00Z">
              <w:r w:rsidRPr="00824E21">
                <w:rPr>
                  <w:rFonts w:asciiTheme="majorHAnsi" w:hAnsiTheme="majorHAnsi" w:cstheme="majorHAnsi"/>
                  <w:color w:val="000000"/>
                  <w:sz w:val="20"/>
                  <w:szCs w:val="20"/>
                  <w:lang w:val="en-US"/>
                </w:rPr>
                <w:t>1.1</w:t>
              </w:r>
            </w:ins>
          </w:p>
        </w:tc>
        <w:tc>
          <w:tcPr>
            <w:tcW w:w="625" w:type="pct"/>
            <w:tcMar>
              <w:top w:w="100" w:type="nil"/>
              <w:right w:w="100" w:type="nil"/>
            </w:tcMar>
            <w:vAlign w:val="center"/>
            <w:tcPrChange w:id="478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7B1B4D7" w14:textId="77777777" w:rsidR="00B159D3" w:rsidRPr="00824E21" w:rsidRDefault="00B159D3" w:rsidP="00B159D3">
            <w:pPr>
              <w:spacing w:line="360" w:lineRule="auto"/>
              <w:rPr>
                <w:ins w:id="4787" w:author="Christina Sun" w:date="2026-03-15T20:45:00Z"/>
                <w:rFonts w:asciiTheme="majorHAnsi" w:hAnsiTheme="majorHAnsi" w:cstheme="majorHAnsi"/>
                <w:color w:val="000000"/>
                <w:sz w:val="20"/>
                <w:szCs w:val="20"/>
                <w:lang w:val="en-US"/>
              </w:rPr>
            </w:pPr>
            <w:ins w:id="4788" w:author="Christina Sun" w:date="2026-03-15T20:45:00Z">
              <w:r w:rsidRPr="00824E21">
                <w:rPr>
                  <w:rFonts w:asciiTheme="majorHAnsi" w:hAnsiTheme="majorHAnsi" w:cstheme="majorHAnsi"/>
                  <w:color w:val="000000"/>
                  <w:sz w:val="20"/>
                  <w:szCs w:val="20"/>
                  <w:lang w:val="en-US"/>
                </w:rPr>
                <w:t>1.1</w:t>
              </w:r>
            </w:ins>
          </w:p>
        </w:tc>
        <w:tc>
          <w:tcPr>
            <w:tcW w:w="625" w:type="pct"/>
            <w:tcMar>
              <w:top w:w="100" w:type="nil"/>
              <w:right w:w="100" w:type="nil"/>
            </w:tcMar>
            <w:vAlign w:val="center"/>
            <w:tcPrChange w:id="478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7737C9E" w14:textId="77777777" w:rsidR="00B159D3" w:rsidRPr="00824E21" w:rsidRDefault="00B159D3" w:rsidP="00B159D3">
            <w:pPr>
              <w:spacing w:line="360" w:lineRule="auto"/>
              <w:rPr>
                <w:ins w:id="4790" w:author="Christina Sun" w:date="2026-03-15T20:45:00Z"/>
                <w:rFonts w:asciiTheme="majorHAnsi" w:hAnsiTheme="majorHAnsi" w:cstheme="majorHAnsi"/>
                <w:color w:val="000000"/>
                <w:sz w:val="20"/>
                <w:szCs w:val="20"/>
                <w:lang w:val="en-US"/>
              </w:rPr>
            </w:pPr>
            <w:ins w:id="4791" w:author="Christina Sun" w:date="2026-03-15T20:45:00Z">
              <w:r w:rsidRPr="00824E21">
                <w:rPr>
                  <w:rFonts w:asciiTheme="majorHAnsi" w:hAnsiTheme="majorHAnsi" w:cstheme="majorHAnsi"/>
                  <w:color w:val="000000"/>
                  <w:sz w:val="20"/>
                  <w:szCs w:val="20"/>
                  <w:lang w:val="en-US"/>
                </w:rPr>
                <w:t>1.1</w:t>
              </w:r>
            </w:ins>
          </w:p>
        </w:tc>
        <w:tc>
          <w:tcPr>
            <w:tcW w:w="625" w:type="pct"/>
            <w:tcMar>
              <w:top w:w="100" w:type="nil"/>
              <w:right w:w="100" w:type="nil"/>
            </w:tcMar>
            <w:vAlign w:val="center"/>
            <w:tcPrChange w:id="479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4806B13" w14:textId="77777777" w:rsidR="00B159D3" w:rsidRPr="00824E21" w:rsidRDefault="00B159D3" w:rsidP="00B159D3">
            <w:pPr>
              <w:spacing w:line="360" w:lineRule="auto"/>
              <w:rPr>
                <w:ins w:id="4793" w:author="Christina Sun" w:date="2026-03-15T20:45:00Z"/>
                <w:rFonts w:asciiTheme="majorHAnsi" w:hAnsiTheme="majorHAnsi" w:cstheme="majorHAnsi"/>
                <w:color w:val="000000"/>
                <w:sz w:val="20"/>
                <w:szCs w:val="20"/>
                <w:lang w:val="en-US"/>
              </w:rPr>
            </w:pPr>
            <w:ins w:id="4794" w:author="Christina Sun" w:date="2026-03-15T20:45:00Z">
              <w:r w:rsidRPr="00824E21">
                <w:rPr>
                  <w:rFonts w:asciiTheme="majorHAnsi" w:hAnsiTheme="majorHAnsi" w:cstheme="majorHAnsi"/>
                  <w:color w:val="000000"/>
                  <w:sz w:val="20"/>
                  <w:szCs w:val="20"/>
                  <w:lang w:val="en-US"/>
                </w:rPr>
                <w:t>1.2</w:t>
              </w:r>
            </w:ins>
          </w:p>
        </w:tc>
        <w:tc>
          <w:tcPr>
            <w:tcW w:w="625" w:type="pct"/>
            <w:tcMar>
              <w:top w:w="100" w:type="nil"/>
              <w:right w:w="100" w:type="nil"/>
            </w:tcMar>
            <w:vAlign w:val="center"/>
            <w:tcPrChange w:id="479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D98A226" w14:textId="77777777" w:rsidR="00B159D3" w:rsidRPr="00824E21" w:rsidRDefault="00B159D3" w:rsidP="00B159D3">
            <w:pPr>
              <w:spacing w:line="360" w:lineRule="auto"/>
              <w:rPr>
                <w:ins w:id="4796" w:author="Christina Sun" w:date="2026-03-15T20:45:00Z"/>
                <w:rFonts w:asciiTheme="majorHAnsi" w:hAnsiTheme="majorHAnsi" w:cstheme="majorHAnsi"/>
                <w:color w:val="000000"/>
                <w:sz w:val="20"/>
                <w:szCs w:val="20"/>
                <w:lang w:val="en-US"/>
              </w:rPr>
            </w:pPr>
            <w:ins w:id="4797" w:author="Christina Sun" w:date="2026-03-15T20:45:00Z">
              <w:r w:rsidRPr="00824E21">
                <w:rPr>
                  <w:rFonts w:asciiTheme="majorHAnsi" w:hAnsiTheme="majorHAnsi" w:cstheme="majorHAnsi"/>
                  <w:color w:val="000000"/>
                  <w:sz w:val="20"/>
                  <w:szCs w:val="20"/>
                  <w:lang w:val="en-US"/>
                </w:rPr>
                <w:t>1.2</w:t>
              </w:r>
            </w:ins>
          </w:p>
        </w:tc>
        <w:tc>
          <w:tcPr>
            <w:tcW w:w="625" w:type="pct"/>
            <w:tcMar>
              <w:top w:w="100" w:type="nil"/>
              <w:right w:w="100" w:type="nil"/>
            </w:tcMar>
            <w:vAlign w:val="center"/>
            <w:tcPrChange w:id="4798"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3917B5F" w14:textId="77777777" w:rsidR="00B159D3" w:rsidRPr="00824E21" w:rsidRDefault="00B159D3" w:rsidP="00B159D3">
            <w:pPr>
              <w:spacing w:line="360" w:lineRule="auto"/>
              <w:rPr>
                <w:ins w:id="4799" w:author="Christina Sun" w:date="2026-03-15T20:45:00Z"/>
                <w:rFonts w:asciiTheme="majorHAnsi" w:hAnsiTheme="majorHAnsi" w:cstheme="majorHAnsi"/>
                <w:color w:val="000000"/>
                <w:sz w:val="20"/>
                <w:szCs w:val="20"/>
                <w:lang w:val="en-US"/>
              </w:rPr>
            </w:pPr>
            <w:ins w:id="4800" w:author="Christina Sun" w:date="2026-03-15T20:45:00Z">
              <w:r w:rsidRPr="00824E21">
                <w:rPr>
                  <w:rFonts w:asciiTheme="majorHAnsi" w:hAnsiTheme="majorHAnsi" w:cstheme="majorHAnsi"/>
                  <w:color w:val="000000"/>
                  <w:sz w:val="20"/>
                  <w:szCs w:val="20"/>
                  <w:lang w:val="en-US"/>
                </w:rPr>
                <w:t>1.1</w:t>
              </w:r>
            </w:ins>
          </w:p>
        </w:tc>
      </w:tr>
      <w:tr w:rsidR="00B159D3" w:rsidRPr="00824E21" w14:paraId="16611224" w14:textId="77777777" w:rsidTr="00B159D3">
        <w:tblPrEx>
          <w:tblCellMar>
            <w:top w:w="0" w:type="dxa"/>
            <w:bottom w:w="0" w:type="dxa"/>
          </w:tblCellMar>
          <w:tblPrExChange w:id="4801" w:author="Christina Sun" w:date="2026-03-15T20:47:00Z" w16du:dateUtc="2026-03-16T03:47:00Z">
            <w:tblPrEx>
              <w:tblBorders>
                <w:top w:val="none" w:sz="0" w:space="0" w:color="auto"/>
              </w:tblBorders>
              <w:tblCellMar>
                <w:top w:w="0" w:type="dxa"/>
                <w:bottom w:w="0" w:type="dxa"/>
              </w:tblCellMar>
            </w:tblPrEx>
          </w:tblPrExChange>
        </w:tblPrEx>
        <w:trPr>
          <w:ins w:id="4802" w:author="Christina Sun" w:date="2026-03-15T20:45:00Z"/>
          <w:trPrChange w:id="4803" w:author="Christina Sun" w:date="2026-03-15T20:47:00Z" w16du:dateUtc="2026-03-16T03:47:00Z">
            <w:trPr>
              <w:gridAfter w:val="0"/>
            </w:trPr>
          </w:trPrChange>
        </w:trPr>
        <w:tc>
          <w:tcPr>
            <w:tcW w:w="761" w:type="pct"/>
            <w:tcMar>
              <w:top w:w="100" w:type="nil"/>
              <w:right w:w="100" w:type="nil"/>
            </w:tcMar>
            <w:vAlign w:val="center"/>
            <w:tcPrChange w:id="4804"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5EA0096" w14:textId="77777777" w:rsidR="00B159D3" w:rsidRPr="00824E21" w:rsidRDefault="00B159D3" w:rsidP="00B159D3">
            <w:pPr>
              <w:spacing w:line="360" w:lineRule="auto"/>
              <w:rPr>
                <w:ins w:id="4805"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806"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D256485" w14:textId="77777777" w:rsidR="00B159D3" w:rsidRPr="00824E21" w:rsidRDefault="00B159D3" w:rsidP="00B159D3">
            <w:pPr>
              <w:spacing w:line="360" w:lineRule="auto"/>
              <w:rPr>
                <w:ins w:id="4807" w:author="Christina Sun" w:date="2026-03-15T20:45:00Z"/>
                <w:rFonts w:asciiTheme="majorHAnsi" w:hAnsiTheme="majorHAnsi" w:cstheme="majorHAnsi"/>
                <w:color w:val="000000"/>
                <w:sz w:val="20"/>
                <w:szCs w:val="20"/>
                <w:lang w:val="en-US"/>
              </w:rPr>
            </w:pPr>
            <w:ins w:id="4808" w:author="Christina Sun" w:date="2026-03-15T20:45:00Z">
              <w:r w:rsidRPr="00824E21">
                <w:rPr>
                  <w:rFonts w:asciiTheme="majorHAnsi" w:hAnsiTheme="majorHAnsi" w:cstheme="majorHAnsi"/>
                  <w:color w:val="000000"/>
                  <w:sz w:val="20"/>
                  <w:szCs w:val="20"/>
                  <w:lang w:val="en-US"/>
                </w:rPr>
                <w:t>5166</w:t>
              </w:r>
            </w:ins>
          </w:p>
        </w:tc>
        <w:tc>
          <w:tcPr>
            <w:tcW w:w="625" w:type="pct"/>
            <w:tcMar>
              <w:top w:w="100" w:type="nil"/>
              <w:right w:w="100" w:type="nil"/>
            </w:tcMar>
            <w:vAlign w:val="center"/>
            <w:tcPrChange w:id="480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E8DF69D" w14:textId="77777777" w:rsidR="00B159D3" w:rsidRPr="00824E21" w:rsidRDefault="00B159D3" w:rsidP="00B159D3">
            <w:pPr>
              <w:spacing w:line="360" w:lineRule="auto"/>
              <w:rPr>
                <w:ins w:id="4810" w:author="Christina Sun" w:date="2026-03-15T20:45:00Z"/>
                <w:rFonts w:asciiTheme="majorHAnsi" w:hAnsiTheme="majorHAnsi" w:cstheme="majorHAnsi"/>
                <w:color w:val="000000"/>
                <w:sz w:val="20"/>
                <w:szCs w:val="20"/>
                <w:lang w:val="en-US"/>
              </w:rPr>
            </w:pPr>
            <w:ins w:id="4811" w:author="Christina Sun" w:date="2026-03-15T20:45:00Z">
              <w:r w:rsidRPr="00824E21">
                <w:rPr>
                  <w:rFonts w:asciiTheme="majorHAnsi" w:hAnsiTheme="majorHAnsi" w:cstheme="majorHAnsi"/>
                  <w:color w:val="000000"/>
                  <w:sz w:val="20"/>
                  <w:szCs w:val="20"/>
                  <w:lang w:val="en-US"/>
                </w:rPr>
                <w:t>328</w:t>
              </w:r>
            </w:ins>
          </w:p>
        </w:tc>
        <w:tc>
          <w:tcPr>
            <w:tcW w:w="625" w:type="pct"/>
            <w:tcMar>
              <w:top w:w="100" w:type="nil"/>
              <w:right w:w="100" w:type="nil"/>
            </w:tcMar>
            <w:vAlign w:val="center"/>
            <w:tcPrChange w:id="481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73ADCFF" w14:textId="77777777" w:rsidR="00B159D3" w:rsidRPr="00824E21" w:rsidRDefault="00B159D3" w:rsidP="00B159D3">
            <w:pPr>
              <w:spacing w:line="360" w:lineRule="auto"/>
              <w:rPr>
                <w:ins w:id="4813" w:author="Christina Sun" w:date="2026-03-15T20:45:00Z"/>
                <w:rFonts w:asciiTheme="majorHAnsi" w:hAnsiTheme="majorHAnsi" w:cstheme="majorHAnsi"/>
                <w:color w:val="000000"/>
                <w:sz w:val="20"/>
                <w:szCs w:val="20"/>
                <w:lang w:val="en-US"/>
              </w:rPr>
            </w:pPr>
            <w:ins w:id="4814" w:author="Christina Sun" w:date="2026-03-15T20:45:00Z">
              <w:r w:rsidRPr="00824E21">
                <w:rPr>
                  <w:rFonts w:asciiTheme="majorHAnsi" w:hAnsiTheme="majorHAnsi" w:cstheme="majorHAnsi"/>
                  <w:color w:val="000000"/>
                  <w:sz w:val="20"/>
                  <w:szCs w:val="20"/>
                  <w:lang w:val="en-US"/>
                </w:rPr>
                <w:t>1134</w:t>
              </w:r>
            </w:ins>
          </w:p>
        </w:tc>
        <w:tc>
          <w:tcPr>
            <w:tcW w:w="625" w:type="pct"/>
            <w:tcMar>
              <w:top w:w="100" w:type="nil"/>
              <w:right w:w="100" w:type="nil"/>
            </w:tcMar>
            <w:vAlign w:val="center"/>
            <w:tcPrChange w:id="4815"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83CF523" w14:textId="77777777" w:rsidR="00B159D3" w:rsidRPr="00824E21" w:rsidRDefault="00B159D3" w:rsidP="00B159D3">
            <w:pPr>
              <w:spacing w:line="360" w:lineRule="auto"/>
              <w:rPr>
                <w:ins w:id="4816" w:author="Christina Sun" w:date="2026-03-15T20:45:00Z"/>
                <w:rFonts w:asciiTheme="majorHAnsi" w:hAnsiTheme="majorHAnsi" w:cstheme="majorHAnsi"/>
                <w:color w:val="000000"/>
                <w:sz w:val="20"/>
                <w:szCs w:val="20"/>
                <w:lang w:val="en-US"/>
              </w:rPr>
            </w:pPr>
            <w:ins w:id="4817" w:author="Christina Sun" w:date="2026-03-15T20:45:00Z">
              <w:r w:rsidRPr="00824E21">
                <w:rPr>
                  <w:rFonts w:asciiTheme="majorHAnsi" w:hAnsiTheme="majorHAnsi" w:cstheme="majorHAnsi"/>
                  <w:color w:val="000000"/>
                  <w:sz w:val="20"/>
                  <w:szCs w:val="20"/>
                  <w:lang w:val="en-US"/>
                </w:rPr>
                <w:t>181</w:t>
              </w:r>
            </w:ins>
          </w:p>
        </w:tc>
        <w:tc>
          <w:tcPr>
            <w:tcW w:w="625" w:type="pct"/>
            <w:tcMar>
              <w:top w:w="100" w:type="nil"/>
              <w:right w:w="100" w:type="nil"/>
            </w:tcMar>
            <w:vAlign w:val="center"/>
            <w:tcPrChange w:id="481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594F2AB" w14:textId="77777777" w:rsidR="00B159D3" w:rsidRPr="00824E21" w:rsidRDefault="00B159D3" w:rsidP="00B159D3">
            <w:pPr>
              <w:spacing w:line="360" w:lineRule="auto"/>
              <w:rPr>
                <w:ins w:id="4819" w:author="Christina Sun" w:date="2026-03-15T20:45:00Z"/>
                <w:rFonts w:asciiTheme="majorHAnsi" w:hAnsiTheme="majorHAnsi" w:cstheme="majorHAnsi"/>
                <w:color w:val="000000"/>
                <w:sz w:val="20"/>
                <w:szCs w:val="20"/>
                <w:lang w:val="en-US"/>
              </w:rPr>
            </w:pPr>
            <w:ins w:id="4820" w:author="Christina Sun" w:date="2026-03-15T20:45:00Z">
              <w:r w:rsidRPr="00824E21">
                <w:rPr>
                  <w:rFonts w:asciiTheme="majorHAnsi" w:hAnsiTheme="majorHAnsi" w:cstheme="majorHAnsi"/>
                  <w:color w:val="000000"/>
                  <w:sz w:val="20"/>
                  <w:szCs w:val="20"/>
                  <w:lang w:val="en-US"/>
                </w:rPr>
                <w:t>129</w:t>
              </w:r>
            </w:ins>
          </w:p>
        </w:tc>
        <w:tc>
          <w:tcPr>
            <w:tcW w:w="625" w:type="pct"/>
            <w:tcMar>
              <w:top w:w="100" w:type="nil"/>
              <w:right w:w="100" w:type="nil"/>
            </w:tcMar>
            <w:vAlign w:val="center"/>
            <w:tcPrChange w:id="482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E2E5160" w14:textId="77777777" w:rsidR="00B159D3" w:rsidRPr="00824E21" w:rsidRDefault="00B159D3" w:rsidP="00B159D3">
            <w:pPr>
              <w:spacing w:line="360" w:lineRule="auto"/>
              <w:rPr>
                <w:ins w:id="4822" w:author="Christina Sun" w:date="2026-03-15T20:45:00Z"/>
                <w:rFonts w:asciiTheme="majorHAnsi" w:hAnsiTheme="majorHAnsi" w:cstheme="majorHAnsi"/>
                <w:color w:val="000000"/>
                <w:sz w:val="20"/>
                <w:szCs w:val="20"/>
                <w:lang w:val="en-US"/>
              </w:rPr>
            </w:pPr>
            <w:ins w:id="4823" w:author="Christina Sun" w:date="2026-03-15T20:45:00Z">
              <w:r w:rsidRPr="00824E21">
                <w:rPr>
                  <w:rFonts w:asciiTheme="majorHAnsi" w:hAnsiTheme="majorHAnsi" w:cstheme="majorHAnsi"/>
                  <w:color w:val="000000"/>
                  <w:sz w:val="20"/>
                  <w:szCs w:val="20"/>
                  <w:lang w:val="en-US"/>
                </w:rPr>
                <w:t>505</w:t>
              </w:r>
            </w:ins>
          </w:p>
        </w:tc>
        <w:tc>
          <w:tcPr>
            <w:tcW w:w="625" w:type="pct"/>
            <w:tcMar>
              <w:top w:w="100" w:type="nil"/>
              <w:right w:w="100" w:type="nil"/>
            </w:tcMar>
            <w:vAlign w:val="center"/>
            <w:tcPrChange w:id="4824"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1F4C61D" w14:textId="77777777" w:rsidR="00B159D3" w:rsidRPr="00824E21" w:rsidRDefault="00B159D3" w:rsidP="00B159D3">
            <w:pPr>
              <w:spacing w:line="360" w:lineRule="auto"/>
              <w:rPr>
                <w:ins w:id="4825" w:author="Christina Sun" w:date="2026-03-15T20:45:00Z"/>
                <w:rFonts w:asciiTheme="majorHAnsi" w:hAnsiTheme="majorHAnsi" w:cstheme="majorHAnsi"/>
                <w:color w:val="000000"/>
                <w:sz w:val="20"/>
                <w:szCs w:val="20"/>
                <w:lang w:val="en-US"/>
              </w:rPr>
            </w:pPr>
            <w:ins w:id="4826" w:author="Christina Sun" w:date="2026-03-15T20:45:00Z">
              <w:r w:rsidRPr="00824E21">
                <w:rPr>
                  <w:rFonts w:asciiTheme="majorHAnsi" w:hAnsiTheme="majorHAnsi" w:cstheme="majorHAnsi"/>
                  <w:color w:val="000000"/>
                  <w:sz w:val="20"/>
                  <w:szCs w:val="20"/>
                  <w:lang w:val="en-US"/>
                </w:rPr>
                <w:t>7941</w:t>
              </w:r>
            </w:ins>
          </w:p>
        </w:tc>
      </w:tr>
      <w:tr w:rsidR="00B159D3" w:rsidRPr="00824E21" w14:paraId="35C2613A" w14:textId="77777777" w:rsidTr="00B159D3">
        <w:tblPrEx>
          <w:tblCellMar>
            <w:top w:w="0" w:type="dxa"/>
            <w:bottom w:w="0" w:type="dxa"/>
          </w:tblCellMar>
          <w:tblPrExChange w:id="4827" w:author="Christina Sun" w:date="2026-03-15T20:47:00Z" w16du:dateUtc="2026-03-16T03:47:00Z">
            <w:tblPrEx>
              <w:tblBorders>
                <w:top w:val="none" w:sz="0" w:space="0" w:color="auto"/>
              </w:tblBorders>
              <w:tblCellMar>
                <w:top w:w="0" w:type="dxa"/>
                <w:bottom w:w="0" w:type="dxa"/>
              </w:tblCellMar>
            </w:tblPrEx>
          </w:tblPrExChange>
        </w:tblPrEx>
        <w:trPr>
          <w:ins w:id="4828" w:author="Christina Sun" w:date="2026-03-15T20:45:00Z"/>
          <w:trPrChange w:id="4829" w:author="Christina Sun" w:date="2026-03-15T20:47:00Z" w16du:dateUtc="2026-03-16T03:47:00Z">
            <w:trPr>
              <w:gridAfter w:val="0"/>
            </w:trPr>
          </w:trPrChange>
        </w:trPr>
        <w:tc>
          <w:tcPr>
            <w:tcW w:w="761" w:type="pct"/>
            <w:tcMar>
              <w:top w:w="100" w:type="nil"/>
              <w:right w:w="100" w:type="nil"/>
            </w:tcMar>
            <w:vAlign w:val="center"/>
            <w:tcPrChange w:id="4830"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501AD1F" w14:textId="77777777" w:rsidR="00B159D3" w:rsidRPr="00824E21" w:rsidRDefault="00B159D3" w:rsidP="00B159D3">
            <w:pPr>
              <w:spacing w:line="360" w:lineRule="auto"/>
              <w:rPr>
                <w:ins w:id="4831" w:author="Christina Sun" w:date="2026-03-15T20:45:00Z"/>
                <w:rFonts w:asciiTheme="majorHAnsi" w:hAnsiTheme="majorHAnsi" w:cstheme="majorHAnsi"/>
                <w:color w:val="000000"/>
                <w:sz w:val="20"/>
                <w:szCs w:val="20"/>
                <w:lang w:val="en-US"/>
              </w:rPr>
            </w:pPr>
            <w:ins w:id="4832" w:author="Christina Sun" w:date="2026-03-15T20:45:00Z">
              <w:r w:rsidRPr="00824E21">
                <w:rPr>
                  <w:rFonts w:asciiTheme="majorHAnsi" w:hAnsiTheme="majorHAnsi" w:cstheme="majorHAnsi"/>
                  <w:color w:val="000000"/>
                  <w:sz w:val="20"/>
                  <w:szCs w:val="20"/>
                  <w:lang w:val="en-US"/>
                </w:rPr>
                <w:lastRenderedPageBreak/>
                <w:t>how worried are you about finding community</w:t>
              </w:r>
            </w:ins>
          </w:p>
        </w:tc>
        <w:tc>
          <w:tcPr>
            <w:tcW w:w="488" w:type="pct"/>
            <w:tcMar>
              <w:top w:w="100" w:type="nil"/>
              <w:right w:w="100" w:type="nil"/>
            </w:tcMar>
            <w:vAlign w:val="center"/>
            <w:tcPrChange w:id="4833"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C5B4106" w14:textId="77777777" w:rsidR="00B159D3" w:rsidRPr="00824E21" w:rsidRDefault="00B159D3" w:rsidP="00B159D3">
            <w:pPr>
              <w:spacing w:line="360" w:lineRule="auto"/>
              <w:rPr>
                <w:ins w:id="4834" w:author="Christina Sun" w:date="2026-03-15T20:45:00Z"/>
                <w:rFonts w:asciiTheme="majorHAnsi" w:hAnsiTheme="majorHAnsi" w:cstheme="majorHAnsi"/>
                <w:color w:val="000000"/>
                <w:sz w:val="20"/>
                <w:szCs w:val="20"/>
                <w:lang w:val="en-US"/>
              </w:rPr>
            </w:pPr>
            <w:ins w:id="4835" w:author="Christina Sun" w:date="2026-03-15T20:45:00Z">
              <w:r w:rsidRPr="00824E21">
                <w:rPr>
                  <w:rFonts w:asciiTheme="majorHAnsi" w:hAnsiTheme="majorHAnsi" w:cstheme="majorHAnsi"/>
                  <w:color w:val="000000"/>
                  <w:sz w:val="20"/>
                  <w:szCs w:val="20"/>
                  <w:lang w:val="en-US"/>
                </w:rPr>
                <w:t>1.2</w:t>
              </w:r>
            </w:ins>
          </w:p>
        </w:tc>
        <w:tc>
          <w:tcPr>
            <w:tcW w:w="625" w:type="pct"/>
            <w:tcMar>
              <w:top w:w="100" w:type="nil"/>
              <w:right w:w="100" w:type="nil"/>
            </w:tcMar>
            <w:vAlign w:val="center"/>
            <w:tcPrChange w:id="483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3DA56F3" w14:textId="77777777" w:rsidR="00B159D3" w:rsidRPr="00824E21" w:rsidRDefault="00B159D3" w:rsidP="00B159D3">
            <w:pPr>
              <w:spacing w:line="360" w:lineRule="auto"/>
              <w:rPr>
                <w:ins w:id="4837" w:author="Christina Sun" w:date="2026-03-15T20:45:00Z"/>
                <w:rFonts w:asciiTheme="majorHAnsi" w:hAnsiTheme="majorHAnsi" w:cstheme="majorHAnsi"/>
                <w:color w:val="000000"/>
                <w:sz w:val="20"/>
                <w:szCs w:val="20"/>
                <w:lang w:val="en-US"/>
              </w:rPr>
            </w:pPr>
            <w:ins w:id="4838"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83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A4684F7" w14:textId="77777777" w:rsidR="00B159D3" w:rsidRPr="00824E21" w:rsidRDefault="00B159D3" w:rsidP="00B159D3">
            <w:pPr>
              <w:spacing w:line="360" w:lineRule="auto"/>
              <w:rPr>
                <w:ins w:id="4840" w:author="Christina Sun" w:date="2026-03-15T20:45:00Z"/>
                <w:rFonts w:asciiTheme="majorHAnsi" w:hAnsiTheme="majorHAnsi" w:cstheme="majorHAnsi"/>
                <w:color w:val="000000"/>
                <w:sz w:val="20"/>
                <w:szCs w:val="20"/>
                <w:lang w:val="en-US"/>
              </w:rPr>
            </w:pPr>
            <w:ins w:id="4841"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842"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E67C5A9" w14:textId="77777777" w:rsidR="00B159D3" w:rsidRPr="00824E21" w:rsidRDefault="00B159D3" w:rsidP="00B159D3">
            <w:pPr>
              <w:spacing w:line="360" w:lineRule="auto"/>
              <w:rPr>
                <w:ins w:id="4843" w:author="Christina Sun" w:date="2026-03-15T20:45:00Z"/>
                <w:rFonts w:asciiTheme="majorHAnsi" w:hAnsiTheme="majorHAnsi" w:cstheme="majorHAnsi"/>
                <w:color w:val="000000"/>
                <w:sz w:val="20"/>
                <w:szCs w:val="20"/>
                <w:lang w:val="en-US"/>
              </w:rPr>
            </w:pPr>
            <w:ins w:id="4844"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84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E169446" w14:textId="77777777" w:rsidR="00B159D3" w:rsidRPr="00824E21" w:rsidRDefault="00B159D3" w:rsidP="00B159D3">
            <w:pPr>
              <w:spacing w:line="360" w:lineRule="auto"/>
              <w:rPr>
                <w:ins w:id="4846" w:author="Christina Sun" w:date="2026-03-15T20:45:00Z"/>
                <w:rFonts w:asciiTheme="majorHAnsi" w:hAnsiTheme="majorHAnsi" w:cstheme="majorHAnsi"/>
                <w:color w:val="000000"/>
                <w:sz w:val="20"/>
                <w:szCs w:val="20"/>
                <w:lang w:val="en-US"/>
              </w:rPr>
            </w:pPr>
            <w:ins w:id="4847"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84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3431DE5" w14:textId="77777777" w:rsidR="00B159D3" w:rsidRPr="00824E21" w:rsidRDefault="00B159D3" w:rsidP="00B159D3">
            <w:pPr>
              <w:spacing w:line="360" w:lineRule="auto"/>
              <w:rPr>
                <w:ins w:id="4849" w:author="Christina Sun" w:date="2026-03-15T20:45:00Z"/>
                <w:rFonts w:asciiTheme="majorHAnsi" w:hAnsiTheme="majorHAnsi" w:cstheme="majorHAnsi"/>
                <w:color w:val="000000"/>
                <w:sz w:val="20"/>
                <w:szCs w:val="20"/>
                <w:lang w:val="en-US"/>
              </w:rPr>
            </w:pPr>
            <w:ins w:id="4850"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85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0DE9336" w14:textId="77777777" w:rsidR="00B159D3" w:rsidRPr="00824E21" w:rsidRDefault="00B159D3" w:rsidP="00B159D3">
            <w:pPr>
              <w:spacing w:line="360" w:lineRule="auto"/>
              <w:rPr>
                <w:ins w:id="4852" w:author="Christina Sun" w:date="2026-03-15T20:45:00Z"/>
                <w:rFonts w:asciiTheme="majorHAnsi" w:hAnsiTheme="majorHAnsi" w:cstheme="majorHAnsi"/>
                <w:color w:val="000000"/>
                <w:sz w:val="20"/>
                <w:szCs w:val="20"/>
                <w:lang w:val="en-US"/>
              </w:rPr>
            </w:pPr>
            <w:ins w:id="4853" w:author="Christina Sun" w:date="2026-03-15T20:45:00Z">
              <w:r w:rsidRPr="00824E21">
                <w:rPr>
                  <w:rFonts w:asciiTheme="majorHAnsi" w:hAnsiTheme="majorHAnsi" w:cstheme="majorHAnsi"/>
                  <w:color w:val="000000"/>
                  <w:sz w:val="20"/>
                  <w:szCs w:val="20"/>
                  <w:lang w:val="en-US"/>
                </w:rPr>
                <w:t>1.3</w:t>
              </w:r>
            </w:ins>
          </w:p>
        </w:tc>
      </w:tr>
      <w:tr w:rsidR="00B159D3" w:rsidRPr="00824E21" w14:paraId="1D8D15B9" w14:textId="77777777" w:rsidTr="00B159D3">
        <w:tblPrEx>
          <w:tblCellMar>
            <w:top w:w="0" w:type="dxa"/>
            <w:bottom w:w="0" w:type="dxa"/>
          </w:tblCellMar>
          <w:tblPrExChange w:id="4854" w:author="Christina Sun" w:date="2026-03-15T20:47:00Z" w16du:dateUtc="2026-03-16T03:47:00Z">
            <w:tblPrEx>
              <w:tblBorders>
                <w:top w:val="none" w:sz="0" w:space="0" w:color="auto"/>
              </w:tblBorders>
              <w:tblCellMar>
                <w:top w:w="0" w:type="dxa"/>
                <w:bottom w:w="0" w:type="dxa"/>
              </w:tblCellMar>
            </w:tblPrEx>
          </w:tblPrExChange>
        </w:tblPrEx>
        <w:trPr>
          <w:ins w:id="4855" w:author="Christina Sun" w:date="2026-03-15T20:45:00Z"/>
          <w:trPrChange w:id="4856" w:author="Christina Sun" w:date="2026-03-15T20:47:00Z" w16du:dateUtc="2026-03-16T03:47:00Z">
            <w:trPr>
              <w:gridAfter w:val="0"/>
            </w:trPr>
          </w:trPrChange>
        </w:trPr>
        <w:tc>
          <w:tcPr>
            <w:tcW w:w="761" w:type="pct"/>
            <w:tcMar>
              <w:top w:w="100" w:type="nil"/>
              <w:right w:w="100" w:type="nil"/>
            </w:tcMar>
            <w:vAlign w:val="center"/>
            <w:tcPrChange w:id="4857"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D18BA0B" w14:textId="77777777" w:rsidR="00B159D3" w:rsidRPr="00824E21" w:rsidRDefault="00B159D3" w:rsidP="00B159D3">
            <w:pPr>
              <w:spacing w:line="360" w:lineRule="auto"/>
              <w:rPr>
                <w:ins w:id="4858"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85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8A63F3E" w14:textId="77777777" w:rsidR="00B159D3" w:rsidRPr="00824E21" w:rsidRDefault="00B159D3" w:rsidP="00B159D3">
            <w:pPr>
              <w:spacing w:line="360" w:lineRule="auto"/>
              <w:rPr>
                <w:ins w:id="4860" w:author="Christina Sun" w:date="2026-03-15T20:45:00Z"/>
                <w:rFonts w:asciiTheme="majorHAnsi" w:hAnsiTheme="majorHAnsi" w:cstheme="majorHAnsi"/>
                <w:color w:val="000000"/>
                <w:sz w:val="20"/>
                <w:szCs w:val="20"/>
                <w:lang w:val="en-US"/>
              </w:rPr>
            </w:pPr>
            <w:ins w:id="4861" w:author="Christina Sun" w:date="2026-03-15T20:45:00Z">
              <w:r w:rsidRPr="00824E21">
                <w:rPr>
                  <w:rFonts w:asciiTheme="majorHAnsi" w:hAnsiTheme="majorHAnsi" w:cstheme="majorHAnsi"/>
                  <w:color w:val="000000"/>
                  <w:sz w:val="20"/>
                  <w:szCs w:val="20"/>
                  <w:lang w:val="en-US"/>
                </w:rPr>
                <w:t>5166</w:t>
              </w:r>
            </w:ins>
          </w:p>
        </w:tc>
        <w:tc>
          <w:tcPr>
            <w:tcW w:w="625" w:type="pct"/>
            <w:tcMar>
              <w:top w:w="100" w:type="nil"/>
              <w:right w:w="100" w:type="nil"/>
            </w:tcMar>
            <w:vAlign w:val="center"/>
            <w:tcPrChange w:id="486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CD5021E" w14:textId="77777777" w:rsidR="00B159D3" w:rsidRPr="00824E21" w:rsidRDefault="00B159D3" w:rsidP="00B159D3">
            <w:pPr>
              <w:spacing w:line="360" w:lineRule="auto"/>
              <w:rPr>
                <w:ins w:id="4863" w:author="Christina Sun" w:date="2026-03-15T20:45:00Z"/>
                <w:rFonts w:asciiTheme="majorHAnsi" w:hAnsiTheme="majorHAnsi" w:cstheme="majorHAnsi"/>
                <w:color w:val="000000"/>
                <w:sz w:val="20"/>
                <w:szCs w:val="20"/>
                <w:lang w:val="en-US"/>
              </w:rPr>
            </w:pPr>
            <w:ins w:id="4864"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486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2BF1582" w14:textId="77777777" w:rsidR="00B159D3" w:rsidRPr="00824E21" w:rsidRDefault="00B159D3" w:rsidP="00B159D3">
            <w:pPr>
              <w:spacing w:line="360" w:lineRule="auto"/>
              <w:rPr>
                <w:ins w:id="4866" w:author="Christina Sun" w:date="2026-03-15T20:45:00Z"/>
                <w:rFonts w:asciiTheme="majorHAnsi" w:hAnsiTheme="majorHAnsi" w:cstheme="majorHAnsi"/>
                <w:color w:val="000000"/>
                <w:sz w:val="20"/>
                <w:szCs w:val="20"/>
                <w:lang w:val="en-US"/>
              </w:rPr>
            </w:pPr>
            <w:ins w:id="4867" w:author="Christina Sun" w:date="2026-03-15T20:45:00Z">
              <w:r w:rsidRPr="00824E21">
                <w:rPr>
                  <w:rFonts w:asciiTheme="majorHAnsi" w:hAnsiTheme="majorHAnsi" w:cstheme="majorHAnsi"/>
                  <w:color w:val="000000"/>
                  <w:sz w:val="20"/>
                  <w:szCs w:val="20"/>
                  <w:lang w:val="en-US"/>
                </w:rPr>
                <w:t>1133</w:t>
              </w:r>
            </w:ins>
          </w:p>
        </w:tc>
        <w:tc>
          <w:tcPr>
            <w:tcW w:w="625" w:type="pct"/>
            <w:tcMar>
              <w:top w:w="100" w:type="nil"/>
              <w:right w:w="100" w:type="nil"/>
            </w:tcMar>
            <w:vAlign w:val="center"/>
            <w:tcPrChange w:id="4868"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7A9098C" w14:textId="77777777" w:rsidR="00B159D3" w:rsidRPr="00824E21" w:rsidRDefault="00B159D3" w:rsidP="00B159D3">
            <w:pPr>
              <w:spacing w:line="360" w:lineRule="auto"/>
              <w:rPr>
                <w:ins w:id="4869" w:author="Christina Sun" w:date="2026-03-15T20:45:00Z"/>
                <w:rFonts w:asciiTheme="majorHAnsi" w:hAnsiTheme="majorHAnsi" w:cstheme="majorHAnsi"/>
                <w:color w:val="000000"/>
                <w:sz w:val="20"/>
                <w:szCs w:val="20"/>
                <w:lang w:val="en-US"/>
              </w:rPr>
            </w:pPr>
            <w:ins w:id="4870" w:author="Christina Sun" w:date="2026-03-15T20:45:00Z">
              <w:r w:rsidRPr="00824E21">
                <w:rPr>
                  <w:rFonts w:asciiTheme="majorHAnsi" w:hAnsiTheme="majorHAnsi" w:cstheme="majorHAnsi"/>
                  <w:color w:val="000000"/>
                  <w:sz w:val="20"/>
                  <w:szCs w:val="20"/>
                  <w:lang w:val="en-US"/>
                </w:rPr>
                <w:t>180</w:t>
              </w:r>
            </w:ins>
          </w:p>
        </w:tc>
        <w:tc>
          <w:tcPr>
            <w:tcW w:w="625" w:type="pct"/>
            <w:tcMar>
              <w:top w:w="100" w:type="nil"/>
              <w:right w:w="100" w:type="nil"/>
            </w:tcMar>
            <w:vAlign w:val="center"/>
            <w:tcPrChange w:id="487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AE01A4D" w14:textId="77777777" w:rsidR="00B159D3" w:rsidRPr="00824E21" w:rsidRDefault="00B159D3" w:rsidP="00B159D3">
            <w:pPr>
              <w:spacing w:line="360" w:lineRule="auto"/>
              <w:rPr>
                <w:ins w:id="4872" w:author="Christina Sun" w:date="2026-03-15T20:45:00Z"/>
                <w:rFonts w:asciiTheme="majorHAnsi" w:hAnsiTheme="majorHAnsi" w:cstheme="majorHAnsi"/>
                <w:color w:val="000000"/>
                <w:sz w:val="20"/>
                <w:szCs w:val="20"/>
                <w:lang w:val="en-US"/>
              </w:rPr>
            </w:pPr>
            <w:ins w:id="4873" w:author="Christina Sun" w:date="2026-03-15T20:45:00Z">
              <w:r w:rsidRPr="00824E21">
                <w:rPr>
                  <w:rFonts w:asciiTheme="majorHAnsi" w:hAnsiTheme="majorHAnsi" w:cstheme="majorHAnsi"/>
                  <w:color w:val="000000"/>
                  <w:sz w:val="20"/>
                  <w:szCs w:val="20"/>
                  <w:lang w:val="en-US"/>
                </w:rPr>
                <w:t>129</w:t>
              </w:r>
            </w:ins>
          </w:p>
        </w:tc>
        <w:tc>
          <w:tcPr>
            <w:tcW w:w="625" w:type="pct"/>
            <w:tcMar>
              <w:top w:w="100" w:type="nil"/>
              <w:right w:w="100" w:type="nil"/>
            </w:tcMar>
            <w:vAlign w:val="center"/>
            <w:tcPrChange w:id="487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25DB8AB" w14:textId="77777777" w:rsidR="00B159D3" w:rsidRPr="00824E21" w:rsidRDefault="00B159D3" w:rsidP="00B159D3">
            <w:pPr>
              <w:spacing w:line="360" w:lineRule="auto"/>
              <w:rPr>
                <w:ins w:id="4875" w:author="Christina Sun" w:date="2026-03-15T20:45:00Z"/>
                <w:rFonts w:asciiTheme="majorHAnsi" w:hAnsiTheme="majorHAnsi" w:cstheme="majorHAnsi"/>
                <w:color w:val="000000"/>
                <w:sz w:val="20"/>
                <w:szCs w:val="20"/>
                <w:lang w:val="en-US"/>
              </w:rPr>
            </w:pPr>
            <w:ins w:id="4876" w:author="Christina Sun" w:date="2026-03-15T20:45:00Z">
              <w:r w:rsidRPr="00824E21">
                <w:rPr>
                  <w:rFonts w:asciiTheme="majorHAnsi" w:hAnsiTheme="majorHAnsi" w:cstheme="majorHAnsi"/>
                  <w:color w:val="000000"/>
                  <w:sz w:val="20"/>
                  <w:szCs w:val="20"/>
                  <w:lang w:val="en-US"/>
                </w:rPr>
                <w:t>505</w:t>
              </w:r>
            </w:ins>
          </w:p>
        </w:tc>
        <w:tc>
          <w:tcPr>
            <w:tcW w:w="625" w:type="pct"/>
            <w:tcMar>
              <w:top w:w="100" w:type="nil"/>
              <w:right w:w="100" w:type="nil"/>
            </w:tcMar>
            <w:vAlign w:val="center"/>
            <w:tcPrChange w:id="4877"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082308C" w14:textId="77777777" w:rsidR="00B159D3" w:rsidRPr="00824E21" w:rsidRDefault="00B159D3" w:rsidP="00B159D3">
            <w:pPr>
              <w:spacing w:line="360" w:lineRule="auto"/>
              <w:rPr>
                <w:ins w:id="4878" w:author="Christina Sun" w:date="2026-03-15T20:45:00Z"/>
                <w:rFonts w:asciiTheme="majorHAnsi" w:hAnsiTheme="majorHAnsi" w:cstheme="majorHAnsi"/>
                <w:color w:val="000000"/>
                <w:sz w:val="20"/>
                <w:szCs w:val="20"/>
                <w:lang w:val="en-US"/>
              </w:rPr>
            </w:pPr>
            <w:ins w:id="4879" w:author="Christina Sun" w:date="2026-03-15T20:45:00Z">
              <w:r w:rsidRPr="00824E21">
                <w:rPr>
                  <w:rFonts w:asciiTheme="majorHAnsi" w:hAnsiTheme="majorHAnsi" w:cstheme="majorHAnsi"/>
                  <w:color w:val="000000"/>
                  <w:sz w:val="20"/>
                  <w:szCs w:val="20"/>
                  <w:lang w:val="en-US"/>
                </w:rPr>
                <w:t>7934</w:t>
              </w:r>
            </w:ins>
          </w:p>
        </w:tc>
      </w:tr>
      <w:tr w:rsidR="00B159D3" w:rsidRPr="00824E21" w14:paraId="46552CC0" w14:textId="77777777" w:rsidTr="00B159D3">
        <w:tblPrEx>
          <w:tblCellMar>
            <w:top w:w="0" w:type="dxa"/>
            <w:bottom w:w="0" w:type="dxa"/>
          </w:tblCellMar>
          <w:tblPrExChange w:id="4880" w:author="Christina Sun" w:date="2026-03-15T20:47:00Z" w16du:dateUtc="2026-03-16T03:47:00Z">
            <w:tblPrEx>
              <w:tblBorders>
                <w:top w:val="none" w:sz="0" w:space="0" w:color="auto"/>
              </w:tblBorders>
              <w:tblCellMar>
                <w:top w:w="0" w:type="dxa"/>
                <w:bottom w:w="0" w:type="dxa"/>
              </w:tblCellMar>
            </w:tblPrEx>
          </w:tblPrExChange>
        </w:tblPrEx>
        <w:trPr>
          <w:ins w:id="4881" w:author="Christina Sun" w:date="2026-03-15T20:45:00Z"/>
          <w:trPrChange w:id="4882" w:author="Christina Sun" w:date="2026-03-15T20:47:00Z" w16du:dateUtc="2026-03-16T03:47:00Z">
            <w:trPr>
              <w:gridAfter w:val="0"/>
            </w:trPr>
          </w:trPrChange>
        </w:trPr>
        <w:tc>
          <w:tcPr>
            <w:tcW w:w="761" w:type="pct"/>
            <w:tcMar>
              <w:top w:w="100" w:type="nil"/>
              <w:right w:w="100" w:type="nil"/>
            </w:tcMar>
            <w:vAlign w:val="center"/>
            <w:tcPrChange w:id="4883"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88709CA" w14:textId="77777777" w:rsidR="00B159D3" w:rsidRPr="00824E21" w:rsidRDefault="00B159D3" w:rsidP="00B159D3">
            <w:pPr>
              <w:spacing w:line="360" w:lineRule="auto"/>
              <w:rPr>
                <w:ins w:id="4884" w:author="Christina Sun" w:date="2026-03-15T20:45:00Z"/>
                <w:rFonts w:asciiTheme="majorHAnsi" w:hAnsiTheme="majorHAnsi" w:cstheme="majorHAnsi"/>
                <w:color w:val="000000"/>
                <w:sz w:val="20"/>
                <w:szCs w:val="20"/>
                <w:lang w:val="en-US"/>
              </w:rPr>
            </w:pPr>
            <w:ins w:id="4885" w:author="Christina Sun" w:date="2026-03-15T20:45:00Z">
              <w:r w:rsidRPr="00824E21">
                <w:rPr>
                  <w:rFonts w:asciiTheme="majorHAnsi" w:hAnsiTheme="majorHAnsi" w:cstheme="majorHAnsi"/>
                  <w:color w:val="000000"/>
                  <w:sz w:val="20"/>
                  <w:szCs w:val="20"/>
                  <w:lang w:val="en-US"/>
                </w:rPr>
                <w:t>how worried are you about living away from home</w:t>
              </w:r>
            </w:ins>
          </w:p>
        </w:tc>
        <w:tc>
          <w:tcPr>
            <w:tcW w:w="488" w:type="pct"/>
            <w:tcMar>
              <w:top w:w="100" w:type="nil"/>
              <w:right w:w="100" w:type="nil"/>
            </w:tcMar>
            <w:vAlign w:val="center"/>
            <w:tcPrChange w:id="4886"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F8F5678" w14:textId="77777777" w:rsidR="00B159D3" w:rsidRPr="00824E21" w:rsidRDefault="00B159D3" w:rsidP="00B159D3">
            <w:pPr>
              <w:spacing w:line="360" w:lineRule="auto"/>
              <w:rPr>
                <w:ins w:id="4887" w:author="Christina Sun" w:date="2026-03-15T20:45:00Z"/>
                <w:rFonts w:asciiTheme="majorHAnsi" w:hAnsiTheme="majorHAnsi" w:cstheme="majorHAnsi"/>
                <w:color w:val="000000"/>
                <w:sz w:val="20"/>
                <w:szCs w:val="20"/>
                <w:lang w:val="en-US"/>
              </w:rPr>
            </w:pPr>
            <w:ins w:id="4888" w:author="Christina Sun" w:date="2026-03-15T20:45:00Z">
              <w:r w:rsidRPr="00824E21">
                <w:rPr>
                  <w:rFonts w:asciiTheme="majorHAnsi" w:hAnsiTheme="majorHAnsi" w:cstheme="majorHAnsi"/>
                  <w:color w:val="000000"/>
                  <w:sz w:val="20"/>
                  <w:szCs w:val="20"/>
                  <w:lang w:val="en-US"/>
                </w:rPr>
                <w:t>0.9</w:t>
              </w:r>
            </w:ins>
          </w:p>
        </w:tc>
        <w:tc>
          <w:tcPr>
            <w:tcW w:w="625" w:type="pct"/>
            <w:tcMar>
              <w:top w:w="100" w:type="nil"/>
              <w:right w:w="100" w:type="nil"/>
            </w:tcMar>
            <w:vAlign w:val="center"/>
            <w:tcPrChange w:id="488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8F53826" w14:textId="77777777" w:rsidR="00B159D3" w:rsidRPr="00824E21" w:rsidRDefault="00B159D3" w:rsidP="00B159D3">
            <w:pPr>
              <w:spacing w:line="360" w:lineRule="auto"/>
              <w:rPr>
                <w:ins w:id="4890" w:author="Christina Sun" w:date="2026-03-15T20:45:00Z"/>
                <w:rFonts w:asciiTheme="majorHAnsi" w:hAnsiTheme="majorHAnsi" w:cstheme="majorHAnsi"/>
                <w:color w:val="000000"/>
                <w:sz w:val="20"/>
                <w:szCs w:val="20"/>
                <w:lang w:val="en-US"/>
              </w:rPr>
            </w:pPr>
            <w:ins w:id="4891" w:author="Christina Sun" w:date="2026-03-15T20:45:00Z">
              <w:r w:rsidRPr="00824E21">
                <w:rPr>
                  <w:rFonts w:asciiTheme="majorHAnsi" w:hAnsiTheme="majorHAnsi" w:cstheme="majorHAnsi"/>
                  <w:color w:val="000000"/>
                  <w:sz w:val="20"/>
                  <w:szCs w:val="20"/>
                  <w:lang w:val="en-US"/>
                </w:rPr>
                <w:t>0.9</w:t>
              </w:r>
            </w:ins>
          </w:p>
        </w:tc>
        <w:tc>
          <w:tcPr>
            <w:tcW w:w="625" w:type="pct"/>
            <w:tcMar>
              <w:top w:w="100" w:type="nil"/>
              <w:right w:w="100" w:type="nil"/>
            </w:tcMar>
            <w:vAlign w:val="center"/>
            <w:tcPrChange w:id="489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277DBB4" w14:textId="77777777" w:rsidR="00B159D3" w:rsidRPr="00824E21" w:rsidRDefault="00B159D3" w:rsidP="00B159D3">
            <w:pPr>
              <w:spacing w:line="360" w:lineRule="auto"/>
              <w:rPr>
                <w:ins w:id="4893" w:author="Christina Sun" w:date="2026-03-15T20:45:00Z"/>
                <w:rFonts w:asciiTheme="majorHAnsi" w:hAnsiTheme="majorHAnsi" w:cstheme="majorHAnsi"/>
                <w:color w:val="000000"/>
                <w:sz w:val="20"/>
                <w:szCs w:val="20"/>
                <w:lang w:val="en-US"/>
              </w:rPr>
            </w:pPr>
            <w:ins w:id="4894" w:author="Christina Sun" w:date="2026-03-15T20:45:00Z">
              <w:r w:rsidRPr="00824E21">
                <w:rPr>
                  <w:rFonts w:asciiTheme="majorHAnsi" w:hAnsiTheme="majorHAnsi" w:cstheme="majorHAnsi"/>
                  <w:color w:val="000000"/>
                  <w:sz w:val="20"/>
                  <w:szCs w:val="20"/>
                  <w:lang w:val="en-US"/>
                </w:rPr>
                <w:t>0.9</w:t>
              </w:r>
            </w:ins>
          </w:p>
        </w:tc>
        <w:tc>
          <w:tcPr>
            <w:tcW w:w="625" w:type="pct"/>
            <w:tcMar>
              <w:top w:w="100" w:type="nil"/>
              <w:right w:w="100" w:type="nil"/>
            </w:tcMar>
            <w:vAlign w:val="center"/>
            <w:tcPrChange w:id="4895"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B345053" w14:textId="77777777" w:rsidR="00B159D3" w:rsidRPr="00824E21" w:rsidRDefault="00B159D3" w:rsidP="00B159D3">
            <w:pPr>
              <w:spacing w:line="360" w:lineRule="auto"/>
              <w:rPr>
                <w:ins w:id="4896" w:author="Christina Sun" w:date="2026-03-15T20:45:00Z"/>
                <w:rFonts w:asciiTheme="majorHAnsi" w:hAnsiTheme="majorHAnsi" w:cstheme="majorHAnsi"/>
                <w:color w:val="000000"/>
                <w:sz w:val="20"/>
                <w:szCs w:val="20"/>
                <w:lang w:val="en-US"/>
              </w:rPr>
            </w:pPr>
            <w:ins w:id="4897" w:author="Christina Sun" w:date="2026-03-15T20:45:00Z">
              <w:r w:rsidRPr="00824E21">
                <w:rPr>
                  <w:rFonts w:asciiTheme="majorHAnsi" w:hAnsiTheme="majorHAnsi" w:cstheme="majorHAnsi"/>
                  <w:color w:val="000000"/>
                  <w:sz w:val="20"/>
                  <w:szCs w:val="20"/>
                  <w:lang w:val="en-US"/>
                </w:rPr>
                <w:t>0.9</w:t>
              </w:r>
            </w:ins>
          </w:p>
        </w:tc>
        <w:tc>
          <w:tcPr>
            <w:tcW w:w="625" w:type="pct"/>
            <w:tcMar>
              <w:top w:w="100" w:type="nil"/>
              <w:right w:w="100" w:type="nil"/>
            </w:tcMar>
            <w:vAlign w:val="center"/>
            <w:tcPrChange w:id="489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0FA4203" w14:textId="77777777" w:rsidR="00B159D3" w:rsidRPr="00824E21" w:rsidRDefault="00B159D3" w:rsidP="00B159D3">
            <w:pPr>
              <w:spacing w:line="360" w:lineRule="auto"/>
              <w:rPr>
                <w:ins w:id="4899" w:author="Christina Sun" w:date="2026-03-15T20:45:00Z"/>
                <w:rFonts w:asciiTheme="majorHAnsi" w:hAnsiTheme="majorHAnsi" w:cstheme="majorHAnsi"/>
                <w:color w:val="000000"/>
                <w:sz w:val="20"/>
                <w:szCs w:val="20"/>
                <w:lang w:val="en-US"/>
              </w:rPr>
            </w:pPr>
            <w:ins w:id="4900" w:author="Christina Sun" w:date="2026-03-15T20:45:00Z">
              <w:r w:rsidRPr="00824E21">
                <w:rPr>
                  <w:rFonts w:asciiTheme="majorHAnsi" w:hAnsiTheme="majorHAnsi" w:cstheme="majorHAnsi"/>
                  <w:color w:val="000000"/>
                  <w:sz w:val="20"/>
                  <w:szCs w:val="20"/>
                  <w:lang w:val="en-US"/>
                </w:rPr>
                <w:t>0.9</w:t>
              </w:r>
            </w:ins>
          </w:p>
        </w:tc>
        <w:tc>
          <w:tcPr>
            <w:tcW w:w="625" w:type="pct"/>
            <w:tcMar>
              <w:top w:w="100" w:type="nil"/>
              <w:right w:w="100" w:type="nil"/>
            </w:tcMar>
            <w:vAlign w:val="center"/>
            <w:tcPrChange w:id="490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BC36054" w14:textId="77777777" w:rsidR="00B159D3" w:rsidRPr="00824E21" w:rsidRDefault="00B159D3" w:rsidP="00B159D3">
            <w:pPr>
              <w:spacing w:line="360" w:lineRule="auto"/>
              <w:rPr>
                <w:ins w:id="4902" w:author="Christina Sun" w:date="2026-03-15T20:45:00Z"/>
                <w:rFonts w:asciiTheme="majorHAnsi" w:hAnsiTheme="majorHAnsi" w:cstheme="majorHAnsi"/>
                <w:color w:val="000000"/>
                <w:sz w:val="20"/>
                <w:szCs w:val="20"/>
                <w:lang w:val="en-US"/>
              </w:rPr>
            </w:pPr>
            <w:ins w:id="4903" w:author="Christina Sun" w:date="2026-03-15T20:45:00Z">
              <w:r w:rsidRPr="00824E21">
                <w:rPr>
                  <w:rFonts w:asciiTheme="majorHAnsi" w:hAnsiTheme="majorHAnsi" w:cstheme="majorHAnsi"/>
                  <w:color w:val="000000"/>
                  <w:sz w:val="20"/>
                  <w:szCs w:val="20"/>
                  <w:lang w:val="en-US"/>
                </w:rPr>
                <w:t>0.9</w:t>
              </w:r>
            </w:ins>
          </w:p>
        </w:tc>
        <w:tc>
          <w:tcPr>
            <w:tcW w:w="625" w:type="pct"/>
            <w:tcMar>
              <w:top w:w="100" w:type="nil"/>
              <w:right w:w="100" w:type="nil"/>
            </w:tcMar>
            <w:vAlign w:val="center"/>
            <w:tcPrChange w:id="4904"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1535E4B" w14:textId="77777777" w:rsidR="00B159D3" w:rsidRPr="00824E21" w:rsidRDefault="00B159D3" w:rsidP="00B159D3">
            <w:pPr>
              <w:spacing w:line="360" w:lineRule="auto"/>
              <w:rPr>
                <w:ins w:id="4905" w:author="Christina Sun" w:date="2026-03-15T20:45:00Z"/>
                <w:rFonts w:asciiTheme="majorHAnsi" w:hAnsiTheme="majorHAnsi" w:cstheme="majorHAnsi"/>
                <w:color w:val="000000"/>
                <w:sz w:val="20"/>
                <w:szCs w:val="20"/>
                <w:lang w:val="en-US"/>
              </w:rPr>
            </w:pPr>
            <w:ins w:id="4906" w:author="Christina Sun" w:date="2026-03-15T20:45:00Z">
              <w:r w:rsidRPr="00824E21">
                <w:rPr>
                  <w:rFonts w:asciiTheme="majorHAnsi" w:hAnsiTheme="majorHAnsi" w:cstheme="majorHAnsi"/>
                  <w:color w:val="000000"/>
                  <w:sz w:val="20"/>
                  <w:szCs w:val="20"/>
                  <w:lang w:val="en-US"/>
                </w:rPr>
                <w:t>0.9</w:t>
              </w:r>
            </w:ins>
          </w:p>
        </w:tc>
      </w:tr>
      <w:tr w:rsidR="00B159D3" w:rsidRPr="00824E21" w14:paraId="6F4818C7" w14:textId="77777777" w:rsidTr="00B159D3">
        <w:tblPrEx>
          <w:tblCellMar>
            <w:top w:w="0" w:type="dxa"/>
            <w:bottom w:w="0" w:type="dxa"/>
          </w:tblCellMar>
          <w:tblPrExChange w:id="4907" w:author="Christina Sun" w:date="2026-03-15T20:47:00Z" w16du:dateUtc="2026-03-16T03:47:00Z">
            <w:tblPrEx>
              <w:tblBorders>
                <w:top w:val="none" w:sz="0" w:space="0" w:color="auto"/>
              </w:tblBorders>
              <w:tblCellMar>
                <w:top w:w="0" w:type="dxa"/>
                <w:bottom w:w="0" w:type="dxa"/>
              </w:tblCellMar>
            </w:tblPrEx>
          </w:tblPrExChange>
        </w:tblPrEx>
        <w:trPr>
          <w:ins w:id="4908" w:author="Christina Sun" w:date="2026-03-15T20:45:00Z"/>
          <w:trPrChange w:id="4909" w:author="Christina Sun" w:date="2026-03-15T20:47:00Z" w16du:dateUtc="2026-03-16T03:47:00Z">
            <w:trPr>
              <w:gridAfter w:val="0"/>
            </w:trPr>
          </w:trPrChange>
        </w:trPr>
        <w:tc>
          <w:tcPr>
            <w:tcW w:w="761" w:type="pct"/>
            <w:tcMar>
              <w:top w:w="100" w:type="nil"/>
              <w:right w:w="100" w:type="nil"/>
            </w:tcMar>
            <w:vAlign w:val="center"/>
            <w:tcPrChange w:id="4910"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CA2A2DB" w14:textId="77777777" w:rsidR="00B159D3" w:rsidRPr="00824E21" w:rsidRDefault="00B159D3" w:rsidP="00B159D3">
            <w:pPr>
              <w:spacing w:line="360" w:lineRule="auto"/>
              <w:rPr>
                <w:ins w:id="4911"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912"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64E94FC" w14:textId="77777777" w:rsidR="00B159D3" w:rsidRPr="00824E21" w:rsidRDefault="00B159D3" w:rsidP="00B159D3">
            <w:pPr>
              <w:spacing w:line="360" w:lineRule="auto"/>
              <w:rPr>
                <w:ins w:id="4913" w:author="Christina Sun" w:date="2026-03-15T20:45:00Z"/>
                <w:rFonts w:asciiTheme="majorHAnsi" w:hAnsiTheme="majorHAnsi" w:cstheme="majorHAnsi"/>
                <w:color w:val="000000"/>
                <w:sz w:val="20"/>
                <w:szCs w:val="20"/>
                <w:lang w:val="en-US"/>
              </w:rPr>
            </w:pPr>
            <w:ins w:id="4914" w:author="Christina Sun" w:date="2026-03-15T20:45:00Z">
              <w:r w:rsidRPr="00824E21">
                <w:rPr>
                  <w:rFonts w:asciiTheme="majorHAnsi" w:hAnsiTheme="majorHAnsi" w:cstheme="majorHAnsi"/>
                  <w:color w:val="000000"/>
                  <w:sz w:val="20"/>
                  <w:szCs w:val="20"/>
                  <w:lang w:val="en-US"/>
                </w:rPr>
                <w:t>5169</w:t>
              </w:r>
            </w:ins>
          </w:p>
        </w:tc>
        <w:tc>
          <w:tcPr>
            <w:tcW w:w="625" w:type="pct"/>
            <w:tcMar>
              <w:top w:w="100" w:type="nil"/>
              <w:right w:w="100" w:type="nil"/>
            </w:tcMar>
            <w:vAlign w:val="center"/>
            <w:tcPrChange w:id="491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FB650D3" w14:textId="77777777" w:rsidR="00B159D3" w:rsidRPr="00824E21" w:rsidRDefault="00B159D3" w:rsidP="00B159D3">
            <w:pPr>
              <w:spacing w:line="360" w:lineRule="auto"/>
              <w:rPr>
                <w:ins w:id="4916" w:author="Christina Sun" w:date="2026-03-15T20:45:00Z"/>
                <w:rFonts w:asciiTheme="majorHAnsi" w:hAnsiTheme="majorHAnsi" w:cstheme="majorHAnsi"/>
                <w:color w:val="000000"/>
                <w:sz w:val="20"/>
                <w:szCs w:val="20"/>
                <w:lang w:val="en-US"/>
              </w:rPr>
            </w:pPr>
            <w:ins w:id="4917" w:author="Christina Sun" w:date="2026-03-15T20:45:00Z">
              <w:r w:rsidRPr="00824E21">
                <w:rPr>
                  <w:rFonts w:asciiTheme="majorHAnsi" w:hAnsiTheme="majorHAnsi" w:cstheme="majorHAnsi"/>
                  <w:color w:val="000000"/>
                  <w:sz w:val="20"/>
                  <w:szCs w:val="20"/>
                  <w:lang w:val="en-US"/>
                </w:rPr>
                <w:t>329</w:t>
              </w:r>
            </w:ins>
          </w:p>
        </w:tc>
        <w:tc>
          <w:tcPr>
            <w:tcW w:w="625" w:type="pct"/>
            <w:tcMar>
              <w:top w:w="100" w:type="nil"/>
              <w:right w:w="100" w:type="nil"/>
            </w:tcMar>
            <w:vAlign w:val="center"/>
            <w:tcPrChange w:id="491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047A137" w14:textId="77777777" w:rsidR="00B159D3" w:rsidRPr="00824E21" w:rsidRDefault="00B159D3" w:rsidP="00B159D3">
            <w:pPr>
              <w:spacing w:line="360" w:lineRule="auto"/>
              <w:rPr>
                <w:ins w:id="4919" w:author="Christina Sun" w:date="2026-03-15T20:45:00Z"/>
                <w:rFonts w:asciiTheme="majorHAnsi" w:hAnsiTheme="majorHAnsi" w:cstheme="majorHAnsi"/>
                <w:color w:val="000000"/>
                <w:sz w:val="20"/>
                <w:szCs w:val="20"/>
                <w:lang w:val="en-US"/>
              </w:rPr>
            </w:pPr>
            <w:ins w:id="4920" w:author="Christina Sun" w:date="2026-03-15T20:45:00Z">
              <w:r w:rsidRPr="00824E21">
                <w:rPr>
                  <w:rFonts w:asciiTheme="majorHAnsi" w:hAnsiTheme="majorHAnsi" w:cstheme="majorHAnsi"/>
                  <w:color w:val="000000"/>
                  <w:sz w:val="20"/>
                  <w:szCs w:val="20"/>
                  <w:lang w:val="en-US"/>
                </w:rPr>
                <w:t>1134</w:t>
              </w:r>
            </w:ins>
          </w:p>
        </w:tc>
        <w:tc>
          <w:tcPr>
            <w:tcW w:w="625" w:type="pct"/>
            <w:tcMar>
              <w:top w:w="100" w:type="nil"/>
              <w:right w:w="100" w:type="nil"/>
            </w:tcMar>
            <w:vAlign w:val="center"/>
            <w:tcPrChange w:id="492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700B0C6" w14:textId="77777777" w:rsidR="00B159D3" w:rsidRPr="00824E21" w:rsidRDefault="00B159D3" w:rsidP="00B159D3">
            <w:pPr>
              <w:spacing w:line="360" w:lineRule="auto"/>
              <w:rPr>
                <w:ins w:id="4922" w:author="Christina Sun" w:date="2026-03-15T20:45:00Z"/>
                <w:rFonts w:asciiTheme="majorHAnsi" w:hAnsiTheme="majorHAnsi" w:cstheme="majorHAnsi"/>
                <w:color w:val="000000"/>
                <w:sz w:val="20"/>
                <w:szCs w:val="20"/>
                <w:lang w:val="en-US"/>
              </w:rPr>
            </w:pPr>
            <w:ins w:id="4923" w:author="Christina Sun" w:date="2026-03-15T20:45:00Z">
              <w:r w:rsidRPr="00824E21">
                <w:rPr>
                  <w:rFonts w:asciiTheme="majorHAnsi" w:hAnsiTheme="majorHAnsi" w:cstheme="majorHAnsi"/>
                  <w:color w:val="000000"/>
                  <w:sz w:val="20"/>
                  <w:szCs w:val="20"/>
                  <w:lang w:val="en-US"/>
                </w:rPr>
                <w:t>182</w:t>
              </w:r>
            </w:ins>
          </w:p>
        </w:tc>
        <w:tc>
          <w:tcPr>
            <w:tcW w:w="625" w:type="pct"/>
            <w:tcMar>
              <w:top w:w="100" w:type="nil"/>
              <w:right w:w="100" w:type="nil"/>
            </w:tcMar>
            <w:vAlign w:val="center"/>
            <w:tcPrChange w:id="492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08A3DB9" w14:textId="77777777" w:rsidR="00B159D3" w:rsidRPr="00824E21" w:rsidRDefault="00B159D3" w:rsidP="00B159D3">
            <w:pPr>
              <w:spacing w:line="360" w:lineRule="auto"/>
              <w:rPr>
                <w:ins w:id="4925" w:author="Christina Sun" w:date="2026-03-15T20:45:00Z"/>
                <w:rFonts w:asciiTheme="majorHAnsi" w:hAnsiTheme="majorHAnsi" w:cstheme="majorHAnsi"/>
                <w:color w:val="000000"/>
                <w:sz w:val="20"/>
                <w:szCs w:val="20"/>
                <w:lang w:val="en-US"/>
              </w:rPr>
            </w:pPr>
            <w:ins w:id="4926" w:author="Christina Sun" w:date="2026-03-15T20:45:00Z">
              <w:r w:rsidRPr="00824E21">
                <w:rPr>
                  <w:rFonts w:asciiTheme="majorHAnsi" w:hAnsiTheme="majorHAnsi" w:cstheme="majorHAnsi"/>
                  <w:color w:val="000000"/>
                  <w:sz w:val="20"/>
                  <w:szCs w:val="20"/>
                  <w:lang w:val="en-US"/>
                </w:rPr>
                <w:t>130</w:t>
              </w:r>
            </w:ins>
          </w:p>
        </w:tc>
        <w:tc>
          <w:tcPr>
            <w:tcW w:w="625" w:type="pct"/>
            <w:tcMar>
              <w:top w:w="100" w:type="nil"/>
              <w:right w:w="100" w:type="nil"/>
            </w:tcMar>
            <w:vAlign w:val="center"/>
            <w:tcPrChange w:id="492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26EB8FA" w14:textId="77777777" w:rsidR="00B159D3" w:rsidRPr="00824E21" w:rsidRDefault="00B159D3" w:rsidP="00B159D3">
            <w:pPr>
              <w:spacing w:line="360" w:lineRule="auto"/>
              <w:rPr>
                <w:ins w:id="4928" w:author="Christina Sun" w:date="2026-03-15T20:45:00Z"/>
                <w:rFonts w:asciiTheme="majorHAnsi" w:hAnsiTheme="majorHAnsi" w:cstheme="majorHAnsi"/>
                <w:color w:val="000000"/>
                <w:sz w:val="20"/>
                <w:szCs w:val="20"/>
                <w:lang w:val="en-US"/>
              </w:rPr>
            </w:pPr>
            <w:ins w:id="4929" w:author="Christina Sun" w:date="2026-03-15T20:45:00Z">
              <w:r w:rsidRPr="00824E21">
                <w:rPr>
                  <w:rFonts w:asciiTheme="majorHAnsi" w:hAnsiTheme="majorHAnsi" w:cstheme="majorHAnsi"/>
                  <w:color w:val="000000"/>
                  <w:sz w:val="20"/>
                  <w:szCs w:val="20"/>
                  <w:lang w:val="en-US"/>
                </w:rPr>
                <w:t>505</w:t>
              </w:r>
            </w:ins>
          </w:p>
        </w:tc>
        <w:tc>
          <w:tcPr>
            <w:tcW w:w="625" w:type="pct"/>
            <w:tcMar>
              <w:top w:w="100" w:type="nil"/>
              <w:right w:w="100" w:type="nil"/>
            </w:tcMar>
            <w:vAlign w:val="center"/>
            <w:tcPrChange w:id="493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CBB0F56" w14:textId="77777777" w:rsidR="00B159D3" w:rsidRPr="00824E21" w:rsidRDefault="00B159D3" w:rsidP="00B159D3">
            <w:pPr>
              <w:spacing w:line="360" w:lineRule="auto"/>
              <w:rPr>
                <w:ins w:id="4931" w:author="Christina Sun" w:date="2026-03-15T20:45:00Z"/>
                <w:rFonts w:asciiTheme="majorHAnsi" w:hAnsiTheme="majorHAnsi" w:cstheme="majorHAnsi"/>
                <w:color w:val="000000"/>
                <w:sz w:val="20"/>
                <w:szCs w:val="20"/>
                <w:lang w:val="en-US"/>
              </w:rPr>
            </w:pPr>
            <w:ins w:id="4932" w:author="Christina Sun" w:date="2026-03-15T20:45:00Z">
              <w:r w:rsidRPr="00824E21">
                <w:rPr>
                  <w:rFonts w:asciiTheme="majorHAnsi" w:hAnsiTheme="majorHAnsi" w:cstheme="majorHAnsi"/>
                  <w:color w:val="000000"/>
                  <w:sz w:val="20"/>
                  <w:szCs w:val="20"/>
                  <w:lang w:val="en-US"/>
                </w:rPr>
                <w:t>7948</w:t>
              </w:r>
            </w:ins>
          </w:p>
        </w:tc>
      </w:tr>
      <w:tr w:rsidR="00B159D3" w:rsidRPr="00824E21" w14:paraId="57E1F5E4" w14:textId="77777777" w:rsidTr="00B159D3">
        <w:tblPrEx>
          <w:tblCellMar>
            <w:top w:w="0" w:type="dxa"/>
            <w:bottom w:w="0" w:type="dxa"/>
          </w:tblCellMar>
          <w:tblPrExChange w:id="4933" w:author="Christina Sun" w:date="2026-03-15T20:47:00Z" w16du:dateUtc="2026-03-16T03:47:00Z">
            <w:tblPrEx>
              <w:tblBorders>
                <w:top w:val="none" w:sz="0" w:space="0" w:color="auto"/>
              </w:tblBorders>
              <w:tblCellMar>
                <w:top w:w="0" w:type="dxa"/>
                <w:bottom w:w="0" w:type="dxa"/>
              </w:tblCellMar>
            </w:tblPrEx>
          </w:tblPrExChange>
        </w:tblPrEx>
        <w:trPr>
          <w:ins w:id="4934" w:author="Christina Sun" w:date="2026-03-15T20:45:00Z"/>
          <w:trPrChange w:id="4935" w:author="Christina Sun" w:date="2026-03-15T20:47:00Z" w16du:dateUtc="2026-03-16T03:47:00Z">
            <w:trPr>
              <w:gridAfter w:val="0"/>
            </w:trPr>
          </w:trPrChange>
        </w:trPr>
        <w:tc>
          <w:tcPr>
            <w:tcW w:w="761" w:type="pct"/>
            <w:tcMar>
              <w:top w:w="100" w:type="nil"/>
              <w:right w:w="100" w:type="nil"/>
            </w:tcMar>
            <w:vAlign w:val="center"/>
            <w:tcPrChange w:id="4936"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BEB6F86" w14:textId="77777777" w:rsidR="00B159D3" w:rsidRPr="00824E21" w:rsidRDefault="00B159D3" w:rsidP="00B159D3">
            <w:pPr>
              <w:spacing w:line="360" w:lineRule="auto"/>
              <w:rPr>
                <w:ins w:id="4937" w:author="Christina Sun" w:date="2026-03-15T20:45:00Z"/>
                <w:rFonts w:asciiTheme="majorHAnsi" w:hAnsiTheme="majorHAnsi" w:cstheme="majorHAnsi"/>
                <w:color w:val="000000"/>
                <w:sz w:val="20"/>
                <w:szCs w:val="20"/>
                <w:lang w:val="en-US"/>
              </w:rPr>
            </w:pPr>
            <w:ins w:id="4938" w:author="Christina Sun" w:date="2026-03-15T20:45:00Z">
              <w:r w:rsidRPr="00824E21">
                <w:rPr>
                  <w:rFonts w:asciiTheme="majorHAnsi" w:hAnsiTheme="majorHAnsi" w:cstheme="majorHAnsi"/>
                  <w:color w:val="000000"/>
                  <w:sz w:val="20"/>
                  <w:szCs w:val="20"/>
                  <w:lang w:val="en-US"/>
                </w:rPr>
                <w:t>how worried about having adequate support for emotional and mental health needs</w:t>
              </w:r>
            </w:ins>
          </w:p>
        </w:tc>
        <w:tc>
          <w:tcPr>
            <w:tcW w:w="488" w:type="pct"/>
            <w:tcMar>
              <w:top w:w="100" w:type="nil"/>
              <w:right w:w="100" w:type="nil"/>
            </w:tcMar>
            <w:vAlign w:val="center"/>
            <w:tcPrChange w:id="493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2222A71" w14:textId="77777777" w:rsidR="00B159D3" w:rsidRPr="00824E21" w:rsidRDefault="00B159D3" w:rsidP="00B159D3">
            <w:pPr>
              <w:spacing w:line="360" w:lineRule="auto"/>
              <w:rPr>
                <w:ins w:id="4940" w:author="Christina Sun" w:date="2026-03-15T20:45:00Z"/>
                <w:rFonts w:asciiTheme="majorHAnsi" w:hAnsiTheme="majorHAnsi" w:cstheme="majorHAnsi"/>
                <w:color w:val="000000"/>
                <w:sz w:val="20"/>
                <w:szCs w:val="20"/>
                <w:lang w:val="en-US"/>
              </w:rPr>
            </w:pPr>
            <w:ins w:id="4941" w:author="Christina Sun" w:date="2026-03-15T20:45:00Z">
              <w:r w:rsidRPr="00824E21">
                <w:rPr>
                  <w:rFonts w:asciiTheme="majorHAnsi" w:hAnsiTheme="majorHAnsi" w:cstheme="majorHAnsi"/>
                  <w:color w:val="000000"/>
                  <w:sz w:val="20"/>
                  <w:szCs w:val="20"/>
                  <w:lang w:val="en-US"/>
                </w:rPr>
                <w:t>1.0</w:t>
              </w:r>
            </w:ins>
          </w:p>
        </w:tc>
        <w:tc>
          <w:tcPr>
            <w:tcW w:w="625" w:type="pct"/>
            <w:tcMar>
              <w:top w:w="100" w:type="nil"/>
              <w:right w:w="100" w:type="nil"/>
            </w:tcMar>
            <w:vAlign w:val="center"/>
            <w:tcPrChange w:id="4942"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3C304D3" w14:textId="77777777" w:rsidR="00B159D3" w:rsidRPr="00824E21" w:rsidRDefault="00B159D3" w:rsidP="00B159D3">
            <w:pPr>
              <w:spacing w:line="360" w:lineRule="auto"/>
              <w:rPr>
                <w:ins w:id="4943" w:author="Christina Sun" w:date="2026-03-15T20:45:00Z"/>
                <w:rFonts w:asciiTheme="majorHAnsi" w:hAnsiTheme="majorHAnsi" w:cstheme="majorHAnsi"/>
                <w:color w:val="000000"/>
                <w:sz w:val="20"/>
                <w:szCs w:val="20"/>
                <w:lang w:val="en-US"/>
              </w:rPr>
            </w:pPr>
            <w:ins w:id="4944"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94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B9CC8F9" w14:textId="77777777" w:rsidR="00B159D3" w:rsidRPr="00824E21" w:rsidRDefault="00B159D3" w:rsidP="00B159D3">
            <w:pPr>
              <w:spacing w:line="360" w:lineRule="auto"/>
              <w:rPr>
                <w:ins w:id="4946" w:author="Christina Sun" w:date="2026-03-15T20:45:00Z"/>
                <w:rFonts w:asciiTheme="majorHAnsi" w:hAnsiTheme="majorHAnsi" w:cstheme="majorHAnsi"/>
                <w:color w:val="000000"/>
                <w:sz w:val="20"/>
                <w:szCs w:val="20"/>
                <w:lang w:val="en-US"/>
              </w:rPr>
            </w:pPr>
            <w:ins w:id="4947"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948"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8D6ECBE" w14:textId="77777777" w:rsidR="00B159D3" w:rsidRPr="00824E21" w:rsidRDefault="00B159D3" w:rsidP="00B159D3">
            <w:pPr>
              <w:spacing w:line="360" w:lineRule="auto"/>
              <w:rPr>
                <w:ins w:id="4949" w:author="Christina Sun" w:date="2026-03-15T20:45:00Z"/>
                <w:rFonts w:asciiTheme="majorHAnsi" w:hAnsiTheme="majorHAnsi" w:cstheme="majorHAnsi"/>
                <w:color w:val="000000"/>
                <w:sz w:val="20"/>
                <w:szCs w:val="20"/>
                <w:lang w:val="en-US"/>
              </w:rPr>
            </w:pPr>
            <w:ins w:id="4950"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95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84531A1" w14:textId="77777777" w:rsidR="00B159D3" w:rsidRPr="00824E21" w:rsidRDefault="00B159D3" w:rsidP="00B159D3">
            <w:pPr>
              <w:spacing w:line="360" w:lineRule="auto"/>
              <w:rPr>
                <w:ins w:id="4952" w:author="Christina Sun" w:date="2026-03-15T20:45:00Z"/>
                <w:rFonts w:asciiTheme="majorHAnsi" w:hAnsiTheme="majorHAnsi" w:cstheme="majorHAnsi"/>
                <w:color w:val="000000"/>
                <w:sz w:val="20"/>
                <w:szCs w:val="20"/>
                <w:lang w:val="en-US"/>
              </w:rPr>
            </w:pPr>
            <w:ins w:id="4953" w:author="Christina Sun" w:date="2026-03-15T20:45:00Z">
              <w:r w:rsidRPr="00824E21">
                <w:rPr>
                  <w:rFonts w:asciiTheme="majorHAnsi" w:hAnsiTheme="majorHAnsi" w:cstheme="majorHAnsi"/>
                  <w:color w:val="000000"/>
                  <w:sz w:val="20"/>
                  <w:szCs w:val="20"/>
                  <w:lang w:val="en-US"/>
                </w:rPr>
                <w:t>1.5</w:t>
              </w:r>
            </w:ins>
          </w:p>
        </w:tc>
        <w:tc>
          <w:tcPr>
            <w:tcW w:w="625" w:type="pct"/>
            <w:tcMar>
              <w:top w:w="100" w:type="nil"/>
              <w:right w:w="100" w:type="nil"/>
            </w:tcMar>
            <w:vAlign w:val="center"/>
            <w:tcPrChange w:id="495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18DCA06" w14:textId="77777777" w:rsidR="00B159D3" w:rsidRPr="00824E21" w:rsidRDefault="00B159D3" w:rsidP="00B159D3">
            <w:pPr>
              <w:spacing w:line="360" w:lineRule="auto"/>
              <w:rPr>
                <w:ins w:id="4955" w:author="Christina Sun" w:date="2026-03-15T20:45:00Z"/>
                <w:rFonts w:asciiTheme="majorHAnsi" w:hAnsiTheme="majorHAnsi" w:cstheme="majorHAnsi"/>
                <w:color w:val="000000"/>
                <w:sz w:val="20"/>
                <w:szCs w:val="20"/>
                <w:lang w:val="en-US"/>
              </w:rPr>
            </w:pPr>
            <w:ins w:id="4956" w:author="Christina Sun" w:date="2026-03-15T20:45:00Z">
              <w:r w:rsidRPr="00824E21">
                <w:rPr>
                  <w:rFonts w:asciiTheme="majorHAnsi" w:hAnsiTheme="majorHAnsi" w:cstheme="majorHAnsi"/>
                  <w:color w:val="000000"/>
                  <w:sz w:val="20"/>
                  <w:szCs w:val="20"/>
                  <w:lang w:val="en-US"/>
                </w:rPr>
                <w:t>1.3</w:t>
              </w:r>
            </w:ins>
          </w:p>
        </w:tc>
        <w:tc>
          <w:tcPr>
            <w:tcW w:w="625" w:type="pct"/>
            <w:tcMar>
              <w:top w:w="100" w:type="nil"/>
              <w:right w:w="100" w:type="nil"/>
            </w:tcMar>
            <w:vAlign w:val="center"/>
            <w:tcPrChange w:id="4957"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78C2E87" w14:textId="77777777" w:rsidR="00B159D3" w:rsidRPr="00824E21" w:rsidRDefault="00B159D3" w:rsidP="00B159D3">
            <w:pPr>
              <w:spacing w:line="360" w:lineRule="auto"/>
              <w:rPr>
                <w:ins w:id="4958" w:author="Christina Sun" w:date="2026-03-15T20:45:00Z"/>
                <w:rFonts w:asciiTheme="majorHAnsi" w:hAnsiTheme="majorHAnsi" w:cstheme="majorHAnsi"/>
                <w:color w:val="000000"/>
                <w:sz w:val="20"/>
                <w:szCs w:val="20"/>
                <w:lang w:val="en-US"/>
              </w:rPr>
            </w:pPr>
            <w:ins w:id="4959" w:author="Christina Sun" w:date="2026-03-15T20:45:00Z">
              <w:r w:rsidRPr="00824E21">
                <w:rPr>
                  <w:rFonts w:asciiTheme="majorHAnsi" w:hAnsiTheme="majorHAnsi" w:cstheme="majorHAnsi"/>
                  <w:color w:val="000000"/>
                  <w:sz w:val="20"/>
                  <w:szCs w:val="20"/>
                  <w:lang w:val="en-US"/>
                </w:rPr>
                <w:t>1.1</w:t>
              </w:r>
            </w:ins>
          </w:p>
        </w:tc>
      </w:tr>
      <w:tr w:rsidR="00B159D3" w:rsidRPr="00824E21" w14:paraId="5A3ED395" w14:textId="77777777" w:rsidTr="00B159D3">
        <w:tblPrEx>
          <w:tblCellMar>
            <w:top w:w="0" w:type="dxa"/>
            <w:bottom w:w="0" w:type="dxa"/>
          </w:tblCellMar>
          <w:tblPrExChange w:id="4960" w:author="Christina Sun" w:date="2026-03-15T20:47:00Z" w16du:dateUtc="2026-03-16T03:47:00Z">
            <w:tblPrEx>
              <w:tblBorders>
                <w:top w:val="none" w:sz="0" w:space="0" w:color="auto"/>
              </w:tblBorders>
              <w:tblCellMar>
                <w:top w:w="0" w:type="dxa"/>
                <w:bottom w:w="0" w:type="dxa"/>
              </w:tblCellMar>
            </w:tblPrEx>
          </w:tblPrExChange>
        </w:tblPrEx>
        <w:trPr>
          <w:ins w:id="4961" w:author="Christina Sun" w:date="2026-03-15T20:45:00Z"/>
          <w:trPrChange w:id="4962" w:author="Christina Sun" w:date="2026-03-15T20:47:00Z" w16du:dateUtc="2026-03-16T03:47:00Z">
            <w:trPr>
              <w:gridAfter w:val="0"/>
            </w:trPr>
          </w:trPrChange>
        </w:trPr>
        <w:tc>
          <w:tcPr>
            <w:tcW w:w="761" w:type="pct"/>
            <w:tcMar>
              <w:top w:w="100" w:type="nil"/>
              <w:right w:w="100" w:type="nil"/>
            </w:tcMar>
            <w:vAlign w:val="center"/>
            <w:tcPrChange w:id="4963"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2A3079E" w14:textId="77777777" w:rsidR="00B159D3" w:rsidRPr="00824E21" w:rsidRDefault="00B159D3" w:rsidP="00B159D3">
            <w:pPr>
              <w:spacing w:line="360" w:lineRule="auto"/>
              <w:rPr>
                <w:ins w:id="4964"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4965"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367FF6F" w14:textId="77777777" w:rsidR="00B159D3" w:rsidRPr="00824E21" w:rsidRDefault="00B159D3" w:rsidP="00B159D3">
            <w:pPr>
              <w:spacing w:line="360" w:lineRule="auto"/>
              <w:rPr>
                <w:ins w:id="4966" w:author="Christina Sun" w:date="2026-03-15T20:45:00Z"/>
                <w:rFonts w:asciiTheme="majorHAnsi" w:hAnsiTheme="majorHAnsi" w:cstheme="majorHAnsi"/>
                <w:color w:val="000000"/>
                <w:sz w:val="20"/>
                <w:szCs w:val="20"/>
                <w:lang w:val="en-US"/>
              </w:rPr>
            </w:pPr>
            <w:ins w:id="4967" w:author="Christina Sun" w:date="2026-03-15T20:45:00Z">
              <w:r w:rsidRPr="00824E21">
                <w:rPr>
                  <w:rFonts w:asciiTheme="majorHAnsi" w:hAnsiTheme="majorHAnsi" w:cstheme="majorHAnsi"/>
                  <w:color w:val="000000"/>
                  <w:sz w:val="20"/>
                  <w:szCs w:val="20"/>
                  <w:lang w:val="en-US"/>
                </w:rPr>
                <w:t>5167</w:t>
              </w:r>
            </w:ins>
          </w:p>
        </w:tc>
        <w:tc>
          <w:tcPr>
            <w:tcW w:w="625" w:type="pct"/>
            <w:tcMar>
              <w:top w:w="100" w:type="nil"/>
              <w:right w:w="100" w:type="nil"/>
            </w:tcMar>
            <w:vAlign w:val="center"/>
            <w:tcPrChange w:id="496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7BF004C" w14:textId="77777777" w:rsidR="00B159D3" w:rsidRPr="00824E21" w:rsidRDefault="00B159D3" w:rsidP="00B159D3">
            <w:pPr>
              <w:spacing w:line="360" w:lineRule="auto"/>
              <w:rPr>
                <w:ins w:id="4969" w:author="Christina Sun" w:date="2026-03-15T20:45:00Z"/>
                <w:rFonts w:asciiTheme="majorHAnsi" w:hAnsiTheme="majorHAnsi" w:cstheme="majorHAnsi"/>
                <w:color w:val="000000"/>
                <w:sz w:val="20"/>
                <w:szCs w:val="20"/>
                <w:lang w:val="en-US"/>
              </w:rPr>
            </w:pPr>
            <w:ins w:id="4970"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497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57B1537" w14:textId="77777777" w:rsidR="00B159D3" w:rsidRPr="00824E21" w:rsidRDefault="00B159D3" w:rsidP="00B159D3">
            <w:pPr>
              <w:spacing w:line="360" w:lineRule="auto"/>
              <w:rPr>
                <w:ins w:id="4972" w:author="Christina Sun" w:date="2026-03-15T20:45:00Z"/>
                <w:rFonts w:asciiTheme="majorHAnsi" w:hAnsiTheme="majorHAnsi" w:cstheme="majorHAnsi"/>
                <w:color w:val="000000"/>
                <w:sz w:val="20"/>
                <w:szCs w:val="20"/>
                <w:lang w:val="en-US"/>
              </w:rPr>
            </w:pPr>
            <w:ins w:id="4973" w:author="Christina Sun" w:date="2026-03-15T20:45:00Z">
              <w:r w:rsidRPr="00824E21">
                <w:rPr>
                  <w:rFonts w:asciiTheme="majorHAnsi" w:hAnsiTheme="majorHAnsi" w:cstheme="majorHAnsi"/>
                  <w:color w:val="000000"/>
                  <w:sz w:val="20"/>
                  <w:szCs w:val="20"/>
                  <w:lang w:val="en-US"/>
                </w:rPr>
                <w:t>1137</w:t>
              </w:r>
            </w:ins>
          </w:p>
        </w:tc>
        <w:tc>
          <w:tcPr>
            <w:tcW w:w="625" w:type="pct"/>
            <w:tcMar>
              <w:top w:w="100" w:type="nil"/>
              <w:right w:w="100" w:type="nil"/>
            </w:tcMar>
            <w:vAlign w:val="center"/>
            <w:tcPrChange w:id="4974"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DE99BE6" w14:textId="77777777" w:rsidR="00B159D3" w:rsidRPr="00824E21" w:rsidRDefault="00B159D3" w:rsidP="00B159D3">
            <w:pPr>
              <w:spacing w:line="360" w:lineRule="auto"/>
              <w:rPr>
                <w:ins w:id="4975" w:author="Christina Sun" w:date="2026-03-15T20:45:00Z"/>
                <w:rFonts w:asciiTheme="majorHAnsi" w:hAnsiTheme="majorHAnsi" w:cstheme="majorHAnsi"/>
                <w:color w:val="000000"/>
                <w:sz w:val="20"/>
                <w:szCs w:val="20"/>
                <w:lang w:val="en-US"/>
              </w:rPr>
            </w:pPr>
            <w:ins w:id="4976" w:author="Christina Sun" w:date="2026-03-15T20:45:00Z">
              <w:r w:rsidRPr="00824E21">
                <w:rPr>
                  <w:rFonts w:asciiTheme="majorHAnsi" w:hAnsiTheme="majorHAnsi" w:cstheme="majorHAnsi"/>
                  <w:color w:val="000000"/>
                  <w:sz w:val="20"/>
                  <w:szCs w:val="20"/>
                  <w:lang w:val="en-US"/>
                </w:rPr>
                <w:t>181</w:t>
              </w:r>
            </w:ins>
          </w:p>
        </w:tc>
        <w:tc>
          <w:tcPr>
            <w:tcW w:w="625" w:type="pct"/>
            <w:tcMar>
              <w:top w:w="100" w:type="nil"/>
              <w:right w:w="100" w:type="nil"/>
            </w:tcMar>
            <w:vAlign w:val="center"/>
            <w:tcPrChange w:id="497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60E93E1" w14:textId="77777777" w:rsidR="00B159D3" w:rsidRPr="00824E21" w:rsidRDefault="00B159D3" w:rsidP="00B159D3">
            <w:pPr>
              <w:spacing w:line="360" w:lineRule="auto"/>
              <w:rPr>
                <w:ins w:id="4978" w:author="Christina Sun" w:date="2026-03-15T20:45:00Z"/>
                <w:rFonts w:asciiTheme="majorHAnsi" w:hAnsiTheme="majorHAnsi" w:cstheme="majorHAnsi"/>
                <w:color w:val="000000"/>
                <w:sz w:val="20"/>
                <w:szCs w:val="20"/>
                <w:lang w:val="en-US"/>
              </w:rPr>
            </w:pPr>
            <w:ins w:id="4979" w:author="Christina Sun" w:date="2026-03-15T20:45:00Z">
              <w:r w:rsidRPr="00824E21">
                <w:rPr>
                  <w:rFonts w:asciiTheme="majorHAnsi" w:hAnsiTheme="majorHAnsi" w:cstheme="majorHAnsi"/>
                  <w:color w:val="000000"/>
                  <w:sz w:val="20"/>
                  <w:szCs w:val="20"/>
                  <w:lang w:val="en-US"/>
                </w:rPr>
                <w:t>129</w:t>
              </w:r>
            </w:ins>
          </w:p>
        </w:tc>
        <w:tc>
          <w:tcPr>
            <w:tcW w:w="625" w:type="pct"/>
            <w:tcMar>
              <w:top w:w="100" w:type="nil"/>
              <w:right w:w="100" w:type="nil"/>
            </w:tcMar>
            <w:vAlign w:val="center"/>
            <w:tcPrChange w:id="498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84C09F6" w14:textId="77777777" w:rsidR="00B159D3" w:rsidRPr="00824E21" w:rsidRDefault="00B159D3" w:rsidP="00B159D3">
            <w:pPr>
              <w:spacing w:line="360" w:lineRule="auto"/>
              <w:rPr>
                <w:ins w:id="4981" w:author="Christina Sun" w:date="2026-03-15T20:45:00Z"/>
                <w:rFonts w:asciiTheme="majorHAnsi" w:hAnsiTheme="majorHAnsi" w:cstheme="majorHAnsi"/>
                <w:color w:val="000000"/>
                <w:sz w:val="20"/>
                <w:szCs w:val="20"/>
                <w:lang w:val="en-US"/>
              </w:rPr>
            </w:pPr>
            <w:ins w:id="4982" w:author="Christina Sun" w:date="2026-03-15T20:45:00Z">
              <w:r w:rsidRPr="00824E21">
                <w:rPr>
                  <w:rFonts w:asciiTheme="majorHAnsi" w:hAnsiTheme="majorHAnsi" w:cstheme="majorHAnsi"/>
                  <w:color w:val="000000"/>
                  <w:sz w:val="20"/>
                  <w:szCs w:val="20"/>
                  <w:lang w:val="en-US"/>
                </w:rPr>
                <w:t>506</w:t>
              </w:r>
            </w:ins>
          </w:p>
        </w:tc>
        <w:tc>
          <w:tcPr>
            <w:tcW w:w="625" w:type="pct"/>
            <w:tcMar>
              <w:top w:w="100" w:type="nil"/>
              <w:right w:w="100" w:type="nil"/>
            </w:tcMar>
            <w:vAlign w:val="center"/>
            <w:tcPrChange w:id="4983"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826F983" w14:textId="77777777" w:rsidR="00B159D3" w:rsidRPr="00824E21" w:rsidRDefault="00B159D3" w:rsidP="00B159D3">
            <w:pPr>
              <w:spacing w:line="360" w:lineRule="auto"/>
              <w:rPr>
                <w:ins w:id="4984" w:author="Christina Sun" w:date="2026-03-15T20:45:00Z"/>
                <w:rFonts w:asciiTheme="majorHAnsi" w:hAnsiTheme="majorHAnsi" w:cstheme="majorHAnsi"/>
                <w:color w:val="000000"/>
                <w:sz w:val="20"/>
                <w:szCs w:val="20"/>
                <w:lang w:val="en-US"/>
              </w:rPr>
            </w:pPr>
            <w:ins w:id="4985" w:author="Christina Sun" w:date="2026-03-15T20:45:00Z">
              <w:r w:rsidRPr="00824E21">
                <w:rPr>
                  <w:rFonts w:asciiTheme="majorHAnsi" w:hAnsiTheme="majorHAnsi" w:cstheme="majorHAnsi"/>
                  <w:color w:val="000000"/>
                  <w:sz w:val="20"/>
                  <w:szCs w:val="20"/>
                  <w:lang w:val="en-US"/>
                </w:rPr>
                <w:t>7944</w:t>
              </w:r>
            </w:ins>
          </w:p>
        </w:tc>
      </w:tr>
      <w:tr w:rsidR="00B159D3" w:rsidRPr="00824E21" w14:paraId="5546875A" w14:textId="77777777" w:rsidTr="00B159D3">
        <w:tblPrEx>
          <w:tblCellMar>
            <w:top w:w="0" w:type="dxa"/>
            <w:bottom w:w="0" w:type="dxa"/>
          </w:tblCellMar>
          <w:tblPrExChange w:id="4986" w:author="Christina Sun" w:date="2026-03-15T20:47:00Z" w16du:dateUtc="2026-03-16T03:47:00Z">
            <w:tblPrEx>
              <w:tblBorders>
                <w:top w:val="none" w:sz="0" w:space="0" w:color="auto"/>
              </w:tblBorders>
              <w:tblCellMar>
                <w:top w:w="0" w:type="dxa"/>
                <w:bottom w:w="0" w:type="dxa"/>
              </w:tblCellMar>
            </w:tblPrEx>
          </w:tblPrExChange>
        </w:tblPrEx>
        <w:trPr>
          <w:ins w:id="4987" w:author="Christina Sun" w:date="2026-03-15T20:45:00Z"/>
          <w:trPrChange w:id="4988" w:author="Christina Sun" w:date="2026-03-15T20:47:00Z" w16du:dateUtc="2026-03-16T03:47:00Z">
            <w:trPr>
              <w:gridAfter w:val="0"/>
            </w:trPr>
          </w:trPrChange>
        </w:trPr>
        <w:tc>
          <w:tcPr>
            <w:tcW w:w="761" w:type="pct"/>
            <w:tcMar>
              <w:top w:w="100" w:type="nil"/>
              <w:right w:w="100" w:type="nil"/>
            </w:tcMar>
            <w:vAlign w:val="center"/>
            <w:tcPrChange w:id="4989"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747CF6D" w14:textId="77777777" w:rsidR="00B159D3" w:rsidRPr="00824E21" w:rsidRDefault="00B159D3" w:rsidP="00B159D3">
            <w:pPr>
              <w:spacing w:line="360" w:lineRule="auto"/>
              <w:rPr>
                <w:ins w:id="4990" w:author="Christina Sun" w:date="2026-03-15T20:45:00Z"/>
                <w:rFonts w:asciiTheme="majorHAnsi" w:hAnsiTheme="majorHAnsi" w:cstheme="majorHAnsi"/>
                <w:color w:val="000000"/>
                <w:sz w:val="20"/>
                <w:szCs w:val="20"/>
                <w:lang w:val="en-US"/>
              </w:rPr>
            </w:pPr>
            <w:ins w:id="4991" w:author="Christina Sun" w:date="2026-03-15T20:45:00Z">
              <w:r w:rsidRPr="00824E21">
                <w:rPr>
                  <w:rFonts w:asciiTheme="majorHAnsi" w:hAnsiTheme="majorHAnsi" w:cstheme="majorHAnsi"/>
                  <w:color w:val="000000"/>
                  <w:sz w:val="20"/>
                  <w:szCs w:val="20"/>
                  <w:lang w:val="en-US"/>
                </w:rPr>
                <w:t>how worried about discrimination based on gender</w:t>
              </w:r>
            </w:ins>
          </w:p>
        </w:tc>
        <w:tc>
          <w:tcPr>
            <w:tcW w:w="488" w:type="pct"/>
            <w:tcMar>
              <w:top w:w="100" w:type="nil"/>
              <w:right w:w="100" w:type="nil"/>
            </w:tcMar>
            <w:vAlign w:val="center"/>
            <w:tcPrChange w:id="4992"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8ED4956" w14:textId="77777777" w:rsidR="00B159D3" w:rsidRPr="00824E21" w:rsidRDefault="00B159D3" w:rsidP="00B159D3">
            <w:pPr>
              <w:spacing w:line="360" w:lineRule="auto"/>
              <w:rPr>
                <w:ins w:id="4993" w:author="Christina Sun" w:date="2026-03-15T20:45:00Z"/>
                <w:rFonts w:asciiTheme="majorHAnsi" w:hAnsiTheme="majorHAnsi" w:cstheme="majorHAnsi"/>
                <w:color w:val="000000"/>
                <w:sz w:val="20"/>
                <w:szCs w:val="20"/>
                <w:lang w:val="en-US"/>
              </w:rPr>
            </w:pPr>
            <w:ins w:id="4994" w:author="Christina Sun" w:date="2026-03-15T20:45:00Z">
              <w:r w:rsidRPr="00824E21">
                <w:rPr>
                  <w:rFonts w:asciiTheme="majorHAnsi" w:hAnsiTheme="majorHAnsi" w:cstheme="majorHAnsi"/>
                  <w:color w:val="000000"/>
                  <w:sz w:val="20"/>
                  <w:szCs w:val="20"/>
                  <w:lang w:val="en-US"/>
                </w:rPr>
                <w:t>0.3</w:t>
              </w:r>
            </w:ins>
          </w:p>
        </w:tc>
        <w:tc>
          <w:tcPr>
            <w:tcW w:w="625" w:type="pct"/>
            <w:tcMar>
              <w:top w:w="100" w:type="nil"/>
              <w:right w:w="100" w:type="nil"/>
            </w:tcMar>
            <w:vAlign w:val="center"/>
            <w:tcPrChange w:id="4995"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2233FB0" w14:textId="77777777" w:rsidR="00B159D3" w:rsidRPr="00824E21" w:rsidRDefault="00B159D3" w:rsidP="00B159D3">
            <w:pPr>
              <w:spacing w:line="360" w:lineRule="auto"/>
              <w:rPr>
                <w:ins w:id="4996" w:author="Christina Sun" w:date="2026-03-15T20:45:00Z"/>
                <w:rFonts w:asciiTheme="majorHAnsi" w:hAnsiTheme="majorHAnsi" w:cstheme="majorHAnsi"/>
                <w:color w:val="000000"/>
                <w:sz w:val="20"/>
                <w:szCs w:val="20"/>
                <w:lang w:val="en-US"/>
              </w:rPr>
            </w:pPr>
            <w:ins w:id="4997" w:author="Christina Sun" w:date="2026-03-15T20:45:00Z">
              <w:r w:rsidRPr="00824E21">
                <w:rPr>
                  <w:rFonts w:asciiTheme="majorHAnsi" w:hAnsiTheme="majorHAnsi" w:cstheme="majorHAnsi"/>
                  <w:color w:val="000000"/>
                  <w:sz w:val="20"/>
                  <w:szCs w:val="20"/>
                  <w:lang w:val="en-US"/>
                </w:rPr>
                <w:t>0.8</w:t>
              </w:r>
            </w:ins>
          </w:p>
        </w:tc>
        <w:tc>
          <w:tcPr>
            <w:tcW w:w="625" w:type="pct"/>
            <w:tcMar>
              <w:top w:w="100" w:type="nil"/>
              <w:right w:w="100" w:type="nil"/>
            </w:tcMar>
            <w:vAlign w:val="center"/>
            <w:tcPrChange w:id="499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D4EF571" w14:textId="77777777" w:rsidR="00B159D3" w:rsidRPr="00824E21" w:rsidRDefault="00B159D3" w:rsidP="00B159D3">
            <w:pPr>
              <w:spacing w:line="360" w:lineRule="auto"/>
              <w:rPr>
                <w:ins w:id="4999" w:author="Christina Sun" w:date="2026-03-15T20:45:00Z"/>
                <w:rFonts w:asciiTheme="majorHAnsi" w:hAnsiTheme="majorHAnsi" w:cstheme="majorHAnsi"/>
                <w:color w:val="000000"/>
                <w:sz w:val="20"/>
                <w:szCs w:val="20"/>
                <w:lang w:val="en-US"/>
              </w:rPr>
            </w:pPr>
            <w:ins w:id="5000" w:author="Christina Sun" w:date="2026-03-15T20:45:00Z">
              <w:r w:rsidRPr="00824E21">
                <w:rPr>
                  <w:rFonts w:asciiTheme="majorHAnsi" w:hAnsiTheme="majorHAnsi" w:cstheme="majorHAnsi"/>
                  <w:color w:val="000000"/>
                  <w:sz w:val="20"/>
                  <w:szCs w:val="20"/>
                  <w:lang w:val="en-US"/>
                </w:rPr>
                <w:t>0.8</w:t>
              </w:r>
            </w:ins>
          </w:p>
        </w:tc>
        <w:tc>
          <w:tcPr>
            <w:tcW w:w="625" w:type="pct"/>
            <w:tcMar>
              <w:top w:w="100" w:type="nil"/>
              <w:right w:w="100" w:type="nil"/>
            </w:tcMar>
            <w:vAlign w:val="center"/>
            <w:tcPrChange w:id="500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92AB3DD" w14:textId="77777777" w:rsidR="00B159D3" w:rsidRPr="00824E21" w:rsidRDefault="00B159D3" w:rsidP="00B159D3">
            <w:pPr>
              <w:spacing w:line="360" w:lineRule="auto"/>
              <w:rPr>
                <w:ins w:id="5002" w:author="Christina Sun" w:date="2026-03-15T20:45:00Z"/>
                <w:rFonts w:asciiTheme="majorHAnsi" w:hAnsiTheme="majorHAnsi" w:cstheme="majorHAnsi"/>
                <w:color w:val="000000"/>
                <w:sz w:val="20"/>
                <w:szCs w:val="20"/>
                <w:lang w:val="en-US"/>
              </w:rPr>
            </w:pPr>
            <w:ins w:id="5003" w:author="Christina Sun" w:date="2026-03-15T20:45:00Z">
              <w:r w:rsidRPr="00824E21">
                <w:rPr>
                  <w:rFonts w:asciiTheme="majorHAnsi" w:hAnsiTheme="majorHAnsi" w:cstheme="majorHAnsi"/>
                  <w:color w:val="000000"/>
                  <w:sz w:val="20"/>
                  <w:szCs w:val="20"/>
                  <w:lang w:val="en-US"/>
                </w:rPr>
                <w:t>1.0</w:t>
              </w:r>
            </w:ins>
          </w:p>
        </w:tc>
        <w:tc>
          <w:tcPr>
            <w:tcW w:w="625" w:type="pct"/>
            <w:tcMar>
              <w:top w:w="100" w:type="nil"/>
              <w:right w:w="100" w:type="nil"/>
            </w:tcMar>
            <w:vAlign w:val="center"/>
            <w:tcPrChange w:id="500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642E786" w14:textId="77777777" w:rsidR="00B159D3" w:rsidRPr="00824E21" w:rsidRDefault="00B159D3" w:rsidP="00B159D3">
            <w:pPr>
              <w:spacing w:line="360" w:lineRule="auto"/>
              <w:rPr>
                <w:ins w:id="5005" w:author="Christina Sun" w:date="2026-03-15T20:45:00Z"/>
                <w:rFonts w:asciiTheme="majorHAnsi" w:hAnsiTheme="majorHAnsi" w:cstheme="majorHAnsi"/>
                <w:color w:val="000000"/>
                <w:sz w:val="20"/>
                <w:szCs w:val="20"/>
                <w:lang w:val="en-US"/>
              </w:rPr>
            </w:pPr>
            <w:ins w:id="5006" w:author="Christina Sun" w:date="2026-03-15T20:45:00Z">
              <w:r w:rsidRPr="00824E21">
                <w:rPr>
                  <w:rFonts w:asciiTheme="majorHAnsi" w:hAnsiTheme="majorHAnsi" w:cstheme="majorHAnsi"/>
                  <w:color w:val="000000"/>
                  <w:sz w:val="20"/>
                  <w:szCs w:val="20"/>
                  <w:lang w:val="en-US"/>
                </w:rPr>
                <w:t>1.1</w:t>
              </w:r>
            </w:ins>
          </w:p>
        </w:tc>
        <w:tc>
          <w:tcPr>
            <w:tcW w:w="625" w:type="pct"/>
            <w:tcMar>
              <w:top w:w="100" w:type="nil"/>
              <w:right w:w="100" w:type="nil"/>
            </w:tcMar>
            <w:vAlign w:val="center"/>
            <w:tcPrChange w:id="500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FB8C909" w14:textId="77777777" w:rsidR="00B159D3" w:rsidRPr="00824E21" w:rsidRDefault="00B159D3" w:rsidP="00B159D3">
            <w:pPr>
              <w:spacing w:line="360" w:lineRule="auto"/>
              <w:rPr>
                <w:ins w:id="5008" w:author="Christina Sun" w:date="2026-03-15T20:45:00Z"/>
                <w:rFonts w:asciiTheme="majorHAnsi" w:hAnsiTheme="majorHAnsi" w:cstheme="majorHAnsi"/>
                <w:color w:val="000000"/>
                <w:sz w:val="20"/>
                <w:szCs w:val="20"/>
                <w:lang w:val="en-US"/>
              </w:rPr>
            </w:pPr>
            <w:ins w:id="5009" w:author="Christina Sun" w:date="2026-03-15T20:45:00Z">
              <w:r w:rsidRPr="00824E21">
                <w:rPr>
                  <w:rFonts w:asciiTheme="majorHAnsi" w:hAnsiTheme="majorHAnsi" w:cstheme="majorHAnsi"/>
                  <w:color w:val="000000"/>
                  <w:sz w:val="20"/>
                  <w:szCs w:val="20"/>
                  <w:lang w:val="en-US"/>
                </w:rPr>
                <w:t>0.7</w:t>
              </w:r>
            </w:ins>
          </w:p>
        </w:tc>
        <w:tc>
          <w:tcPr>
            <w:tcW w:w="625" w:type="pct"/>
            <w:tcMar>
              <w:top w:w="100" w:type="nil"/>
              <w:right w:w="100" w:type="nil"/>
            </w:tcMar>
            <w:vAlign w:val="center"/>
            <w:tcPrChange w:id="501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F053171" w14:textId="77777777" w:rsidR="00B159D3" w:rsidRPr="00824E21" w:rsidRDefault="00B159D3" w:rsidP="00B159D3">
            <w:pPr>
              <w:spacing w:line="360" w:lineRule="auto"/>
              <w:rPr>
                <w:ins w:id="5011" w:author="Christina Sun" w:date="2026-03-15T20:45:00Z"/>
                <w:rFonts w:asciiTheme="majorHAnsi" w:hAnsiTheme="majorHAnsi" w:cstheme="majorHAnsi"/>
                <w:color w:val="000000"/>
                <w:sz w:val="20"/>
                <w:szCs w:val="20"/>
                <w:lang w:val="en-US"/>
              </w:rPr>
            </w:pPr>
            <w:ins w:id="5012" w:author="Christina Sun" w:date="2026-03-15T20:45:00Z">
              <w:r w:rsidRPr="00824E21">
                <w:rPr>
                  <w:rFonts w:asciiTheme="majorHAnsi" w:hAnsiTheme="majorHAnsi" w:cstheme="majorHAnsi"/>
                  <w:color w:val="000000"/>
                  <w:sz w:val="20"/>
                  <w:szCs w:val="20"/>
                  <w:lang w:val="en-US"/>
                </w:rPr>
                <w:t>0.4</w:t>
              </w:r>
            </w:ins>
          </w:p>
        </w:tc>
      </w:tr>
      <w:tr w:rsidR="00B159D3" w:rsidRPr="00824E21" w14:paraId="2DCFF0C7" w14:textId="77777777" w:rsidTr="00B159D3">
        <w:tblPrEx>
          <w:tblCellMar>
            <w:top w:w="0" w:type="dxa"/>
            <w:bottom w:w="0" w:type="dxa"/>
          </w:tblCellMar>
          <w:tblPrExChange w:id="5013" w:author="Christina Sun" w:date="2026-03-15T20:47:00Z" w16du:dateUtc="2026-03-16T03:47:00Z">
            <w:tblPrEx>
              <w:tblBorders>
                <w:top w:val="none" w:sz="0" w:space="0" w:color="auto"/>
              </w:tblBorders>
              <w:tblCellMar>
                <w:top w:w="0" w:type="dxa"/>
                <w:bottom w:w="0" w:type="dxa"/>
              </w:tblCellMar>
            </w:tblPrEx>
          </w:tblPrExChange>
        </w:tblPrEx>
        <w:trPr>
          <w:ins w:id="5014" w:author="Christina Sun" w:date="2026-03-15T20:45:00Z"/>
          <w:trPrChange w:id="5015" w:author="Christina Sun" w:date="2026-03-15T20:47:00Z" w16du:dateUtc="2026-03-16T03:47:00Z">
            <w:trPr>
              <w:gridAfter w:val="0"/>
            </w:trPr>
          </w:trPrChange>
        </w:trPr>
        <w:tc>
          <w:tcPr>
            <w:tcW w:w="761" w:type="pct"/>
            <w:tcMar>
              <w:top w:w="100" w:type="nil"/>
              <w:right w:w="100" w:type="nil"/>
            </w:tcMar>
            <w:vAlign w:val="center"/>
            <w:tcPrChange w:id="5016"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DC37698" w14:textId="77777777" w:rsidR="00B159D3" w:rsidRPr="00824E21" w:rsidRDefault="00B159D3" w:rsidP="00B159D3">
            <w:pPr>
              <w:spacing w:line="360" w:lineRule="auto"/>
              <w:rPr>
                <w:ins w:id="5017"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5018"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EA9521A" w14:textId="77777777" w:rsidR="00B159D3" w:rsidRPr="00824E21" w:rsidRDefault="00B159D3" w:rsidP="00B159D3">
            <w:pPr>
              <w:spacing w:line="360" w:lineRule="auto"/>
              <w:rPr>
                <w:ins w:id="5019" w:author="Christina Sun" w:date="2026-03-15T20:45:00Z"/>
                <w:rFonts w:asciiTheme="majorHAnsi" w:hAnsiTheme="majorHAnsi" w:cstheme="majorHAnsi"/>
                <w:color w:val="000000"/>
                <w:sz w:val="20"/>
                <w:szCs w:val="20"/>
                <w:lang w:val="en-US"/>
              </w:rPr>
            </w:pPr>
            <w:ins w:id="5020" w:author="Christina Sun" w:date="2026-03-15T20:45:00Z">
              <w:r w:rsidRPr="00824E21">
                <w:rPr>
                  <w:rFonts w:asciiTheme="majorHAnsi" w:hAnsiTheme="majorHAnsi" w:cstheme="majorHAnsi"/>
                  <w:color w:val="000000"/>
                  <w:sz w:val="20"/>
                  <w:szCs w:val="20"/>
                  <w:lang w:val="en-US"/>
                </w:rPr>
                <w:t>5157</w:t>
              </w:r>
            </w:ins>
          </w:p>
        </w:tc>
        <w:tc>
          <w:tcPr>
            <w:tcW w:w="625" w:type="pct"/>
            <w:tcMar>
              <w:top w:w="100" w:type="nil"/>
              <w:right w:w="100" w:type="nil"/>
            </w:tcMar>
            <w:vAlign w:val="center"/>
            <w:tcPrChange w:id="502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0BF81B7" w14:textId="77777777" w:rsidR="00B159D3" w:rsidRPr="00824E21" w:rsidRDefault="00B159D3" w:rsidP="00B159D3">
            <w:pPr>
              <w:spacing w:line="360" w:lineRule="auto"/>
              <w:rPr>
                <w:ins w:id="5022" w:author="Christina Sun" w:date="2026-03-15T20:45:00Z"/>
                <w:rFonts w:asciiTheme="majorHAnsi" w:hAnsiTheme="majorHAnsi" w:cstheme="majorHAnsi"/>
                <w:color w:val="000000"/>
                <w:sz w:val="20"/>
                <w:szCs w:val="20"/>
                <w:lang w:val="en-US"/>
              </w:rPr>
            </w:pPr>
            <w:ins w:id="5023"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502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DE03441" w14:textId="77777777" w:rsidR="00B159D3" w:rsidRPr="00824E21" w:rsidRDefault="00B159D3" w:rsidP="00B159D3">
            <w:pPr>
              <w:spacing w:line="360" w:lineRule="auto"/>
              <w:rPr>
                <w:ins w:id="5025" w:author="Christina Sun" w:date="2026-03-15T20:45:00Z"/>
                <w:rFonts w:asciiTheme="majorHAnsi" w:hAnsiTheme="majorHAnsi" w:cstheme="majorHAnsi"/>
                <w:color w:val="000000"/>
                <w:sz w:val="20"/>
                <w:szCs w:val="20"/>
                <w:lang w:val="en-US"/>
              </w:rPr>
            </w:pPr>
            <w:ins w:id="5026" w:author="Christina Sun" w:date="2026-03-15T20:45:00Z">
              <w:r w:rsidRPr="00824E21">
                <w:rPr>
                  <w:rFonts w:asciiTheme="majorHAnsi" w:hAnsiTheme="majorHAnsi" w:cstheme="majorHAnsi"/>
                  <w:color w:val="000000"/>
                  <w:sz w:val="20"/>
                  <w:szCs w:val="20"/>
                  <w:lang w:val="en-US"/>
                </w:rPr>
                <w:t>1136</w:t>
              </w:r>
            </w:ins>
          </w:p>
        </w:tc>
        <w:tc>
          <w:tcPr>
            <w:tcW w:w="625" w:type="pct"/>
            <w:tcMar>
              <w:top w:w="100" w:type="nil"/>
              <w:right w:w="100" w:type="nil"/>
            </w:tcMar>
            <w:vAlign w:val="center"/>
            <w:tcPrChange w:id="5027"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D41753D" w14:textId="77777777" w:rsidR="00B159D3" w:rsidRPr="00824E21" w:rsidRDefault="00B159D3" w:rsidP="00B159D3">
            <w:pPr>
              <w:spacing w:line="360" w:lineRule="auto"/>
              <w:rPr>
                <w:ins w:id="5028" w:author="Christina Sun" w:date="2026-03-15T20:45:00Z"/>
                <w:rFonts w:asciiTheme="majorHAnsi" w:hAnsiTheme="majorHAnsi" w:cstheme="majorHAnsi"/>
                <w:color w:val="000000"/>
                <w:sz w:val="20"/>
                <w:szCs w:val="20"/>
                <w:lang w:val="en-US"/>
              </w:rPr>
            </w:pPr>
            <w:ins w:id="5029" w:author="Christina Sun" w:date="2026-03-15T20:45:00Z">
              <w:r w:rsidRPr="00824E21">
                <w:rPr>
                  <w:rFonts w:asciiTheme="majorHAnsi" w:hAnsiTheme="majorHAnsi" w:cstheme="majorHAnsi"/>
                  <w:color w:val="000000"/>
                  <w:sz w:val="20"/>
                  <w:szCs w:val="20"/>
                  <w:lang w:val="en-US"/>
                </w:rPr>
                <w:t>181</w:t>
              </w:r>
            </w:ins>
          </w:p>
        </w:tc>
        <w:tc>
          <w:tcPr>
            <w:tcW w:w="625" w:type="pct"/>
            <w:tcMar>
              <w:top w:w="100" w:type="nil"/>
              <w:right w:w="100" w:type="nil"/>
            </w:tcMar>
            <w:vAlign w:val="center"/>
            <w:tcPrChange w:id="503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33B4D8C" w14:textId="77777777" w:rsidR="00B159D3" w:rsidRPr="00824E21" w:rsidRDefault="00B159D3" w:rsidP="00B159D3">
            <w:pPr>
              <w:spacing w:line="360" w:lineRule="auto"/>
              <w:rPr>
                <w:ins w:id="5031" w:author="Christina Sun" w:date="2026-03-15T20:45:00Z"/>
                <w:rFonts w:asciiTheme="majorHAnsi" w:hAnsiTheme="majorHAnsi" w:cstheme="majorHAnsi"/>
                <w:color w:val="000000"/>
                <w:sz w:val="20"/>
                <w:szCs w:val="20"/>
                <w:lang w:val="en-US"/>
              </w:rPr>
            </w:pPr>
            <w:ins w:id="5032" w:author="Christina Sun" w:date="2026-03-15T20:45:00Z">
              <w:r w:rsidRPr="00824E21">
                <w:rPr>
                  <w:rFonts w:asciiTheme="majorHAnsi" w:hAnsiTheme="majorHAnsi" w:cstheme="majorHAnsi"/>
                  <w:color w:val="000000"/>
                  <w:sz w:val="20"/>
                  <w:szCs w:val="20"/>
                  <w:lang w:val="en-US"/>
                </w:rPr>
                <w:t>131</w:t>
              </w:r>
            </w:ins>
          </w:p>
        </w:tc>
        <w:tc>
          <w:tcPr>
            <w:tcW w:w="625" w:type="pct"/>
            <w:tcMar>
              <w:top w:w="100" w:type="nil"/>
              <w:right w:w="100" w:type="nil"/>
            </w:tcMar>
            <w:vAlign w:val="center"/>
            <w:tcPrChange w:id="503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51ACA07" w14:textId="77777777" w:rsidR="00B159D3" w:rsidRPr="00824E21" w:rsidRDefault="00B159D3" w:rsidP="00B159D3">
            <w:pPr>
              <w:spacing w:line="360" w:lineRule="auto"/>
              <w:rPr>
                <w:ins w:id="5034" w:author="Christina Sun" w:date="2026-03-15T20:45:00Z"/>
                <w:rFonts w:asciiTheme="majorHAnsi" w:hAnsiTheme="majorHAnsi" w:cstheme="majorHAnsi"/>
                <w:color w:val="000000"/>
                <w:sz w:val="20"/>
                <w:szCs w:val="20"/>
                <w:lang w:val="en-US"/>
              </w:rPr>
            </w:pPr>
            <w:ins w:id="5035" w:author="Christina Sun" w:date="2026-03-15T20:45:00Z">
              <w:r w:rsidRPr="00824E21">
                <w:rPr>
                  <w:rFonts w:asciiTheme="majorHAnsi" w:hAnsiTheme="majorHAnsi" w:cstheme="majorHAnsi"/>
                  <w:color w:val="000000"/>
                  <w:sz w:val="20"/>
                  <w:szCs w:val="20"/>
                  <w:lang w:val="en-US"/>
                </w:rPr>
                <w:t>506</w:t>
              </w:r>
            </w:ins>
          </w:p>
        </w:tc>
        <w:tc>
          <w:tcPr>
            <w:tcW w:w="625" w:type="pct"/>
            <w:tcMar>
              <w:top w:w="100" w:type="nil"/>
              <w:right w:w="100" w:type="nil"/>
            </w:tcMar>
            <w:vAlign w:val="center"/>
            <w:tcPrChange w:id="5036"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FC54409" w14:textId="77777777" w:rsidR="00B159D3" w:rsidRPr="00824E21" w:rsidRDefault="00B159D3" w:rsidP="00B159D3">
            <w:pPr>
              <w:spacing w:line="360" w:lineRule="auto"/>
              <w:rPr>
                <w:ins w:id="5037" w:author="Christina Sun" w:date="2026-03-15T20:45:00Z"/>
                <w:rFonts w:asciiTheme="majorHAnsi" w:hAnsiTheme="majorHAnsi" w:cstheme="majorHAnsi"/>
                <w:color w:val="000000"/>
                <w:sz w:val="20"/>
                <w:szCs w:val="20"/>
                <w:lang w:val="en-US"/>
              </w:rPr>
            </w:pPr>
            <w:ins w:id="5038" w:author="Christina Sun" w:date="2026-03-15T20:45:00Z">
              <w:r w:rsidRPr="00824E21">
                <w:rPr>
                  <w:rFonts w:asciiTheme="majorHAnsi" w:hAnsiTheme="majorHAnsi" w:cstheme="majorHAnsi"/>
                  <w:color w:val="000000"/>
                  <w:sz w:val="20"/>
                  <w:szCs w:val="20"/>
                  <w:lang w:val="en-US"/>
                </w:rPr>
                <w:t>7886</w:t>
              </w:r>
            </w:ins>
          </w:p>
        </w:tc>
      </w:tr>
      <w:tr w:rsidR="00B159D3" w:rsidRPr="00824E21" w14:paraId="0ED3B68D" w14:textId="77777777" w:rsidTr="00B159D3">
        <w:tblPrEx>
          <w:tblCellMar>
            <w:top w:w="0" w:type="dxa"/>
            <w:bottom w:w="0" w:type="dxa"/>
          </w:tblCellMar>
          <w:tblPrExChange w:id="5039" w:author="Christina Sun" w:date="2026-03-15T20:47:00Z" w16du:dateUtc="2026-03-16T03:47:00Z">
            <w:tblPrEx>
              <w:tblBorders>
                <w:top w:val="none" w:sz="0" w:space="0" w:color="auto"/>
              </w:tblBorders>
              <w:tblCellMar>
                <w:top w:w="0" w:type="dxa"/>
                <w:bottom w:w="0" w:type="dxa"/>
              </w:tblCellMar>
            </w:tblPrEx>
          </w:tblPrExChange>
        </w:tblPrEx>
        <w:trPr>
          <w:ins w:id="5040" w:author="Christina Sun" w:date="2026-03-15T20:45:00Z"/>
          <w:trPrChange w:id="5041" w:author="Christina Sun" w:date="2026-03-15T20:47:00Z" w16du:dateUtc="2026-03-16T03:47:00Z">
            <w:trPr>
              <w:gridAfter w:val="0"/>
            </w:trPr>
          </w:trPrChange>
        </w:trPr>
        <w:tc>
          <w:tcPr>
            <w:tcW w:w="761" w:type="pct"/>
            <w:tcMar>
              <w:top w:w="100" w:type="nil"/>
              <w:right w:w="100" w:type="nil"/>
            </w:tcMar>
            <w:vAlign w:val="center"/>
            <w:tcPrChange w:id="5042"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D54BE2A" w14:textId="77777777" w:rsidR="00B159D3" w:rsidRPr="00824E21" w:rsidRDefault="00B159D3" w:rsidP="00B159D3">
            <w:pPr>
              <w:spacing w:line="360" w:lineRule="auto"/>
              <w:rPr>
                <w:ins w:id="5043" w:author="Christina Sun" w:date="2026-03-15T20:45:00Z"/>
                <w:rFonts w:asciiTheme="majorHAnsi" w:hAnsiTheme="majorHAnsi" w:cstheme="majorHAnsi"/>
                <w:color w:val="000000"/>
                <w:sz w:val="20"/>
                <w:szCs w:val="20"/>
                <w:lang w:val="en-US"/>
              </w:rPr>
            </w:pPr>
            <w:ins w:id="5044" w:author="Christina Sun" w:date="2026-03-15T20:45:00Z">
              <w:r w:rsidRPr="00824E21">
                <w:rPr>
                  <w:rFonts w:asciiTheme="majorHAnsi" w:hAnsiTheme="majorHAnsi" w:cstheme="majorHAnsi"/>
                  <w:color w:val="000000"/>
                  <w:sz w:val="20"/>
                  <w:szCs w:val="20"/>
                  <w:lang w:val="en-US"/>
                </w:rPr>
                <w:t>how worried about discrimination based on sexual orientation</w:t>
              </w:r>
            </w:ins>
          </w:p>
        </w:tc>
        <w:tc>
          <w:tcPr>
            <w:tcW w:w="488" w:type="pct"/>
            <w:tcMar>
              <w:top w:w="100" w:type="nil"/>
              <w:right w:w="100" w:type="nil"/>
            </w:tcMar>
            <w:vAlign w:val="center"/>
            <w:tcPrChange w:id="5045"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71009C1" w14:textId="77777777" w:rsidR="00B159D3" w:rsidRPr="00824E21" w:rsidRDefault="00B159D3" w:rsidP="00B159D3">
            <w:pPr>
              <w:spacing w:line="360" w:lineRule="auto"/>
              <w:rPr>
                <w:ins w:id="5046" w:author="Christina Sun" w:date="2026-03-15T20:45:00Z"/>
                <w:rFonts w:asciiTheme="majorHAnsi" w:hAnsiTheme="majorHAnsi" w:cstheme="majorHAnsi"/>
                <w:color w:val="000000"/>
                <w:sz w:val="20"/>
                <w:szCs w:val="20"/>
                <w:lang w:val="en-US"/>
              </w:rPr>
            </w:pPr>
            <w:ins w:id="5047" w:author="Christina Sun" w:date="2026-03-15T20:45:00Z">
              <w:r w:rsidRPr="00824E21">
                <w:rPr>
                  <w:rFonts w:asciiTheme="majorHAnsi" w:hAnsiTheme="majorHAnsi" w:cstheme="majorHAnsi"/>
                  <w:color w:val="000000"/>
                  <w:sz w:val="20"/>
                  <w:szCs w:val="20"/>
                  <w:lang w:val="en-US"/>
                </w:rPr>
                <w:t>0.1</w:t>
              </w:r>
            </w:ins>
          </w:p>
        </w:tc>
        <w:tc>
          <w:tcPr>
            <w:tcW w:w="625" w:type="pct"/>
            <w:tcMar>
              <w:top w:w="100" w:type="nil"/>
              <w:right w:w="100" w:type="nil"/>
            </w:tcMar>
            <w:vAlign w:val="center"/>
            <w:tcPrChange w:id="5048"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D53094E" w14:textId="77777777" w:rsidR="00B159D3" w:rsidRPr="00824E21" w:rsidRDefault="00B159D3" w:rsidP="00B159D3">
            <w:pPr>
              <w:spacing w:line="360" w:lineRule="auto"/>
              <w:rPr>
                <w:ins w:id="5049" w:author="Christina Sun" w:date="2026-03-15T20:45:00Z"/>
                <w:rFonts w:asciiTheme="majorHAnsi" w:hAnsiTheme="majorHAnsi" w:cstheme="majorHAnsi"/>
                <w:color w:val="000000"/>
                <w:sz w:val="20"/>
                <w:szCs w:val="20"/>
                <w:lang w:val="en-US"/>
              </w:rPr>
            </w:pPr>
            <w:ins w:id="5050" w:author="Christina Sun" w:date="2026-03-15T20:45:00Z">
              <w:r w:rsidRPr="00824E21">
                <w:rPr>
                  <w:rFonts w:asciiTheme="majorHAnsi" w:hAnsiTheme="majorHAnsi" w:cstheme="majorHAnsi"/>
                  <w:color w:val="000000"/>
                  <w:sz w:val="20"/>
                  <w:szCs w:val="20"/>
                  <w:lang w:val="en-US"/>
                </w:rPr>
                <w:t>1.3</w:t>
              </w:r>
            </w:ins>
          </w:p>
        </w:tc>
        <w:tc>
          <w:tcPr>
            <w:tcW w:w="625" w:type="pct"/>
            <w:tcMar>
              <w:top w:w="100" w:type="nil"/>
              <w:right w:w="100" w:type="nil"/>
            </w:tcMar>
            <w:vAlign w:val="center"/>
            <w:tcPrChange w:id="505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598C729" w14:textId="77777777" w:rsidR="00B159D3" w:rsidRPr="00824E21" w:rsidRDefault="00B159D3" w:rsidP="00B159D3">
            <w:pPr>
              <w:spacing w:line="360" w:lineRule="auto"/>
              <w:rPr>
                <w:ins w:id="5052" w:author="Christina Sun" w:date="2026-03-15T20:45:00Z"/>
                <w:rFonts w:asciiTheme="majorHAnsi" w:hAnsiTheme="majorHAnsi" w:cstheme="majorHAnsi"/>
                <w:color w:val="000000"/>
                <w:sz w:val="20"/>
                <w:szCs w:val="20"/>
                <w:lang w:val="en-US"/>
              </w:rPr>
            </w:pPr>
            <w:ins w:id="5053" w:author="Christina Sun" w:date="2026-03-15T20:45:00Z">
              <w:r w:rsidRPr="00824E21">
                <w:rPr>
                  <w:rFonts w:asciiTheme="majorHAnsi" w:hAnsiTheme="majorHAnsi" w:cstheme="majorHAnsi"/>
                  <w:color w:val="000000"/>
                  <w:sz w:val="20"/>
                  <w:szCs w:val="20"/>
                  <w:lang w:val="en-US"/>
                </w:rPr>
                <w:t>0.8</w:t>
              </w:r>
            </w:ins>
          </w:p>
        </w:tc>
        <w:tc>
          <w:tcPr>
            <w:tcW w:w="625" w:type="pct"/>
            <w:tcMar>
              <w:top w:w="100" w:type="nil"/>
              <w:right w:w="100" w:type="nil"/>
            </w:tcMar>
            <w:vAlign w:val="center"/>
            <w:tcPrChange w:id="5054"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11D30DC" w14:textId="77777777" w:rsidR="00B159D3" w:rsidRPr="00824E21" w:rsidRDefault="00B159D3" w:rsidP="00B159D3">
            <w:pPr>
              <w:spacing w:line="360" w:lineRule="auto"/>
              <w:rPr>
                <w:ins w:id="5055" w:author="Christina Sun" w:date="2026-03-15T20:45:00Z"/>
                <w:rFonts w:asciiTheme="majorHAnsi" w:hAnsiTheme="majorHAnsi" w:cstheme="majorHAnsi"/>
                <w:color w:val="000000"/>
                <w:sz w:val="20"/>
                <w:szCs w:val="20"/>
                <w:lang w:val="en-US"/>
              </w:rPr>
            </w:pPr>
            <w:ins w:id="5056" w:author="Christina Sun" w:date="2026-03-15T20:45:00Z">
              <w:r w:rsidRPr="00824E21">
                <w:rPr>
                  <w:rFonts w:asciiTheme="majorHAnsi" w:hAnsiTheme="majorHAnsi" w:cstheme="majorHAnsi"/>
                  <w:color w:val="000000"/>
                  <w:sz w:val="20"/>
                  <w:szCs w:val="20"/>
                  <w:lang w:val="en-US"/>
                </w:rPr>
                <w:t>0.8</w:t>
              </w:r>
            </w:ins>
          </w:p>
        </w:tc>
        <w:tc>
          <w:tcPr>
            <w:tcW w:w="625" w:type="pct"/>
            <w:tcMar>
              <w:top w:w="100" w:type="nil"/>
              <w:right w:w="100" w:type="nil"/>
            </w:tcMar>
            <w:vAlign w:val="center"/>
            <w:tcPrChange w:id="505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7E82DE7" w14:textId="77777777" w:rsidR="00B159D3" w:rsidRPr="00824E21" w:rsidRDefault="00B159D3" w:rsidP="00B159D3">
            <w:pPr>
              <w:spacing w:line="360" w:lineRule="auto"/>
              <w:rPr>
                <w:ins w:id="5058" w:author="Christina Sun" w:date="2026-03-15T20:45:00Z"/>
                <w:rFonts w:asciiTheme="majorHAnsi" w:hAnsiTheme="majorHAnsi" w:cstheme="majorHAnsi"/>
                <w:color w:val="000000"/>
                <w:sz w:val="20"/>
                <w:szCs w:val="20"/>
                <w:lang w:val="en-US"/>
              </w:rPr>
            </w:pPr>
            <w:ins w:id="5059" w:author="Christina Sun" w:date="2026-03-15T20:45:00Z">
              <w:r w:rsidRPr="00824E21">
                <w:rPr>
                  <w:rFonts w:asciiTheme="majorHAnsi" w:hAnsiTheme="majorHAnsi" w:cstheme="majorHAnsi"/>
                  <w:color w:val="000000"/>
                  <w:sz w:val="20"/>
                  <w:szCs w:val="20"/>
                  <w:lang w:val="en-US"/>
                </w:rPr>
                <w:t>1.1</w:t>
              </w:r>
            </w:ins>
          </w:p>
        </w:tc>
        <w:tc>
          <w:tcPr>
            <w:tcW w:w="625" w:type="pct"/>
            <w:tcMar>
              <w:top w:w="100" w:type="nil"/>
              <w:right w:w="100" w:type="nil"/>
            </w:tcMar>
            <w:vAlign w:val="center"/>
            <w:tcPrChange w:id="506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135E9C9" w14:textId="77777777" w:rsidR="00B159D3" w:rsidRPr="00824E21" w:rsidRDefault="00B159D3" w:rsidP="00B159D3">
            <w:pPr>
              <w:spacing w:line="360" w:lineRule="auto"/>
              <w:rPr>
                <w:ins w:id="5061" w:author="Christina Sun" w:date="2026-03-15T20:45:00Z"/>
                <w:rFonts w:asciiTheme="majorHAnsi" w:hAnsiTheme="majorHAnsi" w:cstheme="majorHAnsi"/>
                <w:color w:val="000000"/>
                <w:sz w:val="20"/>
                <w:szCs w:val="20"/>
                <w:lang w:val="en-US"/>
              </w:rPr>
            </w:pPr>
            <w:ins w:id="5062" w:author="Christina Sun" w:date="2026-03-15T20:45:00Z">
              <w:r w:rsidRPr="00824E21">
                <w:rPr>
                  <w:rFonts w:asciiTheme="majorHAnsi" w:hAnsiTheme="majorHAnsi" w:cstheme="majorHAnsi"/>
                  <w:color w:val="000000"/>
                  <w:sz w:val="20"/>
                  <w:szCs w:val="20"/>
                  <w:lang w:val="en-US"/>
                </w:rPr>
                <w:t>0.6</w:t>
              </w:r>
            </w:ins>
          </w:p>
        </w:tc>
        <w:tc>
          <w:tcPr>
            <w:tcW w:w="625" w:type="pct"/>
            <w:tcMar>
              <w:top w:w="100" w:type="nil"/>
              <w:right w:w="100" w:type="nil"/>
            </w:tcMar>
            <w:vAlign w:val="center"/>
            <w:tcPrChange w:id="5063"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C568908" w14:textId="77777777" w:rsidR="00B159D3" w:rsidRPr="00824E21" w:rsidRDefault="00B159D3" w:rsidP="00B159D3">
            <w:pPr>
              <w:spacing w:line="360" w:lineRule="auto"/>
              <w:rPr>
                <w:ins w:id="5064" w:author="Christina Sun" w:date="2026-03-15T20:45:00Z"/>
                <w:rFonts w:asciiTheme="majorHAnsi" w:hAnsiTheme="majorHAnsi" w:cstheme="majorHAnsi"/>
                <w:color w:val="000000"/>
                <w:sz w:val="20"/>
                <w:szCs w:val="20"/>
                <w:lang w:val="en-US"/>
              </w:rPr>
            </w:pPr>
            <w:ins w:id="5065" w:author="Christina Sun" w:date="2026-03-15T20:45:00Z">
              <w:r w:rsidRPr="00824E21">
                <w:rPr>
                  <w:rFonts w:asciiTheme="majorHAnsi" w:hAnsiTheme="majorHAnsi" w:cstheme="majorHAnsi"/>
                  <w:color w:val="000000"/>
                  <w:sz w:val="20"/>
                  <w:szCs w:val="20"/>
                  <w:lang w:val="en-US"/>
                </w:rPr>
                <w:t>0.3</w:t>
              </w:r>
            </w:ins>
          </w:p>
        </w:tc>
      </w:tr>
      <w:tr w:rsidR="00B159D3" w:rsidRPr="00824E21" w14:paraId="30DF365D" w14:textId="77777777" w:rsidTr="00B159D3">
        <w:tblPrEx>
          <w:tblCellMar>
            <w:top w:w="0" w:type="dxa"/>
            <w:bottom w:w="0" w:type="dxa"/>
          </w:tblCellMar>
          <w:tblPrExChange w:id="5066" w:author="Christina Sun" w:date="2026-03-15T20:47:00Z" w16du:dateUtc="2026-03-16T03:47:00Z">
            <w:tblPrEx>
              <w:tblBorders>
                <w:top w:val="none" w:sz="0" w:space="0" w:color="auto"/>
              </w:tblBorders>
              <w:tblCellMar>
                <w:top w:w="0" w:type="dxa"/>
                <w:bottom w:w="0" w:type="dxa"/>
              </w:tblCellMar>
            </w:tblPrEx>
          </w:tblPrExChange>
        </w:tblPrEx>
        <w:trPr>
          <w:ins w:id="5067" w:author="Christina Sun" w:date="2026-03-15T20:45:00Z"/>
          <w:trPrChange w:id="5068" w:author="Christina Sun" w:date="2026-03-15T20:47:00Z" w16du:dateUtc="2026-03-16T03:47:00Z">
            <w:trPr>
              <w:gridAfter w:val="0"/>
            </w:trPr>
          </w:trPrChange>
        </w:trPr>
        <w:tc>
          <w:tcPr>
            <w:tcW w:w="761" w:type="pct"/>
            <w:tcMar>
              <w:top w:w="100" w:type="nil"/>
              <w:right w:w="100" w:type="nil"/>
            </w:tcMar>
            <w:vAlign w:val="center"/>
            <w:tcPrChange w:id="5069"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B0EED00" w14:textId="77777777" w:rsidR="00B159D3" w:rsidRPr="00824E21" w:rsidRDefault="00B159D3" w:rsidP="00B159D3">
            <w:pPr>
              <w:spacing w:line="360" w:lineRule="auto"/>
              <w:rPr>
                <w:ins w:id="5070"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507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6A71887" w14:textId="77777777" w:rsidR="00B159D3" w:rsidRPr="00824E21" w:rsidRDefault="00B159D3" w:rsidP="00B159D3">
            <w:pPr>
              <w:spacing w:line="360" w:lineRule="auto"/>
              <w:rPr>
                <w:ins w:id="5072" w:author="Christina Sun" w:date="2026-03-15T20:45:00Z"/>
                <w:rFonts w:asciiTheme="majorHAnsi" w:hAnsiTheme="majorHAnsi" w:cstheme="majorHAnsi"/>
                <w:color w:val="000000"/>
                <w:sz w:val="20"/>
                <w:szCs w:val="20"/>
                <w:lang w:val="en-US"/>
              </w:rPr>
            </w:pPr>
            <w:ins w:id="5073" w:author="Christina Sun" w:date="2026-03-15T20:45:00Z">
              <w:r w:rsidRPr="00824E21">
                <w:rPr>
                  <w:rFonts w:asciiTheme="majorHAnsi" w:hAnsiTheme="majorHAnsi" w:cstheme="majorHAnsi"/>
                  <w:color w:val="000000"/>
                  <w:sz w:val="20"/>
                  <w:szCs w:val="20"/>
                  <w:lang w:val="en-US"/>
                </w:rPr>
                <w:t>5147</w:t>
              </w:r>
            </w:ins>
          </w:p>
        </w:tc>
        <w:tc>
          <w:tcPr>
            <w:tcW w:w="625" w:type="pct"/>
            <w:tcMar>
              <w:top w:w="100" w:type="nil"/>
              <w:right w:w="100" w:type="nil"/>
            </w:tcMar>
            <w:vAlign w:val="center"/>
            <w:tcPrChange w:id="507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364D2BA" w14:textId="77777777" w:rsidR="00B159D3" w:rsidRPr="00824E21" w:rsidRDefault="00B159D3" w:rsidP="00B159D3">
            <w:pPr>
              <w:spacing w:line="360" w:lineRule="auto"/>
              <w:rPr>
                <w:ins w:id="5075" w:author="Christina Sun" w:date="2026-03-15T20:45:00Z"/>
                <w:rFonts w:asciiTheme="majorHAnsi" w:hAnsiTheme="majorHAnsi" w:cstheme="majorHAnsi"/>
                <w:color w:val="000000"/>
                <w:sz w:val="20"/>
                <w:szCs w:val="20"/>
                <w:lang w:val="en-US"/>
              </w:rPr>
            </w:pPr>
            <w:ins w:id="5076" w:author="Christina Sun" w:date="2026-03-15T20:45:00Z">
              <w:r w:rsidRPr="00824E21">
                <w:rPr>
                  <w:rFonts w:asciiTheme="majorHAnsi" w:hAnsiTheme="majorHAnsi" w:cstheme="majorHAnsi"/>
                  <w:color w:val="000000"/>
                  <w:sz w:val="20"/>
                  <w:szCs w:val="20"/>
                  <w:lang w:val="en-US"/>
                </w:rPr>
                <w:t>328</w:t>
              </w:r>
            </w:ins>
          </w:p>
        </w:tc>
        <w:tc>
          <w:tcPr>
            <w:tcW w:w="625" w:type="pct"/>
            <w:tcMar>
              <w:top w:w="100" w:type="nil"/>
              <w:right w:w="100" w:type="nil"/>
            </w:tcMar>
            <w:vAlign w:val="center"/>
            <w:tcPrChange w:id="507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DF501B0" w14:textId="77777777" w:rsidR="00B159D3" w:rsidRPr="00824E21" w:rsidRDefault="00B159D3" w:rsidP="00B159D3">
            <w:pPr>
              <w:spacing w:line="360" w:lineRule="auto"/>
              <w:rPr>
                <w:ins w:id="5078" w:author="Christina Sun" w:date="2026-03-15T20:45:00Z"/>
                <w:rFonts w:asciiTheme="majorHAnsi" w:hAnsiTheme="majorHAnsi" w:cstheme="majorHAnsi"/>
                <w:color w:val="000000"/>
                <w:sz w:val="20"/>
                <w:szCs w:val="20"/>
                <w:lang w:val="en-US"/>
              </w:rPr>
            </w:pPr>
            <w:ins w:id="5079" w:author="Christina Sun" w:date="2026-03-15T20:45:00Z">
              <w:r w:rsidRPr="00824E21">
                <w:rPr>
                  <w:rFonts w:asciiTheme="majorHAnsi" w:hAnsiTheme="majorHAnsi" w:cstheme="majorHAnsi"/>
                  <w:color w:val="000000"/>
                  <w:sz w:val="20"/>
                  <w:szCs w:val="20"/>
                  <w:lang w:val="en-US"/>
                </w:rPr>
                <w:t>1138</w:t>
              </w:r>
            </w:ins>
          </w:p>
        </w:tc>
        <w:tc>
          <w:tcPr>
            <w:tcW w:w="625" w:type="pct"/>
            <w:tcMar>
              <w:top w:w="100" w:type="nil"/>
              <w:right w:w="100" w:type="nil"/>
            </w:tcMar>
            <w:vAlign w:val="center"/>
            <w:tcPrChange w:id="508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B4E87CB" w14:textId="77777777" w:rsidR="00B159D3" w:rsidRPr="00824E21" w:rsidRDefault="00B159D3" w:rsidP="00B159D3">
            <w:pPr>
              <w:spacing w:line="360" w:lineRule="auto"/>
              <w:rPr>
                <w:ins w:id="5081" w:author="Christina Sun" w:date="2026-03-15T20:45:00Z"/>
                <w:rFonts w:asciiTheme="majorHAnsi" w:hAnsiTheme="majorHAnsi" w:cstheme="majorHAnsi"/>
                <w:color w:val="000000"/>
                <w:sz w:val="20"/>
                <w:szCs w:val="20"/>
                <w:lang w:val="en-US"/>
              </w:rPr>
            </w:pPr>
            <w:ins w:id="5082" w:author="Christina Sun" w:date="2026-03-15T20:45:00Z">
              <w:r w:rsidRPr="00824E21">
                <w:rPr>
                  <w:rFonts w:asciiTheme="majorHAnsi" w:hAnsiTheme="majorHAnsi" w:cstheme="majorHAnsi"/>
                  <w:color w:val="000000"/>
                  <w:sz w:val="20"/>
                  <w:szCs w:val="20"/>
                  <w:lang w:val="en-US"/>
                </w:rPr>
                <w:t>182</w:t>
              </w:r>
            </w:ins>
          </w:p>
        </w:tc>
        <w:tc>
          <w:tcPr>
            <w:tcW w:w="625" w:type="pct"/>
            <w:tcMar>
              <w:top w:w="100" w:type="nil"/>
              <w:right w:w="100" w:type="nil"/>
            </w:tcMar>
            <w:vAlign w:val="center"/>
            <w:tcPrChange w:id="508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EBC3BD4" w14:textId="77777777" w:rsidR="00B159D3" w:rsidRPr="00824E21" w:rsidRDefault="00B159D3" w:rsidP="00B159D3">
            <w:pPr>
              <w:spacing w:line="360" w:lineRule="auto"/>
              <w:rPr>
                <w:ins w:id="5084" w:author="Christina Sun" w:date="2026-03-15T20:45:00Z"/>
                <w:rFonts w:asciiTheme="majorHAnsi" w:hAnsiTheme="majorHAnsi" w:cstheme="majorHAnsi"/>
                <w:color w:val="000000"/>
                <w:sz w:val="20"/>
                <w:szCs w:val="20"/>
                <w:lang w:val="en-US"/>
              </w:rPr>
            </w:pPr>
            <w:ins w:id="5085" w:author="Christina Sun" w:date="2026-03-15T20:45:00Z">
              <w:r w:rsidRPr="00824E21">
                <w:rPr>
                  <w:rFonts w:asciiTheme="majorHAnsi" w:hAnsiTheme="majorHAnsi" w:cstheme="majorHAnsi"/>
                  <w:color w:val="000000"/>
                  <w:sz w:val="20"/>
                  <w:szCs w:val="20"/>
                  <w:lang w:val="en-US"/>
                </w:rPr>
                <w:t>131</w:t>
              </w:r>
            </w:ins>
          </w:p>
        </w:tc>
        <w:tc>
          <w:tcPr>
            <w:tcW w:w="625" w:type="pct"/>
            <w:tcMar>
              <w:top w:w="100" w:type="nil"/>
              <w:right w:w="100" w:type="nil"/>
            </w:tcMar>
            <w:vAlign w:val="center"/>
            <w:tcPrChange w:id="508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6501FFC" w14:textId="77777777" w:rsidR="00B159D3" w:rsidRPr="00824E21" w:rsidRDefault="00B159D3" w:rsidP="00B159D3">
            <w:pPr>
              <w:spacing w:line="360" w:lineRule="auto"/>
              <w:rPr>
                <w:ins w:id="5087" w:author="Christina Sun" w:date="2026-03-15T20:45:00Z"/>
                <w:rFonts w:asciiTheme="majorHAnsi" w:hAnsiTheme="majorHAnsi" w:cstheme="majorHAnsi"/>
                <w:color w:val="000000"/>
                <w:sz w:val="20"/>
                <w:szCs w:val="20"/>
                <w:lang w:val="en-US"/>
              </w:rPr>
            </w:pPr>
            <w:ins w:id="5088" w:author="Christina Sun" w:date="2026-03-15T20:45:00Z">
              <w:r w:rsidRPr="00824E21">
                <w:rPr>
                  <w:rFonts w:asciiTheme="majorHAnsi" w:hAnsiTheme="majorHAnsi" w:cstheme="majorHAnsi"/>
                  <w:color w:val="000000"/>
                  <w:sz w:val="20"/>
                  <w:szCs w:val="20"/>
                  <w:lang w:val="en-US"/>
                </w:rPr>
                <w:t>504</w:t>
              </w:r>
            </w:ins>
          </w:p>
        </w:tc>
        <w:tc>
          <w:tcPr>
            <w:tcW w:w="625" w:type="pct"/>
            <w:tcMar>
              <w:top w:w="100" w:type="nil"/>
              <w:right w:w="100" w:type="nil"/>
            </w:tcMar>
            <w:vAlign w:val="center"/>
            <w:tcPrChange w:id="508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AE7FCEE" w14:textId="77777777" w:rsidR="00B159D3" w:rsidRPr="00824E21" w:rsidRDefault="00B159D3" w:rsidP="00B159D3">
            <w:pPr>
              <w:spacing w:line="360" w:lineRule="auto"/>
              <w:rPr>
                <w:ins w:id="5090" w:author="Christina Sun" w:date="2026-03-15T20:45:00Z"/>
                <w:rFonts w:asciiTheme="majorHAnsi" w:hAnsiTheme="majorHAnsi" w:cstheme="majorHAnsi"/>
                <w:color w:val="000000"/>
                <w:sz w:val="20"/>
                <w:szCs w:val="20"/>
                <w:lang w:val="en-US"/>
              </w:rPr>
            </w:pPr>
            <w:ins w:id="5091" w:author="Christina Sun" w:date="2026-03-15T20:45:00Z">
              <w:r w:rsidRPr="00824E21">
                <w:rPr>
                  <w:rFonts w:asciiTheme="majorHAnsi" w:hAnsiTheme="majorHAnsi" w:cstheme="majorHAnsi"/>
                  <w:color w:val="000000"/>
                  <w:sz w:val="20"/>
                  <w:szCs w:val="20"/>
                  <w:lang w:val="en-US"/>
                </w:rPr>
                <w:t>7876</w:t>
              </w:r>
            </w:ins>
          </w:p>
        </w:tc>
      </w:tr>
      <w:tr w:rsidR="00B159D3" w:rsidRPr="00824E21" w14:paraId="4F4CA994" w14:textId="77777777" w:rsidTr="00B159D3">
        <w:tblPrEx>
          <w:tblCellMar>
            <w:top w:w="0" w:type="dxa"/>
            <w:bottom w:w="0" w:type="dxa"/>
          </w:tblCellMar>
          <w:tblPrExChange w:id="5092" w:author="Christina Sun" w:date="2026-03-15T20:47:00Z" w16du:dateUtc="2026-03-16T03:47:00Z">
            <w:tblPrEx>
              <w:tblBorders>
                <w:top w:val="none" w:sz="0" w:space="0" w:color="auto"/>
              </w:tblBorders>
              <w:tblCellMar>
                <w:top w:w="0" w:type="dxa"/>
                <w:bottom w:w="0" w:type="dxa"/>
              </w:tblCellMar>
            </w:tblPrEx>
          </w:tblPrExChange>
        </w:tblPrEx>
        <w:trPr>
          <w:ins w:id="5093" w:author="Christina Sun" w:date="2026-03-15T20:45:00Z"/>
          <w:trPrChange w:id="5094" w:author="Christina Sun" w:date="2026-03-15T20:47:00Z" w16du:dateUtc="2026-03-16T03:47:00Z">
            <w:trPr>
              <w:gridAfter w:val="0"/>
            </w:trPr>
          </w:trPrChange>
        </w:trPr>
        <w:tc>
          <w:tcPr>
            <w:tcW w:w="761" w:type="pct"/>
            <w:tcMar>
              <w:top w:w="100" w:type="nil"/>
              <w:right w:w="100" w:type="nil"/>
            </w:tcMar>
            <w:vAlign w:val="center"/>
            <w:tcPrChange w:id="5095"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E356A05" w14:textId="77777777" w:rsidR="00B159D3" w:rsidRPr="00824E21" w:rsidRDefault="00B159D3" w:rsidP="00B159D3">
            <w:pPr>
              <w:spacing w:line="360" w:lineRule="auto"/>
              <w:rPr>
                <w:ins w:id="5096" w:author="Christina Sun" w:date="2026-03-15T20:45:00Z"/>
                <w:rFonts w:asciiTheme="majorHAnsi" w:hAnsiTheme="majorHAnsi" w:cstheme="majorHAnsi"/>
                <w:color w:val="000000"/>
                <w:sz w:val="20"/>
                <w:szCs w:val="20"/>
                <w:lang w:val="en-US"/>
              </w:rPr>
            </w:pPr>
            <w:ins w:id="5097" w:author="Christina Sun" w:date="2026-03-15T20:45:00Z">
              <w:r w:rsidRPr="00824E21">
                <w:rPr>
                  <w:rFonts w:asciiTheme="majorHAnsi" w:hAnsiTheme="majorHAnsi" w:cstheme="majorHAnsi"/>
                  <w:color w:val="000000"/>
                  <w:sz w:val="20"/>
                  <w:szCs w:val="20"/>
                  <w:lang w:val="en-US"/>
                </w:rPr>
                <w:t>how worried about discrimination based on race</w:t>
              </w:r>
            </w:ins>
          </w:p>
        </w:tc>
        <w:tc>
          <w:tcPr>
            <w:tcW w:w="488" w:type="pct"/>
            <w:tcMar>
              <w:top w:w="100" w:type="nil"/>
              <w:right w:w="100" w:type="nil"/>
            </w:tcMar>
            <w:vAlign w:val="center"/>
            <w:tcPrChange w:id="5098"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23132A8" w14:textId="77777777" w:rsidR="00B159D3" w:rsidRPr="00824E21" w:rsidRDefault="00B159D3" w:rsidP="00B159D3">
            <w:pPr>
              <w:spacing w:line="360" w:lineRule="auto"/>
              <w:rPr>
                <w:ins w:id="5099" w:author="Christina Sun" w:date="2026-03-15T20:45:00Z"/>
                <w:rFonts w:asciiTheme="majorHAnsi" w:hAnsiTheme="majorHAnsi" w:cstheme="majorHAnsi"/>
                <w:color w:val="000000"/>
                <w:sz w:val="20"/>
                <w:szCs w:val="20"/>
                <w:lang w:val="en-US"/>
              </w:rPr>
            </w:pPr>
            <w:ins w:id="5100" w:author="Christina Sun" w:date="2026-03-15T20:45:00Z">
              <w:r w:rsidRPr="00824E21">
                <w:rPr>
                  <w:rFonts w:asciiTheme="majorHAnsi" w:hAnsiTheme="majorHAnsi" w:cstheme="majorHAnsi"/>
                  <w:color w:val="000000"/>
                  <w:sz w:val="20"/>
                  <w:szCs w:val="20"/>
                  <w:lang w:val="en-US"/>
                </w:rPr>
                <w:t>0.5</w:t>
              </w:r>
            </w:ins>
          </w:p>
        </w:tc>
        <w:tc>
          <w:tcPr>
            <w:tcW w:w="625" w:type="pct"/>
            <w:tcMar>
              <w:top w:w="100" w:type="nil"/>
              <w:right w:w="100" w:type="nil"/>
            </w:tcMar>
            <w:vAlign w:val="center"/>
            <w:tcPrChange w:id="5101"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4714601" w14:textId="77777777" w:rsidR="00B159D3" w:rsidRPr="00824E21" w:rsidRDefault="00B159D3" w:rsidP="00B159D3">
            <w:pPr>
              <w:spacing w:line="360" w:lineRule="auto"/>
              <w:rPr>
                <w:ins w:id="5102" w:author="Christina Sun" w:date="2026-03-15T20:45:00Z"/>
                <w:rFonts w:asciiTheme="majorHAnsi" w:hAnsiTheme="majorHAnsi" w:cstheme="majorHAnsi"/>
                <w:color w:val="000000"/>
                <w:sz w:val="20"/>
                <w:szCs w:val="20"/>
                <w:lang w:val="en-US"/>
              </w:rPr>
            </w:pPr>
            <w:ins w:id="5103" w:author="Christina Sun" w:date="2026-03-15T20:45:00Z">
              <w:r w:rsidRPr="00824E21">
                <w:rPr>
                  <w:rFonts w:asciiTheme="majorHAnsi" w:hAnsiTheme="majorHAnsi" w:cstheme="majorHAnsi"/>
                  <w:color w:val="000000"/>
                  <w:sz w:val="20"/>
                  <w:szCs w:val="20"/>
                  <w:lang w:val="en-US"/>
                </w:rPr>
                <w:t>0.6</w:t>
              </w:r>
            </w:ins>
          </w:p>
        </w:tc>
        <w:tc>
          <w:tcPr>
            <w:tcW w:w="625" w:type="pct"/>
            <w:tcMar>
              <w:top w:w="100" w:type="nil"/>
              <w:right w:w="100" w:type="nil"/>
            </w:tcMar>
            <w:vAlign w:val="center"/>
            <w:tcPrChange w:id="510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8974836" w14:textId="77777777" w:rsidR="00B159D3" w:rsidRPr="00824E21" w:rsidRDefault="00B159D3" w:rsidP="00B159D3">
            <w:pPr>
              <w:spacing w:line="360" w:lineRule="auto"/>
              <w:rPr>
                <w:ins w:id="5105" w:author="Christina Sun" w:date="2026-03-15T20:45:00Z"/>
                <w:rFonts w:asciiTheme="majorHAnsi" w:hAnsiTheme="majorHAnsi" w:cstheme="majorHAnsi"/>
                <w:color w:val="000000"/>
                <w:sz w:val="20"/>
                <w:szCs w:val="20"/>
                <w:lang w:val="en-US"/>
              </w:rPr>
            </w:pPr>
            <w:ins w:id="5106" w:author="Christina Sun" w:date="2026-03-15T20:45:00Z">
              <w:r w:rsidRPr="00824E21">
                <w:rPr>
                  <w:rFonts w:asciiTheme="majorHAnsi" w:hAnsiTheme="majorHAnsi" w:cstheme="majorHAnsi"/>
                  <w:color w:val="000000"/>
                  <w:sz w:val="20"/>
                  <w:szCs w:val="20"/>
                  <w:lang w:val="en-US"/>
                </w:rPr>
                <w:t>0.7</w:t>
              </w:r>
            </w:ins>
          </w:p>
        </w:tc>
        <w:tc>
          <w:tcPr>
            <w:tcW w:w="625" w:type="pct"/>
            <w:tcMar>
              <w:top w:w="100" w:type="nil"/>
              <w:right w:w="100" w:type="nil"/>
            </w:tcMar>
            <w:vAlign w:val="center"/>
            <w:tcPrChange w:id="5107"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EBA3422" w14:textId="77777777" w:rsidR="00B159D3" w:rsidRPr="00824E21" w:rsidRDefault="00B159D3" w:rsidP="00B159D3">
            <w:pPr>
              <w:spacing w:line="360" w:lineRule="auto"/>
              <w:rPr>
                <w:ins w:id="5108" w:author="Christina Sun" w:date="2026-03-15T20:45:00Z"/>
                <w:rFonts w:asciiTheme="majorHAnsi" w:hAnsiTheme="majorHAnsi" w:cstheme="majorHAnsi"/>
                <w:color w:val="000000"/>
                <w:sz w:val="20"/>
                <w:szCs w:val="20"/>
                <w:lang w:val="en-US"/>
              </w:rPr>
            </w:pPr>
            <w:ins w:id="5109" w:author="Christina Sun" w:date="2026-03-15T20:45:00Z">
              <w:r w:rsidRPr="00824E21">
                <w:rPr>
                  <w:rFonts w:asciiTheme="majorHAnsi" w:hAnsiTheme="majorHAnsi" w:cstheme="majorHAnsi"/>
                  <w:color w:val="000000"/>
                  <w:sz w:val="20"/>
                  <w:szCs w:val="20"/>
                  <w:lang w:val="en-US"/>
                </w:rPr>
                <w:t>0.6</w:t>
              </w:r>
            </w:ins>
          </w:p>
        </w:tc>
        <w:tc>
          <w:tcPr>
            <w:tcW w:w="625" w:type="pct"/>
            <w:tcMar>
              <w:top w:w="100" w:type="nil"/>
              <w:right w:w="100" w:type="nil"/>
            </w:tcMar>
            <w:vAlign w:val="center"/>
            <w:tcPrChange w:id="511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86EC124" w14:textId="77777777" w:rsidR="00B159D3" w:rsidRPr="00824E21" w:rsidRDefault="00B159D3" w:rsidP="00B159D3">
            <w:pPr>
              <w:spacing w:line="360" w:lineRule="auto"/>
              <w:rPr>
                <w:ins w:id="5111" w:author="Christina Sun" w:date="2026-03-15T20:45:00Z"/>
                <w:rFonts w:asciiTheme="majorHAnsi" w:hAnsiTheme="majorHAnsi" w:cstheme="majorHAnsi"/>
                <w:color w:val="000000"/>
                <w:sz w:val="20"/>
                <w:szCs w:val="20"/>
                <w:lang w:val="en-US"/>
              </w:rPr>
            </w:pPr>
            <w:ins w:id="5112" w:author="Christina Sun" w:date="2026-03-15T20:45:00Z">
              <w:r w:rsidRPr="00824E21">
                <w:rPr>
                  <w:rFonts w:asciiTheme="majorHAnsi" w:hAnsiTheme="majorHAnsi" w:cstheme="majorHAnsi"/>
                  <w:color w:val="000000"/>
                  <w:sz w:val="20"/>
                  <w:szCs w:val="20"/>
                  <w:lang w:val="en-US"/>
                </w:rPr>
                <w:t>0.6</w:t>
              </w:r>
            </w:ins>
          </w:p>
        </w:tc>
        <w:tc>
          <w:tcPr>
            <w:tcW w:w="625" w:type="pct"/>
            <w:tcMar>
              <w:top w:w="100" w:type="nil"/>
              <w:right w:w="100" w:type="nil"/>
            </w:tcMar>
            <w:vAlign w:val="center"/>
            <w:tcPrChange w:id="511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BF42BD1" w14:textId="77777777" w:rsidR="00B159D3" w:rsidRPr="00824E21" w:rsidRDefault="00B159D3" w:rsidP="00B159D3">
            <w:pPr>
              <w:spacing w:line="360" w:lineRule="auto"/>
              <w:rPr>
                <w:ins w:id="5114" w:author="Christina Sun" w:date="2026-03-15T20:45:00Z"/>
                <w:rFonts w:asciiTheme="majorHAnsi" w:hAnsiTheme="majorHAnsi" w:cstheme="majorHAnsi"/>
                <w:color w:val="000000"/>
                <w:sz w:val="20"/>
                <w:szCs w:val="20"/>
                <w:lang w:val="en-US"/>
              </w:rPr>
            </w:pPr>
            <w:ins w:id="5115" w:author="Christina Sun" w:date="2026-03-15T20:45:00Z">
              <w:r w:rsidRPr="00824E21">
                <w:rPr>
                  <w:rFonts w:asciiTheme="majorHAnsi" w:hAnsiTheme="majorHAnsi" w:cstheme="majorHAnsi"/>
                  <w:color w:val="000000"/>
                  <w:sz w:val="20"/>
                  <w:szCs w:val="20"/>
                  <w:lang w:val="en-US"/>
                </w:rPr>
                <w:t>0.7</w:t>
              </w:r>
            </w:ins>
          </w:p>
        </w:tc>
        <w:tc>
          <w:tcPr>
            <w:tcW w:w="625" w:type="pct"/>
            <w:tcMar>
              <w:top w:w="100" w:type="nil"/>
              <w:right w:w="100" w:type="nil"/>
            </w:tcMar>
            <w:vAlign w:val="center"/>
            <w:tcPrChange w:id="5116"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0141AB13" w14:textId="77777777" w:rsidR="00B159D3" w:rsidRPr="00824E21" w:rsidRDefault="00B159D3" w:rsidP="00B159D3">
            <w:pPr>
              <w:spacing w:line="360" w:lineRule="auto"/>
              <w:rPr>
                <w:ins w:id="5117" w:author="Christina Sun" w:date="2026-03-15T20:45:00Z"/>
                <w:rFonts w:asciiTheme="majorHAnsi" w:hAnsiTheme="majorHAnsi" w:cstheme="majorHAnsi"/>
                <w:color w:val="000000"/>
                <w:sz w:val="20"/>
                <w:szCs w:val="20"/>
                <w:lang w:val="en-US"/>
              </w:rPr>
            </w:pPr>
            <w:ins w:id="5118" w:author="Christina Sun" w:date="2026-03-15T20:45:00Z">
              <w:r w:rsidRPr="00824E21">
                <w:rPr>
                  <w:rFonts w:asciiTheme="majorHAnsi" w:hAnsiTheme="majorHAnsi" w:cstheme="majorHAnsi"/>
                  <w:color w:val="000000"/>
                  <w:sz w:val="20"/>
                  <w:szCs w:val="20"/>
                  <w:lang w:val="en-US"/>
                </w:rPr>
                <w:t>0.5</w:t>
              </w:r>
            </w:ins>
          </w:p>
        </w:tc>
      </w:tr>
      <w:tr w:rsidR="00B159D3" w:rsidRPr="00824E21" w14:paraId="6B00A8CF" w14:textId="77777777" w:rsidTr="00B159D3">
        <w:tblPrEx>
          <w:tblCellMar>
            <w:top w:w="0" w:type="dxa"/>
            <w:bottom w:w="0" w:type="dxa"/>
          </w:tblCellMar>
          <w:tblPrExChange w:id="5119" w:author="Christina Sun" w:date="2026-03-15T20:47:00Z" w16du:dateUtc="2026-03-16T03:47:00Z">
            <w:tblPrEx>
              <w:tblBorders>
                <w:top w:val="none" w:sz="0" w:space="0" w:color="auto"/>
              </w:tblBorders>
              <w:tblCellMar>
                <w:top w:w="0" w:type="dxa"/>
                <w:bottom w:w="0" w:type="dxa"/>
              </w:tblCellMar>
            </w:tblPrEx>
          </w:tblPrExChange>
        </w:tblPrEx>
        <w:trPr>
          <w:ins w:id="5120" w:author="Christina Sun" w:date="2026-03-15T20:45:00Z"/>
          <w:trPrChange w:id="5121" w:author="Christina Sun" w:date="2026-03-15T20:47:00Z" w16du:dateUtc="2026-03-16T03:47:00Z">
            <w:trPr>
              <w:gridAfter w:val="0"/>
            </w:trPr>
          </w:trPrChange>
        </w:trPr>
        <w:tc>
          <w:tcPr>
            <w:tcW w:w="761" w:type="pct"/>
            <w:tcMar>
              <w:top w:w="100" w:type="nil"/>
              <w:right w:w="100" w:type="nil"/>
            </w:tcMar>
            <w:vAlign w:val="center"/>
            <w:tcPrChange w:id="5122"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B127D04" w14:textId="77777777" w:rsidR="00B159D3" w:rsidRPr="00824E21" w:rsidRDefault="00B159D3" w:rsidP="00B159D3">
            <w:pPr>
              <w:spacing w:line="360" w:lineRule="auto"/>
              <w:rPr>
                <w:ins w:id="5123"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5124"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F52D720" w14:textId="77777777" w:rsidR="00B159D3" w:rsidRPr="00824E21" w:rsidRDefault="00B159D3" w:rsidP="00B159D3">
            <w:pPr>
              <w:spacing w:line="360" w:lineRule="auto"/>
              <w:rPr>
                <w:ins w:id="5125" w:author="Christina Sun" w:date="2026-03-15T20:45:00Z"/>
                <w:rFonts w:asciiTheme="majorHAnsi" w:hAnsiTheme="majorHAnsi" w:cstheme="majorHAnsi"/>
                <w:color w:val="000000"/>
                <w:sz w:val="20"/>
                <w:szCs w:val="20"/>
                <w:lang w:val="en-US"/>
              </w:rPr>
            </w:pPr>
            <w:ins w:id="5126" w:author="Christina Sun" w:date="2026-03-15T20:45:00Z">
              <w:r w:rsidRPr="00824E21">
                <w:rPr>
                  <w:rFonts w:asciiTheme="majorHAnsi" w:hAnsiTheme="majorHAnsi" w:cstheme="majorHAnsi"/>
                  <w:color w:val="000000"/>
                  <w:sz w:val="20"/>
                  <w:szCs w:val="20"/>
                  <w:lang w:val="en-US"/>
                </w:rPr>
                <w:t>5164</w:t>
              </w:r>
            </w:ins>
          </w:p>
        </w:tc>
        <w:tc>
          <w:tcPr>
            <w:tcW w:w="625" w:type="pct"/>
            <w:tcMar>
              <w:top w:w="100" w:type="nil"/>
              <w:right w:w="100" w:type="nil"/>
            </w:tcMar>
            <w:vAlign w:val="center"/>
            <w:tcPrChange w:id="512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4813A3D7" w14:textId="77777777" w:rsidR="00B159D3" w:rsidRPr="00824E21" w:rsidRDefault="00B159D3" w:rsidP="00B159D3">
            <w:pPr>
              <w:spacing w:line="360" w:lineRule="auto"/>
              <w:rPr>
                <w:ins w:id="5128" w:author="Christina Sun" w:date="2026-03-15T20:45:00Z"/>
                <w:rFonts w:asciiTheme="majorHAnsi" w:hAnsiTheme="majorHAnsi" w:cstheme="majorHAnsi"/>
                <w:color w:val="000000"/>
                <w:sz w:val="20"/>
                <w:szCs w:val="20"/>
                <w:lang w:val="en-US"/>
              </w:rPr>
            </w:pPr>
            <w:ins w:id="5129"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5130"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481584E" w14:textId="77777777" w:rsidR="00B159D3" w:rsidRPr="00824E21" w:rsidRDefault="00B159D3" w:rsidP="00B159D3">
            <w:pPr>
              <w:spacing w:line="360" w:lineRule="auto"/>
              <w:rPr>
                <w:ins w:id="5131" w:author="Christina Sun" w:date="2026-03-15T20:45:00Z"/>
                <w:rFonts w:asciiTheme="majorHAnsi" w:hAnsiTheme="majorHAnsi" w:cstheme="majorHAnsi"/>
                <w:color w:val="000000"/>
                <w:sz w:val="20"/>
                <w:szCs w:val="20"/>
                <w:lang w:val="en-US"/>
              </w:rPr>
            </w:pPr>
            <w:ins w:id="5132" w:author="Christina Sun" w:date="2026-03-15T20:45:00Z">
              <w:r w:rsidRPr="00824E21">
                <w:rPr>
                  <w:rFonts w:asciiTheme="majorHAnsi" w:hAnsiTheme="majorHAnsi" w:cstheme="majorHAnsi"/>
                  <w:color w:val="000000"/>
                  <w:sz w:val="20"/>
                  <w:szCs w:val="20"/>
                  <w:lang w:val="en-US"/>
                </w:rPr>
                <w:t>1139</w:t>
              </w:r>
            </w:ins>
          </w:p>
        </w:tc>
        <w:tc>
          <w:tcPr>
            <w:tcW w:w="625" w:type="pct"/>
            <w:tcMar>
              <w:top w:w="100" w:type="nil"/>
              <w:right w:w="100" w:type="nil"/>
            </w:tcMar>
            <w:vAlign w:val="center"/>
            <w:tcPrChange w:id="5133"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1258313" w14:textId="77777777" w:rsidR="00B159D3" w:rsidRPr="00824E21" w:rsidRDefault="00B159D3" w:rsidP="00B159D3">
            <w:pPr>
              <w:spacing w:line="360" w:lineRule="auto"/>
              <w:rPr>
                <w:ins w:id="5134" w:author="Christina Sun" w:date="2026-03-15T20:45:00Z"/>
                <w:rFonts w:asciiTheme="majorHAnsi" w:hAnsiTheme="majorHAnsi" w:cstheme="majorHAnsi"/>
                <w:color w:val="000000"/>
                <w:sz w:val="20"/>
                <w:szCs w:val="20"/>
                <w:lang w:val="en-US"/>
              </w:rPr>
            </w:pPr>
            <w:ins w:id="5135" w:author="Christina Sun" w:date="2026-03-15T20:45:00Z">
              <w:r w:rsidRPr="00824E21">
                <w:rPr>
                  <w:rFonts w:asciiTheme="majorHAnsi" w:hAnsiTheme="majorHAnsi" w:cstheme="majorHAnsi"/>
                  <w:color w:val="000000"/>
                  <w:sz w:val="20"/>
                  <w:szCs w:val="20"/>
                  <w:lang w:val="en-US"/>
                </w:rPr>
                <w:t>182</w:t>
              </w:r>
            </w:ins>
          </w:p>
        </w:tc>
        <w:tc>
          <w:tcPr>
            <w:tcW w:w="625" w:type="pct"/>
            <w:tcMar>
              <w:top w:w="100" w:type="nil"/>
              <w:right w:w="100" w:type="nil"/>
            </w:tcMar>
            <w:vAlign w:val="center"/>
            <w:tcPrChange w:id="513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7224877" w14:textId="77777777" w:rsidR="00B159D3" w:rsidRPr="00824E21" w:rsidRDefault="00B159D3" w:rsidP="00B159D3">
            <w:pPr>
              <w:spacing w:line="360" w:lineRule="auto"/>
              <w:rPr>
                <w:ins w:id="5137" w:author="Christina Sun" w:date="2026-03-15T20:45:00Z"/>
                <w:rFonts w:asciiTheme="majorHAnsi" w:hAnsiTheme="majorHAnsi" w:cstheme="majorHAnsi"/>
                <w:color w:val="000000"/>
                <w:sz w:val="20"/>
                <w:szCs w:val="20"/>
                <w:lang w:val="en-US"/>
              </w:rPr>
            </w:pPr>
            <w:ins w:id="5138" w:author="Christina Sun" w:date="2026-03-15T20:45:00Z">
              <w:r w:rsidRPr="00824E21">
                <w:rPr>
                  <w:rFonts w:asciiTheme="majorHAnsi" w:hAnsiTheme="majorHAnsi" w:cstheme="majorHAnsi"/>
                  <w:color w:val="000000"/>
                  <w:sz w:val="20"/>
                  <w:szCs w:val="20"/>
                  <w:lang w:val="en-US"/>
                </w:rPr>
                <w:t>130</w:t>
              </w:r>
            </w:ins>
          </w:p>
        </w:tc>
        <w:tc>
          <w:tcPr>
            <w:tcW w:w="625" w:type="pct"/>
            <w:tcMar>
              <w:top w:w="100" w:type="nil"/>
              <w:right w:w="100" w:type="nil"/>
            </w:tcMar>
            <w:vAlign w:val="center"/>
            <w:tcPrChange w:id="5139"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7942F1E4" w14:textId="77777777" w:rsidR="00B159D3" w:rsidRPr="00824E21" w:rsidRDefault="00B159D3" w:rsidP="00B159D3">
            <w:pPr>
              <w:spacing w:line="360" w:lineRule="auto"/>
              <w:rPr>
                <w:ins w:id="5140" w:author="Christina Sun" w:date="2026-03-15T20:45:00Z"/>
                <w:rFonts w:asciiTheme="majorHAnsi" w:hAnsiTheme="majorHAnsi" w:cstheme="majorHAnsi"/>
                <w:color w:val="000000"/>
                <w:sz w:val="20"/>
                <w:szCs w:val="20"/>
                <w:lang w:val="en-US"/>
              </w:rPr>
            </w:pPr>
            <w:ins w:id="5141" w:author="Christina Sun" w:date="2026-03-15T20:45:00Z">
              <w:r w:rsidRPr="00824E21">
                <w:rPr>
                  <w:rFonts w:asciiTheme="majorHAnsi" w:hAnsiTheme="majorHAnsi" w:cstheme="majorHAnsi"/>
                  <w:color w:val="000000"/>
                  <w:sz w:val="20"/>
                  <w:szCs w:val="20"/>
                  <w:lang w:val="en-US"/>
                </w:rPr>
                <w:t>506</w:t>
              </w:r>
            </w:ins>
          </w:p>
        </w:tc>
        <w:tc>
          <w:tcPr>
            <w:tcW w:w="625" w:type="pct"/>
            <w:tcMar>
              <w:top w:w="100" w:type="nil"/>
              <w:right w:w="100" w:type="nil"/>
            </w:tcMar>
            <w:vAlign w:val="center"/>
            <w:tcPrChange w:id="5142"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846B0FD" w14:textId="77777777" w:rsidR="00B159D3" w:rsidRPr="00824E21" w:rsidRDefault="00B159D3" w:rsidP="00B159D3">
            <w:pPr>
              <w:spacing w:line="360" w:lineRule="auto"/>
              <w:rPr>
                <w:ins w:id="5143" w:author="Christina Sun" w:date="2026-03-15T20:45:00Z"/>
                <w:rFonts w:asciiTheme="majorHAnsi" w:hAnsiTheme="majorHAnsi" w:cstheme="majorHAnsi"/>
                <w:color w:val="000000"/>
                <w:sz w:val="20"/>
                <w:szCs w:val="20"/>
                <w:lang w:val="en-US"/>
              </w:rPr>
            </w:pPr>
            <w:ins w:id="5144" w:author="Christina Sun" w:date="2026-03-15T20:45:00Z">
              <w:r w:rsidRPr="00824E21">
                <w:rPr>
                  <w:rFonts w:asciiTheme="majorHAnsi" w:hAnsiTheme="majorHAnsi" w:cstheme="majorHAnsi"/>
                  <w:color w:val="000000"/>
                  <w:sz w:val="20"/>
                  <w:szCs w:val="20"/>
                  <w:lang w:val="en-US"/>
                </w:rPr>
                <w:t>7895</w:t>
              </w:r>
            </w:ins>
          </w:p>
        </w:tc>
      </w:tr>
      <w:tr w:rsidR="00B159D3" w:rsidRPr="00824E21" w14:paraId="2E157C04" w14:textId="77777777" w:rsidTr="00B159D3">
        <w:tblPrEx>
          <w:tblCellMar>
            <w:top w:w="0" w:type="dxa"/>
            <w:bottom w:w="0" w:type="dxa"/>
          </w:tblCellMar>
          <w:tblPrExChange w:id="5145" w:author="Christina Sun" w:date="2026-03-15T20:47:00Z" w16du:dateUtc="2026-03-16T03:47:00Z">
            <w:tblPrEx>
              <w:tblBorders>
                <w:top w:val="none" w:sz="0" w:space="0" w:color="auto"/>
              </w:tblBorders>
              <w:tblCellMar>
                <w:top w:w="0" w:type="dxa"/>
                <w:bottom w:w="0" w:type="dxa"/>
              </w:tblCellMar>
            </w:tblPrEx>
          </w:tblPrExChange>
        </w:tblPrEx>
        <w:trPr>
          <w:ins w:id="5146" w:author="Christina Sun" w:date="2026-03-15T20:45:00Z"/>
          <w:trPrChange w:id="5147" w:author="Christina Sun" w:date="2026-03-15T20:47:00Z" w16du:dateUtc="2026-03-16T03:47:00Z">
            <w:trPr>
              <w:gridAfter w:val="0"/>
            </w:trPr>
          </w:trPrChange>
        </w:trPr>
        <w:tc>
          <w:tcPr>
            <w:tcW w:w="761" w:type="pct"/>
            <w:tcMar>
              <w:top w:w="100" w:type="nil"/>
              <w:right w:w="100" w:type="nil"/>
            </w:tcMar>
            <w:vAlign w:val="center"/>
            <w:tcPrChange w:id="5148" w:author="Christina Sun" w:date="2026-03-15T20:47:00Z" w16du:dateUtc="2026-03-16T03:47:00Z">
              <w:tcPr>
                <w:tcW w:w="1188"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358F14E" w14:textId="77777777" w:rsidR="00B159D3" w:rsidRPr="00824E21" w:rsidRDefault="00B159D3" w:rsidP="00B159D3">
            <w:pPr>
              <w:spacing w:line="360" w:lineRule="auto"/>
              <w:rPr>
                <w:ins w:id="5149" w:author="Christina Sun" w:date="2026-03-15T20:45:00Z"/>
                <w:rFonts w:asciiTheme="majorHAnsi" w:hAnsiTheme="majorHAnsi" w:cstheme="majorHAnsi"/>
                <w:color w:val="000000"/>
                <w:sz w:val="20"/>
                <w:szCs w:val="20"/>
                <w:lang w:val="en-US"/>
              </w:rPr>
            </w:pPr>
            <w:ins w:id="5150" w:author="Christina Sun" w:date="2026-03-15T20:45:00Z">
              <w:r w:rsidRPr="00824E21">
                <w:rPr>
                  <w:rFonts w:asciiTheme="majorHAnsi" w:hAnsiTheme="majorHAnsi" w:cstheme="majorHAnsi"/>
                  <w:color w:val="000000"/>
                  <w:sz w:val="20"/>
                  <w:szCs w:val="20"/>
                  <w:lang w:val="en-US"/>
                </w:rPr>
                <w:t>how worried about discrimination based on religion</w:t>
              </w:r>
            </w:ins>
          </w:p>
        </w:tc>
        <w:tc>
          <w:tcPr>
            <w:tcW w:w="488" w:type="pct"/>
            <w:tcMar>
              <w:top w:w="100" w:type="nil"/>
              <w:right w:w="100" w:type="nil"/>
            </w:tcMar>
            <w:vAlign w:val="center"/>
            <w:tcPrChange w:id="5151"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62E0A96" w14:textId="77777777" w:rsidR="00B159D3" w:rsidRPr="00824E21" w:rsidRDefault="00B159D3" w:rsidP="00B159D3">
            <w:pPr>
              <w:spacing w:line="360" w:lineRule="auto"/>
              <w:rPr>
                <w:ins w:id="5152" w:author="Christina Sun" w:date="2026-03-15T20:45:00Z"/>
                <w:rFonts w:asciiTheme="majorHAnsi" w:hAnsiTheme="majorHAnsi" w:cstheme="majorHAnsi"/>
                <w:color w:val="000000"/>
                <w:sz w:val="20"/>
                <w:szCs w:val="20"/>
                <w:lang w:val="en-US"/>
              </w:rPr>
            </w:pPr>
            <w:ins w:id="5153" w:author="Christina Sun" w:date="2026-03-15T20:45:00Z">
              <w:r w:rsidRPr="00824E21">
                <w:rPr>
                  <w:rFonts w:asciiTheme="majorHAnsi" w:hAnsiTheme="majorHAnsi" w:cstheme="majorHAnsi"/>
                  <w:color w:val="000000"/>
                  <w:sz w:val="20"/>
                  <w:szCs w:val="20"/>
                  <w:lang w:val="en-US"/>
                </w:rPr>
                <w:t>0.2</w:t>
              </w:r>
            </w:ins>
          </w:p>
        </w:tc>
        <w:tc>
          <w:tcPr>
            <w:tcW w:w="625" w:type="pct"/>
            <w:tcMar>
              <w:top w:w="100" w:type="nil"/>
              <w:right w:w="100" w:type="nil"/>
            </w:tcMar>
            <w:vAlign w:val="center"/>
            <w:tcPrChange w:id="5154"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3F5900BF" w14:textId="77777777" w:rsidR="00B159D3" w:rsidRPr="00824E21" w:rsidRDefault="00B159D3" w:rsidP="00B159D3">
            <w:pPr>
              <w:spacing w:line="360" w:lineRule="auto"/>
              <w:rPr>
                <w:ins w:id="5155" w:author="Christina Sun" w:date="2026-03-15T20:45:00Z"/>
                <w:rFonts w:asciiTheme="majorHAnsi" w:hAnsiTheme="majorHAnsi" w:cstheme="majorHAnsi"/>
                <w:color w:val="000000"/>
                <w:sz w:val="20"/>
                <w:szCs w:val="20"/>
                <w:lang w:val="en-US"/>
              </w:rPr>
            </w:pPr>
            <w:ins w:id="5156" w:author="Christina Sun" w:date="2026-03-15T20:45:00Z">
              <w:r w:rsidRPr="00824E21">
                <w:rPr>
                  <w:rFonts w:asciiTheme="majorHAnsi" w:hAnsiTheme="majorHAnsi" w:cstheme="majorHAnsi"/>
                  <w:color w:val="000000"/>
                  <w:sz w:val="20"/>
                  <w:szCs w:val="20"/>
                  <w:lang w:val="en-US"/>
                </w:rPr>
                <w:t>0.2</w:t>
              </w:r>
            </w:ins>
          </w:p>
        </w:tc>
        <w:tc>
          <w:tcPr>
            <w:tcW w:w="625" w:type="pct"/>
            <w:tcMar>
              <w:top w:w="100" w:type="nil"/>
              <w:right w:w="100" w:type="nil"/>
            </w:tcMar>
            <w:vAlign w:val="center"/>
            <w:tcPrChange w:id="5157"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547E7A93" w14:textId="77777777" w:rsidR="00B159D3" w:rsidRPr="00824E21" w:rsidRDefault="00B159D3" w:rsidP="00B159D3">
            <w:pPr>
              <w:spacing w:line="360" w:lineRule="auto"/>
              <w:rPr>
                <w:ins w:id="5158" w:author="Christina Sun" w:date="2026-03-15T20:45:00Z"/>
                <w:rFonts w:asciiTheme="majorHAnsi" w:hAnsiTheme="majorHAnsi" w:cstheme="majorHAnsi"/>
                <w:color w:val="000000"/>
                <w:sz w:val="20"/>
                <w:szCs w:val="20"/>
                <w:lang w:val="en-US"/>
              </w:rPr>
            </w:pPr>
            <w:ins w:id="5159" w:author="Christina Sun" w:date="2026-03-15T20:45:00Z">
              <w:r w:rsidRPr="00824E21">
                <w:rPr>
                  <w:rFonts w:asciiTheme="majorHAnsi" w:hAnsiTheme="majorHAnsi" w:cstheme="majorHAnsi"/>
                  <w:color w:val="000000"/>
                  <w:sz w:val="20"/>
                  <w:szCs w:val="20"/>
                  <w:lang w:val="en-US"/>
                </w:rPr>
                <w:t>0.2</w:t>
              </w:r>
            </w:ins>
          </w:p>
        </w:tc>
        <w:tc>
          <w:tcPr>
            <w:tcW w:w="625" w:type="pct"/>
            <w:tcMar>
              <w:top w:w="100" w:type="nil"/>
              <w:right w:w="100" w:type="nil"/>
            </w:tcMar>
            <w:vAlign w:val="center"/>
            <w:tcPrChange w:id="5160"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1331356B" w14:textId="77777777" w:rsidR="00B159D3" w:rsidRPr="00824E21" w:rsidRDefault="00B159D3" w:rsidP="00B159D3">
            <w:pPr>
              <w:spacing w:line="360" w:lineRule="auto"/>
              <w:rPr>
                <w:ins w:id="5161" w:author="Christina Sun" w:date="2026-03-15T20:45:00Z"/>
                <w:rFonts w:asciiTheme="majorHAnsi" w:hAnsiTheme="majorHAnsi" w:cstheme="majorHAnsi"/>
                <w:color w:val="000000"/>
                <w:sz w:val="20"/>
                <w:szCs w:val="20"/>
                <w:lang w:val="en-US"/>
              </w:rPr>
            </w:pPr>
            <w:ins w:id="5162" w:author="Christina Sun" w:date="2026-03-15T20:45:00Z">
              <w:r w:rsidRPr="00824E21">
                <w:rPr>
                  <w:rFonts w:asciiTheme="majorHAnsi" w:hAnsiTheme="majorHAnsi" w:cstheme="majorHAnsi"/>
                  <w:color w:val="000000"/>
                  <w:sz w:val="20"/>
                  <w:szCs w:val="20"/>
                  <w:lang w:val="en-US"/>
                </w:rPr>
                <w:t>0.2</w:t>
              </w:r>
            </w:ins>
          </w:p>
        </w:tc>
        <w:tc>
          <w:tcPr>
            <w:tcW w:w="625" w:type="pct"/>
            <w:tcMar>
              <w:top w:w="100" w:type="nil"/>
              <w:right w:w="100" w:type="nil"/>
            </w:tcMar>
            <w:vAlign w:val="center"/>
            <w:tcPrChange w:id="5163"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61DAFF71" w14:textId="77777777" w:rsidR="00B159D3" w:rsidRPr="00824E21" w:rsidRDefault="00B159D3" w:rsidP="00B159D3">
            <w:pPr>
              <w:spacing w:line="360" w:lineRule="auto"/>
              <w:rPr>
                <w:ins w:id="5164" w:author="Christina Sun" w:date="2026-03-15T20:45:00Z"/>
                <w:rFonts w:asciiTheme="majorHAnsi" w:hAnsiTheme="majorHAnsi" w:cstheme="majorHAnsi"/>
                <w:color w:val="000000"/>
                <w:sz w:val="20"/>
                <w:szCs w:val="20"/>
                <w:lang w:val="en-US"/>
              </w:rPr>
            </w:pPr>
            <w:ins w:id="5165" w:author="Christina Sun" w:date="2026-03-15T20:45:00Z">
              <w:r w:rsidRPr="00824E21">
                <w:rPr>
                  <w:rFonts w:asciiTheme="majorHAnsi" w:hAnsiTheme="majorHAnsi" w:cstheme="majorHAnsi"/>
                  <w:color w:val="000000"/>
                  <w:sz w:val="20"/>
                  <w:szCs w:val="20"/>
                  <w:lang w:val="en-US"/>
                </w:rPr>
                <w:t>0.3</w:t>
              </w:r>
            </w:ins>
          </w:p>
        </w:tc>
        <w:tc>
          <w:tcPr>
            <w:tcW w:w="625" w:type="pct"/>
            <w:tcMar>
              <w:top w:w="100" w:type="nil"/>
              <w:right w:w="100" w:type="nil"/>
            </w:tcMar>
            <w:vAlign w:val="center"/>
            <w:tcPrChange w:id="5166" w:author="Christina Sun" w:date="2026-03-15T20:47:00Z" w16du:dateUtc="2026-03-16T03:47:00Z">
              <w:tcPr>
                <w:tcW w:w="1080" w:type="dxa"/>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9868D62" w14:textId="77777777" w:rsidR="00B159D3" w:rsidRPr="00824E21" w:rsidRDefault="00B159D3" w:rsidP="00B159D3">
            <w:pPr>
              <w:spacing w:line="360" w:lineRule="auto"/>
              <w:rPr>
                <w:ins w:id="5167" w:author="Christina Sun" w:date="2026-03-15T20:45:00Z"/>
                <w:rFonts w:asciiTheme="majorHAnsi" w:hAnsiTheme="majorHAnsi" w:cstheme="majorHAnsi"/>
                <w:color w:val="000000"/>
                <w:sz w:val="20"/>
                <w:szCs w:val="20"/>
                <w:lang w:val="en-US"/>
              </w:rPr>
            </w:pPr>
            <w:ins w:id="5168" w:author="Christina Sun" w:date="2026-03-15T20:45:00Z">
              <w:r w:rsidRPr="00824E21">
                <w:rPr>
                  <w:rFonts w:asciiTheme="majorHAnsi" w:hAnsiTheme="majorHAnsi" w:cstheme="majorHAnsi"/>
                  <w:color w:val="000000"/>
                  <w:sz w:val="20"/>
                  <w:szCs w:val="20"/>
                  <w:lang w:val="en-US"/>
                </w:rPr>
                <w:t>0.3</w:t>
              </w:r>
            </w:ins>
          </w:p>
        </w:tc>
        <w:tc>
          <w:tcPr>
            <w:tcW w:w="625" w:type="pct"/>
            <w:tcMar>
              <w:top w:w="100" w:type="nil"/>
              <w:right w:w="100" w:type="nil"/>
            </w:tcMar>
            <w:vAlign w:val="center"/>
            <w:tcPrChange w:id="5169" w:author="Christina Sun" w:date="2026-03-15T20:47:00Z" w16du:dateUtc="2026-03-16T03:47:00Z">
              <w:tcPr>
                <w:tcW w:w="1080" w:type="dxa"/>
                <w:gridSpan w:val="2"/>
                <w:tcBorders>
                  <w:top w:val="single" w:sz="8" w:space="0" w:color="BFBFBF"/>
                  <w:left w:val="single" w:sz="8" w:space="0" w:color="BFBFBF"/>
                  <w:bottom w:val="single" w:sz="8" w:space="0" w:color="BFBFBF"/>
                  <w:right w:val="single" w:sz="8" w:space="0" w:color="BFBFBF"/>
                </w:tcBorders>
                <w:tcMar>
                  <w:top w:w="100" w:type="nil"/>
                  <w:right w:w="100" w:type="nil"/>
                </w:tcMar>
                <w:vAlign w:val="center"/>
              </w:tcPr>
            </w:tcPrChange>
          </w:tcPr>
          <w:p w14:paraId="29EAC1B1" w14:textId="77777777" w:rsidR="00B159D3" w:rsidRPr="00824E21" w:rsidRDefault="00B159D3" w:rsidP="00B159D3">
            <w:pPr>
              <w:spacing w:line="360" w:lineRule="auto"/>
              <w:rPr>
                <w:ins w:id="5170" w:author="Christina Sun" w:date="2026-03-15T20:45:00Z"/>
                <w:rFonts w:asciiTheme="majorHAnsi" w:hAnsiTheme="majorHAnsi" w:cstheme="majorHAnsi"/>
                <w:color w:val="000000"/>
                <w:sz w:val="20"/>
                <w:szCs w:val="20"/>
                <w:lang w:val="en-US"/>
              </w:rPr>
            </w:pPr>
            <w:ins w:id="5171" w:author="Christina Sun" w:date="2026-03-15T20:45:00Z">
              <w:r w:rsidRPr="00824E21">
                <w:rPr>
                  <w:rFonts w:asciiTheme="majorHAnsi" w:hAnsiTheme="majorHAnsi" w:cstheme="majorHAnsi"/>
                  <w:color w:val="000000"/>
                  <w:sz w:val="20"/>
                  <w:szCs w:val="20"/>
                  <w:lang w:val="en-US"/>
                </w:rPr>
                <w:t>0.2</w:t>
              </w:r>
            </w:ins>
          </w:p>
        </w:tc>
      </w:tr>
      <w:tr w:rsidR="00B159D3" w:rsidRPr="00824E21" w14:paraId="5EFB1707" w14:textId="77777777" w:rsidTr="00B159D3">
        <w:tblPrEx>
          <w:tblCellMar>
            <w:top w:w="0" w:type="dxa"/>
            <w:bottom w:w="0" w:type="dxa"/>
          </w:tblCellMar>
          <w:tblPrExChange w:id="5172" w:author="Christina Sun" w:date="2026-03-15T20:47:00Z" w16du:dateUtc="2026-03-16T03:47:00Z">
            <w:tblPrEx>
              <w:tblCellMar>
                <w:top w:w="0" w:type="dxa"/>
                <w:bottom w:w="0" w:type="dxa"/>
              </w:tblCellMar>
            </w:tblPrEx>
          </w:tblPrExChange>
        </w:tblPrEx>
        <w:trPr>
          <w:ins w:id="5173" w:author="Christina Sun" w:date="2026-03-15T20:45:00Z"/>
          <w:trPrChange w:id="5174" w:author="Christina Sun" w:date="2026-03-15T20:47:00Z" w16du:dateUtc="2026-03-16T03:47:00Z">
            <w:trPr>
              <w:gridAfter w:val="0"/>
            </w:trPr>
          </w:trPrChange>
        </w:trPr>
        <w:tc>
          <w:tcPr>
            <w:tcW w:w="761" w:type="pct"/>
            <w:tcMar>
              <w:top w:w="100" w:type="nil"/>
              <w:right w:w="100" w:type="nil"/>
            </w:tcMar>
            <w:vAlign w:val="center"/>
            <w:tcPrChange w:id="5175" w:author="Christina Sun" w:date="2026-03-15T20:47:00Z" w16du:dateUtc="2026-03-16T03:47:00Z">
              <w:tcPr>
                <w:tcW w:w="1188"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094381B2" w14:textId="77777777" w:rsidR="00B159D3" w:rsidRPr="00824E21" w:rsidRDefault="00B159D3" w:rsidP="00B159D3">
            <w:pPr>
              <w:spacing w:line="360" w:lineRule="auto"/>
              <w:rPr>
                <w:ins w:id="5176" w:author="Christina Sun" w:date="2026-03-15T20:45:00Z"/>
                <w:rFonts w:asciiTheme="majorHAnsi" w:hAnsiTheme="majorHAnsi" w:cstheme="majorHAnsi"/>
                <w:color w:val="000000"/>
                <w:sz w:val="20"/>
                <w:szCs w:val="20"/>
                <w:lang w:val="en-US"/>
              </w:rPr>
            </w:pPr>
          </w:p>
        </w:tc>
        <w:tc>
          <w:tcPr>
            <w:tcW w:w="488" w:type="pct"/>
            <w:tcMar>
              <w:top w:w="100" w:type="nil"/>
              <w:right w:w="100" w:type="nil"/>
            </w:tcMar>
            <w:vAlign w:val="center"/>
            <w:tcPrChange w:id="5177" w:author="Christina Sun" w:date="2026-03-15T20:47:00Z" w16du:dateUtc="2026-03-16T03:47:00Z">
              <w:tcPr>
                <w:tcW w:w="10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7DD32DC7" w14:textId="77777777" w:rsidR="00B159D3" w:rsidRPr="00824E21" w:rsidRDefault="00B159D3" w:rsidP="00B159D3">
            <w:pPr>
              <w:spacing w:line="360" w:lineRule="auto"/>
              <w:rPr>
                <w:ins w:id="5178" w:author="Christina Sun" w:date="2026-03-15T20:45:00Z"/>
                <w:rFonts w:asciiTheme="majorHAnsi" w:hAnsiTheme="majorHAnsi" w:cstheme="majorHAnsi"/>
                <w:color w:val="000000"/>
                <w:sz w:val="20"/>
                <w:szCs w:val="20"/>
                <w:lang w:val="en-US"/>
              </w:rPr>
            </w:pPr>
            <w:ins w:id="5179" w:author="Christina Sun" w:date="2026-03-15T20:45:00Z">
              <w:r w:rsidRPr="00824E21">
                <w:rPr>
                  <w:rFonts w:asciiTheme="majorHAnsi" w:hAnsiTheme="majorHAnsi" w:cstheme="majorHAnsi"/>
                  <w:color w:val="000000"/>
                  <w:sz w:val="20"/>
                  <w:szCs w:val="20"/>
                  <w:lang w:val="en-US"/>
                </w:rPr>
                <w:t>5158</w:t>
              </w:r>
            </w:ins>
          </w:p>
        </w:tc>
        <w:tc>
          <w:tcPr>
            <w:tcW w:w="625" w:type="pct"/>
            <w:tcMar>
              <w:top w:w="100" w:type="nil"/>
              <w:right w:w="100" w:type="nil"/>
            </w:tcMar>
            <w:vAlign w:val="center"/>
            <w:tcPrChange w:id="5180" w:author="Christina Sun" w:date="2026-03-15T20:47:00Z" w16du:dateUtc="2026-03-16T03:47:00Z">
              <w:tcPr>
                <w:tcW w:w="1080" w:type="dxa"/>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29901A43" w14:textId="77777777" w:rsidR="00B159D3" w:rsidRPr="00824E21" w:rsidRDefault="00B159D3" w:rsidP="00B159D3">
            <w:pPr>
              <w:spacing w:line="360" w:lineRule="auto"/>
              <w:rPr>
                <w:ins w:id="5181" w:author="Christina Sun" w:date="2026-03-15T20:45:00Z"/>
                <w:rFonts w:asciiTheme="majorHAnsi" w:hAnsiTheme="majorHAnsi" w:cstheme="majorHAnsi"/>
                <w:color w:val="000000"/>
                <w:sz w:val="20"/>
                <w:szCs w:val="20"/>
                <w:lang w:val="en-US"/>
              </w:rPr>
            </w:pPr>
            <w:ins w:id="5182" w:author="Christina Sun" w:date="2026-03-15T20:45:00Z">
              <w:r w:rsidRPr="00824E21">
                <w:rPr>
                  <w:rFonts w:asciiTheme="majorHAnsi" w:hAnsiTheme="majorHAnsi" w:cstheme="majorHAnsi"/>
                  <w:color w:val="000000"/>
                  <w:sz w:val="20"/>
                  <w:szCs w:val="20"/>
                  <w:lang w:val="en-US"/>
                </w:rPr>
                <w:t>330</w:t>
              </w:r>
            </w:ins>
          </w:p>
        </w:tc>
        <w:tc>
          <w:tcPr>
            <w:tcW w:w="625" w:type="pct"/>
            <w:tcMar>
              <w:top w:w="100" w:type="nil"/>
              <w:right w:w="100" w:type="nil"/>
            </w:tcMar>
            <w:vAlign w:val="center"/>
            <w:tcPrChange w:id="5183" w:author="Christina Sun" w:date="2026-03-15T20:47:00Z" w16du:dateUtc="2026-03-16T03:47:00Z">
              <w:tcPr>
                <w:tcW w:w="1080" w:type="dxa"/>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184C56A2" w14:textId="77777777" w:rsidR="00B159D3" w:rsidRPr="00824E21" w:rsidRDefault="00B159D3" w:rsidP="00B159D3">
            <w:pPr>
              <w:spacing w:line="360" w:lineRule="auto"/>
              <w:rPr>
                <w:ins w:id="5184" w:author="Christina Sun" w:date="2026-03-15T20:45:00Z"/>
                <w:rFonts w:asciiTheme="majorHAnsi" w:hAnsiTheme="majorHAnsi" w:cstheme="majorHAnsi"/>
                <w:color w:val="000000"/>
                <w:sz w:val="20"/>
                <w:szCs w:val="20"/>
                <w:lang w:val="en-US"/>
              </w:rPr>
            </w:pPr>
            <w:ins w:id="5185" w:author="Christina Sun" w:date="2026-03-15T20:45:00Z">
              <w:r w:rsidRPr="00824E21">
                <w:rPr>
                  <w:rFonts w:asciiTheme="majorHAnsi" w:hAnsiTheme="majorHAnsi" w:cstheme="majorHAnsi"/>
                  <w:color w:val="000000"/>
                  <w:sz w:val="20"/>
                  <w:szCs w:val="20"/>
                  <w:lang w:val="en-US"/>
                </w:rPr>
                <w:t>1139</w:t>
              </w:r>
            </w:ins>
          </w:p>
        </w:tc>
        <w:tc>
          <w:tcPr>
            <w:tcW w:w="625" w:type="pct"/>
            <w:tcMar>
              <w:top w:w="100" w:type="nil"/>
              <w:right w:w="100" w:type="nil"/>
            </w:tcMar>
            <w:vAlign w:val="center"/>
            <w:tcPrChange w:id="5186" w:author="Christina Sun" w:date="2026-03-15T20:47:00Z" w16du:dateUtc="2026-03-16T03:47:00Z">
              <w:tcPr>
                <w:tcW w:w="10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43A4339B" w14:textId="77777777" w:rsidR="00B159D3" w:rsidRPr="00824E21" w:rsidRDefault="00B159D3" w:rsidP="00B159D3">
            <w:pPr>
              <w:spacing w:line="360" w:lineRule="auto"/>
              <w:rPr>
                <w:ins w:id="5187" w:author="Christina Sun" w:date="2026-03-15T20:45:00Z"/>
                <w:rFonts w:asciiTheme="majorHAnsi" w:hAnsiTheme="majorHAnsi" w:cstheme="majorHAnsi"/>
                <w:color w:val="000000"/>
                <w:sz w:val="20"/>
                <w:szCs w:val="20"/>
                <w:lang w:val="en-US"/>
              </w:rPr>
            </w:pPr>
            <w:ins w:id="5188" w:author="Christina Sun" w:date="2026-03-15T20:45:00Z">
              <w:r w:rsidRPr="00824E21">
                <w:rPr>
                  <w:rFonts w:asciiTheme="majorHAnsi" w:hAnsiTheme="majorHAnsi" w:cstheme="majorHAnsi"/>
                  <w:color w:val="000000"/>
                  <w:sz w:val="20"/>
                  <w:szCs w:val="20"/>
                  <w:lang w:val="en-US"/>
                </w:rPr>
                <w:t>182</w:t>
              </w:r>
            </w:ins>
          </w:p>
        </w:tc>
        <w:tc>
          <w:tcPr>
            <w:tcW w:w="625" w:type="pct"/>
            <w:tcMar>
              <w:top w:w="100" w:type="nil"/>
              <w:right w:w="100" w:type="nil"/>
            </w:tcMar>
            <w:vAlign w:val="center"/>
            <w:tcPrChange w:id="5189" w:author="Christina Sun" w:date="2026-03-15T20:47:00Z" w16du:dateUtc="2026-03-16T03:47:00Z">
              <w:tcPr>
                <w:tcW w:w="1080" w:type="dxa"/>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0D5CA857" w14:textId="77777777" w:rsidR="00B159D3" w:rsidRPr="00824E21" w:rsidRDefault="00B159D3" w:rsidP="00B159D3">
            <w:pPr>
              <w:spacing w:line="360" w:lineRule="auto"/>
              <w:rPr>
                <w:ins w:id="5190" w:author="Christina Sun" w:date="2026-03-15T20:45:00Z"/>
                <w:rFonts w:asciiTheme="majorHAnsi" w:hAnsiTheme="majorHAnsi" w:cstheme="majorHAnsi"/>
                <w:color w:val="000000"/>
                <w:sz w:val="20"/>
                <w:szCs w:val="20"/>
                <w:lang w:val="en-US"/>
              </w:rPr>
            </w:pPr>
            <w:ins w:id="5191" w:author="Christina Sun" w:date="2026-03-15T20:45:00Z">
              <w:r w:rsidRPr="00824E21">
                <w:rPr>
                  <w:rFonts w:asciiTheme="majorHAnsi" w:hAnsiTheme="majorHAnsi" w:cstheme="majorHAnsi"/>
                  <w:color w:val="000000"/>
                  <w:sz w:val="20"/>
                  <w:szCs w:val="20"/>
                  <w:lang w:val="en-US"/>
                </w:rPr>
                <w:t>131</w:t>
              </w:r>
            </w:ins>
          </w:p>
        </w:tc>
        <w:tc>
          <w:tcPr>
            <w:tcW w:w="625" w:type="pct"/>
            <w:tcMar>
              <w:top w:w="100" w:type="nil"/>
              <w:right w:w="100" w:type="nil"/>
            </w:tcMar>
            <w:vAlign w:val="center"/>
            <w:tcPrChange w:id="5192" w:author="Christina Sun" w:date="2026-03-15T20:47:00Z" w16du:dateUtc="2026-03-16T03:47:00Z">
              <w:tcPr>
                <w:tcW w:w="1080" w:type="dxa"/>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36B2BBB7" w14:textId="77777777" w:rsidR="00B159D3" w:rsidRPr="00824E21" w:rsidRDefault="00B159D3" w:rsidP="00B159D3">
            <w:pPr>
              <w:spacing w:line="360" w:lineRule="auto"/>
              <w:rPr>
                <w:ins w:id="5193" w:author="Christina Sun" w:date="2026-03-15T20:45:00Z"/>
                <w:rFonts w:asciiTheme="majorHAnsi" w:hAnsiTheme="majorHAnsi" w:cstheme="majorHAnsi"/>
                <w:color w:val="000000"/>
                <w:sz w:val="20"/>
                <w:szCs w:val="20"/>
                <w:lang w:val="en-US"/>
              </w:rPr>
            </w:pPr>
            <w:ins w:id="5194" w:author="Christina Sun" w:date="2026-03-15T20:45:00Z">
              <w:r w:rsidRPr="00824E21">
                <w:rPr>
                  <w:rFonts w:asciiTheme="majorHAnsi" w:hAnsiTheme="majorHAnsi" w:cstheme="majorHAnsi"/>
                  <w:color w:val="000000"/>
                  <w:sz w:val="20"/>
                  <w:szCs w:val="20"/>
                  <w:lang w:val="en-US"/>
                </w:rPr>
                <w:t>506</w:t>
              </w:r>
            </w:ins>
          </w:p>
        </w:tc>
        <w:tc>
          <w:tcPr>
            <w:tcW w:w="625" w:type="pct"/>
            <w:tcMar>
              <w:top w:w="100" w:type="nil"/>
              <w:right w:w="100" w:type="nil"/>
            </w:tcMar>
            <w:vAlign w:val="center"/>
            <w:tcPrChange w:id="5195" w:author="Christina Sun" w:date="2026-03-15T20:47:00Z" w16du:dateUtc="2026-03-16T03:47:00Z">
              <w:tcPr>
                <w:tcW w:w="1080" w:type="dxa"/>
                <w:gridSpan w:val="2"/>
                <w:tcBorders>
                  <w:top w:val="single" w:sz="8" w:space="0" w:color="BFBFBF"/>
                  <w:left w:val="single" w:sz="8" w:space="0" w:color="BFBFBF"/>
                  <w:bottom w:val="single" w:sz="4" w:space="0" w:color="BFBFBF"/>
                  <w:right w:val="single" w:sz="8" w:space="0" w:color="BFBFBF"/>
                </w:tcBorders>
                <w:tcMar>
                  <w:top w:w="100" w:type="nil"/>
                  <w:right w:w="100" w:type="nil"/>
                </w:tcMar>
                <w:vAlign w:val="center"/>
              </w:tcPr>
            </w:tcPrChange>
          </w:tcPr>
          <w:p w14:paraId="01D83878" w14:textId="77777777" w:rsidR="00B159D3" w:rsidRPr="00824E21" w:rsidRDefault="00B159D3" w:rsidP="00B159D3">
            <w:pPr>
              <w:spacing w:line="360" w:lineRule="auto"/>
              <w:rPr>
                <w:ins w:id="5196" w:author="Christina Sun" w:date="2026-03-15T20:45:00Z"/>
                <w:rFonts w:asciiTheme="majorHAnsi" w:hAnsiTheme="majorHAnsi" w:cstheme="majorHAnsi"/>
                <w:color w:val="000000"/>
                <w:sz w:val="20"/>
                <w:szCs w:val="20"/>
                <w:lang w:val="en-US"/>
              </w:rPr>
            </w:pPr>
            <w:ins w:id="5197" w:author="Christina Sun" w:date="2026-03-15T20:45:00Z">
              <w:r w:rsidRPr="00824E21">
                <w:rPr>
                  <w:rFonts w:asciiTheme="majorHAnsi" w:hAnsiTheme="majorHAnsi" w:cstheme="majorHAnsi"/>
                  <w:color w:val="000000"/>
                  <w:sz w:val="20"/>
                  <w:szCs w:val="20"/>
                  <w:lang w:val="en-US"/>
                </w:rPr>
                <w:t>7891</w:t>
              </w:r>
            </w:ins>
          </w:p>
        </w:tc>
      </w:tr>
    </w:tbl>
    <w:p w14:paraId="3A19E765" w14:textId="77777777" w:rsidR="00B159D3" w:rsidRPr="00824E21" w:rsidRDefault="00B159D3" w:rsidP="00B159D3">
      <w:pPr>
        <w:spacing w:line="360" w:lineRule="auto"/>
        <w:rPr>
          <w:ins w:id="5198" w:author="Christina Sun" w:date="2026-03-15T20:48:00Z" w16du:dateUtc="2026-03-16T03:48:00Z"/>
          <w:rFonts w:asciiTheme="majorHAnsi" w:hAnsiTheme="majorHAnsi" w:cstheme="majorHAnsi"/>
          <w:color w:val="000000"/>
          <w:sz w:val="20"/>
          <w:szCs w:val="20"/>
        </w:rPr>
      </w:pPr>
      <w:ins w:id="5199" w:author="Christina Sun" w:date="2026-03-15T20:48:00Z" w16du:dateUtc="2026-03-16T03:48:00Z">
        <w:r w:rsidRPr="00824E21">
          <w:rPr>
            <w:rFonts w:asciiTheme="majorHAnsi" w:hAnsiTheme="majorHAnsi" w:cstheme="majorHAnsi"/>
            <w:i/>
            <w:iCs/>
            <w:color w:val="000000"/>
            <w:sz w:val="20"/>
            <w:szCs w:val="20"/>
          </w:rPr>
          <w:t xml:space="preserve">Note. </w:t>
        </w:r>
        <w:r w:rsidRPr="00824E21">
          <w:rPr>
            <w:rFonts w:asciiTheme="majorHAnsi" w:hAnsiTheme="majorHAnsi" w:cstheme="majorHAnsi"/>
            <w:color w:val="000000"/>
            <w:sz w:val="20"/>
            <w:szCs w:val="20"/>
          </w:rPr>
          <w:t>The rows include survey items related to college worries. Each item ranges from 0 (</w:t>
        </w:r>
        <w:r w:rsidRPr="00824E21">
          <w:rPr>
            <w:rFonts w:asciiTheme="majorHAnsi" w:hAnsiTheme="majorHAnsi" w:cstheme="majorHAnsi"/>
            <w:i/>
            <w:iCs/>
            <w:color w:val="000000"/>
            <w:sz w:val="20"/>
            <w:szCs w:val="20"/>
          </w:rPr>
          <w:t>not worried at all</w:t>
        </w:r>
        <w:r w:rsidRPr="00824E21">
          <w:rPr>
            <w:rFonts w:asciiTheme="majorHAnsi" w:hAnsiTheme="majorHAnsi" w:cstheme="majorHAnsi"/>
            <w:color w:val="000000"/>
            <w:sz w:val="20"/>
            <w:szCs w:val="20"/>
          </w:rPr>
          <w:t>)</w:t>
        </w:r>
        <w:r w:rsidRPr="00824E21">
          <w:rPr>
            <w:rFonts w:asciiTheme="majorHAnsi" w:hAnsiTheme="majorHAnsi" w:cstheme="majorHAnsi"/>
            <w:i/>
            <w:iCs/>
            <w:color w:val="000000"/>
            <w:sz w:val="20"/>
            <w:szCs w:val="20"/>
          </w:rPr>
          <w:t xml:space="preserve"> </w:t>
        </w:r>
        <w:r w:rsidRPr="00824E21">
          <w:rPr>
            <w:rFonts w:asciiTheme="majorHAnsi" w:hAnsiTheme="majorHAnsi" w:cstheme="majorHAnsi"/>
            <w:color w:val="000000"/>
            <w:sz w:val="20"/>
            <w:szCs w:val="20"/>
          </w:rPr>
          <w:t>to 3 (</w:t>
        </w:r>
        <w:r w:rsidRPr="00824E21">
          <w:rPr>
            <w:rFonts w:asciiTheme="majorHAnsi" w:hAnsiTheme="majorHAnsi" w:cstheme="majorHAnsi"/>
            <w:i/>
            <w:iCs/>
            <w:color w:val="000000"/>
            <w:sz w:val="20"/>
            <w:szCs w:val="20"/>
          </w:rPr>
          <w:t>very worried</w:t>
        </w:r>
        <w:r w:rsidRPr="00824E21">
          <w:rPr>
            <w:rFonts w:asciiTheme="majorHAnsi" w:hAnsiTheme="majorHAnsi" w:cstheme="majorHAnsi"/>
            <w:color w:val="000000"/>
            <w:sz w:val="20"/>
            <w:szCs w:val="20"/>
          </w:rPr>
          <w:t>).</w:t>
        </w:r>
      </w:ins>
    </w:p>
    <w:p w14:paraId="4846F497" w14:textId="0E9A9E5B" w:rsidR="00B159D3" w:rsidRPr="00824E21" w:rsidRDefault="00B159D3" w:rsidP="001B2966">
      <w:pPr>
        <w:spacing w:line="360" w:lineRule="auto"/>
        <w:rPr>
          <w:rFonts w:asciiTheme="majorHAnsi" w:hAnsiTheme="majorHAnsi" w:cstheme="majorHAnsi"/>
          <w:color w:val="000000"/>
          <w:sz w:val="20"/>
          <w:szCs w:val="20"/>
        </w:rPr>
        <w:sectPr w:rsidR="00B159D3" w:rsidRPr="00824E21" w:rsidSect="00B342DF">
          <w:pgSz w:w="15840" w:h="12240" w:orient="landscape"/>
          <w:pgMar w:top="1440" w:right="1440" w:bottom="1440" w:left="1440" w:header="720" w:footer="720" w:gutter="0"/>
          <w:cols w:space="720"/>
          <w:docGrid w:linePitch="326"/>
        </w:sectPr>
      </w:pPr>
    </w:p>
    <w:p w14:paraId="402016B2" w14:textId="3201B844" w:rsidR="001112D6" w:rsidRPr="00824E21" w:rsidRDefault="001112D6" w:rsidP="001B2966">
      <w:pPr>
        <w:pStyle w:val="Heading1"/>
        <w:spacing w:before="0" w:after="0" w:line="360" w:lineRule="auto"/>
        <w:rPr>
          <w:rFonts w:asciiTheme="majorHAnsi" w:hAnsiTheme="majorHAnsi" w:cstheme="majorHAnsi"/>
          <w:b/>
          <w:bCs/>
          <w:sz w:val="24"/>
          <w:szCs w:val="24"/>
        </w:rPr>
      </w:pPr>
      <w:r w:rsidRPr="00824E21">
        <w:rPr>
          <w:rFonts w:asciiTheme="majorHAnsi" w:hAnsiTheme="majorHAnsi" w:cstheme="majorHAnsi"/>
          <w:b/>
          <w:bCs/>
          <w:sz w:val="24"/>
          <w:szCs w:val="24"/>
        </w:rPr>
        <w:lastRenderedPageBreak/>
        <w:t>Appendix E</w:t>
      </w:r>
    </w:p>
    <w:p w14:paraId="785FD5D5" w14:textId="295F0D9E" w:rsidR="001112D6" w:rsidRPr="00824E21" w:rsidRDefault="006C73E7" w:rsidP="009C5B1D">
      <w:pPr>
        <w:pStyle w:val="NormalWeb"/>
        <w:spacing w:before="0" w:beforeAutospacing="0" w:after="0" w:afterAutospacing="0" w:line="360" w:lineRule="auto"/>
        <w:rPr>
          <w:rFonts w:asciiTheme="majorHAnsi" w:hAnsiTheme="majorHAnsi" w:cstheme="majorHAnsi"/>
          <w:b/>
          <w:bCs/>
          <w:color w:val="000000"/>
        </w:rPr>
      </w:pPr>
      <w:r w:rsidRPr="00824E21">
        <w:rPr>
          <w:rFonts w:asciiTheme="majorHAnsi" w:hAnsiTheme="majorHAnsi" w:cstheme="majorHAnsi"/>
          <w:i/>
          <w:iCs/>
          <w:color w:val="000000"/>
          <w:lang w:val="en"/>
        </w:rPr>
        <w:t>Demographic Characteristics of 12</w:t>
      </w:r>
      <w:r w:rsidRPr="00824E21">
        <w:rPr>
          <w:rFonts w:asciiTheme="majorHAnsi" w:hAnsiTheme="majorHAnsi" w:cstheme="majorHAnsi"/>
          <w:i/>
          <w:iCs/>
          <w:color w:val="000000"/>
          <w:vertAlign w:val="superscript"/>
          <w:lang w:val="en"/>
        </w:rPr>
        <w:t>th</w:t>
      </w:r>
      <w:r w:rsidRPr="00824E21">
        <w:rPr>
          <w:rFonts w:asciiTheme="majorHAnsi" w:hAnsiTheme="majorHAnsi" w:cstheme="majorHAnsi"/>
          <w:i/>
          <w:iCs/>
          <w:color w:val="000000"/>
          <w:lang w:val="en"/>
        </w:rPr>
        <w:t xml:space="preserve"> Grade </w:t>
      </w:r>
      <w:r w:rsidR="00833625" w:rsidRPr="00824E21">
        <w:rPr>
          <w:rFonts w:asciiTheme="majorHAnsi" w:hAnsiTheme="majorHAnsi" w:cstheme="majorHAnsi"/>
          <w:i/>
          <w:iCs/>
        </w:rPr>
        <w:t xml:space="preserve">Qualitative Response </w:t>
      </w:r>
      <w:r w:rsidRPr="00824E21">
        <w:rPr>
          <w:rFonts w:asciiTheme="majorHAnsi" w:hAnsiTheme="majorHAnsi" w:cstheme="majorHAnsi"/>
          <w:i/>
          <w:iCs/>
          <w:color w:val="000000"/>
          <w:lang w:val="en"/>
        </w:rPr>
        <w:t xml:space="preserve">Participants (N = </w:t>
      </w:r>
      <w:r w:rsidR="00833625" w:rsidRPr="00824E21">
        <w:rPr>
          <w:rFonts w:asciiTheme="majorHAnsi" w:hAnsiTheme="majorHAnsi" w:cstheme="majorHAnsi"/>
          <w:i/>
          <w:iCs/>
          <w:color w:val="000000"/>
          <w:lang w:val="en"/>
        </w:rPr>
        <w:t>346</w:t>
      </w:r>
      <w:r w:rsidRPr="00824E21">
        <w:rPr>
          <w:rFonts w:asciiTheme="majorHAnsi" w:hAnsiTheme="majorHAnsi" w:cstheme="majorHAnsi"/>
          <w:i/>
          <w:iCs/>
          <w:color w:val="000000"/>
          <w:lang w:val="en"/>
        </w:rPr>
        <w:t xml:space="preserve">), </w:t>
      </w:r>
      <w:commentRangeStart w:id="5200"/>
      <w:r w:rsidRPr="00824E21">
        <w:rPr>
          <w:rFonts w:asciiTheme="majorHAnsi" w:hAnsiTheme="majorHAnsi" w:cstheme="majorHAnsi"/>
          <w:i/>
          <w:iCs/>
          <w:color w:val="000000"/>
          <w:lang w:val="en"/>
        </w:rPr>
        <w:t>2023</w:t>
      </w:r>
      <w:commentRangeEnd w:id="5200"/>
      <w:r w:rsidR="003F4AB9" w:rsidRPr="009C5B1D">
        <w:rPr>
          <w:rStyle w:val="CommentReference"/>
          <w:rFonts w:asciiTheme="majorHAnsi" w:hAnsiTheme="majorHAnsi" w:cstheme="majorHAnsi"/>
          <w:b/>
          <w:bCs/>
          <w:color w:val="000000"/>
          <w:sz w:val="24"/>
          <w:szCs w:val="24"/>
        </w:rPr>
        <w:commentReference w:id="5200"/>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B621E1"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824E21"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14884C5D" w:rsidR="001112D6" w:rsidRPr="00824E21" w:rsidRDefault="001210E5" w:rsidP="0073266D">
            <w:pPr>
              <w:jc w:val="center"/>
              <w:rPr>
                <w:rFonts w:asciiTheme="majorHAnsi" w:hAnsiTheme="majorHAnsi" w:cstheme="majorHAnsi"/>
                <w:sz w:val="20"/>
                <w:szCs w:val="20"/>
              </w:rPr>
            </w:pPr>
            <w:r w:rsidRPr="00824E21">
              <w:rPr>
                <w:rFonts w:asciiTheme="majorHAnsi" w:hAnsiTheme="majorHAnsi" w:cstheme="majorHAnsi"/>
                <w:color w:val="000000"/>
                <w:sz w:val="20"/>
                <w:szCs w:val="20"/>
              </w:rPr>
              <w:t>n</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color w:val="000000"/>
                <w:sz w:val="20"/>
                <w:szCs w:val="20"/>
              </w:rPr>
              <w:t>Percent</w:t>
            </w:r>
          </w:p>
        </w:tc>
      </w:tr>
      <w:tr w:rsidR="001112D6" w:rsidRPr="00B621E1"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824E21"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824E21" w:rsidRDefault="001112D6" w:rsidP="0073266D">
            <w:pPr>
              <w:rPr>
                <w:rFonts w:asciiTheme="majorHAnsi" w:hAnsiTheme="majorHAnsi" w:cstheme="majorHAnsi"/>
                <w:sz w:val="20"/>
                <w:szCs w:val="20"/>
              </w:rPr>
            </w:pPr>
          </w:p>
        </w:tc>
      </w:tr>
      <w:tr w:rsidR="001112D6" w:rsidRPr="00B621E1" w14:paraId="0232BB93" w14:textId="77777777" w:rsidTr="0073266D">
        <w:tc>
          <w:tcPr>
            <w:tcW w:w="3709" w:type="pct"/>
            <w:tcMar>
              <w:top w:w="0" w:type="dxa"/>
              <w:left w:w="115" w:type="dxa"/>
              <w:bottom w:w="0" w:type="dxa"/>
              <w:right w:w="115" w:type="dxa"/>
            </w:tcMar>
            <w:vAlign w:val="center"/>
            <w:hideMark/>
          </w:tcPr>
          <w:p w14:paraId="00D9CDEF"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44F73525"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r w:rsidR="004F689A" w:rsidRPr="00824E21">
              <w:rPr>
                <w:rFonts w:asciiTheme="majorHAnsi" w:hAnsiTheme="majorHAnsi" w:cstheme="majorHAnsi"/>
                <w:sz w:val="20"/>
                <w:szCs w:val="20"/>
              </w:rPr>
              <w:t>5</w:t>
            </w:r>
          </w:p>
        </w:tc>
      </w:tr>
      <w:tr w:rsidR="001112D6" w:rsidRPr="00B621E1" w14:paraId="3F5A074D" w14:textId="77777777" w:rsidTr="0073266D">
        <w:tc>
          <w:tcPr>
            <w:tcW w:w="3709" w:type="pct"/>
            <w:tcMar>
              <w:top w:w="0" w:type="dxa"/>
              <w:left w:w="115" w:type="dxa"/>
              <w:bottom w:w="0" w:type="dxa"/>
              <w:right w:w="115" w:type="dxa"/>
            </w:tcMar>
            <w:vAlign w:val="center"/>
            <w:hideMark/>
          </w:tcPr>
          <w:p w14:paraId="6F529BCA"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5ABE944C"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4.9</w:t>
            </w:r>
          </w:p>
        </w:tc>
      </w:tr>
      <w:tr w:rsidR="001112D6" w:rsidRPr="00B621E1" w14:paraId="625D87C3" w14:textId="77777777" w:rsidTr="0073266D">
        <w:tc>
          <w:tcPr>
            <w:tcW w:w="3709" w:type="pct"/>
            <w:tcMar>
              <w:top w:w="0" w:type="dxa"/>
              <w:left w:w="115" w:type="dxa"/>
              <w:bottom w:w="0" w:type="dxa"/>
              <w:right w:w="115" w:type="dxa"/>
            </w:tcMar>
            <w:vAlign w:val="center"/>
            <w:hideMark/>
          </w:tcPr>
          <w:p w14:paraId="7BD6EF8F"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5C4C08DD"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62.1</w:t>
            </w:r>
          </w:p>
        </w:tc>
      </w:tr>
      <w:tr w:rsidR="001112D6" w:rsidRPr="00B621E1" w14:paraId="03818D13" w14:textId="77777777" w:rsidTr="0073266D">
        <w:tc>
          <w:tcPr>
            <w:tcW w:w="3709" w:type="pct"/>
            <w:tcMar>
              <w:top w:w="0" w:type="dxa"/>
              <w:left w:w="115" w:type="dxa"/>
              <w:bottom w:w="0" w:type="dxa"/>
              <w:right w:w="115" w:type="dxa"/>
            </w:tcMar>
            <w:vAlign w:val="center"/>
            <w:hideMark/>
          </w:tcPr>
          <w:p w14:paraId="392E4012"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6BFCFDA5"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18.5</w:t>
            </w:r>
          </w:p>
        </w:tc>
      </w:tr>
      <w:tr w:rsidR="001112D6" w:rsidRPr="00B621E1"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r w:rsidR="001112D6" w:rsidRPr="00B621E1"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824E21" w:rsidRDefault="001112D6" w:rsidP="0073266D">
            <w:pPr>
              <w:jc w:val="center"/>
              <w:rPr>
                <w:rFonts w:asciiTheme="majorHAnsi" w:hAnsiTheme="majorHAnsi" w:cstheme="majorHAnsi"/>
                <w:sz w:val="20"/>
                <w:szCs w:val="20"/>
              </w:rPr>
            </w:pPr>
          </w:p>
        </w:tc>
      </w:tr>
      <w:tr w:rsidR="001112D6" w:rsidRPr="00B621E1" w14:paraId="2ADB47D5" w14:textId="77777777" w:rsidTr="0073266D">
        <w:tc>
          <w:tcPr>
            <w:tcW w:w="3709" w:type="pct"/>
            <w:tcMar>
              <w:top w:w="0" w:type="dxa"/>
              <w:left w:w="115" w:type="dxa"/>
              <w:bottom w:w="0" w:type="dxa"/>
              <w:right w:w="115" w:type="dxa"/>
            </w:tcMar>
            <w:vAlign w:val="center"/>
            <w:hideMark/>
          </w:tcPr>
          <w:p w14:paraId="2054E3C2"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639B8A5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w:t>
            </w:r>
            <w:r w:rsidR="004F689A" w:rsidRPr="00824E21">
              <w:rPr>
                <w:rFonts w:asciiTheme="majorHAnsi" w:hAnsiTheme="majorHAnsi" w:cstheme="majorHAnsi"/>
                <w:sz w:val="20"/>
                <w:szCs w:val="20"/>
              </w:rPr>
              <w:t>5</w:t>
            </w:r>
          </w:p>
        </w:tc>
      </w:tr>
      <w:tr w:rsidR="001112D6" w:rsidRPr="00B621E1" w14:paraId="22026DDB" w14:textId="77777777" w:rsidTr="0073266D">
        <w:tc>
          <w:tcPr>
            <w:tcW w:w="3709" w:type="pct"/>
            <w:tcMar>
              <w:top w:w="0" w:type="dxa"/>
              <w:left w:w="115" w:type="dxa"/>
              <w:bottom w:w="0" w:type="dxa"/>
              <w:right w:w="115" w:type="dxa"/>
            </w:tcMar>
            <w:vAlign w:val="center"/>
            <w:hideMark/>
          </w:tcPr>
          <w:p w14:paraId="395F7EE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61171EEB"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19.9</w:t>
            </w:r>
          </w:p>
        </w:tc>
      </w:tr>
      <w:tr w:rsidR="001112D6" w:rsidRPr="00B621E1" w14:paraId="652340C3" w14:textId="77777777" w:rsidTr="0073266D">
        <w:tc>
          <w:tcPr>
            <w:tcW w:w="3709" w:type="pct"/>
            <w:tcMar>
              <w:top w:w="0" w:type="dxa"/>
              <w:left w:w="115" w:type="dxa"/>
              <w:bottom w:w="0" w:type="dxa"/>
              <w:right w:w="115" w:type="dxa"/>
            </w:tcMar>
            <w:vAlign w:val="center"/>
            <w:hideMark/>
          </w:tcPr>
          <w:p w14:paraId="523D3E2E"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4F0A0C1D"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47.9</w:t>
            </w:r>
          </w:p>
        </w:tc>
      </w:tr>
      <w:tr w:rsidR="001112D6" w:rsidRPr="00B621E1" w14:paraId="33FD3328" w14:textId="77777777" w:rsidTr="0073266D">
        <w:tc>
          <w:tcPr>
            <w:tcW w:w="3709" w:type="pct"/>
            <w:tcMar>
              <w:top w:w="0" w:type="dxa"/>
              <w:left w:w="115" w:type="dxa"/>
              <w:bottom w:w="0" w:type="dxa"/>
              <w:right w:w="115" w:type="dxa"/>
            </w:tcMar>
            <w:vAlign w:val="center"/>
            <w:hideMark/>
          </w:tcPr>
          <w:p w14:paraId="14785C5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4F7FA035"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11.</w:t>
            </w:r>
            <w:r w:rsidR="004F689A" w:rsidRPr="00824E21">
              <w:rPr>
                <w:rFonts w:asciiTheme="majorHAnsi" w:hAnsiTheme="majorHAnsi" w:cstheme="majorHAnsi"/>
                <w:sz w:val="20"/>
                <w:szCs w:val="20"/>
              </w:rPr>
              <w:t>9</w:t>
            </w:r>
          </w:p>
        </w:tc>
      </w:tr>
      <w:tr w:rsidR="001112D6" w:rsidRPr="00B621E1" w14:paraId="3138CAC3" w14:textId="77777777" w:rsidTr="0073266D">
        <w:tc>
          <w:tcPr>
            <w:tcW w:w="3709" w:type="pct"/>
            <w:tcMar>
              <w:top w:w="0" w:type="dxa"/>
              <w:left w:w="115" w:type="dxa"/>
              <w:bottom w:w="0" w:type="dxa"/>
              <w:right w:w="115" w:type="dxa"/>
            </w:tcMar>
            <w:vAlign w:val="center"/>
            <w:hideMark/>
          </w:tcPr>
          <w:p w14:paraId="13A0575B"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0C2EA83B"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1.0</w:t>
            </w:r>
          </w:p>
        </w:tc>
      </w:tr>
      <w:tr w:rsidR="001112D6" w:rsidRPr="00B621E1"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4F893CE"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w:t>
            </w:r>
            <w:r w:rsidR="004F689A" w:rsidRPr="00824E21">
              <w:rPr>
                <w:rFonts w:asciiTheme="majorHAnsi" w:hAnsiTheme="majorHAnsi" w:cstheme="majorHAnsi"/>
                <w:sz w:val="20"/>
                <w:szCs w:val="20"/>
              </w:rPr>
              <w:t>8</w:t>
            </w:r>
          </w:p>
        </w:tc>
      </w:tr>
      <w:tr w:rsidR="001112D6" w:rsidRPr="00B621E1"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r w:rsidR="001112D6" w:rsidRPr="00B621E1"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824E21" w:rsidRDefault="001112D6" w:rsidP="0073266D">
            <w:pPr>
              <w:jc w:val="center"/>
              <w:rPr>
                <w:rFonts w:asciiTheme="majorHAnsi" w:hAnsiTheme="majorHAnsi" w:cstheme="majorHAnsi"/>
                <w:sz w:val="20"/>
                <w:szCs w:val="20"/>
              </w:rPr>
            </w:pPr>
          </w:p>
        </w:tc>
      </w:tr>
      <w:tr w:rsidR="001112D6" w:rsidRPr="00B621E1" w14:paraId="75F1B98C" w14:textId="77777777" w:rsidTr="0073266D">
        <w:tc>
          <w:tcPr>
            <w:tcW w:w="3709" w:type="pct"/>
            <w:tcMar>
              <w:top w:w="0" w:type="dxa"/>
              <w:left w:w="115" w:type="dxa"/>
              <w:bottom w:w="0" w:type="dxa"/>
              <w:right w:w="115" w:type="dxa"/>
            </w:tcMar>
            <w:vAlign w:val="center"/>
            <w:hideMark/>
          </w:tcPr>
          <w:p w14:paraId="6DE6163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F4B44C3"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w:t>
            </w:r>
            <w:r w:rsidR="004F689A" w:rsidRPr="00824E21">
              <w:rPr>
                <w:rFonts w:asciiTheme="majorHAnsi" w:hAnsiTheme="majorHAnsi" w:cstheme="majorHAnsi"/>
                <w:sz w:val="20"/>
                <w:szCs w:val="20"/>
              </w:rPr>
              <w:t>8</w:t>
            </w:r>
          </w:p>
        </w:tc>
      </w:tr>
      <w:tr w:rsidR="001112D6" w:rsidRPr="00B621E1" w14:paraId="16C15D08" w14:textId="77777777" w:rsidTr="0073266D">
        <w:tc>
          <w:tcPr>
            <w:tcW w:w="3709" w:type="pct"/>
            <w:tcMar>
              <w:top w:w="0" w:type="dxa"/>
              <w:left w:w="115" w:type="dxa"/>
              <w:bottom w:w="0" w:type="dxa"/>
              <w:right w:w="115" w:type="dxa"/>
            </w:tcMar>
            <w:vAlign w:val="center"/>
            <w:hideMark/>
          </w:tcPr>
          <w:p w14:paraId="55681B15"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0599E182"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7.8</w:t>
            </w:r>
          </w:p>
        </w:tc>
      </w:tr>
      <w:tr w:rsidR="001112D6" w:rsidRPr="00B621E1" w14:paraId="7C40AC67" w14:textId="77777777" w:rsidTr="0073266D">
        <w:tc>
          <w:tcPr>
            <w:tcW w:w="3709" w:type="pct"/>
            <w:tcMar>
              <w:top w:w="0" w:type="dxa"/>
              <w:left w:w="115" w:type="dxa"/>
              <w:bottom w:w="0" w:type="dxa"/>
              <w:right w:w="115" w:type="dxa"/>
            </w:tcMar>
            <w:vAlign w:val="center"/>
            <w:hideMark/>
          </w:tcPr>
          <w:p w14:paraId="131ABCA6"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B6CE4A8"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41.3</w:t>
            </w:r>
          </w:p>
        </w:tc>
      </w:tr>
      <w:tr w:rsidR="001112D6" w:rsidRPr="00B621E1" w14:paraId="70165DD5" w14:textId="77777777" w:rsidTr="0073266D">
        <w:tc>
          <w:tcPr>
            <w:tcW w:w="3709" w:type="pct"/>
            <w:tcMar>
              <w:top w:w="0" w:type="dxa"/>
              <w:left w:w="115" w:type="dxa"/>
              <w:bottom w:w="0" w:type="dxa"/>
              <w:right w:w="115" w:type="dxa"/>
            </w:tcMar>
            <w:vAlign w:val="center"/>
            <w:hideMark/>
          </w:tcPr>
          <w:p w14:paraId="5822D404"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1B8CF639"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w:t>
            </w:r>
            <w:r w:rsidR="004F689A" w:rsidRPr="00824E21">
              <w:rPr>
                <w:rFonts w:asciiTheme="majorHAnsi" w:hAnsiTheme="majorHAnsi" w:cstheme="majorHAnsi"/>
                <w:sz w:val="20"/>
                <w:szCs w:val="20"/>
              </w:rPr>
              <w:t>5</w:t>
            </w:r>
          </w:p>
        </w:tc>
      </w:tr>
      <w:tr w:rsidR="001112D6" w:rsidRPr="00B621E1" w14:paraId="45B9CBAC" w14:textId="77777777" w:rsidTr="0073266D">
        <w:tc>
          <w:tcPr>
            <w:tcW w:w="3709" w:type="pct"/>
            <w:tcMar>
              <w:top w:w="0" w:type="dxa"/>
              <w:left w:w="115" w:type="dxa"/>
              <w:bottom w:w="0" w:type="dxa"/>
              <w:right w:w="115" w:type="dxa"/>
            </w:tcMar>
            <w:vAlign w:val="center"/>
            <w:hideMark/>
          </w:tcPr>
          <w:p w14:paraId="251AA346"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09CE9F7C"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5.2</w:t>
            </w:r>
          </w:p>
        </w:tc>
      </w:tr>
      <w:tr w:rsidR="001112D6" w:rsidRPr="00B621E1" w14:paraId="0F35EF65" w14:textId="77777777" w:rsidTr="0073266D">
        <w:tc>
          <w:tcPr>
            <w:tcW w:w="3709" w:type="pct"/>
            <w:tcMar>
              <w:top w:w="0" w:type="dxa"/>
              <w:left w:w="115" w:type="dxa"/>
              <w:bottom w:w="0" w:type="dxa"/>
              <w:right w:w="115" w:type="dxa"/>
            </w:tcMar>
            <w:vAlign w:val="center"/>
            <w:hideMark/>
          </w:tcPr>
          <w:p w14:paraId="03C7591C"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56C9030E"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12.4</w:t>
            </w:r>
          </w:p>
        </w:tc>
      </w:tr>
      <w:tr w:rsidR="001112D6" w:rsidRPr="00B621E1" w14:paraId="516CDBCD" w14:textId="77777777" w:rsidTr="0073266D">
        <w:tc>
          <w:tcPr>
            <w:tcW w:w="3709" w:type="pct"/>
            <w:tcMar>
              <w:top w:w="0" w:type="dxa"/>
              <w:left w:w="115" w:type="dxa"/>
              <w:bottom w:w="0" w:type="dxa"/>
              <w:right w:w="115" w:type="dxa"/>
            </w:tcMar>
            <w:vAlign w:val="center"/>
            <w:hideMark/>
          </w:tcPr>
          <w:p w14:paraId="232DB2E9"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88713F6"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0.</w:t>
            </w:r>
            <w:r w:rsidR="004F689A" w:rsidRPr="00824E21">
              <w:rPr>
                <w:rFonts w:asciiTheme="majorHAnsi" w:hAnsiTheme="majorHAnsi" w:cstheme="majorHAnsi"/>
                <w:sz w:val="20"/>
                <w:szCs w:val="20"/>
              </w:rPr>
              <w:t>9</w:t>
            </w:r>
          </w:p>
        </w:tc>
      </w:tr>
      <w:tr w:rsidR="001112D6" w:rsidRPr="00B621E1"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7B65ABC2"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White/</w:t>
            </w:r>
            <w:r w:rsidR="007016FB" w:rsidRPr="00824E21">
              <w:rPr>
                <w:rFonts w:asciiTheme="majorHAnsi" w:hAnsiTheme="majorHAnsi" w:cstheme="majorHAnsi"/>
                <w:color w:val="000000"/>
                <w:sz w:val="20"/>
                <w:szCs w:val="20"/>
              </w:rPr>
              <w:t>non-Hispanic</w:t>
            </w:r>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115C970"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27.1</w:t>
            </w:r>
          </w:p>
        </w:tc>
      </w:tr>
      <w:tr w:rsidR="001112D6" w:rsidRPr="00B621E1"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r w:rsidR="001112D6" w:rsidRPr="00B621E1"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824E21" w:rsidRDefault="001112D6" w:rsidP="0073266D">
            <w:pPr>
              <w:rPr>
                <w:rFonts w:asciiTheme="majorHAnsi" w:hAnsiTheme="majorHAnsi" w:cstheme="majorHAnsi"/>
                <w:i/>
                <w:iCs/>
                <w:sz w:val="20"/>
                <w:szCs w:val="20"/>
              </w:rPr>
            </w:pPr>
            <w:r w:rsidRPr="00824E21">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824E21" w:rsidRDefault="001112D6" w:rsidP="0073266D">
            <w:pPr>
              <w:jc w:val="center"/>
              <w:rPr>
                <w:rFonts w:asciiTheme="majorHAnsi" w:hAnsiTheme="majorHAnsi" w:cstheme="majorHAnsi"/>
                <w:sz w:val="20"/>
                <w:szCs w:val="20"/>
              </w:rPr>
            </w:pPr>
          </w:p>
        </w:tc>
      </w:tr>
      <w:tr w:rsidR="001112D6" w:rsidRPr="00B621E1" w14:paraId="2F9524ED" w14:textId="77777777" w:rsidTr="0073266D">
        <w:tc>
          <w:tcPr>
            <w:tcW w:w="3709" w:type="pct"/>
            <w:tcMar>
              <w:top w:w="0" w:type="dxa"/>
              <w:left w:w="115" w:type="dxa"/>
              <w:bottom w:w="0" w:type="dxa"/>
              <w:right w:w="115" w:type="dxa"/>
            </w:tcMar>
            <w:vAlign w:val="center"/>
            <w:hideMark/>
          </w:tcPr>
          <w:p w14:paraId="516ECFAF"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6BDDBE4D"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12.1</w:t>
            </w:r>
          </w:p>
        </w:tc>
      </w:tr>
      <w:tr w:rsidR="001112D6" w:rsidRPr="00B621E1" w14:paraId="676DB961" w14:textId="77777777" w:rsidTr="0073266D">
        <w:tc>
          <w:tcPr>
            <w:tcW w:w="3709" w:type="pct"/>
            <w:tcMar>
              <w:top w:w="0" w:type="dxa"/>
              <w:left w:w="115" w:type="dxa"/>
              <w:bottom w:w="0" w:type="dxa"/>
              <w:right w:w="115" w:type="dxa"/>
            </w:tcMar>
            <w:vAlign w:val="center"/>
            <w:hideMark/>
          </w:tcPr>
          <w:p w14:paraId="07B6679A"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34DA907A"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18.2</w:t>
            </w:r>
          </w:p>
        </w:tc>
      </w:tr>
      <w:tr w:rsidR="001112D6" w:rsidRPr="00B621E1" w14:paraId="414115F2" w14:textId="77777777" w:rsidTr="0073266D">
        <w:tc>
          <w:tcPr>
            <w:tcW w:w="3709" w:type="pct"/>
            <w:tcMar>
              <w:top w:w="0" w:type="dxa"/>
              <w:left w:w="115" w:type="dxa"/>
              <w:bottom w:w="0" w:type="dxa"/>
              <w:right w:w="115" w:type="dxa"/>
            </w:tcMar>
            <w:vAlign w:val="center"/>
            <w:hideMark/>
          </w:tcPr>
          <w:p w14:paraId="776DAA95"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3FE55F94"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17.</w:t>
            </w:r>
            <w:r w:rsidR="004F689A" w:rsidRPr="00824E21">
              <w:rPr>
                <w:rFonts w:asciiTheme="majorHAnsi" w:hAnsiTheme="majorHAnsi" w:cstheme="majorHAnsi"/>
                <w:sz w:val="20"/>
                <w:szCs w:val="20"/>
              </w:rPr>
              <w:t>1</w:t>
            </w:r>
          </w:p>
        </w:tc>
      </w:tr>
      <w:tr w:rsidR="001112D6" w:rsidRPr="00B621E1" w14:paraId="6A61EDF5" w14:textId="77777777" w:rsidTr="0073266D">
        <w:tc>
          <w:tcPr>
            <w:tcW w:w="3709" w:type="pct"/>
            <w:tcMar>
              <w:top w:w="0" w:type="dxa"/>
              <w:left w:w="115" w:type="dxa"/>
              <w:bottom w:w="0" w:type="dxa"/>
              <w:right w:w="115" w:type="dxa"/>
            </w:tcMar>
            <w:vAlign w:val="center"/>
            <w:hideMark/>
          </w:tcPr>
          <w:p w14:paraId="78F3B90E"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5D9080A3"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7.2</w:t>
            </w:r>
          </w:p>
        </w:tc>
      </w:tr>
      <w:tr w:rsidR="001112D6" w:rsidRPr="00B621E1" w14:paraId="7EA50C14" w14:textId="77777777" w:rsidTr="0073266D">
        <w:tc>
          <w:tcPr>
            <w:tcW w:w="3709" w:type="pct"/>
            <w:tcMar>
              <w:top w:w="0" w:type="dxa"/>
              <w:left w:w="115" w:type="dxa"/>
              <w:bottom w:w="0" w:type="dxa"/>
              <w:right w:w="115" w:type="dxa"/>
            </w:tcMar>
            <w:vAlign w:val="center"/>
            <w:hideMark/>
          </w:tcPr>
          <w:p w14:paraId="49F2C138"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Bachelor's degree</w:t>
            </w:r>
          </w:p>
        </w:tc>
        <w:tc>
          <w:tcPr>
            <w:tcW w:w="555" w:type="pct"/>
            <w:tcMar>
              <w:top w:w="0" w:type="dxa"/>
              <w:left w:w="115" w:type="dxa"/>
              <w:bottom w:w="0" w:type="dxa"/>
              <w:right w:w="115" w:type="dxa"/>
            </w:tcMar>
            <w:vAlign w:val="center"/>
            <w:hideMark/>
          </w:tcPr>
          <w:p w14:paraId="00EB6CCC"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0BA3DF2F"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16.</w:t>
            </w:r>
            <w:r w:rsidR="004F689A" w:rsidRPr="00824E21">
              <w:rPr>
                <w:rFonts w:asciiTheme="majorHAnsi" w:hAnsiTheme="majorHAnsi" w:cstheme="majorHAnsi"/>
                <w:sz w:val="20"/>
                <w:szCs w:val="20"/>
              </w:rPr>
              <w:t>5</w:t>
            </w:r>
          </w:p>
        </w:tc>
      </w:tr>
      <w:tr w:rsidR="001112D6" w:rsidRPr="00B621E1" w14:paraId="44F87328" w14:textId="77777777" w:rsidTr="0073266D">
        <w:tc>
          <w:tcPr>
            <w:tcW w:w="3709" w:type="pct"/>
            <w:tcMar>
              <w:top w:w="0" w:type="dxa"/>
              <w:left w:w="115" w:type="dxa"/>
              <w:bottom w:w="0" w:type="dxa"/>
              <w:right w:w="115" w:type="dxa"/>
            </w:tcMar>
            <w:vAlign w:val="center"/>
            <w:hideMark/>
          </w:tcPr>
          <w:p w14:paraId="1CCD66A2"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28B5CC1E"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24.</w:t>
            </w:r>
            <w:r w:rsidR="004F689A" w:rsidRPr="00824E21">
              <w:rPr>
                <w:rFonts w:asciiTheme="majorHAnsi" w:hAnsiTheme="majorHAnsi" w:cstheme="majorHAnsi"/>
                <w:sz w:val="20"/>
                <w:szCs w:val="20"/>
              </w:rPr>
              <w:t>9</w:t>
            </w:r>
          </w:p>
        </w:tc>
      </w:tr>
      <w:tr w:rsidR="001112D6" w:rsidRPr="00B621E1"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77777777" w:rsidR="001112D6" w:rsidRPr="00824E21" w:rsidRDefault="001112D6" w:rsidP="0073266D">
            <w:pPr>
              <w:ind w:left="249"/>
              <w:rPr>
                <w:rFonts w:asciiTheme="majorHAnsi" w:hAnsiTheme="majorHAnsi" w:cstheme="majorHAnsi"/>
                <w:sz w:val="20"/>
                <w:szCs w:val="20"/>
              </w:rPr>
            </w:pPr>
            <w:r w:rsidRPr="00824E21">
              <w:rPr>
                <w:rFonts w:asciiTheme="majorHAnsi" w:hAnsiTheme="majorHAnsi" w:cstheme="majorHAnsi"/>
                <w:color w:val="000000"/>
                <w:sz w:val="20"/>
                <w:szCs w:val="20"/>
              </w:rPr>
              <w:t>  Don’t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61645DA8"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4.</w:t>
            </w:r>
            <w:r w:rsidR="004F689A" w:rsidRPr="00824E21">
              <w:rPr>
                <w:rFonts w:asciiTheme="majorHAnsi" w:hAnsiTheme="majorHAnsi" w:cstheme="majorHAnsi"/>
                <w:sz w:val="20"/>
                <w:szCs w:val="20"/>
              </w:rPr>
              <w:t>0</w:t>
            </w:r>
          </w:p>
        </w:tc>
      </w:tr>
      <w:tr w:rsidR="001112D6" w:rsidRPr="00B621E1"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824E21" w:rsidRDefault="001112D6" w:rsidP="0073266D">
            <w:pPr>
              <w:rPr>
                <w:rFonts w:asciiTheme="majorHAnsi" w:hAnsiTheme="majorHAnsi" w:cstheme="majorHAnsi"/>
                <w:sz w:val="20"/>
                <w:szCs w:val="20"/>
              </w:rPr>
            </w:pPr>
            <w:r w:rsidRPr="00824E21">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77777777" w:rsidR="001112D6" w:rsidRPr="00824E21" w:rsidRDefault="001112D6" w:rsidP="0073266D">
            <w:pPr>
              <w:jc w:val="center"/>
              <w:rPr>
                <w:rFonts w:asciiTheme="majorHAnsi" w:hAnsiTheme="majorHAnsi" w:cstheme="majorHAnsi"/>
                <w:sz w:val="20"/>
                <w:szCs w:val="20"/>
              </w:rPr>
            </w:pPr>
            <w:r w:rsidRPr="00824E21">
              <w:rPr>
                <w:rFonts w:asciiTheme="majorHAnsi" w:hAnsiTheme="majorHAnsi" w:cstheme="majorHAnsi"/>
                <w:sz w:val="20"/>
                <w:szCs w:val="20"/>
              </w:rPr>
              <w:t>100.00</w:t>
            </w:r>
          </w:p>
        </w:tc>
      </w:tr>
    </w:tbl>
    <w:p w14:paraId="7F70461E" w14:textId="77777777" w:rsidR="001112D6" w:rsidRPr="00824E21" w:rsidRDefault="001112D6" w:rsidP="001B2966">
      <w:pPr>
        <w:spacing w:line="360" w:lineRule="auto"/>
        <w:rPr>
          <w:rFonts w:asciiTheme="majorHAnsi" w:hAnsiTheme="majorHAnsi" w:cstheme="majorHAnsi"/>
        </w:rPr>
      </w:pPr>
    </w:p>
    <w:p w14:paraId="39F70490" w14:textId="539796FB" w:rsidR="00230D0C" w:rsidRPr="00824E21" w:rsidRDefault="00230D0C">
      <w:pPr>
        <w:rPr>
          <w:ins w:id="5201" w:author="Christina Sun" w:date="2026-03-15T18:41:00Z" w16du:dateUtc="2026-03-16T01:41:00Z"/>
          <w:rFonts w:asciiTheme="majorHAnsi" w:hAnsiTheme="majorHAnsi" w:cstheme="majorHAnsi"/>
        </w:rPr>
      </w:pPr>
      <w:ins w:id="5202" w:author="Christina Sun" w:date="2026-03-15T18:41:00Z" w16du:dateUtc="2026-03-16T01:41:00Z">
        <w:r w:rsidRPr="00824E21">
          <w:rPr>
            <w:rFonts w:asciiTheme="majorHAnsi" w:hAnsiTheme="majorHAnsi" w:cstheme="majorHAnsi"/>
          </w:rPr>
          <w:br w:type="page"/>
        </w:r>
      </w:ins>
    </w:p>
    <w:p w14:paraId="798803A1" w14:textId="33E3FC5B" w:rsidR="00E97A5A" w:rsidRPr="00824E21" w:rsidRDefault="00230D0C" w:rsidP="0015476A">
      <w:pPr>
        <w:spacing w:line="360" w:lineRule="auto"/>
        <w:jc w:val="center"/>
        <w:rPr>
          <w:ins w:id="5203" w:author="Christina Sun" w:date="2026-03-15T19:12:00Z" w16du:dateUtc="2026-03-16T02:12:00Z"/>
          <w:rFonts w:asciiTheme="majorHAnsi" w:hAnsiTheme="majorHAnsi" w:cstheme="majorHAnsi"/>
          <w:b/>
          <w:bCs/>
        </w:rPr>
      </w:pPr>
      <w:ins w:id="5204" w:author="Christina Sun" w:date="2026-03-15T18:41:00Z" w16du:dateUtc="2026-03-16T01:41:00Z">
        <w:r w:rsidRPr="00B621E1">
          <w:rPr>
            <w:rFonts w:asciiTheme="majorHAnsi" w:hAnsiTheme="majorHAnsi" w:cstheme="majorHAnsi"/>
            <w:b/>
            <w:bCs/>
            <w:rPrChange w:id="5205" w:author="Christina Sun" w:date="2026-03-15T21:36:00Z" w16du:dateUtc="2026-03-16T04:36:00Z">
              <w:rPr>
                <w:rFonts w:asciiTheme="majorHAnsi" w:hAnsiTheme="majorHAnsi" w:cstheme="majorHAnsi"/>
              </w:rPr>
            </w:rPrChange>
          </w:rPr>
          <w:lastRenderedPageBreak/>
          <w:t>Appendix F</w:t>
        </w:r>
      </w:ins>
      <w:ins w:id="5206" w:author="Christina Sun" w:date="2026-03-15T22:01:00Z" w16du:dateUtc="2026-03-16T05:01:00Z">
        <w:r w:rsidR="002254D9">
          <w:rPr>
            <w:rFonts w:asciiTheme="majorHAnsi" w:hAnsiTheme="majorHAnsi" w:cstheme="majorHAnsi"/>
            <w:b/>
            <w:bCs/>
          </w:rPr>
          <w:t>: High School Experience by Sexual Orientation Robustness</w:t>
        </w:r>
      </w:ins>
    </w:p>
    <w:p w14:paraId="5A033E06" w14:textId="77777777" w:rsidR="00BB074D" w:rsidRPr="00824E21" w:rsidRDefault="00BB074D" w:rsidP="00342026">
      <w:pPr>
        <w:spacing w:line="360" w:lineRule="auto"/>
        <w:rPr>
          <w:ins w:id="5207" w:author="Christina Sun" w:date="2026-03-15T19:14:00Z" w16du:dateUtc="2026-03-16T02:14:00Z"/>
          <w:rFonts w:asciiTheme="majorHAnsi" w:hAnsiTheme="majorHAnsi" w:cstheme="majorHAnsi"/>
          <w:b/>
          <w:bCs/>
        </w:rPr>
      </w:pPr>
    </w:p>
    <w:p w14:paraId="43C57894" w14:textId="7BD33091" w:rsidR="00BB074D" w:rsidRPr="00B621E1" w:rsidRDefault="00BB074D" w:rsidP="00342026">
      <w:pPr>
        <w:spacing w:line="360" w:lineRule="auto"/>
        <w:rPr>
          <w:ins w:id="5208" w:author="Christina Sun" w:date="2026-03-15T19:14:00Z" w16du:dateUtc="2026-03-16T02:14:00Z"/>
          <w:rFonts w:asciiTheme="majorHAnsi" w:hAnsiTheme="majorHAnsi" w:cstheme="majorHAnsi"/>
          <w:rPrChange w:id="5209" w:author="Christina Sun" w:date="2026-03-15T21:36:00Z" w16du:dateUtc="2026-03-16T04:36:00Z">
            <w:rPr>
              <w:ins w:id="5210" w:author="Christina Sun" w:date="2026-03-15T19:14:00Z" w16du:dateUtc="2026-03-16T02:14:00Z"/>
              <w:rFonts w:asciiTheme="majorHAnsi" w:hAnsiTheme="majorHAnsi" w:cstheme="majorHAnsi"/>
              <w:b/>
              <w:bCs/>
            </w:rPr>
          </w:rPrChange>
        </w:rPr>
      </w:pPr>
      <w:ins w:id="5211" w:author="Christina Sun" w:date="2026-03-15T19:14:00Z" w16du:dateUtc="2026-03-16T02:14:00Z">
        <w:r w:rsidRPr="00824E21">
          <w:rPr>
            <w:rFonts w:asciiTheme="majorHAnsi" w:hAnsiTheme="majorHAnsi" w:cstheme="majorHAnsi"/>
            <w:i/>
            <w:iCs/>
          </w:rPr>
          <w:t xml:space="preserve">Regression of </w:t>
        </w:r>
        <w:r w:rsidRPr="00824E21">
          <w:rPr>
            <w:rFonts w:asciiTheme="majorHAnsi" w:hAnsiTheme="majorHAnsi" w:cstheme="majorHAnsi"/>
            <w:i/>
            <w:iCs/>
          </w:rPr>
          <w:t xml:space="preserve">High School Experience Index </w:t>
        </w:r>
        <w:r w:rsidRPr="00824E21">
          <w:rPr>
            <w:rFonts w:asciiTheme="majorHAnsi" w:hAnsiTheme="majorHAnsi" w:cstheme="majorHAnsi"/>
            <w:i/>
            <w:iCs/>
          </w:rPr>
          <w:t>on Sexual Orientation</w:t>
        </w:r>
      </w:ins>
    </w:p>
    <w:p w14:paraId="256FB4A3" w14:textId="4BE24D8A" w:rsidR="00342026" w:rsidRPr="00824E21" w:rsidRDefault="00342026" w:rsidP="00342026">
      <w:pPr>
        <w:spacing w:line="360" w:lineRule="auto"/>
        <w:rPr>
          <w:ins w:id="5212" w:author="Christina Sun" w:date="2026-03-15T19:13:00Z" w16du:dateUtc="2026-03-16T02:13:00Z"/>
          <w:rFonts w:asciiTheme="majorHAnsi" w:hAnsiTheme="majorHAnsi" w:cstheme="majorHAnsi"/>
          <w:b/>
          <w:bCs/>
        </w:rPr>
      </w:pPr>
      <w:ins w:id="5213" w:author="Christina Sun" w:date="2026-03-15T19:12:00Z" w16du:dateUtc="2026-03-16T02:12:00Z">
        <w:r w:rsidRPr="00824E21">
          <w:rPr>
            <w:rFonts w:asciiTheme="majorHAnsi" w:hAnsiTheme="majorHAnsi" w:cstheme="majorHAnsi"/>
            <w:b/>
            <w:bCs/>
            <w:noProof/>
          </w:rPr>
          <w:drawing>
            <wp:inline distT="0" distB="0" distL="0" distR="0" wp14:anchorId="6C235EF2" wp14:editId="2A181C66">
              <wp:extent cx="5033099" cy="3657600"/>
              <wp:effectExtent l="0" t="0" r="0" b="0"/>
              <wp:docPr id="1293435364"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364" name="Picture 4" descr="A graph with numbers and lin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0F0F8BCF" w14:textId="78A61A70" w:rsidR="00342026" w:rsidRPr="00824E21" w:rsidRDefault="00342026" w:rsidP="00342026">
      <w:pPr>
        <w:rPr>
          <w:ins w:id="5214" w:author="Christina Sun" w:date="2026-03-15T19:13:00Z" w16du:dateUtc="2026-03-16T02:13:00Z"/>
          <w:rFonts w:asciiTheme="majorHAnsi" w:hAnsiTheme="majorHAnsi" w:cstheme="majorHAnsi"/>
          <w:sz w:val="20"/>
          <w:szCs w:val="20"/>
        </w:rPr>
      </w:pPr>
      <w:ins w:id="5215" w:author="Christina Sun" w:date="2026-03-15T19:13:00Z" w16du:dateUtc="2026-03-16T02:13:00Z">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7,483. 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7,464.</w:t>
        </w:r>
        <w:r w:rsidRPr="00824E21">
          <w:rPr>
            <w:rFonts w:asciiTheme="majorHAnsi" w:hAnsiTheme="majorHAnsi" w:cstheme="majorHAnsi"/>
            <w:sz w:val="20"/>
            <w:szCs w:val="20"/>
          </w:rPr>
          <w:t xml:space="preserve"> For the</w:t>
        </w:r>
      </w:ins>
      <w:ins w:id="5216" w:author="Christina Sun" w:date="2026-03-15T19:14:00Z" w16du:dateUtc="2026-03-16T02:14:00Z">
        <w:r w:rsidRPr="00824E21">
          <w:rPr>
            <w:rFonts w:asciiTheme="majorHAnsi" w:hAnsiTheme="majorHAnsi" w:cstheme="majorHAnsi"/>
            <w:sz w:val="20"/>
            <w:szCs w:val="20"/>
          </w:rPr>
          <w:t xml:space="preserve"> </w:t>
        </w:r>
        <w:r w:rsidRPr="00824E21">
          <w:rPr>
            <w:rFonts w:asciiTheme="majorHAnsi" w:hAnsiTheme="majorHAnsi" w:cstheme="majorHAnsi"/>
            <w:sz w:val="20"/>
            <w:szCs w:val="20"/>
          </w:rPr>
          <w:t>model controlling for demographics (race/ethnicity and parental level of education) and sex assigned at birth</w:t>
        </w:r>
        <w:r w:rsidRPr="00824E21">
          <w:rPr>
            <w:rFonts w:asciiTheme="majorHAnsi" w:hAnsiTheme="majorHAnsi" w:cstheme="majorHAnsi"/>
            <w:sz w:val="20"/>
            <w:szCs w:val="20"/>
          </w:rPr>
          <w:t>, n = 7412.</w:t>
        </w:r>
      </w:ins>
      <w:ins w:id="5217" w:author="Christina Sun" w:date="2026-03-15T19:13:00Z" w16du:dateUtc="2026-03-16T02:13:00Z">
        <w:r w:rsidRPr="00824E21">
          <w:rPr>
            <w:rFonts w:asciiTheme="majorHAnsi" w:hAnsiTheme="majorHAnsi" w:cstheme="majorHAnsi"/>
            <w:sz w:val="20"/>
            <w:szCs w:val="20"/>
          </w:rPr>
          <w:t xml:space="preserve"> The lines indicate 95 percent confidence intervals while the sample frequency and mean index of each </w:t>
        </w:r>
      </w:ins>
      <w:ins w:id="5218" w:author="Christina Sun" w:date="2026-03-15T19:14:00Z" w16du:dateUtc="2026-03-16T02:14:00Z">
        <w:r w:rsidR="00B90A35" w:rsidRPr="00824E21">
          <w:rPr>
            <w:rFonts w:asciiTheme="majorHAnsi" w:hAnsiTheme="majorHAnsi" w:cstheme="majorHAnsi"/>
            <w:sz w:val="20"/>
            <w:szCs w:val="20"/>
          </w:rPr>
          <w:t>sexual orientation</w:t>
        </w:r>
      </w:ins>
      <w:ins w:id="5219" w:author="Christina Sun" w:date="2026-03-15T19:13:00Z" w16du:dateUtc="2026-03-16T02:13:00Z">
        <w:r w:rsidRPr="00824E21">
          <w:rPr>
            <w:rFonts w:asciiTheme="majorHAnsi" w:hAnsiTheme="majorHAnsi" w:cstheme="majorHAnsi"/>
            <w:sz w:val="20"/>
            <w:szCs w:val="20"/>
          </w:rPr>
          <w:t xml:space="preserve"> are reported in parentheses. The vertical line at 0 represents the coefficient for the reference group (</w:t>
        </w:r>
      </w:ins>
      <w:ins w:id="5220" w:author="Christina Sun" w:date="2026-03-15T19:14:00Z" w16du:dateUtc="2026-03-16T02:14:00Z">
        <w:r w:rsidR="00B90A35" w:rsidRPr="00824E21">
          <w:rPr>
            <w:rFonts w:asciiTheme="majorHAnsi" w:hAnsiTheme="majorHAnsi" w:cstheme="majorHAnsi"/>
            <w:sz w:val="20"/>
            <w:szCs w:val="20"/>
          </w:rPr>
          <w:t>straight/heterosexual</w:t>
        </w:r>
      </w:ins>
      <w:ins w:id="5221" w:author="Christina Sun" w:date="2026-03-15T19:13:00Z" w16du:dateUtc="2026-03-16T02:13:00Z">
        <w:r w:rsidRPr="00824E21">
          <w:rPr>
            <w:rFonts w:asciiTheme="majorHAnsi" w:hAnsiTheme="majorHAnsi" w:cstheme="majorHAnsi"/>
            <w:sz w:val="20"/>
            <w:szCs w:val="20"/>
          </w:rPr>
          <w:t>).</w:t>
        </w:r>
      </w:ins>
    </w:p>
    <w:p w14:paraId="25DEF869" w14:textId="77777777" w:rsidR="00342026" w:rsidRPr="00B621E1" w:rsidRDefault="00342026" w:rsidP="00342026">
      <w:pPr>
        <w:spacing w:line="360" w:lineRule="auto"/>
        <w:rPr>
          <w:ins w:id="5222" w:author="Christina Sun" w:date="2026-03-15T18:42:00Z" w16du:dateUtc="2026-03-16T01:42:00Z"/>
          <w:rFonts w:asciiTheme="majorHAnsi" w:hAnsiTheme="majorHAnsi" w:cstheme="majorHAnsi"/>
          <w:b/>
          <w:bCs/>
          <w:rPrChange w:id="5223" w:author="Christina Sun" w:date="2026-03-15T21:36:00Z" w16du:dateUtc="2026-03-16T04:36:00Z">
            <w:rPr>
              <w:ins w:id="5224" w:author="Christina Sun" w:date="2026-03-15T18:42:00Z" w16du:dateUtc="2026-03-16T01:42:00Z"/>
              <w:rFonts w:asciiTheme="majorHAnsi" w:hAnsiTheme="majorHAnsi" w:cstheme="majorHAnsi"/>
            </w:rPr>
          </w:rPrChange>
        </w:rPr>
      </w:pPr>
    </w:p>
    <w:p w14:paraId="25A808ED" w14:textId="77777777" w:rsidR="00DA5179" w:rsidRPr="00824E21" w:rsidRDefault="00DA5179">
      <w:pPr>
        <w:rPr>
          <w:ins w:id="5225" w:author="Christina Sun" w:date="2026-03-15T19:15:00Z" w16du:dateUtc="2026-03-16T02:15:00Z"/>
          <w:rFonts w:asciiTheme="majorHAnsi" w:hAnsiTheme="majorHAnsi" w:cstheme="majorHAnsi"/>
          <w:b/>
          <w:bCs/>
        </w:rPr>
      </w:pPr>
      <w:ins w:id="5226" w:author="Christina Sun" w:date="2026-03-15T19:15:00Z" w16du:dateUtc="2026-03-16T02:15:00Z">
        <w:r w:rsidRPr="00824E21">
          <w:rPr>
            <w:rFonts w:asciiTheme="majorHAnsi" w:hAnsiTheme="majorHAnsi" w:cstheme="majorHAnsi"/>
            <w:b/>
            <w:bCs/>
          </w:rPr>
          <w:br w:type="page"/>
        </w:r>
      </w:ins>
    </w:p>
    <w:p w14:paraId="3111336A" w14:textId="0EBD3D50" w:rsidR="00DA5179" w:rsidRPr="00824E21" w:rsidRDefault="00DA5179" w:rsidP="00DA5179">
      <w:pPr>
        <w:spacing w:line="360" w:lineRule="auto"/>
        <w:jc w:val="center"/>
        <w:rPr>
          <w:ins w:id="5227" w:author="Christina Sun" w:date="2026-03-15T19:15:00Z" w16du:dateUtc="2026-03-16T02:15:00Z"/>
          <w:rFonts w:asciiTheme="majorHAnsi" w:hAnsiTheme="majorHAnsi" w:cstheme="majorHAnsi"/>
          <w:b/>
          <w:bCs/>
        </w:rPr>
        <w:pPrChange w:id="5228" w:author="Christina Sun" w:date="2026-03-15T19:15:00Z" w16du:dateUtc="2026-03-16T02:15:00Z">
          <w:pPr>
            <w:spacing w:line="360" w:lineRule="auto"/>
          </w:pPr>
        </w:pPrChange>
      </w:pPr>
      <w:ins w:id="5229" w:author="Christina Sun" w:date="2026-03-15T19:15:00Z" w16du:dateUtc="2026-03-16T02:15:00Z">
        <w:r w:rsidRPr="00824E21">
          <w:rPr>
            <w:rFonts w:asciiTheme="majorHAnsi" w:hAnsiTheme="majorHAnsi" w:cstheme="majorHAnsi"/>
            <w:b/>
            <w:bCs/>
          </w:rPr>
          <w:lastRenderedPageBreak/>
          <w:t>Appendix G</w:t>
        </w:r>
      </w:ins>
      <w:ins w:id="5230" w:author="Christina Sun" w:date="2026-03-15T22:01:00Z" w16du:dateUtc="2026-03-16T05:01:00Z">
        <w:r w:rsidR="002874B6">
          <w:rPr>
            <w:rFonts w:asciiTheme="majorHAnsi" w:hAnsiTheme="majorHAnsi" w:cstheme="majorHAnsi"/>
            <w:b/>
            <w:bCs/>
          </w:rPr>
          <w:t>: College Worries by Sexual Orientation</w:t>
        </w:r>
        <w:r w:rsidR="0053033F">
          <w:rPr>
            <w:rFonts w:asciiTheme="majorHAnsi" w:hAnsiTheme="majorHAnsi" w:cstheme="majorHAnsi"/>
            <w:b/>
            <w:bCs/>
          </w:rPr>
          <w:t xml:space="preserve"> Robustness</w:t>
        </w:r>
      </w:ins>
    </w:p>
    <w:p w14:paraId="3F53BFFA" w14:textId="0EAE657D" w:rsidR="00230D0C" w:rsidRPr="00B621E1" w:rsidRDefault="009820F8" w:rsidP="001B2966">
      <w:pPr>
        <w:spacing w:line="360" w:lineRule="auto"/>
        <w:rPr>
          <w:ins w:id="5231" w:author="Christina Sun" w:date="2026-03-15T18:45:00Z" w16du:dateUtc="2026-03-16T01:45:00Z"/>
          <w:rFonts w:asciiTheme="majorHAnsi" w:hAnsiTheme="majorHAnsi" w:cstheme="majorHAnsi"/>
          <w:b/>
          <w:bCs/>
          <w:rPrChange w:id="5232" w:author="Christina Sun" w:date="2026-03-15T21:36:00Z" w16du:dateUtc="2026-03-16T04:36:00Z">
            <w:rPr>
              <w:ins w:id="5233" w:author="Christina Sun" w:date="2026-03-15T18:45:00Z" w16du:dateUtc="2026-03-16T01:45:00Z"/>
              <w:rFonts w:asciiTheme="majorHAnsi" w:hAnsiTheme="majorHAnsi" w:cstheme="majorHAnsi"/>
            </w:rPr>
          </w:rPrChange>
        </w:rPr>
      </w:pPr>
      <w:ins w:id="5234" w:author="Christina Sun" w:date="2026-03-15T18:46:00Z" w16du:dateUtc="2026-03-16T01:46:00Z">
        <w:r w:rsidRPr="00B621E1">
          <w:rPr>
            <w:rFonts w:asciiTheme="majorHAnsi" w:hAnsiTheme="majorHAnsi" w:cstheme="majorHAnsi"/>
            <w:b/>
            <w:bCs/>
            <w:rPrChange w:id="5235" w:author="Christina Sun" w:date="2026-03-15T21:36:00Z" w16du:dateUtc="2026-03-16T04:36:00Z">
              <w:rPr>
                <w:rFonts w:asciiTheme="majorHAnsi" w:hAnsiTheme="majorHAnsi" w:cstheme="majorHAnsi"/>
              </w:rPr>
            </w:rPrChange>
          </w:rPr>
          <w:t xml:space="preserve">Figure </w:t>
        </w:r>
      </w:ins>
      <w:ins w:id="5236" w:author="Christina Sun" w:date="2026-03-15T19:15:00Z" w16du:dateUtc="2026-03-16T02:15:00Z">
        <w:r w:rsidR="00DA5179" w:rsidRPr="00824E21">
          <w:rPr>
            <w:rFonts w:asciiTheme="majorHAnsi" w:hAnsiTheme="majorHAnsi" w:cstheme="majorHAnsi"/>
            <w:b/>
            <w:bCs/>
          </w:rPr>
          <w:t>G</w:t>
        </w:r>
      </w:ins>
      <w:ins w:id="5237" w:author="Christina Sun" w:date="2026-03-15T18:46:00Z" w16du:dateUtc="2026-03-16T01:46:00Z">
        <w:r w:rsidRPr="00B621E1">
          <w:rPr>
            <w:rFonts w:asciiTheme="majorHAnsi" w:hAnsiTheme="majorHAnsi" w:cstheme="majorHAnsi"/>
            <w:b/>
            <w:bCs/>
            <w:rPrChange w:id="5238" w:author="Christina Sun" w:date="2026-03-15T21:36:00Z" w16du:dateUtc="2026-03-16T04:36:00Z">
              <w:rPr>
                <w:rFonts w:asciiTheme="majorHAnsi" w:hAnsiTheme="majorHAnsi" w:cstheme="majorHAnsi"/>
              </w:rPr>
            </w:rPrChange>
          </w:rPr>
          <w:t>1</w:t>
        </w:r>
      </w:ins>
    </w:p>
    <w:p w14:paraId="213A942C" w14:textId="73970B7D" w:rsidR="009820F8" w:rsidRPr="00824E21" w:rsidRDefault="009820F8" w:rsidP="001B2966">
      <w:pPr>
        <w:spacing w:line="360" w:lineRule="auto"/>
        <w:rPr>
          <w:ins w:id="5239" w:author="Christina Sun" w:date="2026-03-15T18:41:00Z" w16du:dateUtc="2026-03-16T01:41:00Z"/>
          <w:rFonts w:asciiTheme="majorHAnsi" w:hAnsiTheme="majorHAnsi" w:cstheme="majorHAnsi"/>
        </w:rPr>
      </w:pPr>
      <w:ins w:id="5240" w:author="Christina Sun" w:date="2026-03-15T18:45:00Z" w16du:dateUtc="2026-03-16T01:45:00Z">
        <w:r w:rsidRPr="00B621E1">
          <w:rPr>
            <w:rFonts w:asciiTheme="majorHAnsi" w:hAnsiTheme="majorHAnsi" w:cstheme="majorHAnsi"/>
            <w:i/>
            <w:iCs/>
            <w:rPrChange w:id="5241" w:author="Christina Sun" w:date="2026-03-15T21:36:00Z" w16du:dateUtc="2026-03-16T04:36:00Z">
              <w:rPr>
                <w:rFonts w:asciiTheme="majorHAnsi" w:hAnsiTheme="majorHAnsi" w:cstheme="majorHAnsi"/>
                <w:i/>
                <w:iCs/>
                <w:highlight w:val="yellow"/>
              </w:rPr>
            </w:rPrChange>
          </w:rPr>
          <w:t xml:space="preserve">Regression of </w:t>
        </w:r>
      </w:ins>
      <w:ins w:id="5242" w:author="Christina Sun" w:date="2026-03-15T18:50:00Z" w16du:dateUtc="2026-03-16T01:50:00Z">
        <w:r w:rsidR="000D1523" w:rsidRPr="00824E21">
          <w:rPr>
            <w:rFonts w:asciiTheme="majorHAnsi" w:hAnsiTheme="majorHAnsi" w:cstheme="majorHAnsi"/>
            <w:i/>
            <w:iCs/>
          </w:rPr>
          <w:t xml:space="preserve">Composite Index for </w:t>
        </w:r>
        <w:r w:rsidR="0015476A" w:rsidRPr="00824E21">
          <w:rPr>
            <w:rFonts w:asciiTheme="majorHAnsi" w:hAnsiTheme="majorHAnsi" w:cstheme="majorHAnsi"/>
            <w:i/>
            <w:iCs/>
          </w:rPr>
          <w:t>General College Worr</w:t>
        </w:r>
        <w:r w:rsidR="00344288" w:rsidRPr="00824E21">
          <w:rPr>
            <w:rFonts w:asciiTheme="majorHAnsi" w:hAnsiTheme="majorHAnsi" w:cstheme="majorHAnsi"/>
            <w:i/>
            <w:iCs/>
          </w:rPr>
          <w:t>ies</w:t>
        </w:r>
        <w:r w:rsidR="0015476A" w:rsidRPr="00824E21">
          <w:rPr>
            <w:rFonts w:asciiTheme="majorHAnsi" w:hAnsiTheme="majorHAnsi" w:cstheme="majorHAnsi"/>
            <w:i/>
            <w:iCs/>
          </w:rPr>
          <w:t xml:space="preserve"> </w:t>
        </w:r>
      </w:ins>
      <w:ins w:id="5243" w:author="Christina Sun" w:date="2026-03-15T18:45:00Z" w16du:dateUtc="2026-03-16T01:45:00Z">
        <w:r w:rsidRPr="00B621E1">
          <w:rPr>
            <w:rFonts w:asciiTheme="majorHAnsi" w:hAnsiTheme="majorHAnsi" w:cstheme="majorHAnsi"/>
            <w:i/>
            <w:iCs/>
            <w:rPrChange w:id="5244" w:author="Christina Sun" w:date="2026-03-15T21:36:00Z" w16du:dateUtc="2026-03-16T04:36:00Z">
              <w:rPr>
                <w:rFonts w:asciiTheme="majorHAnsi" w:hAnsiTheme="majorHAnsi" w:cstheme="majorHAnsi"/>
                <w:i/>
                <w:iCs/>
                <w:highlight w:val="yellow"/>
              </w:rPr>
            </w:rPrChange>
          </w:rPr>
          <w:t xml:space="preserve">on </w:t>
        </w:r>
        <w:r w:rsidRPr="00824E21">
          <w:rPr>
            <w:rFonts w:asciiTheme="majorHAnsi" w:hAnsiTheme="majorHAnsi" w:cstheme="majorHAnsi"/>
            <w:i/>
            <w:iCs/>
          </w:rPr>
          <w:t>Sexual Orientation</w:t>
        </w:r>
      </w:ins>
    </w:p>
    <w:p w14:paraId="4122C637" w14:textId="77777777" w:rsidR="00230D0C" w:rsidRPr="00824E21" w:rsidRDefault="00230D0C" w:rsidP="001B2966">
      <w:pPr>
        <w:spacing w:line="360" w:lineRule="auto"/>
        <w:rPr>
          <w:ins w:id="5245" w:author="Christina Sun" w:date="2026-03-15T18:42:00Z" w16du:dateUtc="2026-03-16T01:42:00Z"/>
          <w:rFonts w:asciiTheme="majorHAnsi" w:hAnsiTheme="majorHAnsi" w:cstheme="majorHAnsi"/>
        </w:rPr>
      </w:pPr>
      <w:ins w:id="5246" w:author="Christina Sun" w:date="2026-03-15T18:41:00Z" w16du:dateUtc="2026-03-16T01:41:00Z">
        <w:r w:rsidRPr="00824E21">
          <w:rPr>
            <w:rFonts w:asciiTheme="majorHAnsi" w:hAnsiTheme="majorHAnsi" w:cstheme="majorHAnsi"/>
            <w:noProof/>
          </w:rPr>
          <w:drawing>
            <wp:inline distT="0" distB="0" distL="0" distR="0" wp14:anchorId="0A89EDDA" wp14:editId="0E96B13C">
              <wp:extent cx="5033099" cy="3657600"/>
              <wp:effectExtent l="0" t="0" r="0" b="0"/>
              <wp:docPr id="203120744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7440" name="Picture 1" descr="A graph with numbers and lin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735C3A46" w14:textId="459C7D05" w:rsidR="0080255B" w:rsidRPr="00824E21" w:rsidRDefault="0080255B" w:rsidP="0080255B">
      <w:pPr>
        <w:rPr>
          <w:ins w:id="5247" w:author="Christina Sun" w:date="2026-03-15T18:47:00Z" w16du:dateUtc="2026-03-16T01:47:00Z"/>
          <w:rFonts w:asciiTheme="majorHAnsi" w:hAnsiTheme="majorHAnsi" w:cstheme="majorHAnsi"/>
          <w:sz w:val="20"/>
          <w:szCs w:val="20"/>
        </w:rPr>
      </w:pPr>
      <w:ins w:id="5248" w:author="Christina Sun" w:date="2026-03-15T18:47:00Z" w16du:dateUtc="2026-03-16T01:47:00Z">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w:t>
        </w:r>
        <w:r w:rsidRPr="00824E21">
          <w:rPr>
            <w:rFonts w:asciiTheme="majorHAnsi" w:hAnsiTheme="majorHAnsi" w:cstheme="majorHAnsi"/>
            <w:sz w:val="20"/>
            <w:szCs w:val="20"/>
          </w:rPr>
          <w:t>283</w:t>
        </w:r>
        <w:r w:rsidRPr="00824E21">
          <w:rPr>
            <w:rFonts w:asciiTheme="majorHAnsi" w:hAnsiTheme="majorHAnsi" w:cstheme="majorHAnsi"/>
            <w:sz w:val="20"/>
            <w:szCs w:val="20"/>
          </w:rPr>
          <w:t xml:space="preserve">. </w:t>
        </w:r>
      </w:ins>
      <w:ins w:id="5249" w:author="Christina Sun" w:date="2026-03-15T18:48:00Z" w16du:dateUtc="2026-03-16T01:48:00Z">
        <w:r w:rsidRPr="00824E21">
          <w:rPr>
            <w:rFonts w:asciiTheme="majorHAnsi" w:hAnsiTheme="majorHAnsi" w:cstheme="majorHAnsi"/>
            <w:sz w:val="20"/>
            <w:szCs w:val="20"/>
          </w:rPr>
          <w:t xml:space="preserve">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w:t>
        </w:r>
        <w:r w:rsidRPr="00824E21">
          <w:rPr>
            <w:rFonts w:asciiTheme="majorHAnsi" w:hAnsiTheme="majorHAnsi" w:cstheme="majorHAnsi"/>
            <w:sz w:val="20"/>
            <w:szCs w:val="20"/>
          </w:rPr>
          <w:t>63</w:t>
        </w:r>
        <w:r w:rsidRPr="00824E21">
          <w:rPr>
            <w:rFonts w:asciiTheme="majorHAnsi" w:hAnsiTheme="majorHAnsi" w:cstheme="majorHAnsi"/>
            <w:sz w:val="20"/>
            <w:szCs w:val="20"/>
          </w:rPr>
          <w:t>.</w:t>
        </w:r>
        <w:r w:rsidRPr="00824E21">
          <w:rPr>
            <w:rFonts w:asciiTheme="majorHAnsi" w:hAnsiTheme="majorHAnsi" w:cstheme="majorHAnsi"/>
            <w:sz w:val="20"/>
            <w:szCs w:val="20"/>
          </w:rPr>
          <w:t xml:space="preserve"> </w:t>
        </w:r>
      </w:ins>
      <w:ins w:id="5250" w:author="Christina Sun" w:date="2026-03-15T18:47:00Z" w16du:dateUtc="2026-03-16T01:47:00Z">
        <w:r w:rsidRPr="00824E21">
          <w:rPr>
            <w:rFonts w:asciiTheme="majorHAnsi" w:hAnsiTheme="majorHAnsi" w:cstheme="majorHAnsi"/>
            <w:sz w:val="20"/>
            <w:szCs w:val="20"/>
          </w:rPr>
          <w:t>For the model controlling for demographics (race/ethnicity and parental level of education)</w:t>
        </w:r>
      </w:ins>
      <w:ins w:id="5251" w:author="Christina Sun" w:date="2026-03-15T18:48:00Z" w16du:dateUtc="2026-03-16T01:48:00Z">
        <w:r w:rsidRPr="00824E21">
          <w:rPr>
            <w:rFonts w:asciiTheme="majorHAnsi" w:hAnsiTheme="majorHAnsi" w:cstheme="majorHAnsi"/>
            <w:sz w:val="20"/>
            <w:szCs w:val="20"/>
          </w:rPr>
          <w:t xml:space="preserve"> and sex assigned at birth</w:t>
        </w:r>
      </w:ins>
      <w:ins w:id="5252" w:author="Christina Sun" w:date="2026-03-15T18:47:00Z" w16du:dateUtc="2026-03-16T01:47:00Z">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w:t>
        </w:r>
      </w:ins>
      <w:ins w:id="5253" w:author="Christina Sun" w:date="2026-03-15T18:48:00Z" w16du:dateUtc="2026-03-16T01:48:00Z">
        <w:r w:rsidRPr="00824E21">
          <w:rPr>
            <w:rFonts w:asciiTheme="majorHAnsi" w:hAnsiTheme="majorHAnsi" w:cstheme="majorHAnsi"/>
            <w:sz w:val="20"/>
            <w:szCs w:val="20"/>
          </w:rPr>
          <w:t>254</w:t>
        </w:r>
      </w:ins>
      <w:ins w:id="5254" w:author="Christina Sun" w:date="2026-03-15T18:47:00Z" w16du:dateUtc="2026-03-16T01:47:00Z">
        <w:r w:rsidRPr="00824E21">
          <w:rPr>
            <w:rFonts w:asciiTheme="majorHAnsi" w:hAnsiTheme="majorHAnsi" w:cstheme="majorHAnsi"/>
            <w:sz w:val="20"/>
            <w:szCs w:val="20"/>
          </w:rPr>
          <w:t xml:space="preserve">. The lines indicate 95 percent confidence intervals while the sample frequency and mean index of each </w:t>
        </w:r>
      </w:ins>
      <w:ins w:id="5255" w:author="Christina Sun" w:date="2026-03-15T18:48:00Z" w16du:dateUtc="2026-03-16T01:48:00Z">
        <w:r w:rsidR="00C974F4" w:rsidRPr="00824E21">
          <w:rPr>
            <w:rFonts w:asciiTheme="majorHAnsi" w:hAnsiTheme="majorHAnsi" w:cstheme="majorHAnsi"/>
            <w:sz w:val="20"/>
            <w:szCs w:val="20"/>
          </w:rPr>
          <w:t>sexual orientation</w:t>
        </w:r>
      </w:ins>
      <w:ins w:id="5256" w:author="Christina Sun" w:date="2026-03-15T18:47:00Z" w16du:dateUtc="2026-03-16T01:47:00Z">
        <w:r w:rsidRPr="00824E21">
          <w:rPr>
            <w:rFonts w:asciiTheme="majorHAnsi" w:hAnsiTheme="majorHAnsi" w:cstheme="majorHAnsi"/>
            <w:sz w:val="20"/>
            <w:szCs w:val="20"/>
          </w:rPr>
          <w:t xml:space="preserve"> are reported in parentheses. The vertical line at 0 represents the coefficient for the reference group (</w:t>
        </w:r>
      </w:ins>
      <w:ins w:id="5257" w:author="Christina Sun" w:date="2026-03-15T18:49:00Z" w16du:dateUtc="2026-03-16T01:49:00Z">
        <w:r w:rsidR="00C974F4" w:rsidRPr="00824E21">
          <w:rPr>
            <w:rFonts w:asciiTheme="majorHAnsi" w:hAnsiTheme="majorHAnsi" w:cstheme="majorHAnsi"/>
            <w:sz w:val="20"/>
            <w:szCs w:val="20"/>
          </w:rPr>
          <w:t>straight/heterosexual</w:t>
        </w:r>
      </w:ins>
      <w:ins w:id="5258" w:author="Christina Sun" w:date="2026-03-15T18:47:00Z" w16du:dateUtc="2026-03-16T01:47:00Z">
        <w:r w:rsidRPr="00824E21">
          <w:rPr>
            <w:rFonts w:asciiTheme="majorHAnsi" w:hAnsiTheme="majorHAnsi" w:cstheme="majorHAnsi"/>
            <w:sz w:val="20"/>
            <w:szCs w:val="20"/>
          </w:rPr>
          <w:t>).</w:t>
        </w:r>
      </w:ins>
    </w:p>
    <w:p w14:paraId="4F7A90B4" w14:textId="77777777" w:rsidR="00230D0C" w:rsidRPr="00824E21" w:rsidRDefault="00230D0C" w:rsidP="001B2966">
      <w:pPr>
        <w:spacing w:line="360" w:lineRule="auto"/>
        <w:rPr>
          <w:ins w:id="5259" w:author="Christina Sun" w:date="2026-03-15T18:51:00Z" w16du:dateUtc="2026-03-16T01:51:00Z"/>
          <w:rFonts w:asciiTheme="majorHAnsi" w:hAnsiTheme="majorHAnsi" w:cstheme="majorHAnsi"/>
        </w:rPr>
      </w:pPr>
    </w:p>
    <w:p w14:paraId="4A2F5B31" w14:textId="77777777" w:rsidR="00C340FD" w:rsidRPr="00824E21" w:rsidRDefault="00C340FD" w:rsidP="00C340FD">
      <w:pPr>
        <w:spacing w:line="360" w:lineRule="auto"/>
        <w:rPr>
          <w:ins w:id="5260" w:author="Christina Sun" w:date="2026-03-15T18:51:00Z" w16du:dateUtc="2026-03-16T01:51:00Z"/>
          <w:rFonts w:asciiTheme="majorHAnsi" w:hAnsiTheme="majorHAnsi" w:cstheme="majorHAnsi"/>
          <w:b/>
          <w:bCs/>
        </w:rPr>
      </w:pPr>
    </w:p>
    <w:p w14:paraId="637BBBD1" w14:textId="77777777" w:rsidR="00C340FD" w:rsidRPr="00824E21" w:rsidRDefault="00C340FD" w:rsidP="00C340FD">
      <w:pPr>
        <w:spacing w:line="360" w:lineRule="auto"/>
        <w:rPr>
          <w:ins w:id="5261" w:author="Christina Sun" w:date="2026-03-15T18:51:00Z" w16du:dateUtc="2026-03-16T01:51:00Z"/>
          <w:rFonts w:asciiTheme="majorHAnsi" w:hAnsiTheme="majorHAnsi" w:cstheme="majorHAnsi"/>
          <w:b/>
          <w:bCs/>
        </w:rPr>
      </w:pPr>
    </w:p>
    <w:p w14:paraId="084D2382" w14:textId="77777777" w:rsidR="00C340FD" w:rsidRPr="00824E21" w:rsidRDefault="00C340FD" w:rsidP="00C340FD">
      <w:pPr>
        <w:spacing w:line="360" w:lineRule="auto"/>
        <w:rPr>
          <w:ins w:id="5262" w:author="Christina Sun" w:date="2026-03-15T18:51:00Z" w16du:dateUtc="2026-03-16T01:51:00Z"/>
          <w:rFonts w:asciiTheme="majorHAnsi" w:hAnsiTheme="majorHAnsi" w:cstheme="majorHAnsi"/>
          <w:b/>
          <w:bCs/>
        </w:rPr>
      </w:pPr>
    </w:p>
    <w:p w14:paraId="330AFD32" w14:textId="77777777" w:rsidR="00C340FD" w:rsidRPr="00824E21" w:rsidRDefault="00C340FD" w:rsidP="00C340FD">
      <w:pPr>
        <w:spacing w:line="360" w:lineRule="auto"/>
        <w:rPr>
          <w:ins w:id="5263" w:author="Christina Sun" w:date="2026-03-15T18:51:00Z" w16du:dateUtc="2026-03-16T01:51:00Z"/>
          <w:rFonts w:asciiTheme="majorHAnsi" w:hAnsiTheme="majorHAnsi" w:cstheme="majorHAnsi"/>
          <w:b/>
          <w:bCs/>
        </w:rPr>
      </w:pPr>
    </w:p>
    <w:p w14:paraId="66B47A05" w14:textId="77777777" w:rsidR="00C340FD" w:rsidRPr="00824E21" w:rsidRDefault="00C340FD" w:rsidP="00C340FD">
      <w:pPr>
        <w:spacing w:line="360" w:lineRule="auto"/>
        <w:rPr>
          <w:ins w:id="5264" w:author="Christina Sun" w:date="2026-03-15T18:51:00Z" w16du:dateUtc="2026-03-16T01:51:00Z"/>
          <w:rFonts w:asciiTheme="majorHAnsi" w:hAnsiTheme="majorHAnsi" w:cstheme="majorHAnsi"/>
          <w:b/>
          <w:bCs/>
        </w:rPr>
      </w:pPr>
    </w:p>
    <w:p w14:paraId="61D7C9F2" w14:textId="77777777" w:rsidR="00C340FD" w:rsidRPr="00824E21" w:rsidRDefault="00C340FD" w:rsidP="00C340FD">
      <w:pPr>
        <w:spacing w:line="360" w:lineRule="auto"/>
        <w:rPr>
          <w:ins w:id="5265" w:author="Christina Sun" w:date="2026-03-15T18:51:00Z" w16du:dateUtc="2026-03-16T01:51:00Z"/>
          <w:rFonts w:asciiTheme="majorHAnsi" w:hAnsiTheme="majorHAnsi" w:cstheme="majorHAnsi"/>
          <w:b/>
          <w:bCs/>
        </w:rPr>
      </w:pPr>
    </w:p>
    <w:p w14:paraId="1B868EEE" w14:textId="77777777" w:rsidR="00C340FD" w:rsidRPr="00824E21" w:rsidRDefault="00C340FD" w:rsidP="00C340FD">
      <w:pPr>
        <w:spacing w:line="360" w:lineRule="auto"/>
        <w:rPr>
          <w:ins w:id="5266" w:author="Christina Sun" w:date="2026-03-15T18:51:00Z" w16du:dateUtc="2026-03-16T01:51:00Z"/>
          <w:rFonts w:asciiTheme="majorHAnsi" w:hAnsiTheme="majorHAnsi" w:cstheme="majorHAnsi"/>
          <w:b/>
          <w:bCs/>
        </w:rPr>
      </w:pPr>
    </w:p>
    <w:p w14:paraId="2719FF29" w14:textId="77777777" w:rsidR="00C340FD" w:rsidRPr="00824E21" w:rsidRDefault="00C340FD" w:rsidP="00C340FD">
      <w:pPr>
        <w:spacing w:line="360" w:lineRule="auto"/>
        <w:rPr>
          <w:ins w:id="5267" w:author="Christina Sun" w:date="2026-03-15T18:51:00Z" w16du:dateUtc="2026-03-16T01:51:00Z"/>
          <w:rFonts w:asciiTheme="majorHAnsi" w:hAnsiTheme="majorHAnsi" w:cstheme="majorHAnsi"/>
          <w:b/>
          <w:bCs/>
        </w:rPr>
      </w:pPr>
    </w:p>
    <w:p w14:paraId="141174CD" w14:textId="77777777" w:rsidR="00C340FD" w:rsidRPr="00824E21" w:rsidRDefault="00C340FD" w:rsidP="00C340FD">
      <w:pPr>
        <w:spacing w:line="360" w:lineRule="auto"/>
        <w:rPr>
          <w:ins w:id="5268" w:author="Christina Sun" w:date="2026-03-15T18:51:00Z" w16du:dateUtc="2026-03-16T01:51:00Z"/>
          <w:rFonts w:asciiTheme="majorHAnsi" w:hAnsiTheme="majorHAnsi" w:cstheme="majorHAnsi"/>
          <w:b/>
          <w:bCs/>
        </w:rPr>
      </w:pPr>
    </w:p>
    <w:p w14:paraId="449FFC25" w14:textId="2CA28CD6" w:rsidR="00C340FD" w:rsidRPr="00824E21" w:rsidRDefault="00C340FD" w:rsidP="00C340FD">
      <w:pPr>
        <w:spacing w:line="360" w:lineRule="auto"/>
        <w:rPr>
          <w:ins w:id="5269" w:author="Christina Sun" w:date="2026-03-15T18:51:00Z" w16du:dateUtc="2026-03-16T01:51:00Z"/>
          <w:rFonts w:asciiTheme="majorHAnsi" w:hAnsiTheme="majorHAnsi" w:cstheme="majorHAnsi"/>
          <w:b/>
          <w:bCs/>
        </w:rPr>
      </w:pPr>
      <w:ins w:id="5270" w:author="Christina Sun" w:date="2026-03-15T18:51:00Z" w16du:dateUtc="2026-03-16T01:51:00Z">
        <w:r w:rsidRPr="00824E21">
          <w:rPr>
            <w:rFonts w:asciiTheme="majorHAnsi" w:hAnsiTheme="majorHAnsi" w:cstheme="majorHAnsi"/>
            <w:b/>
            <w:bCs/>
          </w:rPr>
          <w:lastRenderedPageBreak/>
          <w:t xml:space="preserve">Figure </w:t>
        </w:r>
      </w:ins>
      <w:ins w:id="5271" w:author="Christina Sun" w:date="2026-03-15T19:15:00Z" w16du:dateUtc="2026-03-16T02:15:00Z">
        <w:r w:rsidR="000E5742" w:rsidRPr="00824E21">
          <w:rPr>
            <w:rFonts w:asciiTheme="majorHAnsi" w:hAnsiTheme="majorHAnsi" w:cstheme="majorHAnsi"/>
            <w:b/>
            <w:bCs/>
          </w:rPr>
          <w:t>G</w:t>
        </w:r>
      </w:ins>
      <w:ins w:id="5272" w:author="Christina Sun" w:date="2026-03-15T18:51:00Z" w16du:dateUtc="2026-03-16T01:51:00Z">
        <w:r w:rsidRPr="00824E21">
          <w:rPr>
            <w:rFonts w:asciiTheme="majorHAnsi" w:hAnsiTheme="majorHAnsi" w:cstheme="majorHAnsi"/>
            <w:b/>
            <w:bCs/>
          </w:rPr>
          <w:t>2</w:t>
        </w:r>
      </w:ins>
    </w:p>
    <w:p w14:paraId="4898E571" w14:textId="4B9F8155" w:rsidR="00C340FD" w:rsidRPr="00824E21" w:rsidRDefault="00C340FD" w:rsidP="00C340FD">
      <w:pPr>
        <w:spacing w:line="360" w:lineRule="auto"/>
        <w:rPr>
          <w:ins w:id="5273" w:author="Christina Sun" w:date="2026-03-15T18:51:00Z" w16du:dateUtc="2026-03-16T01:51:00Z"/>
          <w:rFonts w:asciiTheme="majorHAnsi" w:hAnsiTheme="majorHAnsi" w:cstheme="majorHAnsi"/>
        </w:rPr>
      </w:pPr>
      <w:ins w:id="5274" w:author="Christina Sun" w:date="2026-03-15T18:51:00Z" w16du:dateUtc="2026-03-16T01:51:00Z">
        <w:r w:rsidRPr="00824E21">
          <w:rPr>
            <w:rFonts w:asciiTheme="majorHAnsi" w:hAnsiTheme="majorHAnsi" w:cstheme="majorHAnsi"/>
            <w:i/>
            <w:iCs/>
          </w:rPr>
          <w:t>Regression of Composite Index for College Worries</w:t>
        </w:r>
        <w:r w:rsidRPr="00824E21">
          <w:rPr>
            <w:rFonts w:asciiTheme="majorHAnsi" w:hAnsiTheme="majorHAnsi" w:cstheme="majorHAnsi"/>
            <w:i/>
            <w:iCs/>
          </w:rPr>
          <w:t xml:space="preserve"> about Discrimination</w:t>
        </w:r>
        <w:r w:rsidRPr="00824E21">
          <w:rPr>
            <w:rFonts w:asciiTheme="majorHAnsi" w:hAnsiTheme="majorHAnsi" w:cstheme="majorHAnsi"/>
            <w:i/>
            <w:iCs/>
          </w:rPr>
          <w:t xml:space="preserve"> on Sexual Orientation</w:t>
        </w:r>
      </w:ins>
    </w:p>
    <w:p w14:paraId="3A65CA76" w14:textId="77777777" w:rsidR="00230D0C" w:rsidRPr="00824E21" w:rsidRDefault="00230D0C" w:rsidP="001B2966">
      <w:pPr>
        <w:spacing w:line="360" w:lineRule="auto"/>
        <w:rPr>
          <w:ins w:id="5275" w:author="Christina Sun" w:date="2026-03-15T18:51:00Z" w16du:dateUtc="2026-03-16T01:51:00Z"/>
          <w:rFonts w:asciiTheme="majorHAnsi" w:hAnsiTheme="majorHAnsi" w:cstheme="majorHAnsi"/>
        </w:rPr>
      </w:pPr>
      <w:ins w:id="5276" w:author="Christina Sun" w:date="2026-03-15T18:41:00Z" w16du:dateUtc="2026-03-16T01:41:00Z">
        <w:r w:rsidRPr="00824E21">
          <w:rPr>
            <w:rFonts w:asciiTheme="majorHAnsi" w:hAnsiTheme="majorHAnsi" w:cstheme="majorHAnsi"/>
            <w:noProof/>
          </w:rPr>
          <w:drawing>
            <wp:inline distT="0" distB="0" distL="0" distR="0" wp14:anchorId="62405AD2" wp14:editId="1E326699">
              <wp:extent cx="5033099" cy="3657600"/>
              <wp:effectExtent l="0" t="0" r="0" b="0"/>
              <wp:docPr id="973227445"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7445" name="Picture 2" descr="A graph with numbers and lin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19DD8CBE" w14:textId="77777777" w:rsidR="00052592" w:rsidRPr="00824E21" w:rsidRDefault="00052592" w:rsidP="00052592">
      <w:pPr>
        <w:rPr>
          <w:ins w:id="5277" w:author="Christina Sun" w:date="2026-03-15T18:51:00Z" w16du:dateUtc="2026-03-16T01:51:00Z"/>
          <w:rFonts w:asciiTheme="majorHAnsi" w:hAnsiTheme="majorHAnsi" w:cstheme="majorHAnsi"/>
          <w:sz w:val="20"/>
          <w:szCs w:val="20"/>
        </w:rPr>
      </w:pPr>
      <w:ins w:id="5278" w:author="Christina Sun" w:date="2026-03-15T18:51:00Z" w16du:dateUtc="2026-03-16T01:51:00Z">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7,283. 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7,263. For the model controlling for demographics (race/ethnicity and parental level of education) and sex assigned at birth,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ins>
    </w:p>
    <w:p w14:paraId="341232F3" w14:textId="77777777" w:rsidR="00052592" w:rsidRPr="00824E21" w:rsidRDefault="00052592" w:rsidP="001B2966">
      <w:pPr>
        <w:spacing w:line="360" w:lineRule="auto"/>
        <w:rPr>
          <w:ins w:id="5279" w:author="Christina Sun" w:date="2026-03-15T18:42:00Z" w16du:dateUtc="2026-03-16T01:42:00Z"/>
          <w:rFonts w:asciiTheme="majorHAnsi" w:hAnsiTheme="majorHAnsi" w:cstheme="majorHAnsi"/>
        </w:rPr>
      </w:pPr>
    </w:p>
    <w:p w14:paraId="22990C6C" w14:textId="77777777" w:rsidR="00052592" w:rsidRPr="00824E21" w:rsidRDefault="00052592">
      <w:pPr>
        <w:rPr>
          <w:ins w:id="5280" w:author="Christina Sun" w:date="2026-03-15T18:52:00Z" w16du:dateUtc="2026-03-16T01:52:00Z"/>
          <w:rFonts w:asciiTheme="majorHAnsi" w:hAnsiTheme="majorHAnsi" w:cstheme="majorHAnsi"/>
          <w:b/>
          <w:bCs/>
        </w:rPr>
      </w:pPr>
      <w:ins w:id="5281" w:author="Christina Sun" w:date="2026-03-15T18:52:00Z" w16du:dateUtc="2026-03-16T01:52:00Z">
        <w:r w:rsidRPr="00824E21">
          <w:rPr>
            <w:rFonts w:asciiTheme="majorHAnsi" w:hAnsiTheme="majorHAnsi" w:cstheme="majorHAnsi"/>
            <w:b/>
            <w:bCs/>
          </w:rPr>
          <w:br w:type="page"/>
        </w:r>
      </w:ins>
    </w:p>
    <w:p w14:paraId="7B39BE7D" w14:textId="3F66577B" w:rsidR="00052592" w:rsidRPr="00824E21" w:rsidRDefault="00052592" w:rsidP="00052592">
      <w:pPr>
        <w:spacing w:line="360" w:lineRule="auto"/>
        <w:rPr>
          <w:ins w:id="5282" w:author="Christina Sun" w:date="2026-03-15T18:52:00Z" w16du:dateUtc="2026-03-16T01:52:00Z"/>
          <w:rFonts w:asciiTheme="majorHAnsi" w:hAnsiTheme="majorHAnsi" w:cstheme="majorHAnsi"/>
          <w:b/>
          <w:bCs/>
        </w:rPr>
      </w:pPr>
      <w:ins w:id="5283" w:author="Christina Sun" w:date="2026-03-15T18:52:00Z" w16du:dateUtc="2026-03-16T01:52:00Z">
        <w:r w:rsidRPr="00824E21">
          <w:rPr>
            <w:rFonts w:asciiTheme="majorHAnsi" w:hAnsiTheme="majorHAnsi" w:cstheme="majorHAnsi"/>
            <w:b/>
            <w:bCs/>
          </w:rPr>
          <w:lastRenderedPageBreak/>
          <w:t xml:space="preserve">Figure </w:t>
        </w:r>
      </w:ins>
      <w:ins w:id="5284" w:author="Christina Sun" w:date="2026-03-15T19:15:00Z" w16du:dateUtc="2026-03-16T02:15:00Z">
        <w:r w:rsidR="000E5742" w:rsidRPr="00824E21">
          <w:rPr>
            <w:rFonts w:asciiTheme="majorHAnsi" w:hAnsiTheme="majorHAnsi" w:cstheme="majorHAnsi"/>
            <w:b/>
            <w:bCs/>
          </w:rPr>
          <w:t>G</w:t>
        </w:r>
      </w:ins>
      <w:ins w:id="5285" w:author="Christina Sun" w:date="2026-03-15T18:52:00Z" w16du:dateUtc="2026-03-16T01:52:00Z">
        <w:r w:rsidRPr="00824E21">
          <w:rPr>
            <w:rFonts w:asciiTheme="majorHAnsi" w:hAnsiTheme="majorHAnsi" w:cstheme="majorHAnsi"/>
            <w:b/>
            <w:bCs/>
          </w:rPr>
          <w:t>3</w:t>
        </w:r>
      </w:ins>
    </w:p>
    <w:p w14:paraId="714DC249" w14:textId="1326364E" w:rsidR="00052592" w:rsidRPr="00824E21" w:rsidRDefault="00052592" w:rsidP="00052592">
      <w:pPr>
        <w:spacing w:line="360" w:lineRule="auto"/>
        <w:rPr>
          <w:ins w:id="5286" w:author="Christina Sun" w:date="2026-03-15T18:52:00Z" w16du:dateUtc="2026-03-16T01:52:00Z"/>
          <w:rFonts w:asciiTheme="majorHAnsi" w:hAnsiTheme="majorHAnsi" w:cstheme="majorHAnsi"/>
        </w:rPr>
      </w:pPr>
      <w:ins w:id="5287" w:author="Christina Sun" w:date="2026-03-15T18:52:00Z" w16du:dateUtc="2026-03-16T01:52:00Z">
        <w:r w:rsidRPr="00824E21">
          <w:rPr>
            <w:rFonts w:asciiTheme="majorHAnsi" w:hAnsiTheme="majorHAnsi" w:cstheme="majorHAnsi"/>
            <w:i/>
            <w:iCs/>
          </w:rPr>
          <w:t xml:space="preserve">Regression of Composite Index for College Worries about </w:t>
        </w:r>
        <w:r w:rsidRPr="00824E21">
          <w:rPr>
            <w:rFonts w:asciiTheme="majorHAnsi" w:hAnsiTheme="majorHAnsi" w:cstheme="majorHAnsi"/>
            <w:i/>
            <w:iCs/>
          </w:rPr>
          <w:t>Financial Burdens</w:t>
        </w:r>
        <w:r w:rsidRPr="00824E21">
          <w:rPr>
            <w:rFonts w:asciiTheme="majorHAnsi" w:hAnsiTheme="majorHAnsi" w:cstheme="majorHAnsi"/>
            <w:i/>
            <w:iCs/>
          </w:rPr>
          <w:t xml:space="preserve"> on Sexual Orientation</w:t>
        </w:r>
      </w:ins>
    </w:p>
    <w:p w14:paraId="654CFC44" w14:textId="6137F2AD" w:rsidR="00230D0C" w:rsidRPr="00824E21" w:rsidRDefault="00230D0C" w:rsidP="001B2966">
      <w:pPr>
        <w:spacing w:line="360" w:lineRule="auto"/>
        <w:rPr>
          <w:ins w:id="5288" w:author="Christina Sun" w:date="2026-03-15T18:52:00Z" w16du:dateUtc="2026-03-16T01:52:00Z"/>
          <w:rFonts w:asciiTheme="majorHAnsi" w:hAnsiTheme="majorHAnsi" w:cstheme="majorHAnsi"/>
        </w:rPr>
      </w:pPr>
      <w:ins w:id="5289" w:author="Christina Sun" w:date="2026-03-15T18:41:00Z" w16du:dateUtc="2026-03-16T01:41:00Z">
        <w:r w:rsidRPr="00824E21">
          <w:rPr>
            <w:rFonts w:asciiTheme="majorHAnsi" w:hAnsiTheme="majorHAnsi" w:cstheme="majorHAnsi"/>
            <w:noProof/>
          </w:rPr>
          <w:drawing>
            <wp:inline distT="0" distB="0" distL="0" distR="0" wp14:anchorId="7F8F5A01" wp14:editId="2AAF3288">
              <wp:extent cx="5033099" cy="3657600"/>
              <wp:effectExtent l="0" t="0" r="0" b="0"/>
              <wp:docPr id="368879184"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9184" name="Picture 3" descr="A graph with numbers and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ins>
    </w:p>
    <w:p w14:paraId="6FC5EF32" w14:textId="77777777" w:rsidR="005C1AB6" w:rsidRPr="00824E21" w:rsidRDefault="005C1AB6" w:rsidP="005C1AB6">
      <w:pPr>
        <w:rPr>
          <w:ins w:id="5290" w:author="Christina Sun" w:date="2026-03-15T18:52:00Z" w16du:dateUtc="2026-03-16T01:52:00Z"/>
          <w:rFonts w:asciiTheme="majorHAnsi" w:hAnsiTheme="majorHAnsi" w:cstheme="majorHAnsi"/>
          <w:sz w:val="20"/>
          <w:szCs w:val="20"/>
        </w:rPr>
      </w:pPr>
      <w:ins w:id="5291" w:author="Christina Sun" w:date="2026-03-15T18:52:00Z" w16du:dateUtc="2026-03-16T01:52:00Z">
        <w:r w:rsidRPr="00824E21">
          <w:rPr>
            <w:rFonts w:asciiTheme="majorHAnsi" w:hAnsiTheme="majorHAnsi" w:cstheme="majorHAnsi"/>
            <w:i/>
            <w:iCs/>
            <w:sz w:val="20"/>
            <w:szCs w:val="20"/>
          </w:rPr>
          <w:t xml:space="preserve">Note. </w:t>
        </w:r>
        <w:r w:rsidRPr="00824E21">
          <w:rPr>
            <w:rFonts w:asciiTheme="majorHAnsi" w:hAnsiTheme="majorHAnsi" w:cstheme="majorHAnsi"/>
            <w:sz w:val="20"/>
            <w:szCs w:val="20"/>
          </w:rPr>
          <w:t xml:space="preserve">For the unconditional model,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7,283. For the model controlling for demographics (race/ethnicity and parental level of education),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7,263. For the model controlling for demographics (race/ethnicity and parental level of education) and sex assigned at birth, </w:t>
        </w:r>
        <w:r w:rsidRPr="00824E21">
          <w:rPr>
            <w:rFonts w:asciiTheme="majorHAnsi" w:hAnsiTheme="majorHAnsi" w:cstheme="majorHAnsi"/>
            <w:i/>
            <w:iCs/>
            <w:sz w:val="20"/>
            <w:szCs w:val="20"/>
          </w:rPr>
          <w:t>n</w:t>
        </w:r>
        <w:r w:rsidRPr="00824E21">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ins>
    </w:p>
    <w:p w14:paraId="21C582DE" w14:textId="10ECEC49" w:rsidR="003F4AB9" w:rsidRPr="00824E21" w:rsidRDefault="003F4AB9">
      <w:pPr>
        <w:rPr>
          <w:ins w:id="5292" w:author="Christina Sun" w:date="2026-03-15T21:19:00Z" w16du:dateUtc="2026-03-16T04:19:00Z"/>
          <w:rFonts w:asciiTheme="majorHAnsi" w:hAnsiTheme="majorHAnsi" w:cstheme="majorHAnsi"/>
        </w:rPr>
      </w:pPr>
      <w:ins w:id="5293" w:author="Christina Sun" w:date="2026-03-15T21:19:00Z" w16du:dateUtc="2026-03-16T04:19:00Z">
        <w:r w:rsidRPr="00824E21">
          <w:rPr>
            <w:rFonts w:asciiTheme="majorHAnsi" w:hAnsiTheme="majorHAnsi" w:cstheme="majorHAnsi"/>
          </w:rPr>
          <w:br w:type="page"/>
        </w:r>
      </w:ins>
    </w:p>
    <w:p w14:paraId="5C185A2D" w14:textId="2B67991D" w:rsidR="00BD732D" w:rsidRDefault="00BD732D" w:rsidP="00BD732D">
      <w:pPr>
        <w:spacing w:line="360" w:lineRule="auto"/>
        <w:jc w:val="center"/>
        <w:rPr>
          <w:ins w:id="5294" w:author="Christina Sun" w:date="2026-03-15T21:38:00Z" w16du:dateUtc="2026-03-16T04:38:00Z"/>
          <w:rFonts w:asciiTheme="majorHAnsi" w:hAnsiTheme="majorHAnsi" w:cstheme="majorHAnsi"/>
          <w:b/>
          <w:bCs/>
        </w:rPr>
        <w:pPrChange w:id="5295" w:author="Christina Sun" w:date="2026-03-15T21:38:00Z" w16du:dateUtc="2026-03-16T04:38:00Z">
          <w:pPr>
            <w:spacing w:line="360" w:lineRule="auto"/>
          </w:pPr>
        </w:pPrChange>
      </w:pPr>
      <w:ins w:id="5296" w:author="Christina Sun" w:date="2026-03-15T21:38:00Z" w16du:dateUtc="2026-03-16T04:38:00Z">
        <w:r>
          <w:rPr>
            <w:rFonts w:asciiTheme="majorHAnsi" w:hAnsiTheme="majorHAnsi" w:cstheme="majorHAnsi"/>
            <w:b/>
            <w:bCs/>
          </w:rPr>
          <w:lastRenderedPageBreak/>
          <w:t>Appendix H</w:t>
        </w:r>
      </w:ins>
      <w:ins w:id="5297" w:author="Christina Sun" w:date="2026-03-15T22:00:00Z" w16du:dateUtc="2026-03-16T05:00:00Z">
        <w:r w:rsidR="00907F1D">
          <w:rPr>
            <w:rFonts w:asciiTheme="majorHAnsi" w:hAnsiTheme="majorHAnsi" w:cstheme="majorHAnsi"/>
            <w:b/>
            <w:bCs/>
          </w:rPr>
          <w:t>: Raw Estimates from Logit Models</w:t>
        </w:r>
      </w:ins>
    </w:p>
    <w:p w14:paraId="0667A1B2" w14:textId="77777777" w:rsidR="00BD732D" w:rsidRDefault="00BD732D" w:rsidP="003F4AB9">
      <w:pPr>
        <w:spacing w:line="360" w:lineRule="auto"/>
        <w:rPr>
          <w:ins w:id="5298" w:author="Christina Sun" w:date="2026-03-15T21:38:00Z" w16du:dateUtc="2026-03-16T04:38:00Z"/>
          <w:rFonts w:asciiTheme="majorHAnsi" w:hAnsiTheme="majorHAnsi" w:cstheme="majorHAnsi"/>
          <w:b/>
          <w:bCs/>
        </w:rPr>
      </w:pPr>
    </w:p>
    <w:p w14:paraId="42DE0C53" w14:textId="314797BC" w:rsidR="003F4AB9" w:rsidRPr="00824E21" w:rsidRDefault="003F4AB9" w:rsidP="003F4AB9">
      <w:pPr>
        <w:spacing w:line="360" w:lineRule="auto"/>
        <w:rPr>
          <w:ins w:id="5299" w:author="Christina Sun" w:date="2026-03-15T21:19:00Z" w16du:dateUtc="2026-03-16T04:19:00Z"/>
          <w:rFonts w:asciiTheme="majorHAnsi" w:hAnsiTheme="majorHAnsi" w:cstheme="majorHAnsi"/>
        </w:rPr>
      </w:pPr>
      <w:ins w:id="5300" w:author="Christina Sun" w:date="2026-03-15T21:19:00Z" w16du:dateUtc="2026-03-16T04:19:00Z">
        <w:r w:rsidRPr="00824E21">
          <w:rPr>
            <w:rFonts w:asciiTheme="majorHAnsi" w:hAnsiTheme="majorHAnsi" w:cstheme="majorHAnsi"/>
            <w:b/>
            <w:bCs/>
          </w:rPr>
          <w:t xml:space="preserve">Table </w:t>
        </w:r>
      </w:ins>
      <w:ins w:id="5301" w:author="Christina Sun" w:date="2026-03-15T21:38:00Z" w16du:dateUtc="2026-03-16T04:38:00Z">
        <w:r w:rsidR="00BD732D">
          <w:rPr>
            <w:rFonts w:asciiTheme="majorHAnsi" w:hAnsiTheme="majorHAnsi" w:cstheme="majorHAnsi"/>
            <w:b/>
            <w:bCs/>
          </w:rPr>
          <w:t>H1</w:t>
        </w:r>
      </w:ins>
    </w:p>
    <w:p w14:paraId="5B8BB713" w14:textId="77777777" w:rsidR="003F4AB9" w:rsidRPr="00824E21" w:rsidRDefault="003F4AB9" w:rsidP="003F4AB9">
      <w:pPr>
        <w:spacing w:line="360" w:lineRule="auto"/>
        <w:rPr>
          <w:ins w:id="5302" w:author="Christina Sun" w:date="2026-03-15T21:19:00Z" w16du:dateUtc="2026-03-16T04:19:00Z"/>
          <w:rFonts w:asciiTheme="majorHAnsi" w:hAnsiTheme="majorHAnsi" w:cstheme="majorHAnsi"/>
          <w:i/>
          <w:iCs/>
        </w:rPr>
      </w:pPr>
      <w:ins w:id="5303" w:author="Christina Sun" w:date="2026-03-15T21:19:00Z" w16du:dateUtc="2026-03-16T04:19:00Z">
        <w:r w:rsidRPr="00824E21">
          <w:rPr>
            <w:rFonts w:asciiTheme="majorHAnsi" w:hAnsiTheme="majorHAnsi" w:cstheme="majorHAnsi"/>
            <w:i/>
            <w:iCs/>
            <w:highlight w:val="yellow"/>
          </w:rPr>
          <w:t>Logit Models: Intent to Attend 4-Year College, by Gender Identity</w:t>
        </w:r>
      </w:ins>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3463"/>
        <w:gridCol w:w="2995"/>
        <w:gridCol w:w="2902"/>
      </w:tblGrid>
      <w:tr w:rsidR="003F4AB9" w:rsidRPr="00B621E1" w14:paraId="031FD533" w14:textId="77777777" w:rsidTr="00806A88">
        <w:trPr>
          <w:trHeight w:val="285"/>
          <w:ins w:id="5304" w:author="Christina Sun" w:date="2026-03-15T21:19:00Z" w16du:dateUtc="2026-03-16T04:19:00Z"/>
        </w:trPr>
        <w:tc>
          <w:tcPr>
            <w:tcW w:w="1850" w:type="pct"/>
            <w:tcBorders>
              <w:top w:val="single" w:sz="8" w:space="0" w:color="000000"/>
              <w:bottom w:val="single" w:sz="8" w:space="0" w:color="000000"/>
            </w:tcBorders>
            <w:tcMar>
              <w:top w:w="0" w:type="dxa"/>
              <w:left w:w="100" w:type="dxa"/>
              <w:bottom w:w="0" w:type="dxa"/>
              <w:right w:w="100" w:type="dxa"/>
            </w:tcMar>
          </w:tcPr>
          <w:p w14:paraId="19FB3576" w14:textId="77777777" w:rsidR="003F4AB9" w:rsidRPr="00824E21" w:rsidRDefault="003F4AB9" w:rsidP="00806A88">
            <w:pPr>
              <w:ind w:left="-5"/>
              <w:rPr>
                <w:ins w:id="5305" w:author="Christina Sun" w:date="2026-03-15T21:19:00Z" w16du:dateUtc="2026-03-16T04:19:00Z"/>
                <w:rFonts w:asciiTheme="majorHAnsi" w:hAnsiTheme="majorHAnsi" w:cstheme="majorHAnsi"/>
                <w:sz w:val="20"/>
                <w:szCs w:val="20"/>
              </w:rPr>
            </w:pPr>
            <w:ins w:id="5306" w:author="Christina Sun" w:date="2026-03-15T21:19:00Z" w16du:dateUtc="2026-03-16T04:19:00Z">
              <w:r w:rsidRPr="00824E21">
                <w:rPr>
                  <w:rFonts w:asciiTheme="majorHAnsi" w:hAnsiTheme="majorHAnsi" w:cstheme="majorHAnsi"/>
                  <w:sz w:val="20"/>
                  <w:szCs w:val="20"/>
                </w:rPr>
                <w:t xml:space="preserve"> </w:t>
              </w:r>
            </w:ins>
          </w:p>
        </w:tc>
        <w:tc>
          <w:tcPr>
            <w:tcW w:w="1600" w:type="pct"/>
            <w:tcBorders>
              <w:top w:val="single" w:sz="8" w:space="0" w:color="000000"/>
              <w:bottom w:val="single" w:sz="8" w:space="0" w:color="000000"/>
            </w:tcBorders>
            <w:tcMar>
              <w:top w:w="0" w:type="dxa"/>
              <w:left w:w="100" w:type="dxa"/>
              <w:bottom w:w="0" w:type="dxa"/>
              <w:right w:w="100" w:type="dxa"/>
            </w:tcMar>
            <w:vAlign w:val="center"/>
          </w:tcPr>
          <w:p w14:paraId="553EB660" w14:textId="77777777" w:rsidR="003F4AB9" w:rsidRPr="00824E21" w:rsidRDefault="003F4AB9" w:rsidP="00806A88">
            <w:pPr>
              <w:ind w:left="-120"/>
              <w:jc w:val="center"/>
              <w:rPr>
                <w:ins w:id="5307" w:author="Christina Sun" w:date="2026-03-15T21:19:00Z" w16du:dateUtc="2026-03-16T04:19:00Z"/>
                <w:rFonts w:asciiTheme="majorHAnsi" w:hAnsiTheme="majorHAnsi" w:cstheme="majorHAnsi"/>
                <w:sz w:val="20"/>
                <w:szCs w:val="20"/>
              </w:rPr>
            </w:pPr>
            <w:ins w:id="5308" w:author="Christina Sun" w:date="2026-03-15T21:19:00Z" w16du:dateUtc="2026-03-16T04:19:00Z">
              <w:r w:rsidRPr="00824E21">
                <w:rPr>
                  <w:rFonts w:asciiTheme="majorHAnsi" w:hAnsiTheme="majorHAnsi" w:cstheme="majorHAnsi"/>
                  <w:sz w:val="20"/>
                  <w:szCs w:val="20"/>
                </w:rPr>
                <w:t>(1)</w:t>
              </w:r>
            </w:ins>
          </w:p>
        </w:tc>
        <w:tc>
          <w:tcPr>
            <w:tcW w:w="1550" w:type="pct"/>
            <w:tcBorders>
              <w:top w:val="single" w:sz="8" w:space="0" w:color="000000"/>
              <w:bottom w:val="single" w:sz="8" w:space="0" w:color="000000"/>
            </w:tcBorders>
            <w:tcMar>
              <w:top w:w="0" w:type="dxa"/>
              <w:left w:w="100" w:type="dxa"/>
              <w:bottom w:w="0" w:type="dxa"/>
              <w:right w:w="100" w:type="dxa"/>
            </w:tcMar>
            <w:vAlign w:val="center"/>
          </w:tcPr>
          <w:p w14:paraId="61E757CA" w14:textId="77777777" w:rsidR="003F4AB9" w:rsidRPr="00824E21" w:rsidRDefault="003F4AB9" w:rsidP="00806A88">
            <w:pPr>
              <w:ind w:left="-120"/>
              <w:jc w:val="center"/>
              <w:rPr>
                <w:ins w:id="5309" w:author="Christina Sun" w:date="2026-03-15T21:19:00Z" w16du:dateUtc="2026-03-16T04:19:00Z"/>
                <w:rFonts w:asciiTheme="majorHAnsi" w:hAnsiTheme="majorHAnsi" w:cstheme="majorHAnsi"/>
                <w:sz w:val="20"/>
                <w:szCs w:val="20"/>
              </w:rPr>
            </w:pPr>
            <w:ins w:id="5310" w:author="Christina Sun" w:date="2026-03-15T21:19:00Z" w16du:dateUtc="2026-03-16T04:19:00Z">
              <w:r w:rsidRPr="00824E21">
                <w:rPr>
                  <w:rFonts w:asciiTheme="majorHAnsi" w:hAnsiTheme="majorHAnsi" w:cstheme="majorHAnsi"/>
                  <w:sz w:val="20"/>
                  <w:szCs w:val="20"/>
                </w:rPr>
                <w:t>(2)</w:t>
              </w:r>
            </w:ins>
          </w:p>
        </w:tc>
      </w:tr>
      <w:tr w:rsidR="003F4AB9" w:rsidRPr="00B621E1" w14:paraId="02699B5F" w14:textId="77777777" w:rsidTr="00806A88">
        <w:trPr>
          <w:trHeight w:val="345"/>
          <w:ins w:id="5311" w:author="Christina Sun" w:date="2026-03-15T21:19:00Z" w16du:dateUtc="2026-03-16T04:19:00Z"/>
        </w:trPr>
        <w:tc>
          <w:tcPr>
            <w:tcW w:w="1850" w:type="pct"/>
            <w:tcMar>
              <w:top w:w="0" w:type="dxa"/>
              <w:left w:w="100" w:type="dxa"/>
              <w:bottom w:w="0" w:type="dxa"/>
              <w:right w:w="100" w:type="dxa"/>
            </w:tcMar>
            <w:vAlign w:val="center"/>
          </w:tcPr>
          <w:p w14:paraId="7742BFD2" w14:textId="77777777" w:rsidR="003F4AB9" w:rsidRPr="00824E21" w:rsidRDefault="003F4AB9" w:rsidP="00806A88">
            <w:pPr>
              <w:ind w:left="-5"/>
              <w:rPr>
                <w:ins w:id="5312" w:author="Christina Sun" w:date="2026-03-15T21:19:00Z" w16du:dateUtc="2026-03-16T04:19:00Z"/>
                <w:rFonts w:asciiTheme="majorHAnsi" w:hAnsiTheme="majorHAnsi" w:cstheme="majorHAnsi"/>
                <w:sz w:val="20"/>
                <w:szCs w:val="20"/>
              </w:rPr>
            </w:pPr>
            <w:ins w:id="5313" w:author="Christina Sun" w:date="2026-03-15T21:19:00Z" w16du:dateUtc="2026-03-16T04:19:00Z">
              <w:r w:rsidRPr="00824E21">
                <w:rPr>
                  <w:rFonts w:asciiTheme="majorHAnsi" w:hAnsiTheme="majorHAnsi" w:cstheme="majorHAnsi"/>
                  <w:sz w:val="20"/>
                  <w:szCs w:val="20"/>
                </w:rPr>
                <w:t>Cisgender woman</w:t>
              </w:r>
            </w:ins>
          </w:p>
        </w:tc>
        <w:tc>
          <w:tcPr>
            <w:tcW w:w="1600" w:type="pct"/>
            <w:tcMar>
              <w:top w:w="0" w:type="dxa"/>
              <w:left w:w="100" w:type="dxa"/>
              <w:bottom w:w="0" w:type="dxa"/>
              <w:right w:w="100" w:type="dxa"/>
            </w:tcMar>
            <w:vAlign w:val="center"/>
          </w:tcPr>
          <w:p w14:paraId="56C5C145" w14:textId="77777777" w:rsidR="003F4AB9" w:rsidRPr="00824E21" w:rsidRDefault="003F4AB9" w:rsidP="00806A88">
            <w:pPr>
              <w:ind w:left="-120"/>
              <w:jc w:val="center"/>
              <w:rPr>
                <w:ins w:id="5314" w:author="Christina Sun" w:date="2026-03-15T21:19:00Z" w16du:dateUtc="2026-03-16T04:19:00Z"/>
                <w:rFonts w:asciiTheme="majorHAnsi" w:hAnsiTheme="majorHAnsi" w:cstheme="majorHAnsi"/>
                <w:sz w:val="20"/>
                <w:szCs w:val="20"/>
                <w:vertAlign w:val="superscript"/>
              </w:rPr>
            </w:pPr>
            <w:ins w:id="5315" w:author="Christina Sun" w:date="2026-03-15T21:19:00Z" w16du:dateUtc="2026-03-16T04:19:00Z">
              <w:r w:rsidRPr="00824E21">
                <w:rPr>
                  <w:rFonts w:asciiTheme="majorHAnsi" w:hAnsiTheme="majorHAnsi" w:cstheme="majorHAnsi"/>
                  <w:sz w:val="20"/>
                  <w:szCs w:val="20"/>
                </w:rPr>
                <w:t>0.179</w:t>
              </w:r>
              <w:r w:rsidRPr="00824E21">
                <w:rPr>
                  <w:rFonts w:asciiTheme="majorHAnsi" w:hAnsiTheme="majorHAnsi" w:cstheme="majorHAnsi"/>
                  <w:sz w:val="20"/>
                  <w:szCs w:val="20"/>
                  <w:vertAlign w:val="superscript"/>
                </w:rPr>
                <w:t>***</w:t>
              </w:r>
            </w:ins>
          </w:p>
        </w:tc>
        <w:tc>
          <w:tcPr>
            <w:tcW w:w="1550" w:type="pct"/>
            <w:tcMar>
              <w:top w:w="0" w:type="dxa"/>
              <w:left w:w="100" w:type="dxa"/>
              <w:bottom w:w="0" w:type="dxa"/>
              <w:right w:w="100" w:type="dxa"/>
            </w:tcMar>
            <w:vAlign w:val="center"/>
          </w:tcPr>
          <w:p w14:paraId="7B9446B6" w14:textId="77777777" w:rsidR="003F4AB9" w:rsidRPr="00824E21" w:rsidRDefault="003F4AB9" w:rsidP="00806A88">
            <w:pPr>
              <w:ind w:left="-120"/>
              <w:jc w:val="center"/>
              <w:rPr>
                <w:ins w:id="5316" w:author="Christina Sun" w:date="2026-03-15T21:19:00Z" w16du:dateUtc="2026-03-16T04:19:00Z"/>
                <w:rFonts w:asciiTheme="majorHAnsi" w:hAnsiTheme="majorHAnsi" w:cstheme="majorHAnsi"/>
                <w:sz w:val="20"/>
                <w:szCs w:val="20"/>
                <w:vertAlign w:val="superscript"/>
              </w:rPr>
            </w:pPr>
            <w:ins w:id="5317" w:author="Christina Sun" w:date="2026-03-15T21:19:00Z" w16du:dateUtc="2026-03-16T04:19:00Z">
              <w:r w:rsidRPr="00824E21">
                <w:rPr>
                  <w:rFonts w:asciiTheme="majorHAnsi" w:hAnsiTheme="majorHAnsi" w:cstheme="majorHAnsi"/>
                  <w:sz w:val="20"/>
                  <w:szCs w:val="20"/>
                </w:rPr>
                <w:t>0.248</w:t>
              </w:r>
              <w:r w:rsidRPr="00824E21">
                <w:rPr>
                  <w:rFonts w:asciiTheme="majorHAnsi" w:hAnsiTheme="majorHAnsi" w:cstheme="majorHAnsi"/>
                  <w:sz w:val="20"/>
                  <w:szCs w:val="20"/>
                  <w:vertAlign w:val="superscript"/>
                </w:rPr>
                <w:t>***</w:t>
              </w:r>
            </w:ins>
          </w:p>
        </w:tc>
      </w:tr>
      <w:tr w:rsidR="003F4AB9" w:rsidRPr="00B621E1" w14:paraId="67A7D610" w14:textId="77777777" w:rsidTr="00806A88">
        <w:trPr>
          <w:trHeight w:val="270"/>
          <w:ins w:id="5318" w:author="Christina Sun" w:date="2026-03-15T21:19:00Z" w16du:dateUtc="2026-03-16T04:19:00Z"/>
        </w:trPr>
        <w:tc>
          <w:tcPr>
            <w:tcW w:w="1850" w:type="pct"/>
            <w:tcMar>
              <w:top w:w="0" w:type="dxa"/>
              <w:left w:w="100" w:type="dxa"/>
              <w:bottom w:w="0" w:type="dxa"/>
              <w:right w:w="100" w:type="dxa"/>
            </w:tcMar>
            <w:vAlign w:val="center"/>
          </w:tcPr>
          <w:p w14:paraId="287A4A87" w14:textId="77777777" w:rsidR="003F4AB9" w:rsidRPr="00824E21" w:rsidRDefault="003F4AB9" w:rsidP="00806A88">
            <w:pPr>
              <w:ind w:left="-5"/>
              <w:rPr>
                <w:ins w:id="5319" w:author="Christina Sun" w:date="2026-03-15T21:19:00Z" w16du:dateUtc="2026-03-16T04:19:00Z"/>
                <w:rFonts w:asciiTheme="majorHAnsi" w:hAnsiTheme="majorHAnsi" w:cstheme="majorHAnsi"/>
                <w:sz w:val="20"/>
                <w:szCs w:val="20"/>
              </w:rPr>
            </w:pPr>
            <w:ins w:id="5320"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7689EDAA" w14:textId="77777777" w:rsidR="003F4AB9" w:rsidRPr="00824E21" w:rsidRDefault="003F4AB9" w:rsidP="00806A88">
            <w:pPr>
              <w:ind w:left="-120"/>
              <w:jc w:val="center"/>
              <w:rPr>
                <w:ins w:id="5321" w:author="Christina Sun" w:date="2026-03-15T21:19:00Z" w16du:dateUtc="2026-03-16T04:19:00Z"/>
                <w:rFonts w:asciiTheme="majorHAnsi" w:hAnsiTheme="majorHAnsi" w:cstheme="majorHAnsi"/>
                <w:sz w:val="20"/>
                <w:szCs w:val="20"/>
              </w:rPr>
            </w:pPr>
            <w:ins w:id="5322" w:author="Christina Sun" w:date="2026-03-15T21:19:00Z" w16du:dateUtc="2026-03-16T04:19:00Z">
              <w:r w:rsidRPr="00824E21">
                <w:rPr>
                  <w:rFonts w:asciiTheme="majorHAnsi" w:hAnsiTheme="majorHAnsi" w:cstheme="majorHAnsi"/>
                  <w:sz w:val="20"/>
                  <w:szCs w:val="20"/>
                </w:rPr>
                <w:t>(0.050)</w:t>
              </w:r>
            </w:ins>
          </w:p>
        </w:tc>
        <w:tc>
          <w:tcPr>
            <w:tcW w:w="1550" w:type="pct"/>
            <w:tcMar>
              <w:top w:w="0" w:type="dxa"/>
              <w:left w:w="100" w:type="dxa"/>
              <w:bottom w:w="0" w:type="dxa"/>
              <w:right w:w="100" w:type="dxa"/>
            </w:tcMar>
            <w:vAlign w:val="center"/>
          </w:tcPr>
          <w:p w14:paraId="246F94AF" w14:textId="77777777" w:rsidR="003F4AB9" w:rsidRPr="00824E21" w:rsidRDefault="003F4AB9" w:rsidP="00806A88">
            <w:pPr>
              <w:ind w:left="-120"/>
              <w:jc w:val="center"/>
              <w:rPr>
                <w:ins w:id="5323" w:author="Christina Sun" w:date="2026-03-15T21:19:00Z" w16du:dateUtc="2026-03-16T04:19:00Z"/>
                <w:rFonts w:asciiTheme="majorHAnsi" w:hAnsiTheme="majorHAnsi" w:cstheme="majorHAnsi"/>
                <w:sz w:val="20"/>
                <w:szCs w:val="20"/>
              </w:rPr>
            </w:pPr>
            <w:ins w:id="5324" w:author="Christina Sun" w:date="2026-03-15T21:19:00Z" w16du:dateUtc="2026-03-16T04:19:00Z">
              <w:r w:rsidRPr="00824E21">
                <w:rPr>
                  <w:rFonts w:asciiTheme="majorHAnsi" w:hAnsiTheme="majorHAnsi" w:cstheme="majorHAnsi"/>
                  <w:sz w:val="20"/>
                  <w:szCs w:val="20"/>
                </w:rPr>
                <w:t>(0.054)</w:t>
              </w:r>
            </w:ins>
          </w:p>
        </w:tc>
      </w:tr>
      <w:tr w:rsidR="003F4AB9" w:rsidRPr="00B621E1" w14:paraId="62F7AD98" w14:textId="77777777" w:rsidTr="00806A88">
        <w:trPr>
          <w:trHeight w:val="270"/>
          <w:ins w:id="5325" w:author="Christina Sun" w:date="2026-03-15T21:19:00Z" w16du:dateUtc="2026-03-16T04:19:00Z"/>
        </w:trPr>
        <w:tc>
          <w:tcPr>
            <w:tcW w:w="1850" w:type="pct"/>
            <w:tcMar>
              <w:top w:w="0" w:type="dxa"/>
              <w:left w:w="100" w:type="dxa"/>
              <w:bottom w:w="0" w:type="dxa"/>
              <w:right w:w="100" w:type="dxa"/>
            </w:tcMar>
            <w:vAlign w:val="center"/>
          </w:tcPr>
          <w:p w14:paraId="2CCC1182" w14:textId="77777777" w:rsidR="003F4AB9" w:rsidRPr="00824E21" w:rsidRDefault="003F4AB9" w:rsidP="00806A88">
            <w:pPr>
              <w:ind w:left="-5"/>
              <w:rPr>
                <w:ins w:id="5326" w:author="Christina Sun" w:date="2026-03-15T21:19:00Z" w16du:dateUtc="2026-03-16T04:19:00Z"/>
                <w:rFonts w:asciiTheme="majorHAnsi" w:hAnsiTheme="majorHAnsi" w:cstheme="majorHAnsi"/>
                <w:sz w:val="20"/>
                <w:szCs w:val="20"/>
              </w:rPr>
            </w:pPr>
            <w:ins w:id="5327"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2BC87F12" w14:textId="77777777" w:rsidR="003F4AB9" w:rsidRPr="00824E21" w:rsidRDefault="003F4AB9" w:rsidP="00806A88">
            <w:pPr>
              <w:ind w:left="-120"/>
              <w:jc w:val="center"/>
              <w:rPr>
                <w:ins w:id="5328" w:author="Christina Sun" w:date="2026-03-15T21:19:00Z" w16du:dateUtc="2026-03-16T04:19: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45BF9D05" w14:textId="77777777" w:rsidR="003F4AB9" w:rsidRPr="00824E21" w:rsidRDefault="003F4AB9" w:rsidP="00806A88">
            <w:pPr>
              <w:ind w:left="-120"/>
              <w:jc w:val="center"/>
              <w:rPr>
                <w:ins w:id="5329" w:author="Christina Sun" w:date="2026-03-15T21:19:00Z" w16du:dateUtc="2026-03-16T04:19:00Z"/>
                <w:rFonts w:asciiTheme="majorHAnsi" w:hAnsiTheme="majorHAnsi" w:cstheme="majorHAnsi"/>
                <w:sz w:val="20"/>
                <w:szCs w:val="20"/>
              </w:rPr>
            </w:pPr>
          </w:p>
        </w:tc>
      </w:tr>
      <w:tr w:rsidR="003F4AB9" w:rsidRPr="00B621E1" w14:paraId="3FAC85BA" w14:textId="77777777" w:rsidTr="00806A88">
        <w:trPr>
          <w:trHeight w:val="330"/>
          <w:ins w:id="5330" w:author="Christina Sun" w:date="2026-03-15T21:19:00Z" w16du:dateUtc="2026-03-16T04:19:00Z"/>
        </w:trPr>
        <w:tc>
          <w:tcPr>
            <w:tcW w:w="1850" w:type="pct"/>
            <w:tcMar>
              <w:top w:w="0" w:type="dxa"/>
              <w:left w:w="100" w:type="dxa"/>
              <w:bottom w:w="0" w:type="dxa"/>
              <w:right w:w="100" w:type="dxa"/>
            </w:tcMar>
            <w:vAlign w:val="center"/>
          </w:tcPr>
          <w:p w14:paraId="52CB85D2" w14:textId="77777777" w:rsidR="003F4AB9" w:rsidRPr="00824E21" w:rsidRDefault="003F4AB9" w:rsidP="00806A88">
            <w:pPr>
              <w:ind w:left="-5"/>
              <w:rPr>
                <w:ins w:id="5331" w:author="Christina Sun" w:date="2026-03-15T21:19:00Z" w16du:dateUtc="2026-03-16T04:19:00Z"/>
                <w:rFonts w:asciiTheme="majorHAnsi" w:hAnsiTheme="majorHAnsi" w:cstheme="majorHAnsi"/>
                <w:sz w:val="20"/>
                <w:szCs w:val="20"/>
              </w:rPr>
            </w:pPr>
            <w:ins w:id="5332" w:author="Christina Sun" w:date="2026-03-15T21:19:00Z" w16du:dateUtc="2026-03-16T04:19:00Z">
              <w:r w:rsidRPr="00824E21">
                <w:rPr>
                  <w:rFonts w:asciiTheme="majorHAnsi" w:hAnsiTheme="majorHAnsi" w:cstheme="majorHAnsi"/>
                  <w:sz w:val="20"/>
                  <w:szCs w:val="20"/>
                </w:rPr>
                <w:t>Transgender man</w:t>
              </w:r>
            </w:ins>
          </w:p>
        </w:tc>
        <w:tc>
          <w:tcPr>
            <w:tcW w:w="1600" w:type="pct"/>
            <w:tcMar>
              <w:top w:w="0" w:type="dxa"/>
              <w:left w:w="100" w:type="dxa"/>
              <w:bottom w:w="0" w:type="dxa"/>
              <w:right w:w="100" w:type="dxa"/>
            </w:tcMar>
            <w:vAlign w:val="center"/>
          </w:tcPr>
          <w:p w14:paraId="64D9AED1" w14:textId="77777777" w:rsidR="003F4AB9" w:rsidRPr="00824E21" w:rsidRDefault="003F4AB9" w:rsidP="00806A88">
            <w:pPr>
              <w:ind w:left="-120"/>
              <w:jc w:val="center"/>
              <w:rPr>
                <w:ins w:id="5333" w:author="Christina Sun" w:date="2026-03-15T21:19:00Z" w16du:dateUtc="2026-03-16T04:19:00Z"/>
                <w:rFonts w:asciiTheme="majorHAnsi" w:hAnsiTheme="majorHAnsi" w:cstheme="majorHAnsi"/>
                <w:sz w:val="20"/>
                <w:szCs w:val="20"/>
                <w:vertAlign w:val="superscript"/>
              </w:rPr>
            </w:pPr>
            <w:ins w:id="5334" w:author="Christina Sun" w:date="2026-03-15T21:19:00Z" w16du:dateUtc="2026-03-16T04:19:00Z">
              <w:r w:rsidRPr="00824E21">
                <w:rPr>
                  <w:rFonts w:asciiTheme="majorHAnsi" w:hAnsiTheme="majorHAnsi" w:cstheme="majorHAnsi"/>
                  <w:sz w:val="20"/>
                  <w:szCs w:val="20"/>
                </w:rPr>
                <w:t>0.517</w:t>
              </w:r>
              <w:r w:rsidRPr="00824E21">
                <w:rPr>
                  <w:rFonts w:asciiTheme="majorHAnsi" w:hAnsiTheme="majorHAnsi" w:cstheme="majorHAnsi"/>
                  <w:sz w:val="20"/>
                  <w:szCs w:val="20"/>
                  <w:vertAlign w:val="superscript"/>
                </w:rPr>
                <w:t>*</w:t>
              </w:r>
            </w:ins>
          </w:p>
        </w:tc>
        <w:tc>
          <w:tcPr>
            <w:tcW w:w="1550" w:type="pct"/>
            <w:tcMar>
              <w:top w:w="0" w:type="dxa"/>
              <w:left w:w="100" w:type="dxa"/>
              <w:bottom w:w="0" w:type="dxa"/>
              <w:right w:w="100" w:type="dxa"/>
            </w:tcMar>
            <w:vAlign w:val="center"/>
          </w:tcPr>
          <w:p w14:paraId="0E14667D" w14:textId="77777777" w:rsidR="003F4AB9" w:rsidRPr="00824E21" w:rsidRDefault="003F4AB9" w:rsidP="00806A88">
            <w:pPr>
              <w:ind w:left="-120"/>
              <w:jc w:val="center"/>
              <w:rPr>
                <w:ins w:id="5335" w:author="Christina Sun" w:date="2026-03-15T21:19:00Z" w16du:dateUtc="2026-03-16T04:19:00Z"/>
                <w:rFonts w:asciiTheme="majorHAnsi" w:hAnsiTheme="majorHAnsi" w:cstheme="majorHAnsi"/>
                <w:sz w:val="20"/>
                <w:szCs w:val="20"/>
              </w:rPr>
            </w:pPr>
            <w:ins w:id="5336" w:author="Christina Sun" w:date="2026-03-15T21:19:00Z" w16du:dateUtc="2026-03-16T04:19:00Z">
              <w:r w:rsidRPr="00824E21">
                <w:rPr>
                  <w:rFonts w:asciiTheme="majorHAnsi" w:hAnsiTheme="majorHAnsi" w:cstheme="majorHAnsi"/>
                  <w:sz w:val="20"/>
                  <w:szCs w:val="20"/>
                </w:rPr>
                <w:t>0.393</w:t>
              </w:r>
            </w:ins>
          </w:p>
        </w:tc>
      </w:tr>
      <w:tr w:rsidR="003F4AB9" w:rsidRPr="00B621E1" w14:paraId="6668DE90" w14:textId="77777777" w:rsidTr="00806A88">
        <w:trPr>
          <w:trHeight w:val="270"/>
          <w:ins w:id="5337" w:author="Christina Sun" w:date="2026-03-15T21:19:00Z" w16du:dateUtc="2026-03-16T04:19:00Z"/>
        </w:trPr>
        <w:tc>
          <w:tcPr>
            <w:tcW w:w="1850" w:type="pct"/>
            <w:tcMar>
              <w:top w:w="0" w:type="dxa"/>
              <w:left w:w="100" w:type="dxa"/>
              <w:bottom w:w="0" w:type="dxa"/>
              <w:right w:w="100" w:type="dxa"/>
            </w:tcMar>
            <w:vAlign w:val="center"/>
          </w:tcPr>
          <w:p w14:paraId="589312E0" w14:textId="77777777" w:rsidR="003F4AB9" w:rsidRPr="00824E21" w:rsidRDefault="003F4AB9" w:rsidP="00806A88">
            <w:pPr>
              <w:ind w:left="-5"/>
              <w:rPr>
                <w:ins w:id="5338" w:author="Christina Sun" w:date="2026-03-15T21:19:00Z" w16du:dateUtc="2026-03-16T04:19:00Z"/>
                <w:rFonts w:asciiTheme="majorHAnsi" w:hAnsiTheme="majorHAnsi" w:cstheme="majorHAnsi"/>
                <w:sz w:val="20"/>
                <w:szCs w:val="20"/>
              </w:rPr>
            </w:pPr>
            <w:ins w:id="5339"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1D480134" w14:textId="77777777" w:rsidR="003F4AB9" w:rsidRPr="00824E21" w:rsidRDefault="003F4AB9" w:rsidP="00806A88">
            <w:pPr>
              <w:ind w:left="-120"/>
              <w:jc w:val="center"/>
              <w:rPr>
                <w:ins w:id="5340" w:author="Christina Sun" w:date="2026-03-15T21:19:00Z" w16du:dateUtc="2026-03-16T04:19:00Z"/>
                <w:rFonts w:asciiTheme="majorHAnsi" w:hAnsiTheme="majorHAnsi" w:cstheme="majorHAnsi"/>
                <w:sz w:val="20"/>
                <w:szCs w:val="20"/>
              </w:rPr>
            </w:pPr>
            <w:ins w:id="5341" w:author="Christina Sun" w:date="2026-03-15T21:19:00Z" w16du:dateUtc="2026-03-16T04:19:00Z">
              <w:r w:rsidRPr="00824E21">
                <w:rPr>
                  <w:rFonts w:asciiTheme="majorHAnsi" w:hAnsiTheme="majorHAnsi" w:cstheme="majorHAnsi"/>
                  <w:sz w:val="20"/>
                  <w:szCs w:val="20"/>
                </w:rPr>
                <w:t>(0.285)</w:t>
              </w:r>
            </w:ins>
          </w:p>
        </w:tc>
        <w:tc>
          <w:tcPr>
            <w:tcW w:w="1550" w:type="pct"/>
            <w:tcMar>
              <w:top w:w="0" w:type="dxa"/>
              <w:left w:w="100" w:type="dxa"/>
              <w:bottom w:w="0" w:type="dxa"/>
              <w:right w:w="100" w:type="dxa"/>
            </w:tcMar>
            <w:vAlign w:val="center"/>
          </w:tcPr>
          <w:p w14:paraId="6E62FBF5" w14:textId="77777777" w:rsidR="003F4AB9" w:rsidRPr="00824E21" w:rsidRDefault="003F4AB9" w:rsidP="00806A88">
            <w:pPr>
              <w:ind w:left="-120"/>
              <w:jc w:val="center"/>
              <w:rPr>
                <w:ins w:id="5342" w:author="Christina Sun" w:date="2026-03-15T21:19:00Z" w16du:dateUtc="2026-03-16T04:19:00Z"/>
                <w:rFonts w:asciiTheme="majorHAnsi" w:hAnsiTheme="majorHAnsi" w:cstheme="majorHAnsi"/>
                <w:sz w:val="20"/>
                <w:szCs w:val="20"/>
              </w:rPr>
            </w:pPr>
            <w:ins w:id="5343" w:author="Christina Sun" w:date="2026-03-15T21:19:00Z" w16du:dateUtc="2026-03-16T04:19:00Z">
              <w:r w:rsidRPr="00824E21">
                <w:rPr>
                  <w:rFonts w:asciiTheme="majorHAnsi" w:hAnsiTheme="majorHAnsi" w:cstheme="majorHAnsi"/>
                  <w:sz w:val="20"/>
                  <w:szCs w:val="20"/>
                </w:rPr>
                <w:t>(0.304)</w:t>
              </w:r>
            </w:ins>
          </w:p>
        </w:tc>
      </w:tr>
      <w:tr w:rsidR="003F4AB9" w:rsidRPr="00B621E1" w14:paraId="28EE1389" w14:textId="77777777" w:rsidTr="00806A88">
        <w:trPr>
          <w:trHeight w:val="270"/>
          <w:ins w:id="5344" w:author="Christina Sun" w:date="2026-03-15T21:19:00Z" w16du:dateUtc="2026-03-16T04:19:00Z"/>
        </w:trPr>
        <w:tc>
          <w:tcPr>
            <w:tcW w:w="1850" w:type="pct"/>
            <w:tcMar>
              <w:top w:w="0" w:type="dxa"/>
              <w:left w:w="100" w:type="dxa"/>
              <w:bottom w:w="0" w:type="dxa"/>
              <w:right w:w="100" w:type="dxa"/>
            </w:tcMar>
            <w:vAlign w:val="center"/>
          </w:tcPr>
          <w:p w14:paraId="602F1E31" w14:textId="77777777" w:rsidR="003F4AB9" w:rsidRPr="00824E21" w:rsidRDefault="003F4AB9" w:rsidP="00806A88">
            <w:pPr>
              <w:ind w:left="-5"/>
              <w:rPr>
                <w:ins w:id="5345" w:author="Christina Sun" w:date="2026-03-15T21:19:00Z" w16du:dateUtc="2026-03-16T04:19:00Z"/>
                <w:rFonts w:asciiTheme="majorHAnsi" w:hAnsiTheme="majorHAnsi" w:cstheme="majorHAnsi"/>
                <w:sz w:val="20"/>
                <w:szCs w:val="20"/>
              </w:rPr>
            </w:pPr>
            <w:ins w:id="5346"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0AA61C84" w14:textId="77777777" w:rsidR="003F4AB9" w:rsidRPr="00824E21" w:rsidRDefault="003F4AB9" w:rsidP="00806A88">
            <w:pPr>
              <w:ind w:left="-120"/>
              <w:jc w:val="center"/>
              <w:rPr>
                <w:ins w:id="5347" w:author="Christina Sun" w:date="2026-03-15T21:19:00Z" w16du:dateUtc="2026-03-16T04:19: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21A097D9" w14:textId="77777777" w:rsidR="003F4AB9" w:rsidRPr="00824E21" w:rsidRDefault="003F4AB9" w:rsidP="00806A88">
            <w:pPr>
              <w:ind w:left="-120"/>
              <w:jc w:val="center"/>
              <w:rPr>
                <w:ins w:id="5348" w:author="Christina Sun" w:date="2026-03-15T21:19:00Z" w16du:dateUtc="2026-03-16T04:19:00Z"/>
                <w:rFonts w:asciiTheme="majorHAnsi" w:hAnsiTheme="majorHAnsi" w:cstheme="majorHAnsi"/>
                <w:sz w:val="20"/>
                <w:szCs w:val="20"/>
              </w:rPr>
            </w:pPr>
          </w:p>
        </w:tc>
      </w:tr>
      <w:tr w:rsidR="003F4AB9" w:rsidRPr="00B621E1" w14:paraId="61B96160" w14:textId="77777777" w:rsidTr="00806A88">
        <w:trPr>
          <w:trHeight w:val="270"/>
          <w:ins w:id="5349" w:author="Christina Sun" w:date="2026-03-15T21:19:00Z" w16du:dateUtc="2026-03-16T04:19:00Z"/>
        </w:trPr>
        <w:tc>
          <w:tcPr>
            <w:tcW w:w="1850" w:type="pct"/>
            <w:tcMar>
              <w:top w:w="0" w:type="dxa"/>
              <w:left w:w="100" w:type="dxa"/>
              <w:bottom w:w="0" w:type="dxa"/>
              <w:right w:w="100" w:type="dxa"/>
            </w:tcMar>
            <w:vAlign w:val="center"/>
          </w:tcPr>
          <w:p w14:paraId="50702EFB" w14:textId="77777777" w:rsidR="003F4AB9" w:rsidRPr="00824E21" w:rsidRDefault="003F4AB9" w:rsidP="00806A88">
            <w:pPr>
              <w:ind w:left="-5"/>
              <w:rPr>
                <w:ins w:id="5350" w:author="Christina Sun" w:date="2026-03-15T21:19:00Z" w16du:dateUtc="2026-03-16T04:19:00Z"/>
                <w:rFonts w:asciiTheme="majorHAnsi" w:hAnsiTheme="majorHAnsi" w:cstheme="majorHAnsi"/>
                <w:sz w:val="20"/>
                <w:szCs w:val="20"/>
              </w:rPr>
            </w:pPr>
            <w:ins w:id="5351" w:author="Christina Sun" w:date="2026-03-15T21:19:00Z" w16du:dateUtc="2026-03-16T04:19:00Z">
              <w:r w:rsidRPr="00824E21">
                <w:rPr>
                  <w:rFonts w:asciiTheme="majorHAnsi" w:hAnsiTheme="majorHAnsi" w:cstheme="majorHAnsi"/>
                  <w:sz w:val="20"/>
                  <w:szCs w:val="20"/>
                </w:rPr>
                <w:t>Transgender woman</w:t>
              </w:r>
            </w:ins>
          </w:p>
        </w:tc>
        <w:tc>
          <w:tcPr>
            <w:tcW w:w="1600" w:type="pct"/>
            <w:tcMar>
              <w:top w:w="0" w:type="dxa"/>
              <w:left w:w="100" w:type="dxa"/>
              <w:bottom w:w="0" w:type="dxa"/>
              <w:right w:w="100" w:type="dxa"/>
            </w:tcMar>
            <w:vAlign w:val="center"/>
          </w:tcPr>
          <w:p w14:paraId="7AC74692" w14:textId="77777777" w:rsidR="003F4AB9" w:rsidRPr="00824E21" w:rsidRDefault="003F4AB9" w:rsidP="00806A88">
            <w:pPr>
              <w:ind w:left="-120"/>
              <w:jc w:val="center"/>
              <w:rPr>
                <w:ins w:id="5352" w:author="Christina Sun" w:date="2026-03-15T21:19:00Z" w16du:dateUtc="2026-03-16T04:19:00Z"/>
                <w:rFonts w:asciiTheme="majorHAnsi" w:hAnsiTheme="majorHAnsi" w:cstheme="majorHAnsi"/>
                <w:sz w:val="20"/>
                <w:szCs w:val="20"/>
              </w:rPr>
            </w:pPr>
            <w:ins w:id="5353" w:author="Christina Sun" w:date="2026-03-15T21:19:00Z" w16du:dateUtc="2026-03-16T04:19:00Z">
              <w:r w:rsidRPr="00824E21">
                <w:rPr>
                  <w:rFonts w:asciiTheme="majorHAnsi" w:hAnsiTheme="majorHAnsi" w:cstheme="majorHAnsi"/>
                  <w:sz w:val="20"/>
                  <w:szCs w:val="20"/>
                </w:rPr>
                <w:t>0.541</w:t>
              </w:r>
            </w:ins>
          </w:p>
        </w:tc>
        <w:tc>
          <w:tcPr>
            <w:tcW w:w="1550" w:type="pct"/>
            <w:tcMar>
              <w:top w:w="0" w:type="dxa"/>
              <w:left w:w="100" w:type="dxa"/>
              <w:bottom w:w="0" w:type="dxa"/>
              <w:right w:w="100" w:type="dxa"/>
            </w:tcMar>
            <w:vAlign w:val="center"/>
          </w:tcPr>
          <w:p w14:paraId="49EB44C0" w14:textId="77777777" w:rsidR="003F4AB9" w:rsidRPr="00824E21" w:rsidRDefault="003F4AB9" w:rsidP="00806A88">
            <w:pPr>
              <w:ind w:left="-120"/>
              <w:jc w:val="center"/>
              <w:rPr>
                <w:ins w:id="5354" w:author="Christina Sun" w:date="2026-03-15T21:19:00Z" w16du:dateUtc="2026-03-16T04:19:00Z"/>
                <w:rFonts w:asciiTheme="majorHAnsi" w:hAnsiTheme="majorHAnsi" w:cstheme="majorHAnsi"/>
                <w:sz w:val="20"/>
                <w:szCs w:val="20"/>
              </w:rPr>
            </w:pPr>
            <w:ins w:id="5355" w:author="Christina Sun" w:date="2026-03-15T21:19:00Z" w16du:dateUtc="2026-03-16T04:19:00Z">
              <w:r w:rsidRPr="00824E21">
                <w:rPr>
                  <w:rFonts w:asciiTheme="majorHAnsi" w:hAnsiTheme="majorHAnsi" w:cstheme="majorHAnsi"/>
                  <w:sz w:val="20"/>
                  <w:szCs w:val="20"/>
                </w:rPr>
                <w:t>0.416</w:t>
              </w:r>
            </w:ins>
          </w:p>
        </w:tc>
      </w:tr>
      <w:tr w:rsidR="003F4AB9" w:rsidRPr="00B621E1" w14:paraId="233E19DF" w14:textId="77777777" w:rsidTr="00806A88">
        <w:trPr>
          <w:trHeight w:val="270"/>
          <w:ins w:id="5356" w:author="Christina Sun" w:date="2026-03-15T21:19:00Z" w16du:dateUtc="2026-03-16T04:19:00Z"/>
        </w:trPr>
        <w:tc>
          <w:tcPr>
            <w:tcW w:w="1850" w:type="pct"/>
            <w:tcMar>
              <w:top w:w="0" w:type="dxa"/>
              <w:left w:w="100" w:type="dxa"/>
              <w:bottom w:w="0" w:type="dxa"/>
              <w:right w:w="100" w:type="dxa"/>
            </w:tcMar>
            <w:vAlign w:val="center"/>
          </w:tcPr>
          <w:p w14:paraId="1FD981BC" w14:textId="77777777" w:rsidR="003F4AB9" w:rsidRPr="00824E21" w:rsidRDefault="003F4AB9" w:rsidP="00806A88">
            <w:pPr>
              <w:ind w:left="-5"/>
              <w:rPr>
                <w:ins w:id="5357" w:author="Christina Sun" w:date="2026-03-15T21:19:00Z" w16du:dateUtc="2026-03-16T04:19:00Z"/>
                <w:rFonts w:asciiTheme="majorHAnsi" w:hAnsiTheme="majorHAnsi" w:cstheme="majorHAnsi"/>
                <w:sz w:val="20"/>
                <w:szCs w:val="20"/>
              </w:rPr>
            </w:pPr>
            <w:ins w:id="5358"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7652C550" w14:textId="77777777" w:rsidR="003F4AB9" w:rsidRPr="00824E21" w:rsidRDefault="003F4AB9" w:rsidP="00806A88">
            <w:pPr>
              <w:ind w:left="-120"/>
              <w:jc w:val="center"/>
              <w:rPr>
                <w:ins w:id="5359" w:author="Christina Sun" w:date="2026-03-15T21:19:00Z" w16du:dateUtc="2026-03-16T04:19:00Z"/>
                <w:rFonts w:asciiTheme="majorHAnsi" w:hAnsiTheme="majorHAnsi" w:cstheme="majorHAnsi"/>
                <w:sz w:val="20"/>
                <w:szCs w:val="20"/>
              </w:rPr>
            </w:pPr>
            <w:ins w:id="5360" w:author="Christina Sun" w:date="2026-03-15T21:19:00Z" w16du:dateUtc="2026-03-16T04:19:00Z">
              <w:r w:rsidRPr="00824E21">
                <w:rPr>
                  <w:rFonts w:asciiTheme="majorHAnsi" w:hAnsiTheme="majorHAnsi" w:cstheme="majorHAnsi"/>
                  <w:sz w:val="20"/>
                  <w:szCs w:val="20"/>
                </w:rPr>
                <w:t>(0.490)</w:t>
              </w:r>
            </w:ins>
          </w:p>
        </w:tc>
        <w:tc>
          <w:tcPr>
            <w:tcW w:w="1550" w:type="pct"/>
            <w:tcMar>
              <w:top w:w="0" w:type="dxa"/>
              <w:left w:w="100" w:type="dxa"/>
              <w:bottom w:w="0" w:type="dxa"/>
              <w:right w:w="100" w:type="dxa"/>
            </w:tcMar>
            <w:vAlign w:val="center"/>
          </w:tcPr>
          <w:p w14:paraId="60687ADB" w14:textId="77777777" w:rsidR="003F4AB9" w:rsidRPr="00824E21" w:rsidRDefault="003F4AB9" w:rsidP="00806A88">
            <w:pPr>
              <w:ind w:left="-120"/>
              <w:jc w:val="center"/>
              <w:rPr>
                <w:ins w:id="5361" w:author="Christina Sun" w:date="2026-03-15T21:19:00Z" w16du:dateUtc="2026-03-16T04:19:00Z"/>
                <w:rFonts w:asciiTheme="majorHAnsi" w:hAnsiTheme="majorHAnsi" w:cstheme="majorHAnsi"/>
                <w:sz w:val="20"/>
                <w:szCs w:val="20"/>
              </w:rPr>
            </w:pPr>
            <w:ins w:id="5362" w:author="Christina Sun" w:date="2026-03-15T21:19:00Z" w16du:dateUtc="2026-03-16T04:19:00Z">
              <w:r w:rsidRPr="00824E21">
                <w:rPr>
                  <w:rFonts w:asciiTheme="majorHAnsi" w:hAnsiTheme="majorHAnsi" w:cstheme="majorHAnsi"/>
                  <w:sz w:val="20"/>
                  <w:szCs w:val="20"/>
                </w:rPr>
                <w:t>(0.519)</w:t>
              </w:r>
            </w:ins>
          </w:p>
        </w:tc>
      </w:tr>
      <w:tr w:rsidR="003F4AB9" w:rsidRPr="00B621E1" w14:paraId="1D63E932" w14:textId="77777777" w:rsidTr="00806A88">
        <w:trPr>
          <w:trHeight w:val="270"/>
          <w:ins w:id="5363" w:author="Christina Sun" w:date="2026-03-15T21:19:00Z" w16du:dateUtc="2026-03-16T04:19:00Z"/>
        </w:trPr>
        <w:tc>
          <w:tcPr>
            <w:tcW w:w="1850" w:type="pct"/>
            <w:tcMar>
              <w:top w:w="0" w:type="dxa"/>
              <w:left w:w="100" w:type="dxa"/>
              <w:bottom w:w="0" w:type="dxa"/>
              <w:right w:w="100" w:type="dxa"/>
            </w:tcMar>
            <w:vAlign w:val="center"/>
          </w:tcPr>
          <w:p w14:paraId="20735296" w14:textId="77777777" w:rsidR="003F4AB9" w:rsidRPr="00824E21" w:rsidRDefault="003F4AB9" w:rsidP="00806A88">
            <w:pPr>
              <w:ind w:left="-5"/>
              <w:rPr>
                <w:ins w:id="5364" w:author="Christina Sun" w:date="2026-03-15T21:19:00Z" w16du:dateUtc="2026-03-16T04:19:00Z"/>
                <w:rFonts w:asciiTheme="majorHAnsi" w:hAnsiTheme="majorHAnsi" w:cstheme="majorHAnsi"/>
                <w:sz w:val="20"/>
                <w:szCs w:val="20"/>
              </w:rPr>
            </w:pPr>
            <w:ins w:id="5365"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0333FE6A" w14:textId="77777777" w:rsidR="003F4AB9" w:rsidRPr="00824E21" w:rsidRDefault="003F4AB9" w:rsidP="00806A88">
            <w:pPr>
              <w:ind w:left="-120"/>
              <w:jc w:val="center"/>
              <w:rPr>
                <w:ins w:id="5366" w:author="Christina Sun" w:date="2026-03-15T21:19:00Z" w16du:dateUtc="2026-03-16T04:19: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7CB3EBA4" w14:textId="77777777" w:rsidR="003F4AB9" w:rsidRPr="00824E21" w:rsidRDefault="003F4AB9" w:rsidP="00806A88">
            <w:pPr>
              <w:ind w:left="-120"/>
              <w:jc w:val="center"/>
              <w:rPr>
                <w:ins w:id="5367" w:author="Christina Sun" w:date="2026-03-15T21:19:00Z" w16du:dateUtc="2026-03-16T04:19:00Z"/>
                <w:rFonts w:asciiTheme="majorHAnsi" w:hAnsiTheme="majorHAnsi" w:cstheme="majorHAnsi"/>
                <w:sz w:val="20"/>
                <w:szCs w:val="20"/>
              </w:rPr>
            </w:pPr>
          </w:p>
        </w:tc>
      </w:tr>
      <w:tr w:rsidR="003F4AB9" w:rsidRPr="00B621E1" w14:paraId="76B47AFE" w14:textId="77777777" w:rsidTr="00806A88">
        <w:trPr>
          <w:trHeight w:val="330"/>
          <w:ins w:id="5368" w:author="Christina Sun" w:date="2026-03-15T21:19:00Z" w16du:dateUtc="2026-03-16T04:19:00Z"/>
        </w:trPr>
        <w:tc>
          <w:tcPr>
            <w:tcW w:w="1850" w:type="pct"/>
            <w:tcMar>
              <w:top w:w="0" w:type="dxa"/>
              <w:left w:w="100" w:type="dxa"/>
              <w:bottom w:w="0" w:type="dxa"/>
              <w:right w:w="100" w:type="dxa"/>
            </w:tcMar>
            <w:vAlign w:val="center"/>
          </w:tcPr>
          <w:p w14:paraId="1CF5DBE3" w14:textId="77777777" w:rsidR="003F4AB9" w:rsidRPr="00824E21" w:rsidRDefault="003F4AB9" w:rsidP="00806A88">
            <w:pPr>
              <w:ind w:left="-5"/>
              <w:rPr>
                <w:ins w:id="5369" w:author="Christina Sun" w:date="2026-03-15T21:19:00Z" w16du:dateUtc="2026-03-16T04:19:00Z"/>
                <w:rFonts w:asciiTheme="majorHAnsi" w:hAnsiTheme="majorHAnsi" w:cstheme="majorHAnsi"/>
                <w:sz w:val="20"/>
                <w:szCs w:val="20"/>
              </w:rPr>
            </w:pPr>
            <w:ins w:id="5370" w:author="Christina Sun" w:date="2026-03-15T21:19:00Z" w16du:dateUtc="2026-03-16T04:19:00Z">
              <w:r w:rsidRPr="00824E21">
                <w:rPr>
                  <w:rFonts w:asciiTheme="majorHAnsi" w:hAnsiTheme="majorHAnsi" w:cstheme="majorHAnsi"/>
                  <w:sz w:val="20"/>
                  <w:szCs w:val="20"/>
                </w:rPr>
                <w:t>Nonbinary</w:t>
              </w:r>
            </w:ins>
          </w:p>
        </w:tc>
        <w:tc>
          <w:tcPr>
            <w:tcW w:w="1600" w:type="pct"/>
            <w:tcMar>
              <w:top w:w="0" w:type="dxa"/>
              <w:left w:w="100" w:type="dxa"/>
              <w:bottom w:w="0" w:type="dxa"/>
              <w:right w:w="100" w:type="dxa"/>
            </w:tcMar>
            <w:vAlign w:val="center"/>
          </w:tcPr>
          <w:p w14:paraId="1F015A33" w14:textId="77777777" w:rsidR="003F4AB9" w:rsidRPr="00824E21" w:rsidRDefault="003F4AB9" w:rsidP="00806A88">
            <w:pPr>
              <w:ind w:left="-120"/>
              <w:jc w:val="center"/>
              <w:rPr>
                <w:ins w:id="5371" w:author="Christina Sun" w:date="2026-03-15T21:19:00Z" w16du:dateUtc="2026-03-16T04:19:00Z"/>
                <w:rFonts w:asciiTheme="majorHAnsi" w:hAnsiTheme="majorHAnsi" w:cstheme="majorHAnsi"/>
                <w:sz w:val="20"/>
                <w:szCs w:val="20"/>
                <w:vertAlign w:val="superscript"/>
              </w:rPr>
            </w:pPr>
            <w:ins w:id="5372" w:author="Christina Sun" w:date="2026-03-15T21:19:00Z" w16du:dateUtc="2026-03-16T04:19:00Z">
              <w:r w:rsidRPr="00824E21">
                <w:rPr>
                  <w:rFonts w:asciiTheme="majorHAnsi" w:hAnsiTheme="majorHAnsi" w:cstheme="majorHAnsi"/>
                  <w:sz w:val="20"/>
                  <w:szCs w:val="20"/>
                </w:rPr>
                <w:t>0.336</w:t>
              </w:r>
              <w:r w:rsidRPr="00824E21">
                <w:rPr>
                  <w:rFonts w:asciiTheme="majorHAnsi" w:hAnsiTheme="majorHAnsi" w:cstheme="majorHAnsi"/>
                  <w:sz w:val="20"/>
                  <w:szCs w:val="20"/>
                  <w:vertAlign w:val="superscript"/>
                </w:rPr>
                <w:t>**</w:t>
              </w:r>
            </w:ins>
          </w:p>
        </w:tc>
        <w:tc>
          <w:tcPr>
            <w:tcW w:w="1550" w:type="pct"/>
            <w:tcMar>
              <w:top w:w="0" w:type="dxa"/>
              <w:left w:w="100" w:type="dxa"/>
              <w:bottom w:w="0" w:type="dxa"/>
              <w:right w:w="100" w:type="dxa"/>
            </w:tcMar>
            <w:vAlign w:val="center"/>
          </w:tcPr>
          <w:p w14:paraId="11EE1BFD" w14:textId="77777777" w:rsidR="003F4AB9" w:rsidRPr="00824E21" w:rsidRDefault="003F4AB9" w:rsidP="00806A88">
            <w:pPr>
              <w:ind w:left="-120"/>
              <w:jc w:val="center"/>
              <w:rPr>
                <w:ins w:id="5373" w:author="Christina Sun" w:date="2026-03-15T21:19:00Z" w16du:dateUtc="2026-03-16T04:19:00Z"/>
                <w:rFonts w:asciiTheme="majorHAnsi" w:hAnsiTheme="majorHAnsi" w:cstheme="majorHAnsi"/>
                <w:sz w:val="20"/>
                <w:szCs w:val="20"/>
                <w:vertAlign w:val="superscript"/>
              </w:rPr>
            </w:pPr>
            <w:ins w:id="5374" w:author="Christina Sun" w:date="2026-03-15T21:19:00Z" w16du:dateUtc="2026-03-16T04:19:00Z">
              <w:r w:rsidRPr="00824E21">
                <w:rPr>
                  <w:rFonts w:asciiTheme="majorHAnsi" w:hAnsiTheme="majorHAnsi" w:cstheme="majorHAnsi"/>
                  <w:sz w:val="20"/>
                  <w:szCs w:val="20"/>
                </w:rPr>
                <w:t>0.293</w:t>
              </w:r>
              <w:r w:rsidRPr="00824E21">
                <w:rPr>
                  <w:rFonts w:asciiTheme="majorHAnsi" w:hAnsiTheme="majorHAnsi" w:cstheme="majorHAnsi"/>
                  <w:sz w:val="20"/>
                  <w:szCs w:val="20"/>
                  <w:vertAlign w:val="superscript"/>
                </w:rPr>
                <w:t>**</w:t>
              </w:r>
            </w:ins>
          </w:p>
        </w:tc>
      </w:tr>
      <w:tr w:rsidR="003F4AB9" w:rsidRPr="00B621E1" w14:paraId="21E7175E" w14:textId="77777777" w:rsidTr="00806A88">
        <w:trPr>
          <w:trHeight w:val="270"/>
          <w:ins w:id="5375" w:author="Christina Sun" w:date="2026-03-15T21:19:00Z" w16du:dateUtc="2026-03-16T04:19:00Z"/>
        </w:trPr>
        <w:tc>
          <w:tcPr>
            <w:tcW w:w="1850" w:type="pct"/>
            <w:tcMar>
              <w:top w:w="0" w:type="dxa"/>
              <w:left w:w="100" w:type="dxa"/>
              <w:bottom w:w="0" w:type="dxa"/>
              <w:right w:w="100" w:type="dxa"/>
            </w:tcMar>
            <w:vAlign w:val="center"/>
          </w:tcPr>
          <w:p w14:paraId="04DF6A6C" w14:textId="77777777" w:rsidR="003F4AB9" w:rsidRPr="00824E21" w:rsidRDefault="003F4AB9" w:rsidP="00806A88">
            <w:pPr>
              <w:ind w:left="-5"/>
              <w:rPr>
                <w:ins w:id="5376" w:author="Christina Sun" w:date="2026-03-15T21:19:00Z" w16du:dateUtc="2026-03-16T04:19:00Z"/>
                <w:rFonts w:asciiTheme="majorHAnsi" w:hAnsiTheme="majorHAnsi" w:cstheme="majorHAnsi"/>
                <w:sz w:val="20"/>
                <w:szCs w:val="20"/>
              </w:rPr>
            </w:pPr>
            <w:ins w:id="5377"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0A02665D" w14:textId="77777777" w:rsidR="003F4AB9" w:rsidRPr="00824E21" w:rsidRDefault="003F4AB9" w:rsidP="00806A88">
            <w:pPr>
              <w:ind w:left="-120"/>
              <w:jc w:val="center"/>
              <w:rPr>
                <w:ins w:id="5378" w:author="Christina Sun" w:date="2026-03-15T21:19:00Z" w16du:dateUtc="2026-03-16T04:19:00Z"/>
                <w:rFonts w:asciiTheme="majorHAnsi" w:hAnsiTheme="majorHAnsi" w:cstheme="majorHAnsi"/>
                <w:sz w:val="20"/>
                <w:szCs w:val="20"/>
              </w:rPr>
            </w:pPr>
            <w:ins w:id="5379" w:author="Christina Sun" w:date="2026-03-15T21:19:00Z" w16du:dateUtc="2026-03-16T04:19:00Z">
              <w:r w:rsidRPr="00824E21">
                <w:rPr>
                  <w:rFonts w:asciiTheme="majorHAnsi" w:hAnsiTheme="majorHAnsi" w:cstheme="majorHAnsi"/>
                  <w:sz w:val="20"/>
                  <w:szCs w:val="20"/>
                </w:rPr>
                <w:t>(0.135)</w:t>
              </w:r>
            </w:ins>
          </w:p>
        </w:tc>
        <w:tc>
          <w:tcPr>
            <w:tcW w:w="1550" w:type="pct"/>
            <w:tcMar>
              <w:top w:w="0" w:type="dxa"/>
              <w:left w:w="100" w:type="dxa"/>
              <w:bottom w:w="0" w:type="dxa"/>
              <w:right w:w="100" w:type="dxa"/>
            </w:tcMar>
            <w:vAlign w:val="center"/>
          </w:tcPr>
          <w:p w14:paraId="191DA8F2" w14:textId="77777777" w:rsidR="003F4AB9" w:rsidRPr="00824E21" w:rsidRDefault="003F4AB9" w:rsidP="00806A88">
            <w:pPr>
              <w:ind w:left="-120"/>
              <w:jc w:val="center"/>
              <w:rPr>
                <w:ins w:id="5380" w:author="Christina Sun" w:date="2026-03-15T21:19:00Z" w16du:dateUtc="2026-03-16T04:19:00Z"/>
                <w:rFonts w:asciiTheme="majorHAnsi" w:hAnsiTheme="majorHAnsi" w:cstheme="majorHAnsi"/>
                <w:sz w:val="20"/>
                <w:szCs w:val="20"/>
              </w:rPr>
            </w:pPr>
            <w:ins w:id="5381" w:author="Christina Sun" w:date="2026-03-15T21:19:00Z" w16du:dateUtc="2026-03-16T04:19:00Z">
              <w:r w:rsidRPr="00824E21">
                <w:rPr>
                  <w:rFonts w:asciiTheme="majorHAnsi" w:hAnsiTheme="majorHAnsi" w:cstheme="majorHAnsi"/>
                  <w:sz w:val="20"/>
                  <w:szCs w:val="20"/>
                </w:rPr>
                <w:t>(0.142)</w:t>
              </w:r>
            </w:ins>
          </w:p>
        </w:tc>
      </w:tr>
      <w:tr w:rsidR="003F4AB9" w:rsidRPr="00B621E1" w14:paraId="0639416C" w14:textId="77777777" w:rsidTr="00806A88">
        <w:trPr>
          <w:trHeight w:val="270"/>
          <w:ins w:id="5382" w:author="Christina Sun" w:date="2026-03-15T21:19:00Z" w16du:dateUtc="2026-03-16T04:19:00Z"/>
        </w:trPr>
        <w:tc>
          <w:tcPr>
            <w:tcW w:w="1850" w:type="pct"/>
            <w:tcMar>
              <w:top w:w="0" w:type="dxa"/>
              <w:left w:w="100" w:type="dxa"/>
              <w:bottom w:w="0" w:type="dxa"/>
              <w:right w:w="100" w:type="dxa"/>
            </w:tcMar>
            <w:vAlign w:val="center"/>
          </w:tcPr>
          <w:p w14:paraId="3978479E" w14:textId="77777777" w:rsidR="003F4AB9" w:rsidRPr="00824E21" w:rsidRDefault="003F4AB9" w:rsidP="00806A88">
            <w:pPr>
              <w:ind w:left="-5"/>
              <w:rPr>
                <w:ins w:id="5383" w:author="Christina Sun" w:date="2026-03-15T21:19:00Z" w16du:dateUtc="2026-03-16T04:19:00Z"/>
                <w:rFonts w:asciiTheme="majorHAnsi" w:hAnsiTheme="majorHAnsi" w:cstheme="majorHAnsi"/>
                <w:sz w:val="20"/>
                <w:szCs w:val="20"/>
              </w:rPr>
            </w:pPr>
            <w:ins w:id="5384"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56604367" w14:textId="77777777" w:rsidR="003F4AB9" w:rsidRPr="00824E21" w:rsidRDefault="003F4AB9" w:rsidP="00806A88">
            <w:pPr>
              <w:ind w:left="-120"/>
              <w:jc w:val="center"/>
              <w:rPr>
                <w:ins w:id="5385" w:author="Christina Sun" w:date="2026-03-15T21:19:00Z" w16du:dateUtc="2026-03-16T04:19: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46069970" w14:textId="77777777" w:rsidR="003F4AB9" w:rsidRPr="00824E21" w:rsidRDefault="003F4AB9" w:rsidP="00806A88">
            <w:pPr>
              <w:ind w:left="-120"/>
              <w:jc w:val="center"/>
              <w:rPr>
                <w:ins w:id="5386" w:author="Christina Sun" w:date="2026-03-15T21:19:00Z" w16du:dateUtc="2026-03-16T04:19:00Z"/>
                <w:rFonts w:asciiTheme="majorHAnsi" w:hAnsiTheme="majorHAnsi" w:cstheme="majorHAnsi"/>
                <w:sz w:val="20"/>
                <w:szCs w:val="20"/>
              </w:rPr>
            </w:pPr>
          </w:p>
        </w:tc>
      </w:tr>
      <w:tr w:rsidR="003F4AB9" w:rsidRPr="00B621E1" w14:paraId="01B101A0" w14:textId="77777777" w:rsidTr="00806A88">
        <w:trPr>
          <w:trHeight w:val="270"/>
          <w:ins w:id="5387" w:author="Christina Sun" w:date="2026-03-15T21:19:00Z" w16du:dateUtc="2026-03-16T04:19:00Z"/>
        </w:trPr>
        <w:tc>
          <w:tcPr>
            <w:tcW w:w="1850" w:type="pct"/>
            <w:tcMar>
              <w:top w:w="0" w:type="dxa"/>
              <w:left w:w="100" w:type="dxa"/>
              <w:bottom w:w="0" w:type="dxa"/>
              <w:right w:w="100" w:type="dxa"/>
            </w:tcMar>
            <w:vAlign w:val="center"/>
          </w:tcPr>
          <w:p w14:paraId="5D8F76A4" w14:textId="77777777" w:rsidR="003F4AB9" w:rsidRPr="00824E21" w:rsidRDefault="003F4AB9" w:rsidP="00806A88">
            <w:pPr>
              <w:ind w:left="-5"/>
              <w:rPr>
                <w:ins w:id="5388" w:author="Christina Sun" w:date="2026-03-15T21:19:00Z" w16du:dateUtc="2026-03-16T04:19:00Z"/>
                <w:rFonts w:asciiTheme="majorHAnsi" w:hAnsiTheme="majorHAnsi" w:cstheme="majorHAnsi"/>
                <w:sz w:val="20"/>
                <w:szCs w:val="20"/>
              </w:rPr>
            </w:pPr>
            <w:ins w:id="5389" w:author="Christina Sun" w:date="2026-03-15T21:19:00Z" w16du:dateUtc="2026-03-16T04:19:00Z">
              <w:r w:rsidRPr="00824E21">
                <w:rPr>
                  <w:rFonts w:asciiTheme="majorHAnsi" w:hAnsiTheme="majorHAnsi" w:cstheme="majorHAnsi"/>
                  <w:sz w:val="20"/>
                  <w:szCs w:val="20"/>
                </w:rPr>
                <w:t>Gender diverse/questioning</w:t>
              </w:r>
            </w:ins>
          </w:p>
        </w:tc>
        <w:tc>
          <w:tcPr>
            <w:tcW w:w="1600" w:type="pct"/>
            <w:tcMar>
              <w:top w:w="0" w:type="dxa"/>
              <w:left w:w="100" w:type="dxa"/>
              <w:bottom w:w="0" w:type="dxa"/>
              <w:right w:w="100" w:type="dxa"/>
            </w:tcMar>
            <w:vAlign w:val="center"/>
          </w:tcPr>
          <w:p w14:paraId="63C76A70" w14:textId="77777777" w:rsidR="003F4AB9" w:rsidRPr="00824E21" w:rsidRDefault="003F4AB9" w:rsidP="00806A88">
            <w:pPr>
              <w:ind w:left="-120"/>
              <w:jc w:val="center"/>
              <w:rPr>
                <w:ins w:id="5390" w:author="Christina Sun" w:date="2026-03-15T21:19:00Z" w16du:dateUtc="2026-03-16T04:19:00Z"/>
                <w:rFonts w:asciiTheme="majorHAnsi" w:hAnsiTheme="majorHAnsi" w:cstheme="majorHAnsi"/>
                <w:sz w:val="20"/>
                <w:szCs w:val="20"/>
              </w:rPr>
            </w:pPr>
            <w:ins w:id="5391" w:author="Christina Sun" w:date="2026-03-15T21:19:00Z" w16du:dateUtc="2026-03-16T04:19:00Z">
              <w:r w:rsidRPr="00824E21">
                <w:rPr>
                  <w:rFonts w:asciiTheme="majorHAnsi" w:hAnsiTheme="majorHAnsi" w:cstheme="majorHAnsi"/>
                  <w:sz w:val="20"/>
                  <w:szCs w:val="20"/>
                </w:rPr>
                <w:t>-0.279</w:t>
              </w:r>
            </w:ins>
          </w:p>
        </w:tc>
        <w:tc>
          <w:tcPr>
            <w:tcW w:w="1550" w:type="pct"/>
            <w:tcMar>
              <w:top w:w="0" w:type="dxa"/>
              <w:left w:w="100" w:type="dxa"/>
              <w:bottom w:w="0" w:type="dxa"/>
              <w:right w:w="100" w:type="dxa"/>
            </w:tcMar>
            <w:vAlign w:val="center"/>
          </w:tcPr>
          <w:p w14:paraId="744B2400" w14:textId="77777777" w:rsidR="003F4AB9" w:rsidRPr="00824E21" w:rsidRDefault="003F4AB9" w:rsidP="00806A88">
            <w:pPr>
              <w:ind w:left="-120"/>
              <w:jc w:val="center"/>
              <w:rPr>
                <w:ins w:id="5392" w:author="Christina Sun" w:date="2026-03-15T21:19:00Z" w16du:dateUtc="2026-03-16T04:19:00Z"/>
                <w:rFonts w:asciiTheme="majorHAnsi" w:hAnsiTheme="majorHAnsi" w:cstheme="majorHAnsi"/>
                <w:sz w:val="20"/>
                <w:szCs w:val="20"/>
              </w:rPr>
            </w:pPr>
            <w:ins w:id="5393" w:author="Christina Sun" w:date="2026-03-15T21:19:00Z" w16du:dateUtc="2026-03-16T04:19:00Z">
              <w:r w:rsidRPr="00824E21">
                <w:rPr>
                  <w:rFonts w:asciiTheme="majorHAnsi" w:hAnsiTheme="majorHAnsi" w:cstheme="majorHAnsi"/>
                  <w:sz w:val="20"/>
                  <w:szCs w:val="20"/>
                </w:rPr>
                <w:t>-0.384</w:t>
              </w:r>
            </w:ins>
          </w:p>
        </w:tc>
      </w:tr>
      <w:tr w:rsidR="003F4AB9" w:rsidRPr="00B621E1" w14:paraId="5C71FE45" w14:textId="77777777" w:rsidTr="00806A88">
        <w:trPr>
          <w:trHeight w:val="270"/>
          <w:ins w:id="5394" w:author="Christina Sun" w:date="2026-03-15T21:19:00Z" w16du:dateUtc="2026-03-16T04:19:00Z"/>
        </w:trPr>
        <w:tc>
          <w:tcPr>
            <w:tcW w:w="1850" w:type="pct"/>
            <w:tcMar>
              <w:top w:w="0" w:type="dxa"/>
              <w:left w:w="100" w:type="dxa"/>
              <w:bottom w:w="0" w:type="dxa"/>
              <w:right w:w="100" w:type="dxa"/>
            </w:tcMar>
            <w:vAlign w:val="center"/>
          </w:tcPr>
          <w:p w14:paraId="7E9800B5" w14:textId="77777777" w:rsidR="003F4AB9" w:rsidRPr="00824E21" w:rsidRDefault="003F4AB9" w:rsidP="00806A88">
            <w:pPr>
              <w:ind w:left="-5"/>
              <w:rPr>
                <w:ins w:id="5395" w:author="Christina Sun" w:date="2026-03-15T21:19:00Z" w16du:dateUtc="2026-03-16T04:19:00Z"/>
                <w:rFonts w:asciiTheme="majorHAnsi" w:hAnsiTheme="majorHAnsi" w:cstheme="majorHAnsi"/>
                <w:sz w:val="20"/>
                <w:szCs w:val="20"/>
              </w:rPr>
            </w:pPr>
            <w:ins w:id="5396"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286018B1" w14:textId="77777777" w:rsidR="003F4AB9" w:rsidRPr="00824E21" w:rsidRDefault="003F4AB9" w:rsidP="00806A88">
            <w:pPr>
              <w:ind w:left="-120"/>
              <w:jc w:val="center"/>
              <w:rPr>
                <w:ins w:id="5397" w:author="Christina Sun" w:date="2026-03-15T21:19:00Z" w16du:dateUtc="2026-03-16T04:19:00Z"/>
                <w:rFonts w:asciiTheme="majorHAnsi" w:hAnsiTheme="majorHAnsi" w:cstheme="majorHAnsi"/>
                <w:sz w:val="20"/>
                <w:szCs w:val="20"/>
              </w:rPr>
            </w:pPr>
            <w:ins w:id="5398" w:author="Christina Sun" w:date="2026-03-15T21:19:00Z" w16du:dateUtc="2026-03-16T04:19:00Z">
              <w:r w:rsidRPr="00824E21">
                <w:rPr>
                  <w:rFonts w:asciiTheme="majorHAnsi" w:hAnsiTheme="majorHAnsi" w:cstheme="majorHAnsi"/>
                  <w:sz w:val="20"/>
                  <w:szCs w:val="20"/>
                </w:rPr>
                <w:t>(0.241)</w:t>
              </w:r>
            </w:ins>
          </w:p>
        </w:tc>
        <w:tc>
          <w:tcPr>
            <w:tcW w:w="1550" w:type="pct"/>
            <w:tcMar>
              <w:top w:w="0" w:type="dxa"/>
              <w:left w:w="100" w:type="dxa"/>
              <w:bottom w:w="0" w:type="dxa"/>
              <w:right w:w="100" w:type="dxa"/>
            </w:tcMar>
            <w:vAlign w:val="center"/>
          </w:tcPr>
          <w:p w14:paraId="09A00F27" w14:textId="77777777" w:rsidR="003F4AB9" w:rsidRPr="00824E21" w:rsidRDefault="003F4AB9" w:rsidP="00806A88">
            <w:pPr>
              <w:ind w:left="-120"/>
              <w:jc w:val="center"/>
              <w:rPr>
                <w:ins w:id="5399" w:author="Christina Sun" w:date="2026-03-15T21:19:00Z" w16du:dateUtc="2026-03-16T04:19:00Z"/>
                <w:rFonts w:asciiTheme="majorHAnsi" w:hAnsiTheme="majorHAnsi" w:cstheme="majorHAnsi"/>
                <w:sz w:val="20"/>
                <w:szCs w:val="20"/>
              </w:rPr>
            </w:pPr>
            <w:ins w:id="5400" w:author="Christina Sun" w:date="2026-03-15T21:19:00Z" w16du:dateUtc="2026-03-16T04:19:00Z">
              <w:r w:rsidRPr="00824E21">
                <w:rPr>
                  <w:rFonts w:asciiTheme="majorHAnsi" w:hAnsiTheme="majorHAnsi" w:cstheme="majorHAnsi"/>
                  <w:sz w:val="20"/>
                  <w:szCs w:val="20"/>
                </w:rPr>
                <w:t>(0.256)</w:t>
              </w:r>
            </w:ins>
          </w:p>
        </w:tc>
      </w:tr>
      <w:tr w:rsidR="003F4AB9" w:rsidRPr="00B621E1" w14:paraId="74D5618F" w14:textId="77777777" w:rsidTr="00806A88">
        <w:trPr>
          <w:trHeight w:val="270"/>
          <w:ins w:id="5401" w:author="Christina Sun" w:date="2026-03-15T21:19:00Z" w16du:dateUtc="2026-03-16T04:19:00Z"/>
        </w:trPr>
        <w:tc>
          <w:tcPr>
            <w:tcW w:w="1850" w:type="pct"/>
            <w:tcMar>
              <w:top w:w="0" w:type="dxa"/>
              <w:left w:w="100" w:type="dxa"/>
              <w:bottom w:w="0" w:type="dxa"/>
              <w:right w:w="100" w:type="dxa"/>
            </w:tcMar>
            <w:vAlign w:val="center"/>
          </w:tcPr>
          <w:p w14:paraId="1C347243" w14:textId="77777777" w:rsidR="003F4AB9" w:rsidRPr="00824E21" w:rsidRDefault="003F4AB9" w:rsidP="00806A88">
            <w:pPr>
              <w:ind w:left="-5"/>
              <w:rPr>
                <w:ins w:id="5402" w:author="Christina Sun" w:date="2026-03-15T21:19:00Z" w16du:dateUtc="2026-03-16T04:19:00Z"/>
                <w:rFonts w:asciiTheme="majorHAnsi" w:hAnsiTheme="majorHAnsi" w:cstheme="majorHAnsi"/>
                <w:sz w:val="20"/>
                <w:szCs w:val="20"/>
              </w:rPr>
            </w:pPr>
            <w:ins w:id="5403" w:author="Christina Sun" w:date="2026-03-15T21:19:00Z" w16du:dateUtc="2026-03-16T04:19:00Z">
              <w:r w:rsidRPr="00824E21">
                <w:rPr>
                  <w:rFonts w:asciiTheme="majorHAnsi" w:hAnsiTheme="majorHAnsi" w:cstheme="majorHAnsi"/>
                  <w:sz w:val="20"/>
                  <w:szCs w:val="20"/>
                </w:rPr>
                <w:t xml:space="preserve"> </w:t>
              </w:r>
            </w:ins>
          </w:p>
        </w:tc>
        <w:tc>
          <w:tcPr>
            <w:tcW w:w="1600" w:type="pct"/>
            <w:tcMar>
              <w:top w:w="0" w:type="dxa"/>
              <w:left w:w="100" w:type="dxa"/>
              <w:bottom w:w="0" w:type="dxa"/>
              <w:right w:w="100" w:type="dxa"/>
            </w:tcMar>
            <w:vAlign w:val="center"/>
          </w:tcPr>
          <w:p w14:paraId="23103BF9" w14:textId="77777777" w:rsidR="003F4AB9" w:rsidRPr="00824E21" w:rsidRDefault="003F4AB9" w:rsidP="00806A88">
            <w:pPr>
              <w:ind w:left="-120"/>
              <w:jc w:val="center"/>
              <w:rPr>
                <w:ins w:id="5404" w:author="Christina Sun" w:date="2026-03-15T21:19:00Z" w16du:dateUtc="2026-03-16T04:19:00Z"/>
                <w:rFonts w:asciiTheme="majorHAnsi" w:hAnsiTheme="majorHAnsi" w:cstheme="majorHAnsi"/>
                <w:sz w:val="20"/>
                <w:szCs w:val="20"/>
              </w:rPr>
            </w:pPr>
          </w:p>
        </w:tc>
        <w:tc>
          <w:tcPr>
            <w:tcW w:w="1550" w:type="pct"/>
            <w:tcMar>
              <w:top w:w="0" w:type="dxa"/>
              <w:left w:w="100" w:type="dxa"/>
              <w:bottom w:w="0" w:type="dxa"/>
              <w:right w:w="100" w:type="dxa"/>
            </w:tcMar>
            <w:vAlign w:val="center"/>
          </w:tcPr>
          <w:p w14:paraId="40D98BCF" w14:textId="77777777" w:rsidR="003F4AB9" w:rsidRPr="00824E21" w:rsidRDefault="003F4AB9" w:rsidP="00806A88">
            <w:pPr>
              <w:ind w:left="-120"/>
              <w:jc w:val="center"/>
              <w:rPr>
                <w:ins w:id="5405" w:author="Christina Sun" w:date="2026-03-15T21:19:00Z" w16du:dateUtc="2026-03-16T04:19:00Z"/>
                <w:rFonts w:asciiTheme="majorHAnsi" w:hAnsiTheme="majorHAnsi" w:cstheme="majorHAnsi"/>
                <w:sz w:val="20"/>
                <w:szCs w:val="20"/>
              </w:rPr>
            </w:pPr>
          </w:p>
        </w:tc>
      </w:tr>
      <w:tr w:rsidR="003F4AB9" w:rsidRPr="00B621E1" w14:paraId="376A0F19" w14:textId="77777777" w:rsidTr="00806A88">
        <w:trPr>
          <w:trHeight w:val="270"/>
          <w:ins w:id="5406" w:author="Christina Sun" w:date="2026-03-15T21:19:00Z" w16du:dateUtc="2026-03-16T04:19:00Z"/>
        </w:trPr>
        <w:tc>
          <w:tcPr>
            <w:tcW w:w="1850" w:type="pct"/>
            <w:tcMar>
              <w:top w:w="0" w:type="dxa"/>
              <w:left w:w="100" w:type="dxa"/>
              <w:bottom w:w="0" w:type="dxa"/>
              <w:right w:w="100" w:type="dxa"/>
            </w:tcMar>
            <w:vAlign w:val="center"/>
          </w:tcPr>
          <w:p w14:paraId="390C913A" w14:textId="77777777" w:rsidR="003F4AB9" w:rsidRPr="00824E21" w:rsidRDefault="003F4AB9" w:rsidP="00806A88">
            <w:pPr>
              <w:ind w:left="-5"/>
              <w:rPr>
                <w:ins w:id="5407" w:author="Christina Sun" w:date="2026-03-15T21:19:00Z" w16du:dateUtc="2026-03-16T04:19:00Z"/>
                <w:rFonts w:asciiTheme="majorHAnsi" w:hAnsiTheme="majorHAnsi" w:cstheme="majorHAnsi"/>
                <w:sz w:val="20"/>
                <w:szCs w:val="20"/>
              </w:rPr>
            </w:pPr>
            <w:ins w:id="5408" w:author="Christina Sun" w:date="2026-03-15T21:19:00Z" w16du:dateUtc="2026-03-16T04:19:00Z">
              <w:r w:rsidRPr="00824E21">
                <w:rPr>
                  <w:rFonts w:asciiTheme="majorHAnsi" w:hAnsiTheme="majorHAnsi" w:cstheme="majorHAnsi"/>
                  <w:sz w:val="20"/>
                  <w:szCs w:val="20"/>
                </w:rPr>
                <w:t>Prefer not to say</w:t>
              </w:r>
            </w:ins>
          </w:p>
        </w:tc>
        <w:tc>
          <w:tcPr>
            <w:tcW w:w="1600" w:type="pct"/>
            <w:tcMar>
              <w:top w:w="0" w:type="dxa"/>
              <w:left w:w="100" w:type="dxa"/>
              <w:bottom w:w="0" w:type="dxa"/>
              <w:right w:w="100" w:type="dxa"/>
            </w:tcMar>
            <w:vAlign w:val="center"/>
          </w:tcPr>
          <w:p w14:paraId="322C35AA" w14:textId="77777777" w:rsidR="003F4AB9" w:rsidRPr="00824E21" w:rsidRDefault="003F4AB9" w:rsidP="00806A88">
            <w:pPr>
              <w:ind w:left="-120"/>
              <w:jc w:val="center"/>
              <w:rPr>
                <w:ins w:id="5409" w:author="Christina Sun" w:date="2026-03-15T21:19:00Z" w16du:dateUtc="2026-03-16T04:19:00Z"/>
                <w:rFonts w:asciiTheme="majorHAnsi" w:hAnsiTheme="majorHAnsi" w:cstheme="majorHAnsi"/>
                <w:sz w:val="20"/>
                <w:szCs w:val="20"/>
              </w:rPr>
            </w:pPr>
            <w:ins w:id="5410" w:author="Christina Sun" w:date="2026-03-15T21:19:00Z" w16du:dateUtc="2026-03-16T04:19:00Z">
              <w:r w:rsidRPr="00824E21">
                <w:rPr>
                  <w:rFonts w:asciiTheme="majorHAnsi" w:hAnsiTheme="majorHAnsi" w:cstheme="majorHAnsi"/>
                  <w:sz w:val="20"/>
                  <w:szCs w:val="20"/>
                </w:rPr>
                <w:t>0.111</w:t>
              </w:r>
            </w:ins>
          </w:p>
        </w:tc>
        <w:tc>
          <w:tcPr>
            <w:tcW w:w="1550" w:type="pct"/>
            <w:tcMar>
              <w:top w:w="0" w:type="dxa"/>
              <w:left w:w="100" w:type="dxa"/>
              <w:bottom w:w="0" w:type="dxa"/>
              <w:right w:w="100" w:type="dxa"/>
            </w:tcMar>
            <w:vAlign w:val="center"/>
          </w:tcPr>
          <w:p w14:paraId="65137B32" w14:textId="77777777" w:rsidR="003F4AB9" w:rsidRPr="00824E21" w:rsidRDefault="003F4AB9" w:rsidP="00806A88">
            <w:pPr>
              <w:ind w:left="-120"/>
              <w:jc w:val="center"/>
              <w:rPr>
                <w:ins w:id="5411" w:author="Christina Sun" w:date="2026-03-15T21:19:00Z" w16du:dateUtc="2026-03-16T04:19:00Z"/>
                <w:rFonts w:asciiTheme="majorHAnsi" w:hAnsiTheme="majorHAnsi" w:cstheme="majorHAnsi"/>
                <w:sz w:val="20"/>
                <w:szCs w:val="20"/>
              </w:rPr>
            </w:pPr>
            <w:ins w:id="5412" w:author="Christina Sun" w:date="2026-03-15T21:19:00Z" w16du:dateUtc="2026-03-16T04:19:00Z">
              <w:r w:rsidRPr="00824E21">
                <w:rPr>
                  <w:rFonts w:asciiTheme="majorHAnsi" w:hAnsiTheme="majorHAnsi" w:cstheme="majorHAnsi"/>
                  <w:sz w:val="20"/>
                  <w:szCs w:val="20"/>
                </w:rPr>
                <w:t>0.095</w:t>
              </w:r>
            </w:ins>
          </w:p>
        </w:tc>
      </w:tr>
      <w:tr w:rsidR="003F4AB9" w:rsidRPr="00B621E1" w14:paraId="4B33293C" w14:textId="77777777" w:rsidTr="00806A88">
        <w:trPr>
          <w:trHeight w:val="285"/>
          <w:ins w:id="5413" w:author="Christina Sun" w:date="2026-03-15T21:19:00Z" w16du:dateUtc="2026-03-16T04:19:00Z"/>
        </w:trPr>
        <w:tc>
          <w:tcPr>
            <w:tcW w:w="1850" w:type="pct"/>
            <w:tcBorders>
              <w:bottom w:val="single" w:sz="8" w:space="0" w:color="000000"/>
            </w:tcBorders>
            <w:tcMar>
              <w:top w:w="0" w:type="dxa"/>
              <w:left w:w="100" w:type="dxa"/>
              <w:bottom w:w="0" w:type="dxa"/>
              <w:right w:w="100" w:type="dxa"/>
            </w:tcMar>
            <w:vAlign w:val="center"/>
          </w:tcPr>
          <w:p w14:paraId="7AD1F511" w14:textId="77777777" w:rsidR="003F4AB9" w:rsidRPr="00824E21" w:rsidRDefault="003F4AB9" w:rsidP="00806A88">
            <w:pPr>
              <w:ind w:left="-5"/>
              <w:rPr>
                <w:ins w:id="5414" w:author="Christina Sun" w:date="2026-03-15T21:19:00Z" w16du:dateUtc="2026-03-16T04:19:00Z"/>
                <w:rFonts w:asciiTheme="majorHAnsi" w:hAnsiTheme="majorHAnsi" w:cstheme="majorHAnsi"/>
                <w:sz w:val="20"/>
                <w:szCs w:val="20"/>
              </w:rPr>
            </w:pPr>
            <w:ins w:id="5415" w:author="Christina Sun" w:date="2026-03-15T21:19:00Z" w16du:dateUtc="2026-03-16T04:19:00Z">
              <w:r w:rsidRPr="00824E21">
                <w:rPr>
                  <w:rFonts w:asciiTheme="majorHAnsi" w:hAnsiTheme="majorHAnsi" w:cstheme="majorHAnsi"/>
                  <w:sz w:val="20"/>
                  <w:szCs w:val="20"/>
                </w:rPr>
                <w:t xml:space="preserve"> </w:t>
              </w:r>
            </w:ins>
          </w:p>
        </w:tc>
        <w:tc>
          <w:tcPr>
            <w:tcW w:w="1600" w:type="pct"/>
            <w:tcBorders>
              <w:bottom w:val="single" w:sz="8" w:space="0" w:color="000000"/>
            </w:tcBorders>
            <w:tcMar>
              <w:top w:w="0" w:type="dxa"/>
              <w:left w:w="100" w:type="dxa"/>
              <w:bottom w:w="0" w:type="dxa"/>
              <w:right w:w="100" w:type="dxa"/>
            </w:tcMar>
            <w:vAlign w:val="center"/>
          </w:tcPr>
          <w:p w14:paraId="63B375D9" w14:textId="77777777" w:rsidR="003F4AB9" w:rsidRPr="00824E21" w:rsidRDefault="003F4AB9" w:rsidP="00806A88">
            <w:pPr>
              <w:ind w:left="-120"/>
              <w:jc w:val="center"/>
              <w:rPr>
                <w:ins w:id="5416" w:author="Christina Sun" w:date="2026-03-15T21:19:00Z" w16du:dateUtc="2026-03-16T04:19:00Z"/>
                <w:rFonts w:asciiTheme="majorHAnsi" w:hAnsiTheme="majorHAnsi" w:cstheme="majorHAnsi"/>
                <w:sz w:val="20"/>
                <w:szCs w:val="20"/>
              </w:rPr>
            </w:pPr>
            <w:ins w:id="5417" w:author="Christina Sun" w:date="2026-03-15T21:19:00Z" w16du:dateUtc="2026-03-16T04:19:00Z">
              <w:r w:rsidRPr="00824E21">
                <w:rPr>
                  <w:rFonts w:asciiTheme="majorHAnsi" w:hAnsiTheme="majorHAnsi" w:cstheme="majorHAnsi"/>
                  <w:sz w:val="20"/>
                  <w:szCs w:val="20"/>
                </w:rPr>
                <w:t>(0.177)</w:t>
              </w:r>
            </w:ins>
          </w:p>
        </w:tc>
        <w:tc>
          <w:tcPr>
            <w:tcW w:w="1550" w:type="pct"/>
            <w:tcBorders>
              <w:bottom w:val="single" w:sz="8" w:space="0" w:color="000000"/>
            </w:tcBorders>
            <w:tcMar>
              <w:top w:w="0" w:type="dxa"/>
              <w:left w:w="100" w:type="dxa"/>
              <w:bottom w:w="0" w:type="dxa"/>
              <w:right w:w="100" w:type="dxa"/>
            </w:tcMar>
            <w:vAlign w:val="center"/>
          </w:tcPr>
          <w:p w14:paraId="76BCFC97" w14:textId="77777777" w:rsidR="003F4AB9" w:rsidRPr="00824E21" w:rsidRDefault="003F4AB9" w:rsidP="00806A88">
            <w:pPr>
              <w:ind w:left="-120"/>
              <w:jc w:val="center"/>
              <w:rPr>
                <w:ins w:id="5418" w:author="Christina Sun" w:date="2026-03-15T21:19:00Z" w16du:dateUtc="2026-03-16T04:19:00Z"/>
                <w:rFonts w:asciiTheme="majorHAnsi" w:hAnsiTheme="majorHAnsi" w:cstheme="majorHAnsi"/>
                <w:sz w:val="20"/>
                <w:szCs w:val="20"/>
              </w:rPr>
            </w:pPr>
            <w:ins w:id="5419" w:author="Christina Sun" w:date="2026-03-15T21:19:00Z" w16du:dateUtc="2026-03-16T04:19:00Z">
              <w:r w:rsidRPr="00824E21">
                <w:rPr>
                  <w:rFonts w:asciiTheme="majorHAnsi" w:hAnsiTheme="majorHAnsi" w:cstheme="majorHAnsi"/>
                  <w:sz w:val="20"/>
                  <w:szCs w:val="20"/>
                </w:rPr>
                <w:t>(0.192)</w:t>
              </w:r>
            </w:ins>
          </w:p>
        </w:tc>
      </w:tr>
      <w:tr w:rsidR="003F4AB9" w:rsidRPr="00B621E1" w14:paraId="5B923920" w14:textId="77777777" w:rsidTr="00806A88">
        <w:trPr>
          <w:trHeight w:val="285"/>
          <w:ins w:id="5420" w:author="Christina Sun" w:date="2026-03-15T21:19:00Z" w16du:dateUtc="2026-03-16T04:19:00Z"/>
        </w:trPr>
        <w:tc>
          <w:tcPr>
            <w:tcW w:w="1850" w:type="pct"/>
            <w:tcMar>
              <w:top w:w="0" w:type="dxa"/>
              <w:left w:w="100" w:type="dxa"/>
              <w:bottom w:w="0" w:type="dxa"/>
              <w:right w:w="100" w:type="dxa"/>
            </w:tcMar>
            <w:vAlign w:val="center"/>
          </w:tcPr>
          <w:p w14:paraId="04C1D0B8" w14:textId="77777777" w:rsidR="003F4AB9" w:rsidRPr="00824E21" w:rsidRDefault="003F4AB9" w:rsidP="00806A88">
            <w:pPr>
              <w:ind w:left="-5"/>
              <w:rPr>
                <w:ins w:id="5421" w:author="Christina Sun" w:date="2026-03-15T21:19:00Z" w16du:dateUtc="2026-03-16T04:19:00Z"/>
                <w:rFonts w:asciiTheme="majorHAnsi" w:hAnsiTheme="majorHAnsi" w:cstheme="majorHAnsi"/>
                <w:sz w:val="20"/>
                <w:szCs w:val="20"/>
              </w:rPr>
            </w:pPr>
            <w:ins w:id="5422" w:author="Christina Sun" w:date="2026-03-15T21:19:00Z" w16du:dateUtc="2026-03-16T04:19:00Z">
              <w:r w:rsidRPr="00824E21">
                <w:rPr>
                  <w:rFonts w:asciiTheme="majorHAnsi" w:hAnsiTheme="majorHAnsi" w:cstheme="majorHAnsi"/>
                  <w:sz w:val="20"/>
                  <w:szCs w:val="20"/>
                </w:rPr>
                <w:t>Observations</w:t>
              </w:r>
            </w:ins>
          </w:p>
        </w:tc>
        <w:tc>
          <w:tcPr>
            <w:tcW w:w="1600" w:type="pct"/>
            <w:tcMar>
              <w:top w:w="0" w:type="dxa"/>
              <w:left w:w="100" w:type="dxa"/>
              <w:bottom w:w="0" w:type="dxa"/>
              <w:right w:w="100" w:type="dxa"/>
            </w:tcMar>
            <w:vAlign w:val="center"/>
          </w:tcPr>
          <w:p w14:paraId="1A70E83B" w14:textId="77777777" w:rsidR="003F4AB9" w:rsidRPr="00824E21" w:rsidRDefault="003F4AB9" w:rsidP="00806A88">
            <w:pPr>
              <w:ind w:left="-120"/>
              <w:jc w:val="center"/>
              <w:rPr>
                <w:ins w:id="5423" w:author="Christina Sun" w:date="2026-03-15T21:19:00Z" w16du:dateUtc="2026-03-16T04:19:00Z"/>
                <w:rFonts w:asciiTheme="majorHAnsi" w:hAnsiTheme="majorHAnsi" w:cstheme="majorHAnsi"/>
                <w:sz w:val="20"/>
                <w:szCs w:val="20"/>
              </w:rPr>
            </w:pPr>
            <w:ins w:id="5424" w:author="Christina Sun" w:date="2026-03-15T21:19:00Z" w16du:dateUtc="2026-03-16T04:19:00Z">
              <w:r w:rsidRPr="00824E21">
                <w:rPr>
                  <w:rFonts w:asciiTheme="majorHAnsi" w:hAnsiTheme="majorHAnsi" w:cstheme="majorHAnsi"/>
                  <w:sz w:val="20"/>
                  <w:szCs w:val="20"/>
                </w:rPr>
                <w:t>7522</w:t>
              </w:r>
            </w:ins>
          </w:p>
        </w:tc>
        <w:tc>
          <w:tcPr>
            <w:tcW w:w="1550" w:type="pct"/>
            <w:tcMar>
              <w:top w:w="0" w:type="dxa"/>
              <w:left w:w="100" w:type="dxa"/>
              <w:bottom w:w="0" w:type="dxa"/>
              <w:right w:w="100" w:type="dxa"/>
            </w:tcMar>
            <w:vAlign w:val="center"/>
          </w:tcPr>
          <w:p w14:paraId="7889DA8D" w14:textId="77777777" w:rsidR="003F4AB9" w:rsidRPr="00824E21" w:rsidRDefault="003F4AB9" w:rsidP="00806A88">
            <w:pPr>
              <w:ind w:left="-120"/>
              <w:jc w:val="center"/>
              <w:rPr>
                <w:ins w:id="5425" w:author="Christina Sun" w:date="2026-03-15T21:19:00Z" w16du:dateUtc="2026-03-16T04:19:00Z"/>
                <w:rFonts w:asciiTheme="majorHAnsi" w:hAnsiTheme="majorHAnsi" w:cstheme="majorHAnsi"/>
                <w:sz w:val="20"/>
                <w:szCs w:val="20"/>
              </w:rPr>
            </w:pPr>
            <w:ins w:id="5426" w:author="Christina Sun" w:date="2026-03-15T21:19:00Z" w16du:dateUtc="2026-03-16T04:19:00Z">
              <w:r w:rsidRPr="00824E21">
                <w:rPr>
                  <w:rFonts w:asciiTheme="majorHAnsi" w:hAnsiTheme="majorHAnsi" w:cstheme="majorHAnsi"/>
                  <w:sz w:val="20"/>
                  <w:szCs w:val="20"/>
                </w:rPr>
                <w:t>7498</w:t>
              </w:r>
            </w:ins>
          </w:p>
        </w:tc>
      </w:tr>
      <w:tr w:rsidR="003F4AB9" w:rsidRPr="00B621E1" w14:paraId="07F3FB3F" w14:textId="77777777" w:rsidTr="00806A88">
        <w:trPr>
          <w:trHeight w:val="285"/>
          <w:ins w:id="5427" w:author="Christina Sun" w:date="2026-03-15T21:19:00Z" w16du:dateUtc="2026-03-16T04:19:00Z"/>
        </w:trPr>
        <w:tc>
          <w:tcPr>
            <w:tcW w:w="1850" w:type="pct"/>
            <w:tcBorders>
              <w:bottom w:val="single" w:sz="8" w:space="0" w:color="000000"/>
            </w:tcBorders>
            <w:tcMar>
              <w:top w:w="0" w:type="dxa"/>
              <w:left w:w="100" w:type="dxa"/>
              <w:bottom w:w="0" w:type="dxa"/>
              <w:right w:w="100" w:type="dxa"/>
            </w:tcMar>
            <w:vAlign w:val="center"/>
          </w:tcPr>
          <w:p w14:paraId="13A65BAA" w14:textId="77777777" w:rsidR="003F4AB9" w:rsidRPr="00824E21" w:rsidRDefault="003F4AB9" w:rsidP="00806A88">
            <w:pPr>
              <w:ind w:left="-5"/>
              <w:rPr>
                <w:ins w:id="5428" w:author="Christina Sun" w:date="2026-03-15T21:19:00Z" w16du:dateUtc="2026-03-16T04:19:00Z"/>
                <w:rFonts w:asciiTheme="majorHAnsi" w:hAnsiTheme="majorHAnsi" w:cstheme="majorHAnsi"/>
                <w:sz w:val="20"/>
                <w:szCs w:val="20"/>
              </w:rPr>
            </w:pPr>
            <w:ins w:id="5429" w:author="Christina Sun" w:date="2026-03-15T21:19:00Z" w16du:dateUtc="2026-03-16T04:19:00Z">
              <w:r w:rsidRPr="00824E21">
                <w:rPr>
                  <w:rFonts w:asciiTheme="majorHAnsi" w:hAnsiTheme="majorHAnsi" w:cstheme="majorHAnsi"/>
                  <w:sz w:val="20"/>
                  <w:szCs w:val="20"/>
                </w:rPr>
                <w:t>Demographic controls</w:t>
              </w:r>
            </w:ins>
          </w:p>
        </w:tc>
        <w:tc>
          <w:tcPr>
            <w:tcW w:w="1600" w:type="pct"/>
            <w:tcBorders>
              <w:bottom w:val="single" w:sz="8" w:space="0" w:color="000000"/>
            </w:tcBorders>
            <w:tcMar>
              <w:top w:w="0" w:type="dxa"/>
              <w:left w:w="100" w:type="dxa"/>
              <w:bottom w:w="0" w:type="dxa"/>
              <w:right w:w="100" w:type="dxa"/>
            </w:tcMar>
            <w:vAlign w:val="center"/>
          </w:tcPr>
          <w:p w14:paraId="701756D5" w14:textId="77777777" w:rsidR="003F4AB9" w:rsidRPr="00824E21" w:rsidRDefault="003F4AB9" w:rsidP="00806A88">
            <w:pPr>
              <w:ind w:left="-120"/>
              <w:jc w:val="center"/>
              <w:rPr>
                <w:ins w:id="5430" w:author="Christina Sun" w:date="2026-03-15T21:19:00Z" w16du:dateUtc="2026-03-16T04:19:00Z"/>
                <w:rFonts w:asciiTheme="majorHAnsi" w:hAnsiTheme="majorHAnsi" w:cstheme="majorHAnsi"/>
                <w:sz w:val="20"/>
                <w:szCs w:val="20"/>
              </w:rPr>
            </w:pPr>
            <w:ins w:id="5431" w:author="Christina Sun" w:date="2026-03-15T21:19:00Z" w16du:dateUtc="2026-03-16T04:19:00Z">
              <w:r w:rsidRPr="00824E21">
                <w:rPr>
                  <w:rFonts w:asciiTheme="majorHAnsi" w:hAnsiTheme="majorHAnsi" w:cstheme="majorHAnsi"/>
                  <w:sz w:val="20"/>
                  <w:szCs w:val="20"/>
                </w:rPr>
                <w:t>No</w:t>
              </w:r>
            </w:ins>
          </w:p>
        </w:tc>
        <w:tc>
          <w:tcPr>
            <w:tcW w:w="1550" w:type="pct"/>
            <w:tcBorders>
              <w:bottom w:val="single" w:sz="8" w:space="0" w:color="000000"/>
            </w:tcBorders>
            <w:tcMar>
              <w:top w:w="0" w:type="dxa"/>
              <w:left w:w="100" w:type="dxa"/>
              <w:bottom w:w="0" w:type="dxa"/>
              <w:right w:w="100" w:type="dxa"/>
            </w:tcMar>
            <w:vAlign w:val="center"/>
          </w:tcPr>
          <w:p w14:paraId="4A6B0D8F" w14:textId="77777777" w:rsidR="003F4AB9" w:rsidRPr="00824E21" w:rsidRDefault="003F4AB9" w:rsidP="00806A88">
            <w:pPr>
              <w:ind w:left="-120"/>
              <w:jc w:val="center"/>
              <w:rPr>
                <w:ins w:id="5432" w:author="Christina Sun" w:date="2026-03-15T21:19:00Z" w16du:dateUtc="2026-03-16T04:19:00Z"/>
                <w:rFonts w:asciiTheme="majorHAnsi" w:hAnsiTheme="majorHAnsi" w:cstheme="majorHAnsi"/>
                <w:sz w:val="20"/>
                <w:szCs w:val="20"/>
              </w:rPr>
            </w:pPr>
            <w:ins w:id="5433" w:author="Christina Sun" w:date="2026-03-15T21:19:00Z" w16du:dateUtc="2026-03-16T04:19:00Z">
              <w:r w:rsidRPr="00824E21">
                <w:rPr>
                  <w:rFonts w:asciiTheme="majorHAnsi" w:hAnsiTheme="majorHAnsi" w:cstheme="majorHAnsi"/>
                  <w:sz w:val="20"/>
                  <w:szCs w:val="20"/>
                </w:rPr>
                <w:t>Yes</w:t>
              </w:r>
            </w:ins>
          </w:p>
        </w:tc>
      </w:tr>
    </w:tbl>
    <w:p w14:paraId="35FA60A0" w14:textId="77777777" w:rsidR="003F4AB9" w:rsidRPr="00824E21" w:rsidRDefault="003F4AB9" w:rsidP="003F4AB9">
      <w:pPr>
        <w:rPr>
          <w:ins w:id="5434" w:author="Christina Sun" w:date="2026-03-15T21:19:00Z" w16du:dateUtc="2026-03-16T04:19:00Z"/>
          <w:rFonts w:asciiTheme="majorHAnsi" w:hAnsiTheme="majorHAnsi" w:cstheme="majorHAnsi"/>
          <w:sz w:val="20"/>
          <w:szCs w:val="20"/>
        </w:rPr>
      </w:pPr>
      <w:ins w:id="5435" w:author="Christina Sun" w:date="2026-03-15T21:19:00Z" w16du:dateUtc="2026-03-16T04:19:00Z">
        <w:r w:rsidRPr="00824E21">
          <w:rPr>
            <w:rFonts w:asciiTheme="majorHAnsi" w:hAnsiTheme="majorHAnsi" w:cstheme="majorHAnsi"/>
            <w:i/>
            <w:iCs/>
            <w:sz w:val="20"/>
            <w:szCs w:val="20"/>
          </w:rPr>
          <w:t>Note</w:t>
        </w:r>
        <w:r w:rsidRPr="00824E21">
          <w:rPr>
            <w:rFonts w:asciiTheme="majorHAnsi" w:hAnsiTheme="majorHAnsi" w:cstheme="majorHAnsi"/>
            <w:sz w:val="20"/>
            <w:szCs w:val="20"/>
          </w:rPr>
          <w:t xml:space="preserve">. Standard errors in parentheses. </w:t>
        </w:r>
      </w:ins>
    </w:p>
    <w:p w14:paraId="6159B191" w14:textId="77777777" w:rsidR="003F4AB9" w:rsidRPr="00824E21" w:rsidRDefault="003F4AB9" w:rsidP="003F4AB9">
      <w:pPr>
        <w:rPr>
          <w:ins w:id="5436" w:author="Christina Sun" w:date="2026-03-15T21:19:00Z" w16du:dateUtc="2026-03-16T04:19:00Z"/>
          <w:rFonts w:asciiTheme="majorHAnsi" w:hAnsiTheme="majorHAnsi" w:cstheme="majorHAnsi"/>
          <w:sz w:val="20"/>
          <w:szCs w:val="20"/>
        </w:rPr>
      </w:pPr>
      <w:ins w:id="5437" w:author="Christina Sun" w:date="2026-03-15T21:19:00Z" w16du:dateUtc="2026-03-16T04:19:00Z">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0.10,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0.05,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0.01</w:t>
        </w:r>
      </w:ins>
    </w:p>
    <w:p w14:paraId="48FDE08A" w14:textId="77777777" w:rsidR="003F4AB9" w:rsidRPr="00824E21" w:rsidRDefault="003F4AB9" w:rsidP="003F4AB9">
      <w:pPr>
        <w:spacing w:line="360" w:lineRule="auto"/>
        <w:rPr>
          <w:ins w:id="5438" w:author="Christina Sun" w:date="2026-03-15T21:19:00Z" w16du:dateUtc="2026-03-16T04:19:00Z"/>
          <w:rFonts w:asciiTheme="majorHAnsi" w:eastAsia="Arial" w:hAnsiTheme="majorHAnsi" w:cstheme="majorHAnsi"/>
        </w:rPr>
      </w:pPr>
      <w:ins w:id="5439" w:author="Christina Sun" w:date="2026-03-15T21:19:00Z" w16du:dateUtc="2026-03-16T04:19:00Z">
        <w:r w:rsidRPr="00824E21">
          <w:rPr>
            <w:rFonts w:asciiTheme="majorHAnsi" w:eastAsia="Arial" w:hAnsiTheme="majorHAnsi" w:cstheme="majorHAnsi"/>
          </w:rPr>
          <w:t xml:space="preserve"> </w:t>
        </w:r>
      </w:ins>
    </w:p>
    <w:p w14:paraId="4E9BF84E" w14:textId="77777777" w:rsidR="003F4AB9" w:rsidRPr="00824E21" w:rsidRDefault="003F4AB9" w:rsidP="003F4AB9">
      <w:pPr>
        <w:spacing w:line="360" w:lineRule="auto"/>
        <w:rPr>
          <w:ins w:id="5440" w:author="Christina Sun" w:date="2026-03-15T21:19:00Z" w16du:dateUtc="2026-03-16T04:19:00Z"/>
          <w:rFonts w:asciiTheme="majorHAnsi" w:eastAsia="Arial" w:hAnsiTheme="majorHAnsi" w:cstheme="majorHAnsi"/>
        </w:rPr>
      </w:pPr>
      <w:ins w:id="5441" w:author="Christina Sun" w:date="2026-03-15T21:19:00Z" w16du:dateUtc="2026-03-16T04:19:00Z">
        <w:r w:rsidRPr="00824E21">
          <w:rPr>
            <w:rFonts w:asciiTheme="majorHAnsi" w:eastAsia="Arial" w:hAnsiTheme="majorHAnsi" w:cstheme="majorHAnsi"/>
          </w:rPr>
          <w:t xml:space="preserve"> </w:t>
        </w:r>
      </w:ins>
    </w:p>
    <w:p w14:paraId="5091B0EF" w14:textId="77777777" w:rsidR="003F4AB9" w:rsidRPr="00824E21" w:rsidRDefault="003F4AB9" w:rsidP="003F4AB9">
      <w:pPr>
        <w:spacing w:line="360" w:lineRule="auto"/>
        <w:rPr>
          <w:ins w:id="5442" w:author="Christina Sun" w:date="2026-03-15T21:19:00Z" w16du:dateUtc="2026-03-16T04:19:00Z"/>
          <w:rFonts w:asciiTheme="majorHAnsi" w:hAnsiTheme="majorHAnsi" w:cstheme="majorHAnsi"/>
          <w:b/>
          <w:bCs/>
        </w:rPr>
      </w:pPr>
      <w:ins w:id="5443" w:author="Christina Sun" w:date="2026-03-15T21:19:00Z" w16du:dateUtc="2026-03-16T04:19:00Z">
        <w:r w:rsidRPr="00824E21">
          <w:rPr>
            <w:rFonts w:asciiTheme="majorHAnsi" w:hAnsiTheme="majorHAnsi" w:cstheme="majorHAnsi"/>
            <w:b/>
            <w:bCs/>
          </w:rPr>
          <w:br w:type="page"/>
        </w:r>
      </w:ins>
    </w:p>
    <w:p w14:paraId="003DB08C" w14:textId="5E495AB6" w:rsidR="003F4AB9" w:rsidRPr="00824E21" w:rsidRDefault="003F4AB9" w:rsidP="003F4AB9">
      <w:pPr>
        <w:spacing w:line="360" w:lineRule="auto"/>
        <w:rPr>
          <w:ins w:id="5444" w:author="Christina Sun" w:date="2026-03-15T21:19:00Z" w16du:dateUtc="2026-03-16T04:19:00Z"/>
          <w:rFonts w:asciiTheme="majorHAnsi" w:hAnsiTheme="majorHAnsi" w:cstheme="majorHAnsi"/>
        </w:rPr>
      </w:pPr>
      <w:ins w:id="5445" w:author="Christina Sun" w:date="2026-03-15T21:19:00Z" w16du:dateUtc="2026-03-16T04:19:00Z">
        <w:r w:rsidRPr="00824E21">
          <w:rPr>
            <w:rFonts w:asciiTheme="majorHAnsi" w:hAnsiTheme="majorHAnsi" w:cstheme="majorHAnsi"/>
            <w:b/>
            <w:bCs/>
          </w:rPr>
          <w:lastRenderedPageBreak/>
          <w:t xml:space="preserve">Table </w:t>
        </w:r>
      </w:ins>
      <w:ins w:id="5446" w:author="Christina Sun" w:date="2026-03-15T21:38:00Z" w16du:dateUtc="2026-03-16T04:38:00Z">
        <w:r w:rsidR="00BD732D">
          <w:rPr>
            <w:rFonts w:asciiTheme="majorHAnsi" w:hAnsiTheme="majorHAnsi" w:cstheme="majorHAnsi"/>
            <w:b/>
            <w:bCs/>
          </w:rPr>
          <w:t>H2</w:t>
        </w:r>
      </w:ins>
    </w:p>
    <w:p w14:paraId="59AA97AA" w14:textId="77777777" w:rsidR="003F4AB9" w:rsidRPr="00824E21" w:rsidRDefault="003F4AB9" w:rsidP="003F4AB9">
      <w:pPr>
        <w:spacing w:line="360" w:lineRule="auto"/>
        <w:rPr>
          <w:ins w:id="5447" w:author="Christina Sun" w:date="2026-03-15T21:19:00Z" w16du:dateUtc="2026-03-16T04:19:00Z"/>
          <w:rFonts w:asciiTheme="majorHAnsi" w:hAnsiTheme="majorHAnsi" w:cstheme="majorHAnsi"/>
        </w:rPr>
      </w:pPr>
      <w:ins w:id="5448" w:author="Christina Sun" w:date="2026-03-15T21:19:00Z" w16du:dateUtc="2026-03-16T04:19:00Z">
        <w:r w:rsidRPr="00824E21">
          <w:rPr>
            <w:rFonts w:asciiTheme="majorHAnsi" w:hAnsiTheme="majorHAnsi" w:cstheme="majorHAnsi"/>
            <w:i/>
            <w:iCs/>
            <w:highlight w:val="yellow"/>
          </w:rPr>
          <w:t>Logit Models: Intent to Attend 4-Year College, by Sexual Orientation</w:t>
        </w:r>
      </w:ins>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3F4AB9" w:rsidRPr="00B621E1" w14:paraId="66F8C393" w14:textId="77777777" w:rsidTr="00806A88">
        <w:trPr>
          <w:trHeight w:val="285"/>
          <w:ins w:id="5449" w:author="Christina Sun" w:date="2026-03-15T21:19:00Z" w16du:dateUtc="2026-03-16T04:19:00Z"/>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0089466E" w14:textId="77777777" w:rsidR="003F4AB9" w:rsidRPr="00824E21" w:rsidRDefault="003F4AB9" w:rsidP="00806A88">
            <w:pPr>
              <w:ind w:left="-5"/>
              <w:rPr>
                <w:ins w:id="5450" w:author="Christina Sun" w:date="2026-03-15T21:19:00Z" w16du:dateUtc="2026-03-16T04:19:00Z"/>
                <w:rFonts w:asciiTheme="majorHAnsi" w:hAnsiTheme="majorHAnsi" w:cstheme="majorHAnsi"/>
                <w:sz w:val="20"/>
                <w:szCs w:val="20"/>
              </w:rPr>
            </w:pPr>
            <w:ins w:id="5451" w:author="Christina Sun" w:date="2026-03-15T21:19:00Z" w16du:dateUtc="2026-03-16T04:19:00Z">
              <w:r w:rsidRPr="00824E21">
                <w:rPr>
                  <w:rFonts w:asciiTheme="majorHAnsi" w:hAnsiTheme="majorHAnsi" w:cstheme="majorHAnsi"/>
                  <w:sz w:val="20"/>
                  <w:szCs w:val="20"/>
                </w:rPr>
                <w:t xml:space="preserve"> </w:t>
              </w:r>
            </w:ins>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2D5F9A84" w14:textId="77777777" w:rsidR="003F4AB9" w:rsidRPr="00824E21" w:rsidRDefault="003F4AB9" w:rsidP="00806A88">
            <w:pPr>
              <w:ind w:left="-120"/>
              <w:jc w:val="center"/>
              <w:rPr>
                <w:ins w:id="5452" w:author="Christina Sun" w:date="2026-03-15T21:19:00Z" w16du:dateUtc="2026-03-16T04:19:00Z"/>
                <w:rFonts w:asciiTheme="majorHAnsi" w:hAnsiTheme="majorHAnsi" w:cstheme="majorHAnsi"/>
                <w:sz w:val="20"/>
                <w:szCs w:val="20"/>
              </w:rPr>
            </w:pPr>
            <w:ins w:id="5453" w:author="Christina Sun" w:date="2026-03-15T21:19:00Z" w16du:dateUtc="2026-03-16T04:19:00Z">
              <w:r w:rsidRPr="00824E21">
                <w:rPr>
                  <w:rFonts w:asciiTheme="majorHAnsi" w:hAnsiTheme="majorHAnsi" w:cstheme="majorHAnsi"/>
                  <w:sz w:val="20"/>
                  <w:szCs w:val="20"/>
                </w:rPr>
                <w:t>(1)</w:t>
              </w:r>
            </w:ins>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47B78867" w14:textId="77777777" w:rsidR="003F4AB9" w:rsidRPr="00824E21" w:rsidRDefault="003F4AB9" w:rsidP="00806A88">
            <w:pPr>
              <w:ind w:left="-120"/>
              <w:jc w:val="center"/>
              <w:rPr>
                <w:ins w:id="5454" w:author="Christina Sun" w:date="2026-03-15T21:19:00Z" w16du:dateUtc="2026-03-16T04:19:00Z"/>
                <w:rFonts w:asciiTheme="majorHAnsi" w:hAnsiTheme="majorHAnsi" w:cstheme="majorHAnsi"/>
                <w:sz w:val="20"/>
                <w:szCs w:val="20"/>
              </w:rPr>
            </w:pPr>
            <w:ins w:id="5455" w:author="Christina Sun" w:date="2026-03-15T21:19:00Z" w16du:dateUtc="2026-03-16T04:19:00Z">
              <w:r w:rsidRPr="00824E21">
                <w:rPr>
                  <w:rFonts w:asciiTheme="majorHAnsi" w:hAnsiTheme="majorHAnsi" w:cstheme="majorHAnsi"/>
                  <w:sz w:val="20"/>
                  <w:szCs w:val="20"/>
                </w:rPr>
                <w:t>(2)</w:t>
              </w:r>
            </w:ins>
          </w:p>
        </w:tc>
      </w:tr>
      <w:tr w:rsidR="003F4AB9" w:rsidRPr="00B621E1" w14:paraId="50326D67" w14:textId="77777777" w:rsidTr="00806A88">
        <w:trPr>
          <w:trHeight w:val="232"/>
          <w:ins w:id="5456" w:author="Christina Sun" w:date="2026-03-15T21:19:00Z" w16du:dateUtc="2026-03-16T04:19:00Z"/>
        </w:trPr>
        <w:tc>
          <w:tcPr>
            <w:tcW w:w="1839" w:type="pct"/>
            <w:tcMar>
              <w:top w:w="0" w:type="dxa"/>
              <w:left w:w="100" w:type="dxa"/>
              <w:bottom w:w="0" w:type="dxa"/>
              <w:right w:w="100" w:type="dxa"/>
            </w:tcMar>
            <w:vAlign w:val="center"/>
          </w:tcPr>
          <w:p w14:paraId="7073D310" w14:textId="77777777" w:rsidR="003F4AB9" w:rsidRPr="00824E21" w:rsidRDefault="003F4AB9" w:rsidP="00806A88">
            <w:pPr>
              <w:ind w:left="-5"/>
              <w:rPr>
                <w:ins w:id="5457" w:author="Christina Sun" w:date="2026-03-15T21:19:00Z" w16du:dateUtc="2026-03-16T04:19:00Z"/>
                <w:rFonts w:asciiTheme="majorHAnsi" w:hAnsiTheme="majorHAnsi" w:cstheme="majorHAnsi"/>
                <w:sz w:val="20"/>
                <w:szCs w:val="20"/>
              </w:rPr>
            </w:pPr>
            <w:ins w:id="5458" w:author="Christina Sun" w:date="2026-03-15T21:19:00Z" w16du:dateUtc="2026-03-16T04:19:00Z">
              <w:r w:rsidRPr="00824E21">
                <w:rPr>
                  <w:rFonts w:asciiTheme="majorHAnsi" w:hAnsiTheme="majorHAnsi" w:cstheme="majorHAnsi"/>
                  <w:sz w:val="20"/>
                  <w:szCs w:val="20"/>
                </w:rPr>
                <w:t>Gay or lesbian</w:t>
              </w:r>
            </w:ins>
          </w:p>
        </w:tc>
        <w:tc>
          <w:tcPr>
            <w:tcW w:w="1581" w:type="pct"/>
            <w:tcMar>
              <w:top w:w="0" w:type="dxa"/>
              <w:left w:w="100" w:type="dxa"/>
              <w:bottom w:w="0" w:type="dxa"/>
              <w:right w:w="100" w:type="dxa"/>
            </w:tcMar>
            <w:vAlign w:val="center"/>
          </w:tcPr>
          <w:p w14:paraId="267505E6" w14:textId="77777777" w:rsidR="003F4AB9" w:rsidRPr="00824E21" w:rsidRDefault="003F4AB9" w:rsidP="00806A88">
            <w:pPr>
              <w:ind w:left="-120"/>
              <w:jc w:val="center"/>
              <w:rPr>
                <w:ins w:id="5459" w:author="Christina Sun" w:date="2026-03-15T21:19:00Z" w16du:dateUtc="2026-03-16T04:19:00Z"/>
                <w:rFonts w:asciiTheme="majorHAnsi" w:hAnsiTheme="majorHAnsi" w:cstheme="majorHAnsi"/>
                <w:sz w:val="20"/>
                <w:szCs w:val="20"/>
                <w:vertAlign w:val="superscript"/>
              </w:rPr>
            </w:pPr>
            <w:ins w:id="5460" w:author="Christina Sun" w:date="2026-03-15T21:19:00Z" w16du:dateUtc="2026-03-16T04:19:00Z">
              <w:r w:rsidRPr="00824E21">
                <w:rPr>
                  <w:rFonts w:asciiTheme="majorHAnsi" w:hAnsiTheme="majorHAnsi" w:cstheme="majorHAnsi"/>
                  <w:sz w:val="20"/>
                  <w:szCs w:val="20"/>
                </w:rPr>
                <w:t>0.526</w:t>
              </w:r>
              <w:r w:rsidRPr="00824E21">
                <w:rPr>
                  <w:rFonts w:asciiTheme="majorHAnsi" w:hAnsiTheme="majorHAnsi" w:cstheme="majorHAnsi"/>
                  <w:sz w:val="20"/>
                  <w:szCs w:val="20"/>
                  <w:vertAlign w:val="superscript"/>
                </w:rPr>
                <w:t>***</w:t>
              </w:r>
            </w:ins>
          </w:p>
        </w:tc>
        <w:tc>
          <w:tcPr>
            <w:tcW w:w="1581" w:type="pct"/>
            <w:tcMar>
              <w:top w:w="0" w:type="dxa"/>
              <w:left w:w="100" w:type="dxa"/>
              <w:bottom w:w="0" w:type="dxa"/>
              <w:right w:w="100" w:type="dxa"/>
            </w:tcMar>
            <w:vAlign w:val="center"/>
          </w:tcPr>
          <w:p w14:paraId="72701068" w14:textId="77777777" w:rsidR="003F4AB9" w:rsidRPr="00824E21" w:rsidRDefault="003F4AB9" w:rsidP="00806A88">
            <w:pPr>
              <w:ind w:left="-120"/>
              <w:jc w:val="center"/>
              <w:rPr>
                <w:ins w:id="5461" w:author="Christina Sun" w:date="2026-03-15T21:19:00Z" w16du:dateUtc="2026-03-16T04:19:00Z"/>
                <w:rFonts w:asciiTheme="majorHAnsi" w:hAnsiTheme="majorHAnsi" w:cstheme="majorHAnsi"/>
                <w:sz w:val="20"/>
                <w:szCs w:val="20"/>
                <w:vertAlign w:val="superscript"/>
              </w:rPr>
            </w:pPr>
            <w:ins w:id="5462" w:author="Christina Sun" w:date="2026-03-15T21:19:00Z" w16du:dateUtc="2026-03-16T04:19:00Z">
              <w:r w:rsidRPr="00824E21">
                <w:rPr>
                  <w:rFonts w:asciiTheme="majorHAnsi" w:hAnsiTheme="majorHAnsi" w:cstheme="majorHAnsi"/>
                  <w:sz w:val="20"/>
                  <w:szCs w:val="20"/>
                </w:rPr>
                <w:t>0.404</w:t>
              </w:r>
              <w:r w:rsidRPr="00824E21">
                <w:rPr>
                  <w:rFonts w:asciiTheme="majorHAnsi" w:hAnsiTheme="majorHAnsi" w:cstheme="majorHAnsi"/>
                  <w:sz w:val="20"/>
                  <w:szCs w:val="20"/>
                  <w:vertAlign w:val="superscript"/>
                </w:rPr>
                <w:t>***</w:t>
              </w:r>
            </w:ins>
          </w:p>
        </w:tc>
      </w:tr>
      <w:tr w:rsidR="003F4AB9" w:rsidRPr="00B621E1" w14:paraId="4E353EF6" w14:textId="77777777" w:rsidTr="00806A88">
        <w:trPr>
          <w:trHeight w:val="270"/>
          <w:ins w:id="5463" w:author="Christina Sun" w:date="2026-03-15T21:19:00Z" w16du:dateUtc="2026-03-16T04:19:00Z"/>
        </w:trPr>
        <w:tc>
          <w:tcPr>
            <w:tcW w:w="1839" w:type="pct"/>
            <w:tcMar>
              <w:top w:w="0" w:type="dxa"/>
              <w:left w:w="100" w:type="dxa"/>
              <w:bottom w:w="0" w:type="dxa"/>
              <w:right w:w="100" w:type="dxa"/>
            </w:tcMar>
            <w:vAlign w:val="center"/>
          </w:tcPr>
          <w:p w14:paraId="399BD96B" w14:textId="77777777" w:rsidR="003F4AB9" w:rsidRPr="00824E21" w:rsidRDefault="003F4AB9" w:rsidP="00806A88">
            <w:pPr>
              <w:ind w:left="-5"/>
              <w:rPr>
                <w:ins w:id="5464" w:author="Christina Sun" w:date="2026-03-15T21:19:00Z" w16du:dateUtc="2026-03-16T04:19:00Z"/>
                <w:rFonts w:asciiTheme="majorHAnsi" w:hAnsiTheme="majorHAnsi" w:cstheme="majorHAnsi"/>
                <w:sz w:val="20"/>
                <w:szCs w:val="20"/>
              </w:rPr>
            </w:pPr>
            <w:ins w:id="5465"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2AF09EE9" w14:textId="77777777" w:rsidR="003F4AB9" w:rsidRPr="00824E21" w:rsidRDefault="003F4AB9" w:rsidP="00806A88">
            <w:pPr>
              <w:ind w:left="-120"/>
              <w:jc w:val="center"/>
              <w:rPr>
                <w:ins w:id="5466" w:author="Christina Sun" w:date="2026-03-15T21:19:00Z" w16du:dateUtc="2026-03-16T04:19:00Z"/>
                <w:rFonts w:asciiTheme="majorHAnsi" w:hAnsiTheme="majorHAnsi" w:cstheme="majorHAnsi"/>
                <w:sz w:val="20"/>
                <w:szCs w:val="20"/>
              </w:rPr>
            </w:pPr>
            <w:ins w:id="5467" w:author="Christina Sun" w:date="2026-03-15T21:19:00Z" w16du:dateUtc="2026-03-16T04:19:00Z">
              <w:r w:rsidRPr="00824E21">
                <w:rPr>
                  <w:rFonts w:asciiTheme="majorHAnsi" w:hAnsiTheme="majorHAnsi" w:cstheme="majorHAnsi"/>
                  <w:sz w:val="20"/>
                  <w:szCs w:val="20"/>
                </w:rPr>
                <w:t>(0.124)</w:t>
              </w:r>
            </w:ins>
          </w:p>
        </w:tc>
        <w:tc>
          <w:tcPr>
            <w:tcW w:w="1581" w:type="pct"/>
            <w:tcMar>
              <w:top w:w="0" w:type="dxa"/>
              <w:left w:w="100" w:type="dxa"/>
              <w:bottom w:w="0" w:type="dxa"/>
              <w:right w:w="100" w:type="dxa"/>
            </w:tcMar>
            <w:vAlign w:val="center"/>
          </w:tcPr>
          <w:p w14:paraId="6C0D1D98" w14:textId="77777777" w:rsidR="003F4AB9" w:rsidRPr="00824E21" w:rsidRDefault="003F4AB9" w:rsidP="00806A88">
            <w:pPr>
              <w:ind w:left="-120"/>
              <w:jc w:val="center"/>
              <w:rPr>
                <w:ins w:id="5468" w:author="Christina Sun" w:date="2026-03-15T21:19:00Z" w16du:dateUtc="2026-03-16T04:19:00Z"/>
                <w:rFonts w:asciiTheme="majorHAnsi" w:hAnsiTheme="majorHAnsi" w:cstheme="majorHAnsi"/>
                <w:sz w:val="20"/>
                <w:szCs w:val="20"/>
              </w:rPr>
            </w:pPr>
            <w:ins w:id="5469" w:author="Christina Sun" w:date="2026-03-15T21:19:00Z" w16du:dateUtc="2026-03-16T04:19:00Z">
              <w:r w:rsidRPr="00824E21">
                <w:rPr>
                  <w:rFonts w:asciiTheme="majorHAnsi" w:hAnsiTheme="majorHAnsi" w:cstheme="majorHAnsi"/>
                  <w:sz w:val="20"/>
                  <w:szCs w:val="20"/>
                </w:rPr>
                <w:t>(0.131)</w:t>
              </w:r>
            </w:ins>
          </w:p>
        </w:tc>
      </w:tr>
      <w:tr w:rsidR="003F4AB9" w:rsidRPr="00B621E1" w14:paraId="485265E5" w14:textId="77777777" w:rsidTr="00806A88">
        <w:trPr>
          <w:trHeight w:val="270"/>
          <w:ins w:id="5470" w:author="Christina Sun" w:date="2026-03-15T21:19:00Z" w16du:dateUtc="2026-03-16T04:19:00Z"/>
        </w:trPr>
        <w:tc>
          <w:tcPr>
            <w:tcW w:w="1839" w:type="pct"/>
            <w:tcMar>
              <w:top w:w="0" w:type="dxa"/>
              <w:left w:w="100" w:type="dxa"/>
              <w:bottom w:w="0" w:type="dxa"/>
              <w:right w:w="100" w:type="dxa"/>
            </w:tcMar>
            <w:vAlign w:val="center"/>
          </w:tcPr>
          <w:p w14:paraId="6BBD4F09" w14:textId="77777777" w:rsidR="003F4AB9" w:rsidRPr="00824E21" w:rsidRDefault="003F4AB9" w:rsidP="00806A88">
            <w:pPr>
              <w:ind w:left="-5"/>
              <w:rPr>
                <w:ins w:id="5471" w:author="Christina Sun" w:date="2026-03-15T21:19:00Z" w16du:dateUtc="2026-03-16T04:19:00Z"/>
                <w:rFonts w:asciiTheme="majorHAnsi" w:hAnsiTheme="majorHAnsi" w:cstheme="majorHAnsi"/>
                <w:sz w:val="20"/>
                <w:szCs w:val="20"/>
              </w:rPr>
            </w:pPr>
            <w:ins w:id="5472"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588E0D25" w14:textId="77777777" w:rsidR="003F4AB9" w:rsidRPr="00824E21" w:rsidRDefault="003F4AB9" w:rsidP="00806A88">
            <w:pPr>
              <w:ind w:left="-120"/>
              <w:jc w:val="center"/>
              <w:rPr>
                <w:ins w:id="5473" w:author="Christina Sun" w:date="2026-03-15T21:19:00Z" w16du:dateUtc="2026-03-16T04:19:00Z"/>
                <w:rFonts w:asciiTheme="majorHAnsi" w:hAnsiTheme="majorHAnsi" w:cstheme="majorHAnsi"/>
                <w:sz w:val="20"/>
                <w:szCs w:val="20"/>
              </w:rPr>
            </w:pPr>
          </w:p>
        </w:tc>
        <w:tc>
          <w:tcPr>
            <w:tcW w:w="1581" w:type="pct"/>
            <w:tcMar>
              <w:top w:w="0" w:type="dxa"/>
              <w:left w:w="100" w:type="dxa"/>
              <w:bottom w:w="0" w:type="dxa"/>
              <w:right w:w="100" w:type="dxa"/>
            </w:tcMar>
            <w:vAlign w:val="center"/>
          </w:tcPr>
          <w:p w14:paraId="5C9B2E77" w14:textId="77777777" w:rsidR="003F4AB9" w:rsidRPr="00824E21" w:rsidRDefault="003F4AB9" w:rsidP="00806A88">
            <w:pPr>
              <w:ind w:left="-120"/>
              <w:jc w:val="center"/>
              <w:rPr>
                <w:ins w:id="5474" w:author="Christina Sun" w:date="2026-03-15T21:19:00Z" w16du:dateUtc="2026-03-16T04:19:00Z"/>
                <w:rFonts w:asciiTheme="majorHAnsi" w:hAnsiTheme="majorHAnsi" w:cstheme="majorHAnsi"/>
                <w:sz w:val="20"/>
                <w:szCs w:val="20"/>
              </w:rPr>
            </w:pPr>
          </w:p>
        </w:tc>
      </w:tr>
      <w:tr w:rsidR="003F4AB9" w:rsidRPr="00B621E1" w14:paraId="766C5186" w14:textId="77777777" w:rsidTr="00806A88">
        <w:trPr>
          <w:trHeight w:val="330"/>
          <w:ins w:id="5475" w:author="Christina Sun" w:date="2026-03-15T21:19:00Z" w16du:dateUtc="2026-03-16T04:19:00Z"/>
        </w:trPr>
        <w:tc>
          <w:tcPr>
            <w:tcW w:w="1839" w:type="pct"/>
            <w:tcMar>
              <w:top w:w="0" w:type="dxa"/>
              <w:left w:w="100" w:type="dxa"/>
              <w:bottom w:w="0" w:type="dxa"/>
              <w:right w:w="100" w:type="dxa"/>
            </w:tcMar>
            <w:vAlign w:val="center"/>
          </w:tcPr>
          <w:p w14:paraId="1C1BD3CA" w14:textId="77777777" w:rsidR="003F4AB9" w:rsidRPr="00824E21" w:rsidRDefault="003F4AB9" w:rsidP="00806A88">
            <w:pPr>
              <w:ind w:left="-5"/>
              <w:rPr>
                <w:ins w:id="5476" w:author="Christina Sun" w:date="2026-03-15T21:19:00Z" w16du:dateUtc="2026-03-16T04:19:00Z"/>
                <w:rFonts w:asciiTheme="majorHAnsi" w:hAnsiTheme="majorHAnsi" w:cstheme="majorHAnsi"/>
                <w:sz w:val="20"/>
                <w:szCs w:val="20"/>
              </w:rPr>
            </w:pPr>
            <w:ins w:id="5477" w:author="Christina Sun" w:date="2026-03-15T21:19:00Z" w16du:dateUtc="2026-03-16T04:19:00Z">
              <w:r w:rsidRPr="00824E21">
                <w:rPr>
                  <w:rFonts w:asciiTheme="majorHAnsi" w:hAnsiTheme="majorHAnsi" w:cstheme="majorHAnsi"/>
                  <w:sz w:val="20"/>
                  <w:szCs w:val="20"/>
                </w:rPr>
                <w:t>Bisexual/pansexual/omnisexual</w:t>
              </w:r>
            </w:ins>
          </w:p>
        </w:tc>
        <w:tc>
          <w:tcPr>
            <w:tcW w:w="1581" w:type="pct"/>
            <w:tcMar>
              <w:top w:w="0" w:type="dxa"/>
              <w:left w:w="100" w:type="dxa"/>
              <w:bottom w:w="0" w:type="dxa"/>
              <w:right w:w="100" w:type="dxa"/>
            </w:tcMar>
            <w:vAlign w:val="center"/>
          </w:tcPr>
          <w:p w14:paraId="7298BECD" w14:textId="77777777" w:rsidR="003F4AB9" w:rsidRPr="00824E21" w:rsidRDefault="003F4AB9" w:rsidP="00806A88">
            <w:pPr>
              <w:ind w:left="-120"/>
              <w:jc w:val="center"/>
              <w:rPr>
                <w:ins w:id="5478" w:author="Christina Sun" w:date="2026-03-15T21:19:00Z" w16du:dateUtc="2026-03-16T04:19:00Z"/>
                <w:rFonts w:asciiTheme="majorHAnsi" w:hAnsiTheme="majorHAnsi" w:cstheme="majorHAnsi"/>
                <w:sz w:val="20"/>
                <w:szCs w:val="20"/>
                <w:vertAlign w:val="superscript"/>
              </w:rPr>
            </w:pPr>
            <w:ins w:id="5479" w:author="Christina Sun" w:date="2026-03-15T21:19:00Z" w16du:dateUtc="2026-03-16T04:19:00Z">
              <w:r w:rsidRPr="00824E21">
                <w:rPr>
                  <w:rFonts w:asciiTheme="majorHAnsi" w:hAnsiTheme="majorHAnsi" w:cstheme="majorHAnsi"/>
                  <w:sz w:val="20"/>
                  <w:szCs w:val="20"/>
                </w:rPr>
                <w:t>0.344</w:t>
              </w:r>
              <w:r w:rsidRPr="00824E21">
                <w:rPr>
                  <w:rFonts w:asciiTheme="majorHAnsi" w:hAnsiTheme="majorHAnsi" w:cstheme="majorHAnsi"/>
                  <w:sz w:val="20"/>
                  <w:szCs w:val="20"/>
                  <w:vertAlign w:val="superscript"/>
                </w:rPr>
                <w:t>***</w:t>
              </w:r>
            </w:ins>
          </w:p>
        </w:tc>
        <w:tc>
          <w:tcPr>
            <w:tcW w:w="1581" w:type="pct"/>
            <w:tcMar>
              <w:top w:w="0" w:type="dxa"/>
              <w:left w:w="100" w:type="dxa"/>
              <w:bottom w:w="0" w:type="dxa"/>
              <w:right w:w="100" w:type="dxa"/>
            </w:tcMar>
            <w:vAlign w:val="center"/>
          </w:tcPr>
          <w:p w14:paraId="68DCB72E" w14:textId="77777777" w:rsidR="003F4AB9" w:rsidRPr="00824E21" w:rsidRDefault="003F4AB9" w:rsidP="00806A88">
            <w:pPr>
              <w:ind w:left="-120"/>
              <w:jc w:val="center"/>
              <w:rPr>
                <w:ins w:id="5480" w:author="Christina Sun" w:date="2026-03-15T21:19:00Z" w16du:dateUtc="2026-03-16T04:19:00Z"/>
                <w:rFonts w:asciiTheme="majorHAnsi" w:hAnsiTheme="majorHAnsi" w:cstheme="majorHAnsi"/>
                <w:sz w:val="20"/>
                <w:szCs w:val="20"/>
                <w:vertAlign w:val="superscript"/>
              </w:rPr>
            </w:pPr>
            <w:ins w:id="5481" w:author="Christina Sun" w:date="2026-03-15T21:19:00Z" w16du:dateUtc="2026-03-16T04:19:00Z">
              <w:r w:rsidRPr="00824E21">
                <w:rPr>
                  <w:rFonts w:asciiTheme="majorHAnsi" w:hAnsiTheme="majorHAnsi" w:cstheme="majorHAnsi"/>
                  <w:sz w:val="20"/>
                  <w:szCs w:val="20"/>
                </w:rPr>
                <w:t>0.298</w:t>
              </w:r>
              <w:r w:rsidRPr="00824E21">
                <w:rPr>
                  <w:rFonts w:asciiTheme="majorHAnsi" w:hAnsiTheme="majorHAnsi" w:cstheme="majorHAnsi"/>
                  <w:sz w:val="20"/>
                  <w:szCs w:val="20"/>
                  <w:vertAlign w:val="superscript"/>
                </w:rPr>
                <w:t>***</w:t>
              </w:r>
            </w:ins>
          </w:p>
        </w:tc>
      </w:tr>
      <w:tr w:rsidR="003F4AB9" w:rsidRPr="00B621E1" w14:paraId="53043BE4" w14:textId="77777777" w:rsidTr="00806A88">
        <w:trPr>
          <w:trHeight w:val="270"/>
          <w:ins w:id="5482" w:author="Christina Sun" w:date="2026-03-15T21:19:00Z" w16du:dateUtc="2026-03-16T04:19:00Z"/>
        </w:trPr>
        <w:tc>
          <w:tcPr>
            <w:tcW w:w="1839" w:type="pct"/>
            <w:tcMar>
              <w:top w:w="0" w:type="dxa"/>
              <w:left w:w="100" w:type="dxa"/>
              <w:bottom w:w="0" w:type="dxa"/>
              <w:right w:w="100" w:type="dxa"/>
            </w:tcMar>
            <w:vAlign w:val="center"/>
          </w:tcPr>
          <w:p w14:paraId="34807E83" w14:textId="77777777" w:rsidR="003F4AB9" w:rsidRPr="00824E21" w:rsidRDefault="003F4AB9" w:rsidP="00806A88">
            <w:pPr>
              <w:ind w:left="-5"/>
              <w:rPr>
                <w:ins w:id="5483" w:author="Christina Sun" w:date="2026-03-15T21:19:00Z" w16du:dateUtc="2026-03-16T04:19:00Z"/>
                <w:rFonts w:asciiTheme="majorHAnsi" w:hAnsiTheme="majorHAnsi" w:cstheme="majorHAnsi"/>
                <w:sz w:val="20"/>
                <w:szCs w:val="20"/>
              </w:rPr>
            </w:pPr>
            <w:ins w:id="5484"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40823298" w14:textId="77777777" w:rsidR="003F4AB9" w:rsidRPr="00824E21" w:rsidRDefault="003F4AB9" w:rsidP="00806A88">
            <w:pPr>
              <w:ind w:left="-120"/>
              <w:jc w:val="center"/>
              <w:rPr>
                <w:ins w:id="5485" w:author="Christina Sun" w:date="2026-03-15T21:19:00Z" w16du:dateUtc="2026-03-16T04:19:00Z"/>
                <w:rFonts w:asciiTheme="majorHAnsi" w:hAnsiTheme="majorHAnsi" w:cstheme="majorHAnsi"/>
                <w:sz w:val="20"/>
                <w:szCs w:val="20"/>
              </w:rPr>
            </w:pPr>
            <w:ins w:id="5486" w:author="Christina Sun" w:date="2026-03-15T21:19:00Z" w16du:dateUtc="2026-03-16T04:19:00Z">
              <w:r w:rsidRPr="00824E21">
                <w:rPr>
                  <w:rFonts w:asciiTheme="majorHAnsi" w:hAnsiTheme="majorHAnsi" w:cstheme="majorHAnsi"/>
                  <w:sz w:val="20"/>
                  <w:szCs w:val="20"/>
                </w:rPr>
                <w:t>(0.069)</w:t>
              </w:r>
            </w:ins>
          </w:p>
        </w:tc>
        <w:tc>
          <w:tcPr>
            <w:tcW w:w="1581" w:type="pct"/>
            <w:tcMar>
              <w:top w:w="0" w:type="dxa"/>
              <w:left w:w="100" w:type="dxa"/>
              <w:bottom w:w="0" w:type="dxa"/>
              <w:right w:w="100" w:type="dxa"/>
            </w:tcMar>
            <w:vAlign w:val="center"/>
          </w:tcPr>
          <w:p w14:paraId="5DDBC43D" w14:textId="77777777" w:rsidR="003F4AB9" w:rsidRPr="00824E21" w:rsidRDefault="003F4AB9" w:rsidP="00806A88">
            <w:pPr>
              <w:ind w:left="-120"/>
              <w:jc w:val="center"/>
              <w:rPr>
                <w:ins w:id="5487" w:author="Christina Sun" w:date="2026-03-15T21:19:00Z" w16du:dateUtc="2026-03-16T04:19:00Z"/>
                <w:rFonts w:asciiTheme="majorHAnsi" w:hAnsiTheme="majorHAnsi" w:cstheme="majorHAnsi"/>
                <w:sz w:val="20"/>
                <w:szCs w:val="20"/>
              </w:rPr>
            </w:pPr>
            <w:ins w:id="5488" w:author="Christina Sun" w:date="2026-03-15T21:19:00Z" w16du:dateUtc="2026-03-16T04:19:00Z">
              <w:r w:rsidRPr="00824E21">
                <w:rPr>
                  <w:rFonts w:asciiTheme="majorHAnsi" w:hAnsiTheme="majorHAnsi" w:cstheme="majorHAnsi"/>
                  <w:sz w:val="20"/>
                  <w:szCs w:val="20"/>
                </w:rPr>
                <w:t>(0.073)</w:t>
              </w:r>
            </w:ins>
          </w:p>
        </w:tc>
      </w:tr>
      <w:tr w:rsidR="003F4AB9" w:rsidRPr="00B621E1" w14:paraId="41CE2D68" w14:textId="77777777" w:rsidTr="00806A88">
        <w:trPr>
          <w:trHeight w:val="270"/>
          <w:ins w:id="5489" w:author="Christina Sun" w:date="2026-03-15T21:19:00Z" w16du:dateUtc="2026-03-16T04:19:00Z"/>
        </w:trPr>
        <w:tc>
          <w:tcPr>
            <w:tcW w:w="1839" w:type="pct"/>
            <w:tcMar>
              <w:top w:w="0" w:type="dxa"/>
              <w:left w:w="100" w:type="dxa"/>
              <w:bottom w:w="0" w:type="dxa"/>
              <w:right w:w="100" w:type="dxa"/>
            </w:tcMar>
            <w:vAlign w:val="center"/>
          </w:tcPr>
          <w:p w14:paraId="647A6A99" w14:textId="77777777" w:rsidR="003F4AB9" w:rsidRPr="00824E21" w:rsidRDefault="003F4AB9" w:rsidP="00806A88">
            <w:pPr>
              <w:ind w:left="-5"/>
              <w:rPr>
                <w:ins w:id="5490" w:author="Christina Sun" w:date="2026-03-15T21:19:00Z" w16du:dateUtc="2026-03-16T04:19:00Z"/>
                <w:rFonts w:asciiTheme="majorHAnsi" w:hAnsiTheme="majorHAnsi" w:cstheme="majorHAnsi"/>
                <w:sz w:val="20"/>
                <w:szCs w:val="20"/>
              </w:rPr>
            </w:pPr>
            <w:ins w:id="5491"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47586871" w14:textId="77777777" w:rsidR="003F4AB9" w:rsidRPr="00824E21" w:rsidRDefault="003F4AB9" w:rsidP="00806A88">
            <w:pPr>
              <w:ind w:left="-120"/>
              <w:jc w:val="center"/>
              <w:rPr>
                <w:ins w:id="5492" w:author="Christina Sun" w:date="2026-03-15T21:19:00Z" w16du:dateUtc="2026-03-16T04:19:00Z"/>
                <w:rFonts w:asciiTheme="majorHAnsi" w:hAnsiTheme="majorHAnsi" w:cstheme="majorHAnsi"/>
                <w:sz w:val="20"/>
                <w:szCs w:val="20"/>
              </w:rPr>
            </w:pPr>
          </w:p>
        </w:tc>
        <w:tc>
          <w:tcPr>
            <w:tcW w:w="1581" w:type="pct"/>
            <w:tcMar>
              <w:top w:w="0" w:type="dxa"/>
              <w:left w:w="100" w:type="dxa"/>
              <w:bottom w:w="0" w:type="dxa"/>
              <w:right w:w="100" w:type="dxa"/>
            </w:tcMar>
            <w:vAlign w:val="center"/>
          </w:tcPr>
          <w:p w14:paraId="25AB905E" w14:textId="77777777" w:rsidR="003F4AB9" w:rsidRPr="00824E21" w:rsidRDefault="003F4AB9" w:rsidP="00806A88">
            <w:pPr>
              <w:ind w:left="-120"/>
              <w:jc w:val="center"/>
              <w:rPr>
                <w:ins w:id="5493" w:author="Christina Sun" w:date="2026-03-15T21:19:00Z" w16du:dateUtc="2026-03-16T04:19:00Z"/>
                <w:rFonts w:asciiTheme="majorHAnsi" w:hAnsiTheme="majorHAnsi" w:cstheme="majorHAnsi"/>
                <w:sz w:val="20"/>
                <w:szCs w:val="20"/>
              </w:rPr>
            </w:pPr>
          </w:p>
        </w:tc>
      </w:tr>
      <w:tr w:rsidR="003F4AB9" w:rsidRPr="00B621E1" w14:paraId="1FC4B3BD" w14:textId="77777777" w:rsidTr="00806A88">
        <w:trPr>
          <w:trHeight w:val="330"/>
          <w:ins w:id="5494" w:author="Christina Sun" w:date="2026-03-15T21:19:00Z" w16du:dateUtc="2026-03-16T04:19:00Z"/>
        </w:trPr>
        <w:tc>
          <w:tcPr>
            <w:tcW w:w="1839" w:type="pct"/>
            <w:tcMar>
              <w:top w:w="0" w:type="dxa"/>
              <w:left w:w="100" w:type="dxa"/>
              <w:bottom w:w="0" w:type="dxa"/>
              <w:right w:w="100" w:type="dxa"/>
            </w:tcMar>
            <w:vAlign w:val="center"/>
          </w:tcPr>
          <w:p w14:paraId="1DB0BEA8" w14:textId="77777777" w:rsidR="003F4AB9" w:rsidRPr="00824E21" w:rsidRDefault="003F4AB9" w:rsidP="00806A88">
            <w:pPr>
              <w:ind w:left="-5"/>
              <w:rPr>
                <w:ins w:id="5495" w:author="Christina Sun" w:date="2026-03-15T21:19:00Z" w16du:dateUtc="2026-03-16T04:19:00Z"/>
                <w:rFonts w:asciiTheme="majorHAnsi" w:hAnsiTheme="majorHAnsi" w:cstheme="majorHAnsi"/>
                <w:sz w:val="20"/>
                <w:szCs w:val="20"/>
              </w:rPr>
            </w:pPr>
            <w:ins w:id="5496" w:author="Christina Sun" w:date="2026-03-15T21:19:00Z" w16du:dateUtc="2026-03-16T04:19:00Z">
              <w:r w:rsidRPr="00824E21">
                <w:rPr>
                  <w:rFonts w:asciiTheme="majorHAnsi" w:hAnsiTheme="majorHAnsi" w:cstheme="majorHAnsi"/>
                  <w:sz w:val="20"/>
                  <w:szCs w:val="20"/>
                </w:rPr>
                <w:t>Asexual/aromantic/demisexual</w:t>
              </w:r>
            </w:ins>
          </w:p>
        </w:tc>
        <w:tc>
          <w:tcPr>
            <w:tcW w:w="1581" w:type="pct"/>
            <w:tcMar>
              <w:top w:w="0" w:type="dxa"/>
              <w:left w:w="100" w:type="dxa"/>
              <w:bottom w:w="0" w:type="dxa"/>
              <w:right w:w="100" w:type="dxa"/>
            </w:tcMar>
            <w:vAlign w:val="center"/>
          </w:tcPr>
          <w:p w14:paraId="208EFEA3" w14:textId="77777777" w:rsidR="003F4AB9" w:rsidRPr="00824E21" w:rsidRDefault="003F4AB9" w:rsidP="00806A88">
            <w:pPr>
              <w:ind w:left="-120"/>
              <w:jc w:val="center"/>
              <w:rPr>
                <w:ins w:id="5497" w:author="Christina Sun" w:date="2026-03-15T21:19:00Z" w16du:dateUtc="2026-03-16T04:19:00Z"/>
                <w:rFonts w:asciiTheme="majorHAnsi" w:hAnsiTheme="majorHAnsi" w:cstheme="majorHAnsi"/>
                <w:sz w:val="20"/>
                <w:szCs w:val="20"/>
                <w:vertAlign w:val="superscript"/>
              </w:rPr>
            </w:pPr>
            <w:ins w:id="5498" w:author="Christina Sun" w:date="2026-03-15T21:19:00Z" w16du:dateUtc="2026-03-16T04:19:00Z">
              <w:r w:rsidRPr="00824E21">
                <w:rPr>
                  <w:rFonts w:asciiTheme="majorHAnsi" w:hAnsiTheme="majorHAnsi" w:cstheme="majorHAnsi"/>
                  <w:sz w:val="20"/>
                  <w:szCs w:val="20"/>
                </w:rPr>
                <w:t>0.475</w:t>
              </w:r>
              <w:r w:rsidRPr="00824E21">
                <w:rPr>
                  <w:rFonts w:asciiTheme="majorHAnsi" w:hAnsiTheme="majorHAnsi" w:cstheme="majorHAnsi"/>
                  <w:sz w:val="20"/>
                  <w:szCs w:val="20"/>
                  <w:vertAlign w:val="superscript"/>
                </w:rPr>
                <w:t>***</w:t>
              </w:r>
            </w:ins>
          </w:p>
        </w:tc>
        <w:tc>
          <w:tcPr>
            <w:tcW w:w="1581" w:type="pct"/>
            <w:tcMar>
              <w:top w:w="0" w:type="dxa"/>
              <w:left w:w="100" w:type="dxa"/>
              <w:bottom w:w="0" w:type="dxa"/>
              <w:right w:w="100" w:type="dxa"/>
            </w:tcMar>
            <w:vAlign w:val="center"/>
          </w:tcPr>
          <w:p w14:paraId="28CB7142" w14:textId="77777777" w:rsidR="003F4AB9" w:rsidRPr="00824E21" w:rsidRDefault="003F4AB9" w:rsidP="00806A88">
            <w:pPr>
              <w:ind w:left="-120"/>
              <w:jc w:val="center"/>
              <w:rPr>
                <w:ins w:id="5499" w:author="Christina Sun" w:date="2026-03-15T21:19:00Z" w16du:dateUtc="2026-03-16T04:19:00Z"/>
                <w:rFonts w:asciiTheme="majorHAnsi" w:hAnsiTheme="majorHAnsi" w:cstheme="majorHAnsi"/>
                <w:sz w:val="20"/>
                <w:szCs w:val="20"/>
              </w:rPr>
            </w:pPr>
            <w:ins w:id="5500" w:author="Christina Sun" w:date="2026-03-15T21:19:00Z" w16du:dateUtc="2026-03-16T04:19:00Z">
              <w:r w:rsidRPr="00824E21">
                <w:rPr>
                  <w:rFonts w:asciiTheme="majorHAnsi" w:hAnsiTheme="majorHAnsi" w:cstheme="majorHAnsi"/>
                  <w:sz w:val="20"/>
                  <w:szCs w:val="20"/>
                </w:rPr>
                <w:t>0.174</w:t>
              </w:r>
            </w:ins>
          </w:p>
        </w:tc>
      </w:tr>
      <w:tr w:rsidR="003F4AB9" w:rsidRPr="00B621E1" w14:paraId="1EB4DCAE" w14:textId="77777777" w:rsidTr="00806A88">
        <w:trPr>
          <w:trHeight w:val="270"/>
          <w:ins w:id="5501" w:author="Christina Sun" w:date="2026-03-15T21:19:00Z" w16du:dateUtc="2026-03-16T04:19:00Z"/>
        </w:trPr>
        <w:tc>
          <w:tcPr>
            <w:tcW w:w="1839" w:type="pct"/>
            <w:tcMar>
              <w:top w:w="0" w:type="dxa"/>
              <w:left w:w="100" w:type="dxa"/>
              <w:bottom w:w="0" w:type="dxa"/>
              <w:right w:w="100" w:type="dxa"/>
            </w:tcMar>
            <w:vAlign w:val="center"/>
          </w:tcPr>
          <w:p w14:paraId="58302D6E" w14:textId="77777777" w:rsidR="003F4AB9" w:rsidRPr="00824E21" w:rsidRDefault="003F4AB9" w:rsidP="00806A88">
            <w:pPr>
              <w:ind w:left="-5"/>
              <w:rPr>
                <w:ins w:id="5502" w:author="Christina Sun" w:date="2026-03-15T21:19:00Z" w16du:dateUtc="2026-03-16T04:19:00Z"/>
                <w:rFonts w:asciiTheme="majorHAnsi" w:hAnsiTheme="majorHAnsi" w:cstheme="majorHAnsi"/>
                <w:sz w:val="20"/>
                <w:szCs w:val="20"/>
              </w:rPr>
            </w:pPr>
            <w:ins w:id="5503"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4B4BB1A6" w14:textId="77777777" w:rsidR="003F4AB9" w:rsidRPr="00824E21" w:rsidRDefault="003F4AB9" w:rsidP="00806A88">
            <w:pPr>
              <w:ind w:left="-120"/>
              <w:jc w:val="center"/>
              <w:rPr>
                <w:ins w:id="5504" w:author="Christina Sun" w:date="2026-03-15T21:19:00Z" w16du:dateUtc="2026-03-16T04:19:00Z"/>
                <w:rFonts w:asciiTheme="majorHAnsi" w:hAnsiTheme="majorHAnsi" w:cstheme="majorHAnsi"/>
                <w:sz w:val="20"/>
                <w:szCs w:val="20"/>
              </w:rPr>
            </w:pPr>
            <w:ins w:id="5505" w:author="Christina Sun" w:date="2026-03-15T21:19:00Z" w16du:dateUtc="2026-03-16T04:19:00Z">
              <w:r w:rsidRPr="00824E21">
                <w:rPr>
                  <w:rFonts w:asciiTheme="majorHAnsi" w:hAnsiTheme="majorHAnsi" w:cstheme="majorHAnsi"/>
                  <w:sz w:val="20"/>
                  <w:szCs w:val="20"/>
                </w:rPr>
                <w:t>(0.163)</w:t>
              </w:r>
            </w:ins>
          </w:p>
        </w:tc>
        <w:tc>
          <w:tcPr>
            <w:tcW w:w="1581" w:type="pct"/>
            <w:tcMar>
              <w:top w:w="0" w:type="dxa"/>
              <w:left w:w="100" w:type="dxa"/>
              <w:bottom w:w="0" w:type="dxa"/>
              <w:right w:w="100" w:type="dxa"/>
            </w:tcMar>
            <w:vAlign w:val="center"/>
          </w:tcPr>
          <w:p w14:paraId="31EAFB3B" w14:textId="77777777" w:rsidR="003F4AB9" w:rsidRPr="00824E21" w:rsidRDefault="003F4AB9" w:rsidP="00806A88">
            <w:pPr>
              <w:ind w:left="-120"/>
              <w:jc w:val="center"/>
              <w:rPr>
                <w:ins w:id="5506" w:author="Christina Sun" w:date="2026-03-15T21:19:00Z" w16du:dateUtc="2026-03-16T04:19:00Z"/>
                <w:rFonts w:asciiTheme="majorHAnsi" w:hAnsiTheme="majorHAnsi" w:cstheme="majorHAnsi"/>
                <w:sz w:val="20"/>
                <w:szCs w:val="20"/>
              </w:rPr>
            </w:pPr>
            <w:ins w:id="5507" w:author="Christina Sun" w:date="2026-03-15T21:19:00Z" w16du:dateUtc="2026-03-16T04:19:00Z">
              <w:r w:rsidRPr="00824E21">
                <w:rPr>
                  <w:rFonts w:asciiTheme="majorHAnsi" w:hAnsiTheme="majorHAnsi" w:cstheme="majorHAnsi"/>
                  <w:sz w:val="20"/>
                  <w:szCs w:val="20"/>
                </w:rPr>
                <w:t>(0.175)</w:t>
              </w:r>
            </w:ins>
          </w:p>
        </w:tc>
      </w:tr>
      <w:tr w:rsidR="003F4AB9" w:rsidRPr="00B621E1" w14:paraId="75D33022" w14:textId="77777777" w:rsidTr="00806A88">
        <w:trPr>
          <w:trHeight w:val="270"/>
          <w:ins w:id="5508" w:author="Christina Sun" w:date="2026-03-15T21:19:00Z" w16du:dateUtc="2026-03-16T04:19:00Z"/>
        </w:trPr>
        <w:tc>
          <w:tcPr>
            <w:tcW w:w="1839" w:type="pct"/>
            <w:tcMar>
              <w:top w:w="0" w:type="dxa"/>
              <w:left w:w="100" w:type="dxa"/>
              <w:bottom w:w="0" w:type="dxa"/>
              <w:right w:w="100" w:type="dxa"/>
            </w:tcMar>
            <w:vAlign w:val="center"/>
          </w:tcPr>
          <w:p w14:paraId="1B82B550" w14:textId="77777777" w:rsidR="003F4AB9" w:rsidRPr="00824E21" w:rsidRDefault="003F4AB9" w:rsidP="00806A88">
            <w:pPr>
              <w:ind w:left="-5"/>
              <w:rPr>
                <w:ins w:id="5509" w:author="Christina Sun" w:date="2026-03-15T21:19:00Z" w16du:dateUtc="2026-03-16T04:19:00Z"/>
                <w:rFonts w:asciiTheme="majorHAnsi" w:hAnsiTheme="majorHAnsi" w:cstheme="majorHAnsi"/>
                <w:sz w:val="20"/>
                <w:szCs w:val="20"/>
              </w:rPr>
            </w:pPr>
            <w:ins w:id="5510"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00727716" w14:textId="77777777" w:rsidR="003F4AB9" w:rsidRPr="00824E21" w:rsidRDefault="003F4AB9" w:rsidP="00806A88">
            <w:pPr>
              <w:ind w:left="-120"/>
              <w:jc w:val="center"/>
              <w:rPr>
                <w:ins w:id="5511" w:author="Christina Sun" w:date="2026-03-15T21:19:00Z" w16du:dateUtc="2026-03-16T04:19:00Z"/>
                <w:rFonts w:asciiTheme="majorHAnsi" w:hAnsiTheme="majorHAnsi" w:cstheme="majorHAnsi"/>
                <w:sz w:val="20"/>
                <w:szCs w:val="20"/>
              </w:rPr>
            </w:pPr>
          </w:p>
        </w:tc>
        <w:tc>
          <w:tcPr>
            <w:tcW w:w="1581" w:type="pct"/>
            <w:tcMar>
              <w:top w:w="0" w:type="dxa"/>
              <w:left w:w="100" w:type="dxa"/>
              <w:bottom w:w="0" w:type="dxa"/>
              <w:right w:w="100" w:type="dxa"/>
            </w:tcMar>
            <w:vAlign w:val="center"/>
          </w:tcPr>
          <w:p w14:paraId="424F433C" w14:textId="77777777" w:rsidR="003F4AB9" w:rsidRPr="00824E21" w:rsidRDefault="003F4AB9" w:rsidP="00806A88">
            <w:pPr>
              <w:ind w:left="-120"/>
              <w:jc w:val="center"/>
              <w:rPr>
                <w:ins w:id="5512" w:author="Christina Sun" w:date="2026-03-15T21:19:00Z" w16du:dateUtc="2026-03-16T04:19:00Z"/>
                <w:rFonts w:asciiTheme="majorHAnsi" w:hAnsiTheme="majorHAnsi" w:cstheme="majorHAnsi"/>
                <w:sz w:val="20"/>
                <w:szCs w:val="20"/>
              </w:rPr>
            </w:pPr>
          </w:p>
        </w:tc>
      </w:tr>
      <w:tr w:rsidR="003F4AB9" w:rsidRPr="00B621E1" w14:paraId="22D42311" w14:textId="77777777" w:rsidTr="00806A88">
        <w:trPr>
          <w:trHeight w:val="330"/>
          <w:ins w:id="5513" w:author="Christina Sun" w:date="2026-03-15T21:19:00Z" w16du:dateUtc="2026-03-16T04:19:00Z"/>
        </w:trPr>
        <w:tc>
          <w:tcPr>
            <w:tcW w:w="1839" w:type="pct"/>
            <w:tcMar>
              <w:top w:w="0" w:type="dxa"/>
              <w:left w:w="100" w:type="dxa"/>
              <w:bottom w:w="0" w:type="dxa"/>
              <w:right w:w="100" w:type="dxa"/>
            </w:tcMar>
            <w:vAlign w:val="center"/>
          </w:tcPr>
          <w:p w14:paraId="41EA7DC4" w14:textId="77777777" w:rsidR="003F4AB9" w:rsidRPr="00824E21" w:rsidRDefault="003F4AB9" w:rsidP="00806A88">
            <w:pPr>
              <w:ind w:left="-5"/>
              <w:rPr>
                <w:ins w:id="5514" w:author="Christina Sun" w:date="2026-03-15T21:19:00Z" w16du:dateUtc="2026-03-16T04:19:00Z"/>
                <w:rFonts w:asciiTheme="majorHAnsi" w:hAnsiTheme="majorHAnsi" w:cstheme="majorHAnsi"/>
                <w:sz w:val="20"/>
                <w:szCs w:val="20"/>
              </w:rPr>
            </w:pPr>
            <w:ins w:id="5515" w:author="Christina Sun" w:date="2026-03-15T21:19:00Z" w16du:dateUtc="2026-03-16T04:19:00Z">
              <w:r w:rsidRPr="00824E21">
                <w:rPr>
                  <w:rFonts w:asciiTheme="majorHAnsi" w:hAnsiTheme="majorHAnsi" w:cstheme="majorHAnsi"/>
                  <w:sz w:val="20"/>
                  <w:szCs w:val="20"/>
                </w:rPr>
                <w:t>Other/queer/questioning</w:t>
              </w:r>
            </w:ins>
          </w:p>
        </w:tc>
        <w:tc>
          <w:tcPr>
            <w:tcW w:w="1581" w:type="pct"/>
            <w:tcMar>
              <w:top w:w="0" w:type="dxa"/>
              <w:left w:w="100" w:type="dxa"/>
              <w:bottom w:w="0" w:type="dxa"/>
              <w:right w:w="100" w:type="dxa"/>
            </w:tcMar>
            <w:vAlign w:val="center"/>
          </w:tcPr>
          <w:p w14:paraId="5BE793F4" w14:textId="77777777" w:rsidR="003F4AB9" w:rsidRPr="00824E21" w:rsidRDefault="003F4AB9" w:rsidP="00806A88">
            <w:pPr>
              <w:ind w:left="-120"/>
              <w:jc w:val="center"/>
              <w:rPr>
                <w:ins w:id="5516" w:author="Christina Sun" w:date="2026-03-15T21:19:00Z" w16du:dateUtc="2026-03-16T04:19:00Z"/>
                <w:rFonts w:asciiTheme="majorHAnsi" w:hAnsiTheme="majorHAnsi" w:cstheme="majorHAnsi"/>
                <w:sz w:val="20"/>
                <w:szCs w:val="20"/>
                <w:vertAlign w:val="superscript"/>
              </w:rPr>
            </w:pPr>
            <w:ins w:id="5517" w:author="Christina Sun" w:date="2026-03-15T21:19:00Z" w16du:dateUtc="2026-03-16T04:19:00Z">
              <w:r w:rsidRPr="00824E21">
                <w:rPr>
                  <w:rFonts w:asciiTheme="majorHAnsi" w:hAnsiTheme="majorHAnsi" w:cstheme="majorHAnsi"/>
                  <w:sz w:val="20"/>
                  <w:szCs w:val="20"/>
                </w:rPr>
                <w:t>0.346</w:t>
              </w:r>
              <w:r w:rsidRPr="00824E21">
                <w:rPr>
                  <w:rFonts w:asciiTheme="majorHAnsi" w:hAnsiTheme="majorHAnsi" w:cstheme="majorHAnsi"/>
                  <w:sz w:val="20"/>
                  <w:szCs w:val="20"/>
                  <w:vertAlign w:val="superscript"/>
                </w:rPr>
                <w:t>*</w:t>
              </w:r>
            </w:ins>
          </w:p>
        </w:tc>
        <w:tc>
          <w:tcPr>
            <w:tcW w:w="1581" w:type="pct"/>
            <w:tcMar>
              <w:top w:w="0" w:type="dxa"/>
              <w:left w:w="100" w:type="dxa"/>
              <w:bottom w:w="0" w:type="dxa"/>
              <w:right w:w="100" w:type="dxa"/>
            </w:tcMar>
            <w:vAlign w:val="center"/>
          </w:tcPr>
          <w:p w14:paraId="5E23E9FB" w14:textId="77777777" w:rsidR="003F4AB9" w:rsidRPr="00824E21" w:rsidRDefault="003F4AB9" w:rsidP="00806A88">
            <w:pPr>
              <w:ind w:left="-120"/>
              <w:jc w:val="center"/>
              <w:rPr>
                <w:ins w:id="5518" w:author="Christina Sun" w:date="2026-03-15T21:19:00Z" w16du:dateUtc="2026-03-16T04:19:00Z"/>
                <w:rFonts w:asciiTheme="majorHAnsi" w:hAnsiTheme="majorHAnsi" w:cstheme="majorHAnsi"/>
                <w:sz w:val="20"/>
                <w:szCs w:val="20"/>
              </w:rPr>
            </w:pPr>
            <w:ins w:id="5519" w:author="Christina Sun" w:date="2026-03-15T21:19:00Z" w16du:dateUtc="2026-03-16T04:19:00Z">
              <w:r w:rsidRPr="00824E21">
                <w:rPr>
                  <w:rFonts w:asciiTheme="majorHAnsi" w:hAnsiTheme="majorHAnsi" w:cstheme="majorHAnsi"/>
                  <w:sz w:val="20"/>
                  <w:szCs w:val="20"/>
                </w:rPr>
                <w:t>0.170</w:t>
              </w:r>
            </w:ins>
          </w:p>
        </w:tc>
      </w:tr>
      <w:tr w:rsidR="003F4AB9" w:rsidRPr="00B621E1" w14:paraId="6994AE48" w14:textId="77777777" w:rsidTr="00806A88">
        <w:trPr>
          <w:trHeight w:val="270"/>
          <w:ins w:id="5520" w:author="Christina Sun" w:date="2026-03-15T21:19:00Z" w16du:dateUtc="2026-03-16T04:19:00Z"/>
        </w:trPr>
        <w:tc>
          <w:tcPr>
            <w:tcW w:w="1839" w:type="pct"/>
            <w:tcMar>
              <w:top w:w="0" w:type="dxa"/>
              <w:left w:w="100" w:type="dxa"/>
              <w:bottom w:w="0" w:type="dxa"/>
              <w:right w:w="100" w:type="dxa"/>
            </w:tcMar>
            <w:vAlign w:val="center"/>
          </w:tcPr>
          <w:p w14:paraId="3F5217B2" w14:textId="77777777" w:rsidR="003F4AB9" w:rsidRPr="00824E21" w:rsidRDefault="003F4AB9" w:rsidP="00806A88">
            <w:pPr>
              <w:ind w:left="-5"/>
              <w:rPr>
                <w:ins w:id="5521" w:author="Christina Sun" w:date="2026-03-15T21:19:00Z" w16du:dateUtc="2026-03-16T04:19:00Z"/>
                <w:rFonts w:asciiTheme="majorHAnsi" w:hAnsiTheme="majorHAnsi" w:cstheme="majorHAnsi"/>
                <w:sz w:val="20"/>
                <w:szCs w:val="20"/>
              </w:rPr>
            </w:pPr>
            <w:ins w:id="5522"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4B63DD4F" w14:textId="77777777" w:rsidR="003F4AB9" w:rsidRPr="00824E21" w:rsidRDefault="003F4AB9" w:rsidP="00806A88">
            <w:pPr>
              <w:ind w:left="-120"/>
              <w:jc w:val="center"/>
              <w:rPr>
                <w:ins w:id="5523" w:author="Christina Sun" w:date="2026-03-15T21:19:00Z" w16du:dateUtc="2026-03-16T04:19:00Z"/>
                <w:rFonts w:asciiTheme="majorHAnsi" w:hAnsiTheme="majorHAnsi" w:cstheme="majorHAnsi"/>
                <w:sz w:val="20"/>
                <w:szCs w:val="20"/>
              </w:rPr>
            </w:pPr>
            <w:ins w:id="5524" w:author="Christina Sun" w:date="2026-03-15T21:19:00Z" w16du:dateUtc="2026-03-16T04:19:00Z">
              <w:r w:rsidRPr="00824E21">
                <w:rPr>
                  <w:rFonts w:asciiTheme="majorHAnsi" w:hAnsiTheme="majorHAnsi" w:cstheme="majorHAnsi"/>
                  <w:sz w:val="20"/>
                  <w:szCs w:val="20"/>
                </w:rPr>
                <w:t>(0.187)</w:t>
              </w:r>
            </w:ins>
          </w:p>
        </w:tc>
        <w:tc>
          <w:tcPr>
            <w:tcW w:w="1581" w:type="pct"/>
            <w:tcMar>
              <w:top w:w="0" w:type="dxa"/>
              <w:left w:w="100" w:type="dxa"/>
              <w:bottom w:w="0" w:type="dxa"/>
              <w:right w:w="100" w:type="dxa"/>
            </w:tcMar>
            <w:vAlign w:val="center"/>
          </w:tcPr>
          <w:p w14:paraId="512DEAC7" w14:textId="77777777" w:rsidR="003F4AB9" w:rsidRPr="00824E21" w:rsidRDefault="003F4AB9" w:rsidP="00806A88">
            <w:pPr>
              <w:ind w:left="-120"/>
              <w:jc w:val="center"/>
              <w:rPr>
                <w:ins w:id="5525" w:author="Christina Sun" w:date="2026-03-15T21:19:00Z" w16du:dateUtc="2026-03-16T04:19:00Z"/>
                <w:rFonts w:asciiTheme="majorHAnsi" w:hAnsiTheme="majorHAnsi" w:cstheme="majorHAnsi"/>
                <w:sz w:val="20"/>
                <w:szCs w:val="20"/>
              </w:rPr>
            </w:pPr>
            <w:ins w:id="5526" w:author="Christina Sun" w:date="2026-03-15T21:19:00Z" w16du:dateUtc="2026-03-16T04:19:00Z">
              <w:r w:rsidRPr="00824E21">
                <w:rPr>
                  <w:rFonts w:asciiTheme="majorHAnsi" w:hAnsiTheme="majorHAnsi" w:cstheme="majorHAnsi"/>
                  <w:sz w:val="20"/>
                  <w:szCs w:val="20"/>
                </w:rPr>
                <w:t>(0.199)</w:t>
              </w:r>
            </w:ins>
          </w:p>
        </w:tc>
      </w:tr>
      <w:tr w:rsidR="003F4AB9" w:rsidRPr="00B621E1" w14:paraId="3747D532" w14:textId="77777777" w:rsidTr="00806A88">
        <w:trPr>
          <w:trHeight w:val="270"/>
          <w:ins w:id="5527" w:author="Christina Sun" w:date="2026-03-15T21:19:00Z" w16du:dateUtc="2026-03-16T04:19:00Z"/>
        </w:trPr>
        <w:tc>
          <w:tcPr>
            <w:tcW w:w="1839" w:type="pct"/>
            <w:tcMar>
              <w:top w:w="0" w:type="dxa"/>
              <w:left w:w="100" w:type="dxa"/>
              <w:bottom w:w="0" w:type="dxa"/>
              <w:right w:w="100" w:type="dxa"/>
            </w:tcMar>
            <w:vAlign w:val="center"/>
          </w:tcPr>
          <w:p w14:paraId="07EEDFC5" w14:textId="77777777" w:rsidR="003F4AB9" w:rsidRPr="00824E21" w:rsidRDefault="003F4AB9" w:rsidP="00806A88">
            <w:pPr>
              <w:ind w:left="-5"/>
              <w:rPr>
                <w:ins w:id="5528" w:author="Christina Sun" w:date="2026-03-15T21:19:00Z" w16du:dateUtc="2026-03-16T04:19:00Z"/>
                <w:rFonts w:asciiTheme="majorHAnsi" w:hAnsiTheme="majorHAnsi" w:cstheme="majorHAnsi"/>
                <w:sz w:val="20"/>
                <w:szCs w:val="20"/>
              </w:rPr>
            </w:pPr>
            <w:ins w:id="5529" w:author="Christina Sun" w:date="2026-03-15T21:19:00Z" w16du:dateUtc="2026-03-16T04:19:00Z">
              <w:r w:rsidRPr="00824E21">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720B3359" w14:textId="77777777" w:rsidR="003F4AB9" w:rsidRPr="00824E21" w:rsidRDefault="003F4AB9" w:rsidP="00806A88">
            <w:pPr>
              <w:ind w:left="-120"/>
              <w:jc w:val="center"/>
              <w:rPr>
                <w:ins w:id="5530" w:author="Christina Sun" w:date="2026-03-15T21:19:00Z" w16du:dateUtc="2026-03-16T04:19:00Z"/>
                <w:rFonts w:asciiTheme="majorHAnsi" w:hAnsiTheme="majorHAnsi" w:cstheme="majorHAnsi"/>
                <w:sz w:val="20"/>
                <w:szCs w:val="20"/>
              </w:rPr>
            </w:pPr>
          </w:p>
        </w:tc>
        <w:tc>
          <w:tcPr>
            <w:tcW w:w="1581" w:type="pct"/>
            <w:tcMar>
              <w:top w:w="0" w:type="dxa"/>
              <w:left w:w="100" w:type="dxa"/>
              <w:bottom w:w="0" w:type="dxa"/>
              <w:right w:w="100" w:type="dxa"/>
            </w:tcMar>
            <w:vAlign w:val="center"/>
          </w:tcPr>
          <w:p w14:paraId="32BDD2AC" w14:textId="77777777" w:rsidR="003F4AB9" w:rsidRPr="00824E21" w:rsidRDefault="003F4AB9" w:rsidP="00806A88">
            <w:pPr>
              <w:ind w:left="-120"/>
              <w:jc w:val="center"/>
              <w:rPr>
                <w:ins w:id="5531" w:author="Christina Sun" w:date="2026-03-15T21:19:00Z" w16du:dateUtc="2026-03-16T04:19:00Z"/>
                <w:rFonts w:asciiTheme="majorHAnsi" w:hAnsiTheme="majorHAnsi" w:cstheme="majorHAnsi"/>
                <w:sz w:val="20"/>
                <w:szCs w:val="20"/>
              </w:rPr>
            </w:pPr>
          </w:p>
        </w:tc>
      </w:tr>
      <w:tr w:rsidR="003F4AB9" w:rsidRPr="00B621E1" w14:paraId="2004C368" w14:textId="77777777" w:rsidTr="00806A88">
        <w:trPr>
          <w:trHeight w:val="270"/>
          <w:ins w:id="5532" w:author="Christina Sun" w:date="2026-03-15T21:19:00Z" w16du:dateUtc="2026-03-16T04:19:00Z"/>
        </w:trPr>
        <w:tc>
          <w:tcPr>
            <w:tcW w:w="1839" w:type="pct"/>
            <w:tcMar>
              <w:top w:w="0" w:type="dxa"/>
              <w:left w:w="100" w:type="dxa"/>
              <w:bottom w:w="0" w:type="dxa"/>
              <w:right w:w="100" w:type="dxa"/>
            </w:tcMar>
            <w:vAlign w:val="center"/>
          </w:tcPr>
          <w:p w14:paraId="59CAA84B" w14:textId="77777777" w:rsidR="003F4AB9" w:rsidRPr="00824E21" w:rsidRDefault="003F4AB9" w:rsidP="00806A88">
            <w:pPr>
              <w:ind w:left="-5"/>
              <w:rPr>
                <w:ins w:id="5533" w:author="Christina Sun" w:date="2026-03-15T21:19:00Z" w16du:dateUtc="2026-03-16T04:19:00Z"/>
                <w:rFonts w:asciiTheme="majorHAnsi" w:hAnsiTheme="majorHAnsi" w:cstheme="majorHAnsi"/>
                <w:sz w:val="20"/>
                <w:szCs w:val="20"/>
              </w:rPr>
            </w:pPr>
            <w:ins w:id="5534" w:author="Christina Sun" w:date="2026-03-15T21:19:00Z" w16du:dateUtc="2026-03-16T04:19:00Z">
              <w:r w:rsidRPr="00824E21">
                <w:rPr>
                  <w:rFonts w:asciiTheme="majorHAnsi" w:hAnsiTheme="majorHAnsi" w:cstheme="majorHAnsi"/>
                  <w:sz w:val="20"/>
                  <w:szCs w:val="20"/>
                </w:rPr>
                <w:t>Prefer not to say</w:t>
              </w:r>
            </w:ins>
          </w:p>
        </w:tc>
        <w:tc>
          <w:tcPr>
            <w:tcW w:w="1581" w:type="pct"/>
            <w:tcMar>
              <w:top w:w="0" w:type="dxa"/>
              <w:left w:w="100" w:type="dxa"/>
              <w:bottom w:w="0" w:type="dxa"/>
              <w:right w:w="100" w:type="dxa"/>
            </w:tcMar>
            <w:vAlign w:val="center"/>
          </w:tcPr>
          <w:p w14:paraId="4EA729E0" w14:textId="77777777" w:rsidR="003F4AB9" w:rsidRPr="00824E21" w:rsidRDefault="003F4AB9" w:rsidP="00806A88">
            <w:pPr>
              <w:ind w:left="-120"/>
              <w:jc w:val="center"/>
              <w:rPr>
                <w:ins w:id="5535" w:author="Christina Sun" w:date="2026-03-15T21:19:00Z" w16du:dateUtc="2026-03-16T04:19:00Z"/>
                <w:rFonts w:asciiTheme="majorHAnsi" w:hAnsiTheme="majorHAnsi" w:cstheme="majorHAnsi"/>
                <w:sz w:val="20"/>
                <w:szCs w:val="20"/>
              </w:rPr>
            </w:pPr>
            <w:ins w:id="5536" w:author="Christina Sun" w:date="2026-03-15T21:19:00Z" w16du:dateUtc="2026-03-16T04:19:00Z">
              <w:r w:rsidRPr="00824E21">
                <w:rPr>
                  <w:rFonts w:asciiTheme="majorHAnsi" w:hAnsiTheme="majorHAnsi" w:cstheme="majorHAnsi"/>
                  <w:sz w:val="20"/>
                  <w:szCs w:val="20"/>
                </w:rPr>
                <w:t>0.001</w:t>
              </w:r>
            </w:ins>
          </w:p>
        </w:tc>
        <w:tc>
          <w:tcPr>
            <w:tcW w:w="1581" w:type="pct"/>
            <w:tcMar>
              <w:top w:w="0" w:type="dxa"/>
              <w:left w:w="100" w:type="dxa"/>
              <w:bottom w:w="0" w:type="dxa"/>
              <w:right w:w="100" w:type="dxa"/>
            </w:tcMar>
            <w:vAlign w:val="center"/>
          </w:tcPr>
          <w:p w14:paraId="7DFE4E0A" w14:textId="77777777" w:rsidR="003F4AB9" w:rsidRPr="00824E21" w:rsidRDefault="003F4AB9" w:rsidP="00806A88">
            <w:pPr>
              <w:ind w:left="-120"/>
              <w:jc w:val="center"/>
              <w:rPr>
                <w:ins w:id="5537" w:author="Christina Sun" w:date="2026-03-15T21:19:00Z" w16du:dateUtc="2026-03-16T04:19:00Z"/>
                <w:rFonts w:asciiTheme="majorHAnsi" w:hAnsiTheme="majorHAnsi" w:cstheme="majorHAnsi"/>
                <w:sz w:val="20"/>
                <w:szCs w:val="20"/>
              </w:rPr>
            </w:pPr>
            <w:ins w:id="5538" w:author="Christina Sun" w:date="2026-03-15T21:19:00Z" w16du:dateUtc="2026-03-16T04:19:00Z">
              <w:r w:rsidRPr="00824E21">
                <w:rPr>
                  <w:rFonts w:asciiTheme="majorHAnsi" w:hAnsiTheme="majorHAnsi" w:cstheme="majorHAnsi"/>
                  <w:sz w:val="20"/>
                  <w:szCs w:val="20"/>
                </w:rPr>
                <w:t>-0.107</w:t>
              </w:r>
            </w:ins>
          </w:p>
        </w:tc>
      </w:tr>
      <w:tr w:rsidR="003F4AB9" w:rsidRPr="00B621E1" w14:paraId="10CD57D7" w14:textId="77777777" w:rsidTr="00806A88">
        <w:trPr>
          <w:trHeight w:val="285"/>
          <w:ins w:id="5539" w:author="Christina Sun" w:date="2026-03-15T21:19:00Z" w16du:dateUtc="2026-03-16T04:19:00Z"/>
        </w:trPr>
        <w:tc>
          <w:tcPr>
            <w:tcW w:w="1839" w:type="pct"/>
            <w:tcBorders>
              <w:bottom w:val="single" w:sz="8" w:space="0" w:color="000000"/>
            </w:tcBorders>
            <w:tcMar>
              <w:top w:w="0" w:type="dxa"/>
              <w:left w:w="100" w:type="dxa"/>
              <w:bottom w:w="0" w:type="dxa"/>
              <w:right w:w="100" w:type="dxa"/>
            </w:tcMar>
            <w:vAlign w:val="center"/>
          </w:tcPr>
          <w:p w14:paraId="71C9244D" w14:textId="77777777" w:rsidR="003F4AB9" w:rsidRPr="00824E21" w:rsidRDefault="003F4AB9" w:rsidP="00806A88">
            <w:pPr>
              <w:ind w:left="-5"/>
              <w:rPr>
                <w:ins w:id="5540" w:author="Christina Sun" w:date="2026-03-15T21:19:00Z" w16du:dateUtc="2026-03-16T04:19:00Z"/>
                <w:rFonts w:asciiTheme="majorHAnsi" w:hAnsiTheme="majorHAnsi" w:cstheme="majorHAnsi"/>
                <w:sz w:val="20"/>
                <w:szCs w:val="20"/>
              </w:rPr>
            </w:pPr>
            <w:ins w:id="5541" w:author="Christina Sun" w:date="2026-03-15T21:19:00Z" w16du:dateUtc="2026-03-16T04:19:00Z">
              <w:r w:rsidRPr="00824E21">
                <w:rPr>
                  <w:rFonts w:asciiTheme="majorHAnsi" w:hAnsiTheme="majorHAnsi" w:cstheme="majorHAnsi"/>
                  <w:sz w:val="20"/>
                  <w:szCs w:val="20"/>
                </w:rPr>
                <w:t xml:space="preserve"> </w:t>
              </w:r>
            </w:ins>
          </w:p>
        </w:tc>
        <w:tc>
          <w:tcPr>
            <w:tcW w:w="1581" w:type="pct"/>
            <w:tcBorders>
              <w:bottom w:val="single" w:sz="8" w:space="0" w:color="000000"/>
            </w:tcBorders>
            <w:tcMar>
              <w:top w:w="0" w:type="dxa"/>
              <w:left w:w="100" w:type="dxa"/>
              <w:bottom w:w="0" w:type="dxa"/>
              <w:right w:w="100" w:type="dxa"/>
            </w:tcMar>
            <w:vAlign w:val="center"/>
          </w:tcPr>
          <w:p w14:paraId="4C828EAA" w14:textId="77777777" w:rsidR="003F4AB9" w:rsidRPr="00824E21" w:rsidRDefault="003F4AB9" w:rsidP="00806A88">
            <w:pPr>
              <w:ind w:left="-120"/>
              <w:jc w:val="center"/>
              <w:rPr>
                <w:ins w:id="5542" w:author="Christina Sun" w:date="2026-03-15T21:19:00Z" w16du:dateUtc="2026-03-16T04:19:00Z"/>
                <w:rFonts w:asciiTheme="majorHAnsi" w:hAnsiTheme="majorHAnsi" w:cstheme="majorHAnsi"/>
                <w:sz w:val="20"/>
                <w:szCs w:val="20"/>
              </w:rPr>
            </w:pPr>
            <w:ins w:id="5543" w:author="Christina Sun" w:date="2026-03-15T21:19:00Z" w16du:dateUtc="2026-03-16T04:19:00Z">
              <w:r w:rsidRPr="00824E21">
                <w:rPr>
                  <w:rFonts w:asciiTheme="majorHAnsi" w:hAnsiTheme="majorHAnsi" w:cstheme="majorHAnsi"/>
                  <w:sz w:val="20"/>
                  <w:szCs w:val="20"/>
                </w:rPr>
                <w:t>(0.094)</w:t>
              </w:r>
            </w:ins>
          </w:p>
        </w:tc>
        <w:tc>
          <w:tcPr>
            <w:tcW w:w="1581" w:type="pct"/>
            <w:tcBorders>
              <w:bottom w:val="single" w:sz="8" w:space="0" w:color="000000"/>
            </w:tcBorders>
            <w:tcMar>
              <w:top w:w="0" w:type="dxa"/>
              <w:left w:w="100" w:type="dxa"/>
              <w:bottom w:w="0" w:type="dxa"/>
              <w:right w:w="100" w:type="dxa"/>
            </w:tcMar>
            <w:vAlign w:val="center"/>
          </w:tcPr>
          <w:p w14:paraId="47A7F0CA" w14:textId="77777777" w:rsidR="003F4AB9" w:rsidRPr="00824E21" w:rsidRDefault="003F4AB9" w:rsidP="00806A88">
            <w:pPr>
              <w:ind w:left="-120"/>
              <w:jc w:val="center"/>
              <w:rPr>
                <w:ins w:id="5544" w:author="Christina Sun" w:date="2026-03-15T21:19:00Z" w16du:dateUtc="2026-03-16T04:19:00Z"/>
                <w:rFonts w:asciiTheme="majorHAnsi" w:hAnsiTheme="majorHAnsi" w:cstheme="majorHAnsi"/>
                <w:sz w:val="20"/>
                <w:szCs w:val="20"/>
              </w:rPr>
            </w:pPr>
            <w:ins w:id="5545" w:author="Christina Sun" w:date="2026-03-15T21:19:00Z" w16du:dateUtc="2026-03-16T04:19:00Z">
              <w:r w:rsidRPr="00824E21">
                <w:rPr>
                  <w:rFonts w:asciiTheme="majorHAnsi" w:hAnsiTheme="majorHAnsi" w:cstheme="majorHAnsi"/>
                  <w:sz w:val="20"/>
                  <w:szCs w:val="20"/>
                </w:rPr>
                <w:t>(0.101)</w:t>
              </w:r>
            </w:ins>
          </w:p>
        </w:tc>
      </w:tr>
      <w:tr w:rsidR="003F4AB9" w:rsidRPr="00B621E1" w14:paraId="48B2AAAB" w14:textId="77777777" w:rsidTr="00806A88">
        <w:trPr>
          <w:trHeight w:val="285"/>
          <w:ins w:id="5546" w:author="Christina Sun" w:date="2026-03-15T21:19:00Z" w16du:dateUtc="2026-03-16T04:19:00Z"/>
        </w:trPr>
        <w:tc>
          <w:tcPr>
            <w:tcW w:w="1839" w:type="pct"/>
            <w:tcMar>
              <w:top w:w="0" w:type="dxa"/>
              <w:left w:w="100" w:type="dxa"/>
              <w:bottom w:w="0" w:type="dxa"/>
              <w:right w:w="100" w:type="dxa"/>
            </w:tcMar>
            <w:vAlign w:val="center"/>
          </w:tcPr>
          <w:p w14:paraId="30AFA082" w14:textId="77777777" w:rsidR="003F4AB9" w:rsidRPr="00824E21" w:rsidRDefault="003F4AB9" w:rsidP="00806A88">
            <w:pPr>
              <w:ind w:left="-5"/>
              <w:rPr>
                <w:ins w:id="5547" w:author="Christina Sun" w:date="2026-03-15T21:19:00Z" w16du:dateUtc="2026-03-16T04:19:00Z"/>
                <w:rFonts w:asciiTheme="majorHAnsi" w:hAnsiTheme="majorHAnsi" w:cstheme="majorHAnsi"/>
                <w:sz w:val="20"/>
                <w:szCs w:val="20"/>
              </w:rPr>
            </w:pPr>
            <w:ins w:id="5548" w:author="Christina Sun" w:date="2026-03-15T21:19:00Z" w16du:dateUtc="2026-03-16T04:19:00Z">
              <w:r w:rsidRPr="00824E21">
                <w:rPr>
                  <w:rFonts w:asciiTheme="majorHAnsi" w:hAnsiTheme="majorHAnsi" w:cstheme="majorHAnsi"/>
                  <w:sz w:val="20"/>
                  <w:szCs w:val="20"/>
                </w:rPr>
                <w:t>Observations</w:t>
              </w:r>
            </w:ins>
          </w:p>
        </w:tc>
        <w:tc>
          <w:tcPr>
            <w:tcW w:w="1581" w:type="pct"/>
            <w:tcMar>
              <w:top w:w="0" w:type="dxa"/>
              <w:left w:w="100" w:type="dxa"/>
              <w:bottom w:w="0" w:type="dxa"/>
              <w:right w:w="100" w:type="dxa"/>
            </w:tcMar>
            <w:vAlign w:val="center"/>
          </w:tcPr>
          <w:p w14:paraId="5CAD670D" w14:textId="77777777" w:rsidR="003F4AB9" w:rsidRPr="00824E21" w:rsidRDefault="003F4AB9" w:rsidP="00806A88">
            <w:pPr>
              <w:ind w:left="-120"/>
              <w:jc w:val="center"/>
              <w:rPr>
                <w:ins w:id="5549" w:author="Christina Sun" w:date="2026-03-15T21:19:00Z" w16du:dateUtc="2026-03-16T04:19:00Z"/>
                <w:rFonts w:asciiTheme="majorHAnsi" w:hAnsiTheme="majorHAnsi" w:cstheme="majorHAnsi"/>
                <w:sz w:val="20"/>
                <w:szCs w:val="20"/>
              </w:rPr>
            </w:pPr>
            <w:ins w:id="5550" w:author="Christina Sun" w:date="2026-03-15T21:19:00Z" w16du:dateUtc="2026-03-16T04:19:00Z">
              <w:r w:rsidRPr="00824E21">
                <w:rPr>
                  <w:rFonts w:asciiTheme="majorHAnsi" w:hAnsiTheme="majorHAnsi" w:cstheme="majorHAnsi"/>
                  <w:sz w:val="20"/>
                  <w:szCs w:val="20"/>
                </w:rPr>
                <w:t>7481</w:t>
              </w:r>
            </w:ins>
          </w:p>
        </w:tc>
        <w:tc>
          <w:tcPr>
            <w:tcW w:w="1581" w:type="pct"/>
            <w:tcMar>
              <w:top w:w="0" w:type="dxa"/>
              <w:left w:w="100" w:type="dxa"/>
              <w:bottom w:w="0" w:type="dxa"/>
              <w:right w:w="100" w:type="dxa"/>
            </w:tcMar>
            <w:vAlign w:val="center"/>
          </w:tcPr>
          <w:p w14:paraId="03575709" w14:textId="77777777" w:rsidR="003F4AB9" w:rsidRPr="00824E21" w:rsidRDefault="003F4AB9" w:rsidP="00806A88">
            <w:pPr>
              <w:ind w:left="-120"/>
              <w:jc w:val="center"/>
              <w:rPr>
                <w:ins w:id="5551" w:author="Christina Sun" w:date="2026-03-15T21:19:00Z" w16du:dateUtc="2026-03-16T04:19:00Z"/>
                <w:rFonts w:asciiTheme="majorHAnsi" w:hAnsiTheme="majorHAnsi" w:cstheme="majorHAnsi"/>
                <w:sz w:val="20"/>
                <w:szCs w:val="20"/>
              </w:rPr>
            </w:pPr>
            <w:ins w:id="5552" w:author="Christina Sun" w:date="2026-03-15T21:19:00Z" w16du:dateUtc="2026-03-16T04:19:00Z">
              <w:r w:rsidRPr="00824E21">
                <w:rPr>
                  <w:rFonts w:asciiTheme="majorHAnsi" w:hAnsiTheme="majorHAnsi" w:cstheme="majorHAnsi"/>
                  <w:sz w:val="20"/>
                  <w:szCs w:val="20"/>
                </w:rPr>
                <w:t>7456</w:t>
              </w:r>
            </w:ins>
          </w:p>
        </w:tc>
      </w:tr>
      <w:tr w:rsidR="003F4AB9" w:rsidRPr="00B621E1" w14:paraId="1D8DEA19" w14:textId="77777777" w:rsidTr="00806A88">
        <w:trPr>
          <w:trHeight w:val="285"/>
          <w:ins w:id="5553" w:author="Christina Sun" w:date="2026-03-15T21:19:00Z" w16du:dateUtc="2026-03-16T04:19:00Z"/>
        </w:trPr>
        <w:tc>
          <w:tcPr>
            <w:tcW w:w="1839" w:type="pct"/>
            <w:tcBorders>
              <w:bottom w:val="single" w:sz="8" w:space="0" w:color="000000"/>
            </w:tcBorders>
            <w:tcMar>
              <w:top w:w="0" w:type="dxa"/>
              <w:left w:w="100" w:type="dxa"/>
              <w:bottom w:w="0" w:type="dxa"/>
              <w:right w:w="100" w:type="dxa"/>
            </w:tcMar>
            <w:vAlign w:val="center"/>
          </w:tcPr>
          <w:p w14:paraId="094A3705" w14:textId="77777777" w:rsidR="003F4AB9" w:rsidRPr="00824E21" w:rsidRDefault="003F4AB9" w:rsidP="00806A88">
            <w:pPr>
              <w:ind w:left="-5"/>
              <w:rPr>
                <w:ins w:id="5554" w:author="Christina Sun" w:date="2026-03-15T21:19:00Z" w16du:dateUtc="2026-03-16T04:19:00Z"/>
                <w:rFonts w:asciiTheme="majorHAnsi" w:hAnsiTheme="majorHAnsi" w:cstheme="majorHAnsi"/>
                <w:sz w:val="20"/>
                <w:szCs w:val="20"/>
              </w:rPr>
            </w:pPr>
            <w:ins w:id="5555" w:author="Christina Sun" w:date="2026-03-15T21:19:00Z" w16du:dateUtc="2026-03-16T04:19:00Z">
              <w:r w:rsidRPr="00824E21">
                <w:rPr>
                  <w:rFonts w:asciiTheme="majorHAnsi" w:hAnsiTheme="majorHAnsi" w:cstheme="majorHAnsi"/>
                  <w:sz w:val="20"/>
                  <w:szCs w:val="20"/>
                </w:rPr>
                <w:t>Demographic controls</w:t>
              </w:r>
            </w:ins>
          </w:p>
        </w:tc>
        <w:tc>
          <w:tcPr>
            <w:tcW w:w="1581" w:type="pct"/>
            <w:tcBorders>
              <w:bottom w:val="single" w:sz="8" w:space="0" w:color="000000"/>
            </w:tcBorders>
            <w:tcMar>
              <w:top w:w="0" w:type="dxa"/>
              <w:left w:w="100" w:type="dxa"/>
              <w:bottom w:w="0" w:type="dxa"/>
              <w:right w:w="100" w:type="dxa"/>
            </w:tcMar>
            <w:vAlign w:val="center"/>
          </w:tcPr>
          <w:p w14:paraId="7F2D6692" w14:textId="77777777" w:rsidR="003F4AB9" w:rsidRPr="00824E21" w:rsidRDefault="003F4AB9" w:rsidP="00806A88">
            <w:pPr>
              <w:ind w:left="-120"/>
              <w:jc w:val="center"/>
              <w:rPr>
                <w:ins w:id="5556" w:author="Christina Sun" w:date="2026-03-15T21:19:00Z" w16du:dateUtc="2026-03-16T04:19:00Z"/>
                <w:rFonts w:asciiTheme="majorHAnsi" w:hAnsiTheme="majorHAnsi" w:cstheme="majorHAnsi"/>
                <w:sz w:val="20"/>
                <w:szCs w:val="20"/>
              </w:rPr>
            </w:pPr>
            <w:ins w:id="5557" w:author="Christina Sun" w:date="2026-03-15T21:19:00Z" w16du:dateUtc="2026-03-16T04:19:00Z">
              <w:r w:rsidRPr="00824E21">
                <w:rPr>
                  <w:rFonts w:asciiTheme="majorHAnsi" w:hAnsiTheme="majorHAnsi" w:cstheme="majorHAnsi"/>
                  <w:sz w:val="20"/>
                  <w:szCs w:val="20"/>
                </w:rPr>
                <w:t>No</w:t>
              </w:r>
            </w:ins>
          </w:p>
        </w:tc>
        <w:tc>
          <w:tcPr>
            <w:tcW w:w="1581" w:type="pct"/>
            <w:tcBorders>
              <w:bottom w:val="single" w:sz="8" w:space="0" w:color="000000"/>
            </w:tcBorders>
            <w:tcMar>
              <w:top w:w="0" w:type="dxa"/>
              <w:left w:w="100" w:type="dxa"/>
              <w:bottom w:w="0" w:type="dxa"/>
              <w:right w:w="100" w:type="dxa"/>
            </w:tcMar>
            <w:vAlign w:val="center"/>
          </w:tcPr>
          <w:p w14:paraId="0BC4F23E" w14:textId="77777777" w:rsidR="003F4AB9" w:rsidRPr="00824E21" w:rsidRDefault="003F4AB9" w:rsidP="00806A88">
            <w:pPr>
              <w:ind w:left="-120"/>
              <w:jc w:val="center"/>
              <w:rPr>
                <w:ins w:id="5558" w:author="Christina Sun" w:date="2026-03-15T21:19:00Z" w16du:dateUtc="2026-03-16T04:19:00Z"/>
                <w:rFonts w:asciiTheme="majorHAnsi" w:hAnsiTheme="majorHAnsi" w:cstheme="majorHAnsi"/>
                <w:sz w:val="20"/>
                <w:szCs w:val="20"/>
              </w:rPr>
            </w:pPr>
            <w:ins w:id="5559" w:author="Christina Sun" w:date="2026-03-15T21:19:00Z" w16du:dateUtc="2026-03-16T04:19:00Z">
              <w:r w:rsidRPr="00824E21">
                <w:rPr>
                  <w:rFonts w:asciiTheme="majorHAnsi" w:hAnsiTheme="majorHAnsi" w:cstheme="majorHAnsi"/>
                  <w:sz w:val="20"/>
                  <w:szCs w:val="20"/>
                </w:rPr>
                <w:t>Yes</w:t>
              </w:r>
            </w:ins>
          </w:p>
        </w:tc>
      </w:tr>
    </w:tbl>
    <w:p w14:paraId="685A960C" w14:textId="77777777" w:rsidR="003F4AB9" w:rsidRPr="00824E21" w:rsidRDefault="003F4AB9" w:rsidP="003F4AB9">
      <w:pPr>
        <w:rPr>
          <w:ins w:id="5560" w:author="Christina Sun" w:date="2026-03-15T21:19:00Z" w16du:dateUtc="2026-03-16T04:19:00Z"/>
          <w:rFonts w:asciiTheme="majorHAnsi" w:hAnsiTheme="majorHAnsi" w:cstheme="majorHAnsi"/>
          <w:sz w:val="20"/>
          <w:szCs w:val="20"/>
        </w:rPr>
      </w:pPr>
      <w:ins w:id="5561" w:author="Christina Sun" w:date="2026-03-15T21:19:00Z" w16du:dateUtc="2026-03-16T04:19:00Z">
        <w:r w:rsidRPr="00824E21">
          <w:rPr>
            <w:rFonts w:asciiTheme="majorHAnsi" w:hAnsiTheme="majorHAnsi" w:cstheme="majorHAnsi"/>
            <w:i/>
            <w:iCs/>
            <w:sz w:val="20"/>
            <w:szCs w:val="20"/>
          </w:rPr>
          <w:t>Note</w:t>
        </w:r>
        <w:r w:rsidRPr="00824E21">
          <w:rPr>
            <w:rFonts w:asciiTheme="majorHAnsi" w:hAnsiTheme="majorHAnsi" w:cstheme="majorHAnsi"/>
            <w:sz w:val="20"/>
            <w:szCs w:val="20"/>
          </w:rPr>
          <w:t>. Standard errors in parentheses.</w:t>
        </w:r>
      </w:ins>
    </w:p>
    <w:p w14:paraId="763B49CF" w14:textId="77777777" w:rsidR="003F4AB9" w:rsidRPr="00824E21" w:rsidRDefault="003F4AB9" w:rsidP="003F4AB9">
      <w:pPr>
        <w:spacing w:after="240" w:line="360" w:lineRule="auto"/>
        <w:rPr>
          <w:ins w:id="5562" w:author="Christina Sun" w:date="2026-03-15T21:19:00Z" w16du:dateUtc="2026-03-16T04:19:00Z"/>
          <w:rFonts w:asciiTheme="majorHAnsi" w:hAnsiTheme="majorHAnsi" w:cstheme="majorHAnsi"/>
          <w:sz w:val="20"/>
          <w:szCs w:val="20"/>
        </w:rPr>
      </w:pPr>
      <w:ins w:id="5563" w:author="Christina Sun" w:date="2026-03-15T21:19:00Z" w16du:dateUtc="2026-03-16T04:19:00Z">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0.10,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0.05, </w:t>
        </w:r>
        <w:r w:rsidRPr="00824E21">
          <w:rPr>
            <w:rFonts w:asciiTheme="majorHAnsi" w:hAnsiTheme="majorHAnsi" w:cstheme="majorHAnsi"/>
            <w:sz w:val="20"/>
            <w:szCs w:val="20"/>
            <w:vertAlign w:val="superscript"/>
          </w:rPr>
          <w:t>***</w:t>
        </w:r>
        <w:r w:rsidRPr="00824E21">
          <w:rPr>
            <w:rFonts w:asciiTheme="majorHAnsi" w:hAnsiTheme="majorHAnsi" w:cstheme="majorHAnsi"/>
            <w:sz w:val="20"/>
            <w:szCs w:val="20"/>
          </w:rPr>
          <w:t xml:space="preserve"> </w:t>
        </w:r>
        <w:r w:rsidRPr="00824E21">
          <w:rPr>
            <w:rFonts w:asciiTheme="majorHAnsi" w:hAnsiTheme="majorHAnsi" w:cstheme="majorHAnsi"/>
            <w:i/>
            <w:iCs/>
            <w:sz w:val="20"/>
            <w:szCs w:val="20"/>
          </w:rPr>
          <w:t>p</w:t>
        </w:r>
        <w:r w:rsidRPr="00824E21">
          <w:rPr>
            <w:rFonts w:asciiTheme="majorHAnsi" w:hAnsiTheme="majorHAnsi" w:cstheme="majorHAnsi"/>
            <w:sz w:val="20"/>
            <w:szCs w:val="20"/>
          </w:rPr>
          <w:t xml:space="preserve"> &lt; 0.01</w:t>
        </w:r>
      </w:ins>
    </w:p>
    <w:p w14:paraId="0A5EE601" w14:textId="77777777" w:rsidR="00BD732D" w:rsidRDefault="00BD732D">
      <w:pPr>
        <w:rPr>
          <w:ins w:id="5564" w:author="Christina Sun" w:date="2026-03-15T21:39:00Z" w16du:dateUtc="2026-03-16T04:39:00Z"/>
          <w:rFonts w:asciiTheme="majorHAnsi" w:hAnsiTheme="majorHAnsi" w:cstheme="majorHAnsi"/>
          <w:b/>
          <w:bCs/>
        </w:rPr>
      </w:pPr>
      <w:ins w:id="5565" w:author="Christina Sun" w:date="2026-03-15T21:39:00Z" w16du:dateUtc="2026-03-16T04:39:00Z">
        <w:r>
          <w:rPr>
            <w:rFonts w:asciiTheme="majorHAnsi" w:hAnsiTheme="majorHAnsi" w:cstheme="majorHAnsi"/>
            <w:b/>
            <w:bCs/>
          </w:rPr>
          <w:br w:type="page"/>
        </w:r>
      </w:ins>
    </w:p>
    <w:p w14:paraId="191CE978" w14:textId="3E1D7003" w:rsidR="00BD732D" w:rsidRPr="001B2966" w:rsidRDefault="00BD732D" w:rsidP="00BD732D">
      <w:pPr>
        <w:spacing w:line="360" w:lineRule="auto"/>
        <w:rPr>
          <w:ins w:id="5566" w:author="Christina Sun" w:date="2026-03-15T21:38:00Z" w16du:dateUtc="2026-03-16T04:38:00Z"/>
          <w:rFonts w:asciiTheme="majorHAnsi" w:hAnsiTheme="majorHAnsi" w:cstheme="majorHAnsi"/>
          <w:b/>
          <w:bCs/>
        </w:rPr>
      </w:pPr>
      <w:ins w:id="5567" w:author="Christina Sun" w:date="2026-03-15T21:38:00Z" w16du:dateUtc="2026-03-16T04:38:00Z">
        <w:r w:rsidRPr="001B2966">
          <w:rPr>
            <w:rFonts w:asciiTheme="majorHAnsi" w:hAnsiTheme="majorHAnsi" w:cstheme="majorHAnsi"/>
            <w:b/>
            <w:bCs/>
          </w:rPr>
          <w:lastRenderedPageBreak/>
          <w:t xml:space="preserve">Table </w:t>
        </w:r>
      </w:ins>
      <w:ins w:id="5568" w:author="Christina Sun" w:date="2026-03-15T21:39:00Z" w16du:dateUtc="2026-03-16T04:39:00Z">
        <w:r>
          <w:rPr>
            <w:rFonts w:asciiTheme="majorHAnsi" w:hAnsiTheme="majorHAnsi" w:cstheme="majorHAnsi"/>
            <w:b/>
            <w:bCs/>
          </w:rPr>
          <w:t>H3</w:t>
        </w:r>
      </w:ins>
    </w:p>
    <w:p w14:paraId="053551C0" w14:textId="77777777" w:rsidR="00BD732D" w:rsidRPr="001B2966" w:rsidRDefault="00BD732D" w:rsidP="00BD732D">
      <w:pPr>
        <w:spacing w:line="360" w:lineRule="auto"/>
        <w:rPr>
          <w:ins w:id="5569" w:author="Christina Sun" w:date="2026-03-15T21:38:00Z" w16du:dateUtc="2026-03-16T04:38:00Z"/>
          <w:rFonts w:asciiTheme="majorHAnsi" w:hAnsiTheme="majorHAnsi" w:cstheme="majorHAnsi"/>
          <w:i/>
          <w:iCs/>
        </w:rPr>
      </w:pPr>
      <w:ins w:id="5570" w:author="Christina Sun" w:date="2026-03-15T21:38:00Z" w16du:dateUtc="2026-03-16T04:38:00Z">
        <w:r w:rsidRPr="00806A88">
          <w:rPr>
            <w:rFonts w:asciiTheme="majorHAnsi" w:hAnsiTheme="majorHAnsi" w:cstheme="majorHAnsi"/>
            <w:i/>
            <w:iCs/>
            <w:highlight w:val="yellow"/>
          </w:rPr>
          <w:t>Ordered Logit Models: Highest Degree Plans, by Gender Identity</w:t>
        </w:r>
      </w:ins>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Grid>
        <w:gridCol w:w="3256"/>
        <w:gridCol w:w="3053"/>
        <w:gridCol w:w="3051"/>
      </w:tblGrid>
      <w:tr w:rsidR="00BD732D" w:rsidRPr="001B2966" w14:paraId="43771AF4" w14:textId="77777777" w:rsidTr="00806A88">
        <w:trPr>
          <w:trHeight w:val="285"/>
          <w:ins w:id="5571" w:author="Christina Sun" w:date="2026-03-15T21:38:00Z" w16du:dateUtc="2026-03-16T04:38:00Z"/>
        </w:trPr>
        <w:tc>
          <w:tcPr>
            <w:tcW w:w="1739" w:type="pct"/>
            <w:tcBorders>
              <w:top w:val="single" w:sz="8" w:space="0" w:color="000000"/>
              <w:bottom w:val="single" w:sz="8" w:space="0" w:color="000000"/>
            </w:tcBorders>
            <w:tcMar>
              <w:top w:w="0" w:type="dxa"/>
              <w:left w:w="100" w:type="dxa"/>
              <w:bottom w:w="0" w:type="dxa"/>
              <w:right w:w="100" w:type="dxa"/>
            </w:tcMar>
            <w:vAlign w:val="center"/>
          </w:tcPr>
          <w:p w14:paraId="698DEC38" w14:textId="77777777" w:rsidR="00BD732D" w:rsidRPr="001B2966" w:rsidRDefault="00BD732D" w:rsidP="00806A88">
            <w:pPr>
              <w:rPr>
                <w:ins w:id="5572" w:author="Christina Sun" w:date="2026-03-15T21:38:00Z" w16du:dateUtc="2026-03-16T04:38:00Z"/>
                <w:rFonts w:asciiTheme="majorHAnsi" w:hAnsiTheme="majorHAnsi" w:cstheme="majorHAnsi"/>
                <w:sz w:val="20"/>
                <w:szCs w:val="20"/>
              </w:rPr>
            </w:pPr>
            <w:ins w:id="5573" w:author="Christina Sun" w:date="2026-03-15T21:38:00Z" w16du:dateUtc="2026-03-16T04:38:00Z">
              <w:r w:rsidRPr="001B2966">
                <w:rPr>
                  <w:rFonts w:asciiTheme="majorHAnsi" w:hAnsiTheme="majorHAnsi" w:cstheme="majorHAnsi"/>
                  <w:sz w:val="20"/>
                  <w:szCs w:val="20"/>
                </w:rPr>
                <w:t xml:space="preserve"> </w:t>
              </w:r>
            </w:ins>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04AC0666" w14:textId="77777777" w:rsidR="00BD732D" w:rsidRPr="001B2966" w:rsidRDefault="00BD732D" w:rsidP="00806A88">
            <w:pPr>
              <w:ind w:left="-120"/>
              <w:jc w:val="center"/>
              <w:rPr>
                <w:ins w:id="5574" w:author="Christina Sun" w:date="2026-03-15T21:38:00Z" w16du:dateUtc="2026-03-16T04:38:00Z"/>
                <w:rFonts w:asciiTheme="majorHAnsi" w:hAnsiTheme="majorHAnsi" w:cstheme="majorHAnsi"/>
                <w:sz w:val="20"/>
                <w:szCs w:val="20"/>
              </w:rPr>
            </w:pPr>
            <w:ins w:id="5575" w:author="Christina Sun" w:date="2026-03-15T21:38:00Z" w16du:dateUtc="2026-03-16T04:38:00Z">
              <w:r w:rsidRPr="001B2966">
                <w:rPr>
                  <w:rFonts w:asciiTheme="majorHAnsi" w:hAnsiTheme="majorHAnsi" w:cstheme="majorHAnsi"/>
                  <w:sz w:val="20"/>
                  <w:szCs w:val="20"/>
                </w:rPr>
                <w:t>(1)</w:t>
              </w:r>
            </w:ins>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567E39AA" w14:textId="77777777" w:rsidR="00BD732D" w:rsidRPr="001B2966" w:rsidRDefault="00BD732D" w:rsidP="00806A88">
            <w:pPr>
              <w:ind w:left="-120"/>
              <w:jc w:val="center"/>
              <w:rPr>
                <w:ins w:id="5576" w:author="Christina Sun" w:date="2026-03-15T21:38:00Z" w16du:dateUtc="2026-03-16T04:38:00Z"/>
                <w:rFonts w:asciiTheme="majorHAnsi" w:hAnsiTheme="majorHAnsi" w:cstheme="majorHAnsi"/>
                <w:sz w:val="20"/>
                <w:szCs w:val="20"/>
              </w:rPr>
            </w:pPr>
            <w:ins w:id="5577" w:author="Christina Sun" w:date="2026-03-15T21:38:00Z" w16du:dateUtc="2026-03-16T04:38:00Z">
              <w:r w:rsidRPr="001B2966">
                <w:rPr>
                  <w:rFonts w:asciiTheme="majorHAnsi" w:hAnsiTheme="majorHAnsi" w:cstheme="majorHAnsi"/>
                  <w:sz w:val="20"/>
                  <w:szCs w:val="20"/>
                </w:rPr>
                <w:t>(2)</w:t>
              </w:r>
            </w:ins>
          </w:p>
        </w:tc>
      </w:tr>
      <w:tr w:rsidR="00BD732D" w:rsidRPr="001B2966" w14:paraId="28860003" w14:textId="77777777" w:rsidTr="00806A88">
        <w:trPr>
          <w:trHeight w:val="345"/>
          <w:ins w:id="5578" w:author="Christina Sun" w:date="2026-03-15T21:38:00Z" w16du:dateUtc="2026-03-16T04:38:00Z"/>
        </w:trPr>
        <w:tc>
          <w:tcPr>
            <w:tcW w:w="1739" w:type="pct"/>
            <w:tcMar>
              <w:top w:w="0" w:type="dxa"/>
              <w:left w:w="100" w:type="dxa"/>
              <w:bottom w:w="0" w:type="dxa"/>
              <w:right w:w="100" w:type="dxa"/>
            </w:tcMar>
            <w:vAlign w:val="center"/>
          </w:tcPr>
          <w:p w14:paraId="4B51E792" w14:textId="77777777" w:rsidR="00BD732D" w:rsidRPr="001B2966" w:rsidRDefault="00BD732D" w:rsidP="00806A88">
            <w:pPr>
              <w:rPr>
                <w:ins w:id="5579" w:author="Christina Sun" w:date="2026-03-15T21:38:00Z" w16du:dateUtc="2026-03-16T04:38:00Z"/>
                <w:rFonts w:asciiTheme="majorHAnsi" w:hAnsiTheme="majorHAnsi" w:cstheme="majorHAnsi"/>
                <w:sz w:val="20"/>
                <w:szCs w:val="20"/>
              </w:rPr>
            </w:pPr>
            <w:ins w:id="5580" w:author="Christina Sun" w:date="2026-03-15T21:38:00Z" w16du:dateUtc="2026-03-16T04:38:00Z">
              <w:r w:rsidRPr="001B2966">
                <w:rPr>
                  <w:rFonts w:asciiTheme="majorHAnsi" w:hAnsiTheme="majorHAnsi" w:cstheme="majorHAnsi"/>
                  <w:sz w:val="20"/>
                  <w:szCs w:val="20"/>
                </w:rPr>
                <w:t xml:space="preserve">Cisgender </w:t>
              </w:r>
              <w:r>
                <w:rPr>
                  <w:rFonts w:asciiTheme="majorHAnsi" w:hAnsiTheme="majorHAnsi" w:cstheme="majorHAnsi"/>
                  <w:sz w:val="20"/>
                  <w:szCs w:val="20"/>
                </w:rPr>
                <w:t>w</w:t>
              </w:r>
              <w:r w:rsidRPr="001B2966">
                <w:rPr>
                  <w:rFonts w:asciiTheme="majorHAnsi" w:hAnsiTheme="majorHAnsi" w:cstheme="majorHAnsi"/>
                  <w:sz w:val="20"/>
                  <w:szCs w:val="20"/>
                </w:rPr>
                <w:t>oman</w:t>
              </w:r>
            </w:ins>
          </w:p>
        </w:tc>
        <w:tc>
          <w:tcPr>
            <w:tcW w:w="1631" w:type="pct"/>
            <w:tcMar>
              <w:top w:w="0" w:type="dxa"/>
              <w:left w:w="100" w:type="dxa"/>
              <w:bottom w:w="0" w:type="dxa"/>
              <w:right w:w="100" w:type="dxa"/>
            </w:tcMar>
            <w:vAlign w:val="center"/>
          </w:tcPr>
          <w:p w14:paraId="202D9938" w14:textId="77777777" w:rsidR="00BD732D" w:rsidRPr="001B2966" w:rsidRDefault="00BD732D" w:rsidP="00806A88">
            <w:pPr>
              <w:ind w:left="-120"/>
              <w:jc w:val="center"/>
              <w:rPr>
                <w:ins w:id="5581" w:author="Christina Sun" w:date="2026-03-15T21:38:00Z" w16du:dateUtc="2026-03-16T04:38:00Z"/>
                <w:rFonts w:asciiTheme="majorHAnsi" w:hAnsiTheme="majorHAnsi" w:cstheme="majorHAnsi"/>
                <w:sz w:val="20"/>
                <w:szCs w:val="20"/>
                <w:vertAlign w:val="superscript"/>
              </w:rPr>
            </w:pPr>
            <w:ins w:id="5582" w:author="Christina Sun" w:date="2026-03-15T21:38:00Z" w16du:dateUtc="2026-03-16T04:38:00Z">
              <w:r w:rsidRPr="001B2966">
                <w:rPr>
                  <w:rFonts w:asciiTheme="majorHAnsi" w:hAnsiTheme="majorHAnsi" w:cstheme="majorHAnsi"/>
                  <w:sz w:val="20"/>
                  <w:szCs w:val="20"/>
                </w:rPr>
                <w:t>0.487</w:t>
              </w:r>
              <w:r w:rsidRPr="001B2966">
                <w:rPr>
                  <w:rFonts w:asciiTheme="majorHAnsi" w:hAnsiTheme="majorHAnsi" w:cstheme="majorHAnsi"/>
                  <w:sz w:val="20"/>
                  <w:szCs w:val="20"/>
                  <w:vertAlign w:val="superscript"/>
                </w:rPr>
                <w:t>***</w:t>
              </w:r>
            </w:ins>
          </w:p>
        </w:tc>
        <w:tc>
          <w:tcPr>
            <w:tcW w:w="1631" w:type="pct"/>
            <w:tcMar>
              <w:top w:w="0" w:type="dxa"/>
              <w:left w:w="100" w:type="dxa"/>
              <w:bottom w:w="0" w:type="dxa"/>
              <w:right w:w="100" w:type="dxa"/>
            </w:tcMar>
            <w:vAlign w:val="center"/>
          </w:tcPr>
          <w:p w14:paraId="105BB045" w14:textId="77777777" w:rsidR="00BD732D" w:rsidRPr="001B2966" w:rsidRDefault="00BD732D" w:rsidP="00806A88">
            <w:pPr>
              <w:ind w:left="-120"/>
              <w:jc w:val="center"/>
              <w:rPr>
                <w:ins w:id="5583" w:author="Christina Sun" w:date="2026-03-15T21:38:00Z" w16du:dateUtc="2026-03-16T04:38:00Z"/>
                <w:rFonts w:asciiTheme="majorHAnsi" w:hAnsiTheme="majorHAnsi" w:cstheme="majorHAnsi"/>
                <w:sz w:val="20"/>
                <w:szCs w:val="20"/>
                <w:vertAlign w:val="superscript"/>
              </w:rPr>
            </w:pPr>
            <w:ins w:id="5584" w:author="Christina Sun" w:date="2026-03-15T21:38:00Z" w16du:dateUtc="2026-03-16T04:38:00Z">
              <w:r w:rsidRPr="001B2966">
                <w:rPr>
                  <w:rFonts w:asciiTheme="majorHAnsi" w:hAnsiTheme="majorHAnsi" w:cstheme="majorHAnsi"/>
                  <w:sz w:val="20"/>
                  <w:szCs w:val="20"/>
                </w:rPr>
                <w:t>0.550</w:t>
              </w:r>
              <w:r w:rsidRPr="001B2966">
                <w:rPr>
                  <w:rFonts w:asciiTheme="majorHAnsi" w:hAnsiTheme="majorHAnsi" w:cstheme="majorHAnsi"/>
                  <w:sz w:val="20"/>
                  <w:szCs w:val="20"/>
                  <w:vertAlign w:val="superscript"/>
                </w:rPr>
                <w:t>***</w:t>
              </w:r>
            </w:ins>
          </w:p>
        </w:tc>
      </w:tr>
      <w:tr w:rsidR="00BD732D" w:rsidRPr="001B2966" w14:paraId="2041311E" w14:textId="77777777" w:rsidTr="00806A88">
        <w:trPr>
          <w:trHeight w:val="270"/>
          <w:ins w:id="5585" w:author="Christina Sun" w:date="2026-03-15T21:38:00Z" w16du:dateUtc="2026-03-16T04:38:00Z"/>
        </w:trPr>
        <w:tc>
          <w:tcPr>
            <w:tcW w:w="1739" w:type="pct"/>
            <w:tcMar>
              <w:top w:w="0" w:type="dxa"/>
              <w:left w:w="100" w:type="dxa"/>
              <w:bottom w:w="0" w:type="dxa"/>
              <w:right w:w="100" w:type="dxa"/>
            </w:tcMar>
            <w:vAlign w:val="center"/>
          </w:tcPr>
          <w:p w14:paraId="37BB4EBA" w14:textId="77777777" w:rsidR="00BD732D" w:rsidRPr="001B2966" w:rsidRDefault="00BD732D" w:rsidP="00806A88">
            <w:pPr>
              <w:rPr>
                <w:ins w:id="5586"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27C81508" w14:textId="77777777" w:rsidR="00BD732D" w:rsidRPr="001B2966" w:rsidRDefault="00BD732D" w:rsidP="00806A88">
            <w:pPr>
              <w:ind w:left="-120"/>
              <w:jc w:val="center"/>
              <w:rPr>
                <w:ins w:id="5587" w:author="Christina Sun" w:date="2026-03-15T21:38:00Z" w16du:dateUtc="2026-03-16T04:38:00Z"/>
                <w:rFonts w:asciiTheme="majorHAnsi" w:hAnsiTheme="majorHAnsi" w:cstheme="majorHAnsi"/>
                <w:sz w:val="20"/>
                <w:szCs w:val="20"/>
              </w:rPr>
            </w:pPr>
            <w:ins w:id="5588" w:author="Christina Sun" w:date="2026-03-15T21:38:00Z" w16du:dateUtc="2026-03-16T04:38:00Z">
              <w:r w:rsidRPr="001B2966">
                <w:rPr>
                  <w:rFonts w:asciiTheme="majorHAnsi" w:hAnsiTheme="majorHAnsi" w:cstheme="majorHAnsi"/>
                  <w:sz w:val="20"/>
                  <w:szCs w:val="20"/>
                </w:rPr>
                <w:t>(0.045)</w:t>
              </w:r>
            </w:ins>
          </w:p>
        </w:tc>
        <w:tc>
          <w:tcPr>
            <w:tcW w:w="1631" w:type="pct"/>
            <w:tcMar>
              <w:top w:w="0" w:type="dxa"/>
              <w:left w:w="100" w:type="dxa"/>
              <w:bottom w:w="0" w:type="dxa"/>
              <w:right w:w="100" w:type="dxa"/>
            </w:tcMar>
            <w:vAlign w:val="center"/>
          </w:tcPr>
          <w:p w14:paraId="41DB971E" w14:textId="77777777" w:rsidR="00BD732D" w:rsidRPr="001B2966" w:rsidRDefault="00BD732D" w:rsidP="00806A88">
            <w:pPr>
              <w:ind w:left="-120"/>
              <w:jc w:val="center"/>
              <w:rPr>
                <w:ins w:id="5589" w:author="Christina Sun" w:date="2026-03-15T21:38:00Z" w16du:dateUtc="2026-03-16T04:38:00Z"/>
                <w:rFonts w:asciiTheme="majorHAnsi" w:hAnsiTheme="majorHAnsi" w:cstheme="majorHAnsi"/>
                <w:sz w:val="20"/>
                <w:szCs w:val="20"/>
              </w:rPr>
            </w:pPr>
            <w:ins w:id="5590" w:author="Christina Sun" w:date="2026-03-15T21:38:00Z" w16du:dateUtc="2026-03-16T04:38:00Z">
              <w:r w:rsidRPr="001B2966">
                <w:rPr>
                  <w:rFonts w:asciiTheme="majorHAnsi" w:hAnsiTheme="majorHAnsi" w:cstheme="majorHAnsi"/>
                  <w:sz w:val="20"/>
                  <w:szCs w:val="20"/>
                </w:rPr>
                <w:t>(0.046)</w:t>
              </w:r>
            </w:ins>
          </w:p>
        </w:tc>
      </w:tr>
      <w:tr w:rsidR="00BD732D" w:rsidRPr="001B2966" w14:paraId="578332BD" w14:textId="77777777" w:rsidTr="00806A88">
        <w:trPr>
          <w:trHeight w:val="270"/>
          <w:ins w:id="5591" w:author="Christina Sun" w:date="2026-03-15T21:38:00Z" w16du:dateUtc="2026-03-16T04:38:00Z"/>
        </w:trPr>
        <w:tc>
          <w:tcPr>
            <w:tcW w:w="1739" w:type="pct"/>
            <w:tcMar>
              <w:top w:w="0" w:type="dxa"/>
              <w:left w:w="100" w:type="dxa"/>
              <w:bottom w:w="0" w:type="dxa"/>
              <w:right w:w="100" w:type="dxa"/>
            </w:tcMar>
            <w:vAlign w:val="center"/>
          </w:tcPr>
          <w:p w14:paraId="00060FDD" w14:textId="77777777" w:rsidR="00BD732D" w:rsidRPr="001B2966" w:rsidRDefault="00BD732D" w:rsidP="00806A88">
            <w:pPr>
              <w:rPr>
                <w:ins w:id="5592"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039B3B19" w14:textId="77777777" w:rsidR="00BD732D" w:rsidRPr="001B2966" w:rsidRDefault="00BD732D" w:rsidP="00806A88">
            <w:pPr>
              <w:ind w:left="-120"/>
              <w:jc w:val="center"/>
              <w:rPr>
                <w:ins w:id="5593"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7536EF31" w14:textId="77777777" w:rsidR="00BD732D" w:rsidRPr="001B2966" w:rsidRDefault="00BD732D" w:rsidP="00806A88">
            <w:pPr>
              <w:ind w:left="-120"/>
              <w:jc w:val="center"/>
              <w:rPr>
                <w:ins w:id="5594" w:author="Christina Sun" w:date="2026-03-15T21:38:00Z" w16du:dateUtc="2026-03-16T04:38:00Z"/>
                <w:rFonts w:asciiTheme="majorHAnsi" w:hAnsiTheme="majorHAnsi" w:cstheme="majorHAnsi"/>
                <w:sz w:val="20"/>
                <w:szCs w:val="20"/>
              </w:rPr>
            </w:pPr>
          </w:p>
        </w:tc>
      </w:tr>
      <w:tr w:rsidR="00BD732D" w:rsidRPr="001B2966" w14:paraId="202FEA98" w14:textId="77777777" w:rsidTr="00806A88">
        <w:trPr>
          <w:trHeight w:val="330"/>
          <w:ins w:id="5595" w:author="Christina Sun" w:date="2026-03-15T21:38:00Z" w16du:dateUtc="2026-03-16T04:38:00Z"/>
        </w:trPr>
        <w:tc>
          <w:tcPr>
            <w:tcW w:w="1739" w:type="pct"/>
            <w:tcMar>
              <w:top w:w="0" w:type="dxa"/>
              <w:left w:w="100" w:type="dxa"/>
              <w:bottom w:w="0" w:type="dxa"/>
              <w:right w:w="100" w:type="dxa"/>
            </w:tcMar>
            <w:vAlign w:val="center"/>
          </w:tcPr>
          <w:p w14:paraId="5F3E61BD" w14:textId="77777777" w:rsidR="00BD732D" w:rsidRPr="001B2966" w:rsidRDefault="00BD732D" w:rsidP="00806A88">
            <w:pPr>
              <w:rPr>
                <w:ins w:id="5596" w:author="Christina Sun" w:date="2026-03-15T21:38:00Z" w16du:dateUtc="2026-03-16T04:38:00Z"/>
                <w:rFonts w:asciiTheme="majorHAnsi" w:hAnsiTheme="majorHAnsi" w:cstheme="majorHAnsi"/>
                <w:sz w:val="20"/>
                <w:szCs w:val="20"/>
              </w:rPr>
            </w:pPr>
            <w:ins w:id="5597" w:author="Christina Sun" w:date="2026-03-15T21:38:00Z" w16du:dateUtc="2026-03-16T04:38:00Z">
              <w:r w:rsidRPr="001B2966">
                <w:rPr>
                  <w:rFonts w:asciiTheme="majorHAnsi" w:hAnsiTheme="majorHAnsi" w:cstheme="majorHAnsi"/>
                  <w:sz w:val="20"/>
                  <w:szCs w:val="20"/>
                </w:rPr>
                <w:t xml:space="preserve">Transgender </w:t>
              </w:r>
              <w:r>
                <w:rPr>
                  <w:rFonts w:asciiTheme="majorHAnsi" w:hAnsiTheme="majorHAnsi" w:cstheme="majorHAnsi"/>
                  <w:sz w:val="20"/>
                  <w:szCs w:val="20"/>
                </w:rPr>
                <w:t>m</w:t>
              </w:r>
              <w:r w:rsidRPr="001B2966">
                <w:rPr>
                  <w:rFonts w:asciiTheme="majorHAnsi" w:hAnsiTheme="majorHAnsi" w:cstheme="majorHAnsi"/>
                  <w:sz w:val="20"/>
                  <w:szCs w:val="20"/>
                </w:rPr>
                <w:t>an</w:t>
              </w:r>
            </w:ins>
          </w:p>
        </w:tc>
        <w:tc>
          <w:tcPr>
            <w:tcW w:w="1631" w:type="pct"/>
            <w:tcMar>
              <w:top w:w="0" w:type="dxa"/>
              <w:left w:w="100" w:type="dxa"/>
              <w:bottom w:w="0" w:type="dxa"/>
              <w:right w:w="100" w:type="dxa"/>
            </w:tcMar>
            <w:vAlign w:val="center"/>
          </w:tcPr>
          <w:p w14:paraId="77386AC5" w14:textId="77777777" w:rsidR="00BD732D" w:rsidRPr="001B2966" w:rsidRDefault="00BD732D" w:rsidP="00806A88">
            <w:pPr>
              <w:ind w:left="-120"/>
              <w:jc w:val="center"/>
              <w:rPr>
                <w:ins w:id="5598" w:author="Christina Sun" w:date="2026-03-15T21:38:00Z" w16du:dateUtc="2026-03-16T04:38:00Z"/>
                <w:rFonts w:asciiTheme="majorHAnsi" w:hAnsiTheme="majorHAnsi" w:cstheme="majorHAnsi"/>
                <w:sz w:val="20"/>
                <w:szCs w:val="20"/>
                <w:vertAlign w:val="superscript"/>
              </w:rPr>
            </w:pPr>
            <w:ins w:id="5599" w:author="Christina Sun" w:date="2026-03-15T21:38:00Z" w16du:dateUtc="2026-03-16T04:38:00Z">
              <w:r w:rsidRPr="001B2966">
                <w:rPr>
                  <w:rFonts w:asciiTheme="majorHAnsi" w:hAnsiTheme="majorHAnsi" w:cstheme="majorHAnsi"/>
                  <w:sz w:val="20"/>
                  <w:szCs w:val="20"/>
                </w:rPr>
                <w:t>0.553</w:t>
              </w:r>
              <w:r w:rsidRPr="001B2966">
                <w:rPr>
                  <w:rFonts w:asciiTheme="majorHAnsi" w:hAnsiTheme="majorHAnsi" w:cstheme="majorHAnsi"/>
                  <w:sz w:val="20"/>
                  <w:szCs w:val="20"/>
                  <w:vertAlign w:val="superscript"/>
                </w:rPr>
                <w:t>**</w:t>
              </w:r>
            </w:ins>
          </w:p>
        </w:tc>
        <w:tc>
          <w:tcPr>
            <w:tcW w:w="1631" w:type="pct"/>
            <w:tcMar>
              <w:top w:w="0" w:type="dxa"/>
              <w:left w:w="100" w:type="dxa"/>
              <w:bottom w:w="0" w:type="dxa"/>
              <w:right w:w="100" w:type="dxa"/>
            </w:tcMar>
            <w:vAlign w:val="center"/>
          </w:tcPr>
          <w:p w14:paraId="4A6502F9" w14:textId="77777777" w:rsidR="00BD732D" w:rsidRPr="001B2966" w:rsidRDefault="00BD732D" w:rsidP="00806A88">
            <w:pPr>
              <w:ind w:left="-120"/>
              <w:jc w:val="center"/>
              <w:rPr>
                <w:ins w:id="5600" w:author="Christina Sun" w:date="2026-03-15T21:38:00Z" w16du:dateUtc="2026-03-16T04:38:00Z"/>
                <w:rFonts w:asciiTheme="majorHAnsi" w:hAnsiTheme="majorHAnsi" w:cstheme="majorHAnsi"/>
                <w:sz w:val="20"/>
                <w:szCs w:val="20"/>
                <w:vertAlign w:val="superscript"/>
              </w:rPr>
            </w:pPr>
            <w:ins w:id="5601" w:author="Christina Sun" w:date="2026-03-15T21:38:00Z" w16du:dateUtc="2026-03-16T04:38:00Z">
              <w:r w:rsidRPr="001B2966">
                <w:rPr>
                  <w:rFonts w:asciiTheme="majorHAnsi" w:hAnsiTheme="majorHAnsi" w:cstheme="majorHAnsi"/>
                  <w:sz w:val="20"/>
                  <w:szCs w:val="20"/>
                </w:rPr>
                <w:t>0.508</w:t>
              </w:r>
              <w:r w:rsidRPr="001B2966">
                <w:rPr>
                  <w:rFonts w:asciiTheme="majorHAnsi" w:hAnsiTheme="majorHAnsi" w:cstheme="majorHAnsi"/>
                  <w:sz w:val="20"/>
                  <w:szCs w:val="20"/>
                  <w:vertAlign w:val="superscript"/>
                </w:rPr>
                <w:t>**</w:t>
              </w:r>
            </w:ins>
          </w:p>
        </w:tc>
      </w:tr>
      <w:tr w:rsidR="00BD732D" w:rsidRPr="001B2966" w14:paraId="288EEFBE" w14:textId="77777777" w:rsidTr="00806A88">
        <w:trPr>
          <w:trHeight w:val="270"/>
          <w:ins w:id="5602" w:author="Christina Sun" w:date="2026-03-15T21:38:00Z" w16du:dateUtc="2026-03-16T04:38:00Z"/>
        </w:trPr>
        <w:tc>
          <w:tcPr>
            <w:tcW w:w="1739" w:type="pct"/>
            <w:tcMar>
              <w:top w:w="0" w:type="dxa"/>
              <w:left w:w="100" w:type="dxa"/>
              <w:bottom w:w="0" w:type="dxa"/>
              <w:right w:w="100" w:type="dxa"/>
            </w:tcMar>
            <w:vAlign w:val="center"/>
          </w:tcPr>
          <w:p w14:paraId="69477E6A" w14:textId="77777777" w:rsidR="00BD732D" w:rsidRPr="001B2966" w:rsidRDefault="00BD732D" w:rsidP="00806A88">
            <w:pPr>
              <w:rPr>
                <w:ins w:id="5603"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76C9A75C" w14:textId="77777777" w:rsidR="00BD732D" w:rsidRPr="001B2966" w:rsidRDefault="00BD732D" w:rsidP="00806A88">
            <w:pPr>
              <w:ind w:left="-120"/>
              <w:jc w:val="center"/>
              <w:rPr>
                <w:ins w:id="5604" w:author="Christina Sun" w:date="2026-03-15T21:38:00Z" w16du:dateUtc="2026-03-16T04:38:00Z"/>
                <w:rFonts w:asciiTheme="majorHAnsi" w:hAnsiTheme="majorHAnsi" w:cstheme="majorHAnsi"/>
                <w:sz w:val="20"/>
                <w:szCs w:val="20"/>
              </w:rPr>
            </w:pPr>
            <w:ins w:id="5605" w:author="Christina Sun" w:date="2026-03-15T21:38:00Z" w16du:dateUtc="2026-03-16T04:38:00Z">
              <w:r w:rsidRPr="001B2966">
                <w:rPr>
                  <w:rFonts w:asciiTheme="majorHAnsi" w:hAnsiTheme="majorHAnsi" w:cstheme="majorHAnsi"/>
                  <w:sz w:val="20"/>
                  <w:szCs w:val="20"/>
                </w:rPr>
                <w:t>(0.234)</w:t>
              </w:r>
            </w:ins>
          </w:p>
        </w:tc>
        <w:tc>
          <w:tcPr>
            <w:tcW w:w="1631" w:type="pct"/>
            <w:tcMar>
              <w:top w:w="0" w:type="dxa"/>
              <w:left w:w="100" w:type="dxa"/>
              <w:bottom w:w="0" w:type="dxa"/>
              <w:right w:w="100" w:type="dxa"/>
            </w:tcMar>
            <w:vAlign w:val="center"/>
          </w:tcPr>
          <w:p w14:paraId="3126621E" w14:textId="77777777" w:rsidR="00BD732D" w:rsidRPr="001B2966" w:rsidRDefault="00BD732D" w:rsidP="00806A88">
            <w:pPr>
              <w:ind w:left="-120"/>
              <w:jc w:val="center"/>
              <w:rPr>
                <w:ins w:id="5606" w:author="Christina Sun" w:date="2026-03-15T21:38:00Z" w16du:dateUtc="2026-03-16T04:38:00Z"/>
                <w:rFonts w:asciiTheme="majorHAnsi" w:hAnsiTheme="majorHAnsi" w:cstheme="majorHAnsi"/>
                <w:sz w:val="20"/>
                <w:szCs w:val="20"/>
              </w:rPr>
            </w:pPr>
            <w:ins w:id="5607" w:author="Christina Sun" w:date="2026-03-15T21:38:00Z" w16du:dateUtc="2026-03-16T04:38:00Z">
              <w:r w:rsidRPr="001B2966">
                <w:rPr>
                  <w:rFonts w:asciiTheme="majorHAnsi" w:hAnsiTheme="majorHAnsi" w:cstheme="majorHAnsi"/>
                  <w:sz w:val="20"/>
                  <w:szCs w:val="20"/>
                </w:rPr>
                <w:t>(0.243)</w:t>
              </w:r>
            </w:ins>
          </w:p>
        </w:tc>
      </w:tr>
      <w:tr w:rsidR="00BD732D" w:rsidRPr="001B2966" w14:paraId="25B0DF3E" w14:textId="77777777" w:rsidTr="00806A88">
        <w:trPr>
          <w:trHeight w:val="270"/>
          <w:ins w:id="5608" w:author="Christina Sun" w:date="2026-03-15T21:38:00Z" w16du:dateUtc="2026-03-16T04:38:00Z"/>
        </w:trPr>
        <w:tc>
          <w:tcPr>
            <w:tcW w:w="1739" w:type="pct"/>
            <w:tcMar>
              <w:top w:w="0" w:type="dxa"/>
              <w:left w:w="100" w:type="dxa"/>
              <w:bottom w:w="0" w:type="dxa"/>
              <w:right w:w="100" w:type="dxa"/>
            </w:tcMar>
            <w:vAlign w:val="center"/>
          </w:tcPr>
          <w:p w14:paraId="0E901382" w14:textId="77777777" w:rsidR="00BD732D" w:rsidRPr="001B2966" w:rsidRDefault="00BD732D" w:rsidP="00806A88">
            <w:pPr>
              <w:rPr>
                <w:ins w:id="5609"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484920A4" w14:textId="77777777" w:rsidR="00BD732D" w:rsidRPr="001B2966" w:rsidRDefault="00BD732D" w:rsidP="00806A88">
            <w:pPr>
              <w:ind w:left="-120"/>
              <w:jc w:val="center"/>
              <w:rPr>
                <w:ins w:id="5610"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3876192F" w14:textId="77777777" w:rsidR="00BD732D" w:rsidRPr="001B2966" w:rsidRDefault="00BD732D" w:rsidP="00806A88">
            <w:pPr>
              <w:ind w:left="-120"/>
              <w:jc w:val="center"/>
              <w:rPr>
                <w:ins w:id="5611" w:author="Christina Sun" w:date="2026-03-15T21:38:00Z" w16du:dateUtc="2026-03-16T04:38:00Z"/>
                <w:rFonts w:asciiTheme="majorHAnsi" w:hAnsiTheme="majorHAnsi" w:cstheme="majorHAnsi"/>
                <w:sz w:val="20"/>
                <w:szCs w:val="20"/>
              </w:rPr>
            </w:pPr>
          </w:p>
        </w:tc>
      </w:tr>
      <w:tr w:rsidR="00BD732D" w:rsidRPr="001B2966" w14:paraId="04F1FD61" w14:textId="77777777" w:rsidTr="00806A88">
        <w:trPr>
          <w:trHeight w:val="270"/>
          <w:ins w:id="5612" w:author="Christina Sun" w:date="2026-03-15T21:38:00Z" w16du:dateUtc="2026-03-16T04:38:00Z"/>
        </w:trPr>
        <w:tc>
          <w:tcPr>
            <w:tcW w:w="1739" w:type="pct"/>
            <w:tcMar>
              <w:top w:w="0" w:type="dxa"/>
              <w:left w:w="100" w:type="dxa"/>
              <w:bottom w:w="0" w:type="dxa"/>
              <w:right w:w="100" w:type="dxa"/>
            </w:tcMar>
            <w:vAlign w:val="center"/>
          </w:tcPr>
          <w:p w14:paraId="0D7105B9" w14:textId="77777777" w:rsidR="00BD732D" w:rsidRPr="001B2966" w:rsidRDefault="00BD732D" w:rsidP="00806A88">
            <w:pPr>
              <w:rPr>
                <w:ins w:id="5613" w:author="Christina Sun" w:date="2026-03-15T21:38:00Z" w16du:dateUtc="2026-03-16T04:38:00Z"/>
                <w:rFonts w:asciiTheme="majorHAnsi" w:hAnsiTheme="majorHAnsi" w:cstheme="majorHAnsi"/>
                <w:sz w:val="20"/>
                <w:szCs w:val="20"/>
              </w:rPr>
            </w:pPr>
            <w:ins w:id="5614" w:author="Christina Sun" w:date="2026-03-15T21:38:00Z" w16du:dateUtc="2026-03-16T04:38:00Z">
              <w:r w:rsidRPr="001B2966">
                <w:rPr>
                  <w:rFonts w:asciiTheme="majorHAnsi" w:hAnsiTheme="majorHAnsi" w:cstheme="majorHAnsi"/>
                  <w:sz w:val="20"/>
                  <w:szCs w:val="20"/>
                </w:rPr>
                <w:t xml:space="preserve">Transgender </w:t>
              </w:r>
              <w:r>
                <w:rPr>
                  <w:rFonts w:asciiTheme="majorHAnsi" w:hAnsiTheme="majorHAnsi" w:cstheme="majorHAnsi"/>
                  <w:sz w:val="20"/>
                  <w:szCs w:val="20"/>
                </w:rPr>
                <w:t>w</w:t>
              </w:r>
              <w:r w:rsidRPr="001B2966">
                <w:rPr>
                  <w:rFonts w:asciiTheme="majorHAnsi" w:hAnsiTheme="majorHAnsi" w:cstheme="majorHAnsi"/>
                  <w:sz w:val="20"/>
                  <w:szCs w:val="20"/>
                </w:rPr>
                <w:t>oman</w:t>
              </w:r>
            </w:ins>
          </w:p>
        </w:tc>
        <w:tc>
          <w:tcPr>
            <w:tcW w:w="1631" w:type="pct"/>
            <w:tcMar>
              <w:top w:w="0" w:type="dxa"/>
              <w:left w:w="100" w:type="dxa"/>
              <w:bottom w:w="0" w:type="dxa"/>
              <w:right w:w="100" w:type="dxa"/>
            </w:tcMar>
            <w:vAlign w:val="center"/>
          </w:tcPr>
          <w:p w14:paraId="43F54686" w14:textId="77777777" w:rsidR="00BD732D" w:rsidRPr="001B2966" w:rsidRDefault="00BD732D" w:rsidP="00806A88">
            <w:pPr>
              <w:ind w:left="-120"/>
              <w:jc w:val="center"/>
              <w:rPr>
                <w:ins w:id="5615" w:author="Christina Sun" w:date="2026-03-15T21:38:00Z" w16du:dateUtc="2026-03-16T04:38:00Z"/>
                <w:rFonts w:asciiTheme="majorHAnsi" w:hAnsiTheme="majorHAnsi" w:cstheme="majorHAnsi"/>
                <w:sz w:val="20"/>
                <w:szCs w:val="20"/>
              </w:rPr>
            </w:pPr>
            <w:ins w:id="5616" w:author="Christina Sun" w:date="2026-03-15T21:38:00Z" w16du:dateUtc="2026-03-16T04:38:00Z">
              <w:r w:rsidRPr="001B2966">
                <w:rPr>
                  <w:rFonts w:asciiTheme="majorHAnsi" w:hAnsiTheme="majorHAnsi" w:cstheme="majorHAnsi"/>
                  <w:sz w:val="20"/>
                  <w:szCs w:val="20"/>
                </w:rPr>
                <w:t>0.178</w:t>
              </w:r>
            </w:ins>
          </w:p>
        </w:tc>
        <w:tc>
          <w:tcPr>
            <w:tcW w:w="1631" w:type="pct"/>
            <w:tcMar>
              <w:top w:w="0" w:type="dxa"/>
              <w:left w:w="100" w:type="dxa"/>
              <w:bottom w:w="0" w:type="dxa"/>
              <w:right w:w="100" w:type="dxa"/>
            </w:tcMar>
            <w:vAlign w:val="center"/>
          </w:tcPr>
          <w:p w14:paraId="339F64FD" w14:textId="77777777" w:rsidR="00BD732D" w:rsidRPr="001B2966" w:rsidRDefault="00BD732D" w:rsidP="00806A88">
            <w:pPr>
              <w:ind w:left="-120"/>
              <w:jc w:val="center"/>
              <w:rPr>
                <w:ins w:id="5617" w:author="Christina Sun" w:date="2026-03-15T21:38:00Z" w16du:dateUtc="2026-03-16T04:38:00Z"/>
                <w:rFonts w:asciiTheme="majorHAnsi" w:hAnsiTheme="majorHAnsi" w:cstheme="majorHAnsi"/>
                <w:sz w:val="20"/>
                <w:szCs w:val="20"/>
              </w:rPr>
            </w:pPr>
            <w:ins w:id="5618" w:author="Christina Sun" w:date="2026-03-15T21:38:00Z" w16du:dateUtc="2026-03-16T04:38:00Z">
              <w:r w:rsidRPr="001B2966">
                <w:rPr>
                  <w:rFonts w:asciiTheme="majorHAnsi" w:hAnsiTheme="majorHAnsi" w:cstheme="majorHAnsi"/>
                  <w:sz w:val="20"/>
                  <w:szCs w:val="20"/>
                </w:rPr>
                <w:t>0.049</w:t>
              </w:r>
            </w:ins>
          </w:p>
        </w:tc>
      </w:tr>
      <w:tr w:rsidR="00BD732D" w:rsidRPr="001B2966" w14:paraId="4C5FD090" w14:textId="77777777" w:rsidTr="00806A88">
        <w:trPr>
          <w:trHeight w:val="270"/>
          <w:ins w:id="5619" w:author="Christina Sun" w:date="2026-03-15T21:38:00Z" w16du:dateUtc="2026-03-16T04:38:00Z"/>
        </w:trPr>
        <w:tc>
          <w:tcPr>
            <w:tcW w:w="1739" w:type="pct"/>
            <w:tcMar>
              <w:top w:w="0" w:type="dxa"/>
              <w:left w:w="100" w:type="dxa"/>
              <w:bottom w:w="0" w:type="dxa"/>
              <w:right w:w="100" w:type="dxa"/>
            </w:tcMar>
            <w:vAlign w:val="center"/>
          </w:tcPr>
          <w:p w14:paraId="52921FF2" w14:textId="77777777" w:rsidR="00BD732D" w:rsidRPr="001B2966" w:rsidRDefault="00BD732D" w:rsidP="00806A88">
            <w:pPr>
              <w:rPr>
                <w:ins w:id="5620"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4AE0591C" w14:textId="77777777" w:rsidR="00BD732D" w:rsidRPr="001B2966" w:rsidRDefault="00BD732D" w:rsidP="00806A88">
            <w:pPr>
              <w:ind w:left="-120"/>
              <w:jc w:val="center"/>
              <w:rPr>
                <w:ins w:id="5621" w:author="Christina Sun" w:date="2026-03-15T21:38:00Z" w16du:dateUtc="2026-03-16T04:38:00Z"/>
                <w:rFonts w:asciiTheme="majorHAnsi" w:hAnsiTheme="majorHAnsi" w:cstheme="majorHAnsi"/>
                <w:sz w:val="20"/>
                <w:szCs w:val="20"/>
              </w:rPr>
            </w:pPr>
            <w:ins w:id="5622" w:author="Christina Sun" w:date="2026-03-15T21:38:00Z" w16du:dateUtc="2026-03-16T04:38:00Z">
              <w:r w:rsidRPr="001B2966">
                <w:rPr>
                  <w:rFonts w:asciiTheme="majorHAnsi" w:hAnsiTheme="majorHAnsi" w:cstheme="majorHAnsi"/>
                  <w:sz w:val="20"/>
                  <w:szCs w:val="20"/>
                </w:rPr>
                <w:t>(0.398)</w:t>
              </w:r>
            </w:ins>
          </w:p>
        </w:tc>
        <w:tc>
          <w:tcPr>
            <w:tcW w:w="1631" w:type="pct"/>
            <w:tcMar>
              <w:top w:w="0" w:type="dxa"/>
              <w:left w:w="100" w:type="dxa"/>
              <w:bottom w:w="0" w:type="dxa"/>
              <w:right w:w="100" w:type="dxa"/>
            </w:tcMar>
            <w:vAlign w:val="center"/>
          </w:tcPr>
          <w:p w14:paraId="1BC76AFB" w14:textId="77777777" w:rsidR="00BD732D" w:rsidRPr="001B2966" w:rsidRDefault="00BD732D" w:rsidP="00806A88">
            <w:pPr>
              <w:ind w:left="-120"/>
              <w:jc w:val="center"/>
              <w:rPr>
                <w:ins w:id="5623" w:author="Christina Sun" w:date="2026-03-15T21:38:00Z" w16du:dateUtc="2026-03-16T04:38:00Z"/>
                <w:rFonts w:asciiTheme="majorHAnsi" w:hAnsiTheme="majorHAnsi" w:cstheme="majorHAnsi"/>
                <w:sz w:val="20"/>
                <w:szCs w:val="20"/>
              </w:rPr>
            </w:pPr>
            <w:ins w:id="5624" w:author="Christina Sun" w:date="2026-03-15T21:38:00Z" w16du:dateUtc="2026-03-16T04:38:00Z">
              <w:r w:rsidRPr="001B2966">
                <w:rPr>
                  <w:rFonts w:asciiTheme="majorHAnsi" w:hAnsiTheme="majorHAnsi" w:cstheme="majorHAnsi"/>
                  <w:sz w:val="20"/>
                  <w:szCs w:val="20"/>
                </w:rPr>
                <w:t>(0.402)</w:t>
              </w:r>
            </w:ins>
          </w:p>
        </w:tc>
      </w:tr>
      <w:tr w:rsidR="00BD732D" w:rsidRPr="001B2966" w14:paraId="5059BB57" w14:textId="77777777" w:rsidTr="00806A88">
        <w:trPr>
          <w:trHeight w:val="270"/>
          <w:ins w:id="5625" w:author="Christina Sun" w:date="2026-03-15T21:38:00Z" w16du:dateUtc="2026-03-16T04:38:00Z"/>
        </w:trPr>
        <w:tc>
          <w:tcPr>
            <w:tcW w:w="1739" w:type="pct"/>
            <w:tcMar>
              <w:top w:w="0" w:type="dxa"/>
              <w:left w:w="100" w:type="dxa"/>
              <w:bottom w:w="0" w:type="dxa"/>
              <w:right w:w="100" w:type="dxa"/>
            </w:tcMar>
            <w:vAlign w:val="center"/>
          </w:tcPr>
          <w:p w14:paraId="12D0F2B1" w14:textId="77777777" w:rsidR="00BD732D" w:rsidRPr="001B2966" w:rsidRDefault="00BD732D" w:rsidP="00806A88">
            <w:pPr>
              <w:rPr>
                <w:ins w:id="5626"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74FB23A0" w14:textId="77777777" w:rsidR="00BD732D" w:rsidRPr="001B2966" w:rsidRDefault="00BD732D" w:rsidP="00806A88">
            <w:pPr>
              <w:ind w:left="-120"/>
              <w:jc w:val="center"/>
              <w:rPr>
                <w:ins w:id="5627"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61929B39" w14:textId="77777777" w:rsidR="00BD732D" w:rsidRPr="001B2966" w:rsidRDefault="00BD732D" w:rsidP="00806A88">
            <w:pPr>
              <w:ind w:left="-120"/>
              <w:jc w:val="center"/>
              <w:rPr>
                <w:ins w:id="5628" w:author="Christina Sun" w:date="2026-03-15T21:38:00Z" w16du:dateUtc="2026-03-16T04:38:00Z"/>
                <w:rFonts w:asciiTheme="majorHAnsi" w:hAnsiTheme="majorHAnsi" w:cstheme="majorHAnsi"/>
                <w:sz w:val="20"/>
                <w:szCs w:val="20"/>
              </w:rPr>
            </w:pPr>
          </w:p>
        </w:tc>
      </w:tr>
      <w:tr w:rsidR="00BD732D" w:rsidRPr="001B2966" w14:paraId="59A4B65E" w14:textId="77777777" w:rsidTr="00806A88">
        <w:trPr>
          <w:trHeight w:val="330"/>
          <w:ins w:id="5629" w:author="Christina Sun" w:date="2026-03-15T21:38:00Z" w16du:dateUtc="2026-03-16T04:38:00Z"/>
        </w:trPr>
        <w:tc>
          <w:tcPr>
            <w:tcW w:w="1739" w:type="pct"/>
            <w:tcMar>
              <w:top w:w="0" w:type="dxa"/>
              <w:left w:w="100" w:type="dxa"/>
              <w:bottom w:w="0" w:type="dxa"/>
              <w:right w:w="100" w:type="dxa"/>
            </w:tcMar>
            <w:vAlign w:val="center"/>
          </w:tcPr>
          <w:p w14:paraId="1D74C615" w14:textId="77777777" w:rsidR="00BD732D" w:rsidRPr="001B2966" w:rsidRDefault="00BD732D" w:rsidP="00806A88">
            <w:pPr>
              <w:rPr>
                <w:ins w:id="5630" w:author="Christina Sun" w:date="2026-03-15T21:38:00Z" w16du:dateUtc="2026-03-16T04:38:00Z"/>
                <w:rFonts w:asciiTheme="majorHAnsi" w:hAnsiTheme="majorHAnsi" w:cstheme="majorHAnsi"/>
                <w:sz w:val="20"/>
                <w:szCs w:val="20"/>
              </w:rPr>
            </w:pPr>
            <w:ins w:id="5631" w:author="Christina Sun" w:date="2026-03-15T21:38:00Z" w16du:dateUtc="2026-03-16T04:38:00Z">
              <w:r w:rsidRPr="001B2966">
                <w:rPr>
                  <w:rFonts w:asciiTheme="majorHAnsi" w:hAnsiTheme="majorHAnsi" w:cstheme="majorHAnsi"/>
                  <w:sz w:val="20"/>
                  <w:szCs w:val="20"/>
                </w:rPr>
                <w:t>Nonbinary</w:t>
              </w:r>
            </w:ins>
          </w:p>
        </w:tc>
        <w:tc>
          <w:tcPr>
            <w:tcW w:w="1631" w:type="pct"/>
            <w:tcMar>
              <w:top w:w="0" w:type="dxa"/>
              <w:left w:w="100" w:type="dxa"/>
              <w:bottom w:w="0" w:type="dxa"/>
              <w:right w:w="100" w:type="dxa"/>
            </w:tcMar>
            <w:vAlign w:val="center"/>
          </w:tcPr>
          <w:p w14:paraId="23DFE66D" w14:textId="77777777" w:rsidR="00BD732D" w:rsidRPr="001B2966" w:rsidRDefault="00BD732D" w:rsidP="00806A88">
            <w:pPr>
              <w:ind w:left="-120"/>
              <w:jc w:val="center"/>
              <w:rPr>
                <w:ins w:id="5632" w:author="Christina Sun" w:date="2026-03-15T21:38:00Z" w16du:dateUtc="2026-03-16T04:38:00Z"/>
                <w:rFonts w:asciiTheme="majorHAnsi" w:hAnsiTheme="majorHAnsi" w:cstheme="majorHAnsi"/>
                <w:sz w:val="20"/>
                <w:szCs w:val="20"/>
                <w:vertAlign w:val="superscript"/>
              </w:rPr>
            </w:pPr>
            <w:ins w:id="5633" w:author="Christina Sun" w:date="2026-03-15T21:38:00Z" w16du:dateUtc="2026-03-16T04:38:00Z">
              <w:r w:rsidRPr="001B2966">
                <w:rPr>
                  <w:rFonts w:asciiTheme="majorHAnsi" w:hAnsiTheme="majorHAnsi" w:cstheme="majorHAnsi"/>
                  <w:sz w:val="20"/>
                  <w:szCs w:val="20"/>
                </w:rPr>
                <w:t>0.587</w:t>
              </w:r>
              <w:r w:rsidRPr="001B2966">
                <w:rPr>
                  <w:rFonts w:asciiTheme="majorHAnsi" w:hAnsiTheme="majorHAnsi" w:cstheme="majorHAnsi"/>
                  <w:sz w:val="20"/>
                  <w:szCs w:val="20"/>
                  <w:vertAlign w:val="superscript"/>
                </w:rPr>
                <w:t>***</w:t>
              </w:r>
            </w:ins>
          </w:p>
        </w:tc>
        <w:tc>
          <w:tcPr>
            <w:tcW w:w="1631" w:type="pct"/>
            <w:tcMar>
              <w:top w:w="0" w:type="dxa"/>
              <w:left w:w="100" w:type="dxa"/>
              <w:bottom w:w="0" w:type="dxa"/>
              <w:right w:w="100" w:type="dxa"/>
            </w:tcMar>
            <w:vAlign w:val="center"/>
          </w:tcPr>
          <w:p w14:paraId="5F97B26C" w14:textId="77777777" w:rsidR="00BD732D" w:rsidRPr="001B2966" w:rsidRDefault="00BD732D" w:rsidP="00806A88">
            <w:pPr>
              <w:ind w:left="-120"/>
              <w:jc w:val="center"/>
              <w:rPr>
                <w:ins w:id="5634" w:author="Christina Sun" w:date="2026-03-15T21:38:00Z" w16du:dateUtc="2026-03-16T04:38:00Z"/>
                <w:rFonts w:asciiTheme="majorHAnsi" w:hAnsiTheme="majorHAnsi" w:cstheme="majorHAnsi"/>
                <w:sz w:val="20"/>
                <w:szCs w:val="20"/>
                <w:vertAlign w:val="superscript"/>
              </w:rPr>
            </w:pPr>
            <w:ins w:id="5635" w:author="Christina Sun" w:date="2026-03-15T21:38:00Z" w16du:dateUtc="2026-03-16T04:38:00Z">
              <w:r w:rsidRPr="001B2966">
                <w:rPr>
                  <w:rFonts w:asciiTheme="majorHAnsi" w:hAnsiTheme="majorHAnsi" w:cstheme="majorHAnsi"/>
                  <w:sz w:val="20"/>
                  <w:szCs w:val="20"/>
                </w:rPr>
                <w:t>0.604</w:t>
              </w:r>
              <w:r w:rsidRPr="001B2966">
                <w:rPr>
                  <w:rFonts w:asciiTheme="majorHAnsi" w:hAnsiTheme="majorHAnsi" w:cstheme="majorHAnsi"/>
                  <w:sz w:val="20"/>
                  <w:szCs w:val="20"/>
                  <w:vertAlign w:val="superscript"/>
                </w:rPr>
                <w:t>***</w:t>
              </w:r>
            </w:ins>
          </w:p>
        </w:tc>
      </w:tr>
      <w:tr w:rsidR="00BD732D" w:rsidRPr="001B2966" w14:paraId="6B5C2A71" w14:textId="77777777" w:rsidTr="00806A88">
        <w:trPr>
          <w:trHeight w:val="270"/>
          <w:ins w:id="5636" w:author="Christina Sun" w:date="2026-03-15T21:38:00Z" w16du:dateUtc="2026-03-16T04:38:00Z"/>
        </w:trPr>
        <w:tc>
          <w:tcPr>
            <w:tcW w:w="1739" w:type="pct"/>
            <w:tcMar>
              <w:top w:w="0" w:type="dxa"/>
              <w:left w:w="100" w:type="dxa"/>
              <w:bottom w:w="0" w:type="dxa"/>
              <w:right w:w="100" w:type="dxa"/>
            </w:tcMar>
            <w:vAlign w:val="center"/>
          </w:tcPr>
          <w:p w14:paraId="1EF52BE3" w14:textId="77777777" w:rsidR="00BD732D" w:rsidRPr="001B2966" w:rsidRDefault="00BD732D" w:rsidP="00806A88">
            <w:pPr>
              <w:rPr>
                <w:ins w:id="5637"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3EA160FB" w14:textId="77777777" w:rsidR="00BD732D" w:rsidRPr="001B2966" w:rsidRDefault="00BD732D" w:rsidP="00806A88">
            <w:pPr>
              <w:ind w:left="-120"/>
              <w:jc w:val="center"/>
              <w:rPr>
                <w:ins w:id="5638" w:author="Christina Sun" w:date="2026-03-15T21:38:00Z" w16du:dateUtc="2026-03-16T04:38:00Z"/>
                <w:rFonts w:asciiTheme="majorHAnsi" w:hAnsiTheme="majorHAnsi" w:cstheme="majorHAnsi"/>
                <w:sz w:val="20"/>
                <w:szCs w:val="20"/>
              </w:rPr>
            </w:pPr>
            <w:ins w:id="5639" w:author="Christina Sun" w:date="2026-03-15T21:38:00Z" w16du:dateUtc="2026-03-16T04:38:00Z">
              <w:r w:rsidRPr="001B2966">
                <w:rPr>
                  <w:rFonts w:asciiTheme="majorHAnsi" w:hAnsiTheme="majorHAnsi" w:cstheme="majorHAnsi"/>
                  <w:sz w:val="20"/>
                  <w:szCs w:val="20"/>
                </w:rPr>
                <w:t>(0.116)</w:t>
              </w:r>
            </w:ins>
          </w:p>
        </w:tc>
        <w:tc>
          <w:tcPr>
            <w:tcW w:w="1631" w:type="pct"/>
            <w:tcMar>
              <w:top w:w="0" w:type="dxa"/>
              <w:left w:w="100" w:type="dxa"/>
              <w:bottom w:w="0" w:type="dxa"/>
              <w:right w:w="100" w:type="dxa"/>
            </w:tcMar>
            <w:vAlign w:val="center"/>
          </w:tcPr>
          <w:p w14:paraId="50125BE4" w14:textId="77777777" w:rsidR="00BD732D" w:rsidRPr="001B2966" w:rsidRDefault="00BD732D" w:rsidP="00806A88">
            <w:pPr>
              <w:ind w:left="-120"/>
              <w:jc w:val="center"/>
              <w:rPr>
                <w:ins w:id="5640" w:author="Christina Sun" w:date="2026-03-15T21:38:00Z" w16du:dateUtc="2026-03-16T04:38:00Z"/>
                <w:rFonts w:asciiTheme="majorHAnsi" w:hAnsiTheme="majorHAnsi" w:cstheme="majorHAnsi"/>
                <w:sz w:val="20"/>
                <w:szCs w:val="20"/>
              </w:rPr>
            </w:pPr>
            <w:ins w:id="5641" w:author="Christina Sun" w:date="2026-03-15T21:38:00Z" w16du:dateUtc="2026-03-16T04:38:00Z">
              <w:r w:rsidRPr="001B2966">
                <w:rPr>
                  <w:rFonts w:asciiTheme="majorHAnsi" w:hAnsiTheme="majorHAnsi" w:cstheme="majorHAnsi"/>
                  <w:sz w:val="20"/>
                  <w:szCs w:val="20"/>
                </w:rPr>
                <w:t>(0.118)</w:t>
              </w:r>
            </w:ins>
          </w:p>
        </w:tc>
      </w:tr>
      <w:tr w:rsidR="00BD732D" w:rsidRPr="001B2966" w14:paraId="0449EA7B" w14:textId="77777777" w:rsidTr="00806A88">
        <w:trPr>
          <w:trHeight w:val="270"/>
          <w:ins w:id="5642" w:author="Christina Sun" w:date="2026-03-15T21:38:00Z" w16du:dateUtc="2026-03-16T04:38:00Z"/>
        </w:trPr>
        <w:tc>
          <w:tcPr>
            <w:tcW w:w="1739" w:type="pct"/>
            <w:tcMar>
              <w:top w:w="0" w:type="dxa"/>
              <w:left w:w="100" w:type="dxa"/>
              <w:bottom w:w="0" w:type="dxa"/>
              <w:right w:w="100" w:type="dxa"/>
            </w:tcMar>
            <w:vAlign w:val="center"/>
          </w:tcPr>
          <w:p w14:paraId="49D5317A" w14:textId="77777777" w:rsidR="00BD732D" w:rsidRPr="001B2966" w:rsidRDefault="00BD732D" w:rsidP="00806A88">
            <w:pPr>
              <w:rPr>
                <w:ins w:id="5643"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12D7FBE6" w14:textId="77777777" w:rsidR="00BD732D" w:rsidRPr="001B2966" w:rsidRDefault="00BD732D" w:rsidP="00806A88">
            <w:pPr>
              <w:ind w:left="-120"/>
              <w:jc w:val="center"/>
              <w:rPr>
                <w:ins w:id="5644"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02E77396" w14:textId="77777777" w:rsidR="00BD732D" w:rsidRPr="001B2966" w:rsidRDefault="00BD732D" w:rsidP="00806A88">
            <w:pPr>
              <w:ind w:left="-120"/>
              <w:jc w:val="center"/>
              <w:rPr>
                <w:ins w:id="5645" w:author="Christina Sun" w:date="2026-03-15T21:38:00Z" w16du:dateUtc="2026-03-16T04:38:00Z"/>
                <w:rFonts w:asciiTheme="majorHAnsi" w:hAnsiTheme="majorHAnsi" w:cstheme="majorHAnsi"/>
                <w:sz w:val="20"/>
                <w:szCs w:val="20"/>
              </w:rPr>
            </w:pPr>
          </w:p>
        </w:tc>
      </w:tr>
      <w:tr w:rsidR="00BD732D" w:rsidRPr="001B2966" w14:paraId="54DB5959" w14:textId="77777777" w:rsidTr="00806A88">
        <w:trPr>
          <w:trHeight w:val="330"/>
          <w:ins w:id="5646" w:author="Christina Sun" w:date="2026-03-15T21:38:00Z" w16du:dateUtc="2026-03-16T04:38:00Z"/>
        </w:trPr>
        <w:tc>
          <w:tcPr>
            <w:tcW w:w="1739" w:type="pct"/>
            <w:tcMar>
              <w:top w:w="0" w:type="dxa"/>
              <w:left w:w="100" w:type="dxa"/>
              <w:bottom w:w="0" w:type="dxa"/>
              <w:right w:w="100" w:type="dxa"/>
            </w:tcMar>
            <w:vAlign w:val="center"/>
          </w:tcPr>
          <w:p w14:paraId="22B531E0" w14:textId="77777777" w:rsidR="00BD732D" w:rsidRPr="001B2966" w:rsidRDefault="00BD732D" w:rsidP="00806A88">
            <w:pPr>
              <w:rPr>
                <w:ins w:id="5647" w:author="Christina Sun" w:date="2026-03-15T21:38:00Z" w16du:dateUtc="2026-03-16T04:38:00Z"/>
                <w:rFonts w:asciiTheme="majorHAnsi" w:hAnsiTheme="majorHAnsi" w:cstheme="majorHAnsi"/>
                <w:sz w:val="20"/>
                <w:szCs w:val="20"/>
              </w:rPr>
            </w:pPr>
            <w:ins w:id="5648" w:author="Christina Sun" w:date="2026-03-15T21:38:00Z" w16du:dateUtc="2026-03-16T04:38:00Z">
              <w:r w:rsidRPr="001B2966">
                <w:rPr>
                  <w:rFonts w:asciiTheme="majorHAnsi" w:hAnsiTheme="majorHAnsi" w:cstheme="majorHAnsi"/>
                  <w:sz w:val="20"/>
                  <w:szCs w:val="20"/>
                </w:rPr>
                <w:t xml:space="preserve">Gender </w:t>
              </w:r>
              <w:r>
                <w:rPr>
                  <w:rFonts w:asciiTheme="majorHAnsi" w:hAnsiTheme="majorHAnsi" w:cstheme="majorHAnsi"/>
                  <w:sz w:val="20"/>
                  <w:szCs w:val="20"/>
                </w:rPr>
                <w:t>d</w:t>
              </w:r>
              <w:r w:rsidRPr="001B2966">
                <w:rPr>
                  <w:rFonts w:asciiTheme="majorHAnsi" w:hAnsiTheme="majorHAnsi" w:cstheme="majorHAnsi"/>
                  <w:sz w:val="20"/>
                  <w:szCs w:val="20"/>
                </w:rPr>
                <w:t>iverse/</w:t>
              </w:r>
              <w:r>
                <w:rPr>
                  <w:rFonts w:asciiTheme="majorHAnsi" w:hAnsiTheme="majorHAnsi" w:cstheme="majorHAnsi"/>
                  <w:sz w:val="20"/>
                  <w:szCs w:val="20"/>
                </w:rPr>
                <w:t>q</w:t>
              </w:r>
              <w:r w:rsidRPr="001B2966">
                <w:rPr>
                  <w:rFonts w:asciiTheme="majorHAnsi" w:hAnsiTheme="majorHAnsi" w:cstheme="majorHAnsi"/>
                  <w:sz w:val="20"/>
                  <w:szCs w:val="20"/>
                </w:rPr>
                <w:t>uestioning</w:t>
              </w:r>
            </w:ins>
          </w:p>
        </w:tc>
        <w:tc>
          <w:tcPr>
            <w:tcW w:w="1631" w:type="pct"/>
            <w:tcMar>
              <w:top w:w="0" w:type="dxa"/>
              <w:left w:w="100" w:type="dxa"/>
              <w:bottom w:w="0" w:type="dxa"/>
              <w:right w:w="100" w:type="dxa"/>
            </w:tcMar>
            <w:vAlign w:val="center"/>
          </w:tcPr>
          <w:p w14:paraId="1C4729E7" w14:textId="77777777" w:rsidR="00BD732D" w:rsidRPr="001B2966" w:rsidRDefault="00BD732D" w:rsidP="00806A88">
            <w:pPr>
              <w:ind w:left="-120"/>
              <w:jc w:val="center"/>
              <w:rPr>
                <w:ins w:id="5649" w:author="Christina Sun" w:date="2026-03-15T21:38:00Z" w16du:dateUtc="2026-03-16T04:38:00Z"/>
                <w:rFonts w:asciiTheme="majorHAnsi" w:hAnsiTheme="majorHAnsi" w:cstheme="majorHAnsi"/>
                <w:sz w:val="20"/>
                <w:szCs w:val="20"/>
                <w:vertAlign w:val="superscript"/>
              </w:rPr>
            </w:pPr>
            <w:ins w:id="5650" w:author="Christina Sun" w:date="2026-03-15T21:38:00Z" w16du:dateUtc="2026-03-16T04:38:00Z">
              <w:r w:rsidRPr="001B2966">
                <w:rPr>
                  <w:rFonts w:asciiTheme="majorHAnsi" w:hAnsiTheme="majorHAnsi" w:cstheme="majorHAnsi"/>
                  <w:sz w:val="20"/>
                  <w:szCs w:val="20"/>
                </w:rPr>
                <w:t>0.460</w:t>
              </w:r>
              <w:r w:rsidRPr="001B2966">
                <w:rPr>
                  <w:rFonts w:asciiTheme="majorHAnsi" w:hAnsiTheme="majorHAnsi" w:cstheme="majorHAnsi"/>
                  <w:sz w:val="20"/>
                  <w:szCs w:val="20"/>
                  <w:vertAlign w:val="superscript"/>
                </w:rPr>
                <w:t>**</w:t>
              </w:r>
            </w:ins>
          </w:p>
        </w:tc>
        <w:tc>
          <w:tcPr>
            <w:tcW w:w="1631" w:type="pct"/>
            <w:tcMar>
              <w:top w:w="0" w:type="dxa"/>
              <w:left w:w="100" w:type="dxa"/>
              <w:bottom w:w="0" w:type="dxa"/>
              <w:right w:w="100" w:type="dxa"/>
            </w:tcMar>
            <w:vAlign w:val="center"/>
          </w:tcPr>
          <w:p w14:paraId="711F3258" w14:textId="77777777" w:rsidR="00BD732D" w:rsidRPr="001B2966" w:rsidRDefault="00BD732D" w:rsidP="00806A88">
            <w:pPr>
              <w:ind w:left="-120"/>
              <w:jc w:val="center"/>
              <w:rPr>
                <w:ins w:id="5651" w:author="Christina Sun" w:date="2026-03-15T21:38:00Z" w16du:dateUtc="2026-03-16T04:38:00Z"/>
                <w:rFonts w:asciiTheme="majorHAnsi" w:hAnsiTheme="majorHAnsi" w:cstheme="majorHAnsi"/>
                <w:sz w:val="20"/>
                <w:szCs w:val="20"/>
                <w:vertAlign w:val="superscript"/>
              </w:rPr>
            </w:pPr>
            <w:ins w:id="5652" w:author="Christina Sun" w:date="2026-03-15T21:38:00Z" w16du:dateUtc="2026-03-16T04:38:00Z">
              <w:r w:rsidRPr="001B2966">
                <w:rPr>
                  <w:rFonts w:asciiTheme="majorHAnsi" w:hAnsiTheme="majorHAnsi" w:cstheme="majorHAnsi"/>
                  <w:sz w:val="20"/>
                  <w:szCs w:val="20"/>
                </w:rPr>
                <w:t>0.432</w:t>
              </w:r>
              <w:r w:rsidRPr="001B2966">
                <w:rPr>
                  <w:rFonts w:asciiTheme="majorHAnsi" w:hAnsiTheme="majorHAnsi" w:cstheme="majorHAnsi"/>
                  <w:sz w:val="20"/>
                  <w:szCs w:val="20"/>
                  <w:vertAlign w:val="superscript"/>
                </w:rPr>
                <w:t>*</w:t>
              </w:r>
            </w:ins>
          </w:p>
        </w:tc>
      </w:tr>
      <w:tr w:rsidR="00BD732D" w:rsidRPr="001B2966" w14:paraId="5B475F8F" w14:textId="77777777" w:rsidTr="00806A88">
        <w:trPr>
          <w:trHeight w:val="270"/>
          <w:ins w:id="5653" w:author="Christina Sun" w:date="2026-03-15T21:38:00Z" w16du:dateUtc="2026-03-16T04:38:00Z"/>
        </w:trPr>
        <w:tc>
          <w:tcPr>
            <w:tcW w:w="1739" w:type="pct"/>
            <w:tcMar>
              <w:top w:w="0" w:type="dxa"/>
              <w:left w:w="100" w:type="dxa"/>
              <w:bottom w:w="0" w:type="dxa"/>
              <w:right w:w="100" w:type="dxa"/>
            </w:tcMar>
            <w:vAlign w:val="center"/>
          </w:tcPr>
          <w:p w14:paraId="7DFF7D13" w14:textId="77777777" w:rsidR="00BD732D" w:rsidRPr="001B2966" w:rsidRDefault="00BD732D" w:rsidP="00806A88">
            <w:pPr>
              <w:rPr>
                <w:ins w:id="5654"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4D6E489F" w14:textId="77777777" w:rsidR="00BD732D" w:rsidRPr="001B2966" w:rsidRDefault="00BD732D" w:rsidP="00806A88">
            <w:pPr>
              <w:ind w:left="-120"/>
              <w:jc w:val="center"/>
              <w:rPr>
                <w:ins w:id="5655" w:author="Christina Sun" w:date="2026-03-15T21:38:00Z" w16du:dateUtc="2026-03-16T04:38:00Z"/>
                <w:rFonts w:asciiTheme="majorHAnsi" w:hAnsiTheme="majorHAnsi" w:cstheme="majorHAnsi"/>
                <w:sz w:val="20"/>
                <w:szCs w:val="20"/>
              </w:rPr>
            </w:pPr>
            <w:ins w:id="5656" w:author="Christina Sun" w:date="2026-03-15T21:38:00Z" w16du:dateUtc="2026-03-16T04:38:00Z">
              <w:r w:rsidRPr="001B2966">
                <w:rPr>
                  <w:rFonts w:asciiTheme="majorHAnsi" w:hAnsiTheme="majorHAnsi" w:cstheme="majorHAnsi"/>
                  <w:sz w:val="20"/>
                  <w:szCs w:val="20"/>
                </w:rPr>
                <w:t>(0.223)</w:t>
              </w:r>
            </w:ins>
          </w:p>
        </w:tc>
        <w:tc>
          <w:tcPr>
            <w:tcW w:w="1631" w:type="pct"/>
            <w:tcMar>
              <w:top w:w="0" w:type="dxa"/>
              <w:left w:w="100" w:type="dxa"/>
              <w:bottom w:w="0" w:type="dxa"/>
              <w:right w:w="100" w:type="dxa"/>
            </w:tcMar>
            <w:vAlign w:val="center"/>
          </w:tcPr>
          <w:p w14:paraId="1AE4EC3B" w14:textId="77777777" w:rsidR="00BD732D" w:rsidRPr="001B2966" w:rsidRDefault="00BD732D" w:rsidP="00806A88">
            <w:pPr>
              <w:ind w:left="-120"/>
              <w:jc w:val="center"/>
              <w:rPr>
                <w:ins w:id="5657" w:author="Christina Sun" w:date="2026-03-15T21:38:00Z" w16du:dateUtc="2026-03-16T04:38:00Z"/>
                <w:rFonts w:asciiTheme="majorHAnsi" w:hAnsiTheme="majorHAnsi" w:cstheme="majorHAnsi"/>
                <w:sz w:val="20"/>
                <w:szCs w:val="20"/>
              </w:rPr>
            </w:pPr>
            <w:ins w:id="5658" w:author="Christina Sun" w:date="2026-03-15T21:38:00Z" w16du:dateUtc="2026-03-16T04:38:00Z">
              <w:r w:rsidRPr="001B2966">
                <w:rPr>
                  <w:rFonts w:asciiTheme="majorHAnsi" w:hAnsiTheme="majorHAnsi" w:cstheme="majorHAnsi"/>
                  <w:sz w:val="20"/>
                  <w:szCs w:val="20"/>
                </w:rPr>
                <w:t>(0.229)</w:t>
              </w:r>
            </w:ins>
          </w:p>
        </w:tc>
      </w:tr>
      <w:tr w:rsidR="00BD732D" w:rsidRPr="001B2966" w14:paraId="0161BA53" w14:textId="77777777" w:rsidTr="00806A88">
        <w:trPr>
          <w:trHeight w:val="270"/>
          <w:ins w:id="5659" w:author="Christina Sun" w:date="2026-03-15T21:38:00Z" w16du:dateUtc="2026-03-16T04:38:00Z"/>
        </w:trPr>
        <w:tc>
          <w:tcPr>
            <w:tcW w:w="1739" w:type="pct"/>
            <w:tcMar>
              <w:top w:w="0" w:type="dxa"/>
              <w:left w:w="100" w:type="dxa"/>
              <w:bottom w:w="0" w:type="dxa"/>
              <w:right w:w="100" w:type="dxa"/>
            </w:tcMar>
            <w:vAlign w:val="center"/>
          </w:tcPr>
          <w:p w14:paraId="5C29DFC4" w14:textId="77777777" w:rsidR="00BD732D" w:rsidRPr="001B2966" w:rsidRDefault="00BD732D" w:rsidP="00806A88">
            <w:pPr>
              <w:rPr>
                <w:ins w:id="5660"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4D7A54D8" w14:textId="77777777" w:rsidR="00BD732D" w:rsidRPr="001B2966" w:rsidRDefault="00BD732D" w:rsidP="00806A88">
            <w:pPr>
              <w:ind w:left="-120"/>
              <w:jc w:val="center"/>
              <w:rPr>
                <w:ins w:id="5661" w:author="Christina Sun" w:date="2026-03-15T21:38:00Z" w16du:dateUtc="2026-03-16T04:38:00Z"/>
                <w:rFonts w:asciiTheme="majorHAnsi" w:hAnsiTheme="majorHAnsi" w:cstheme="majorHAnsi"/>
                <w:sz w:val="20"/>
                <w:szCs w:val="20"/>
              </w:rPr>
            </w:pPr>
          </w:p>
        </w:tc>
        <w:tc>
          <w:tcPr>
            <w:tcW w:w="1631" w:type="pct"/>
            <w:tcMar>
              <w:top w:w="0" w:type="dxa"/>
              <w:left w:w="100" w:type="dxa"/>
              <w:bottom w:w="0" w:type="dxa"/>
              <w:right w:w="100" w:type="dxa"/>
            </w:tcMar>
            <w:vAlign w:val="center"/>
          </w:tcPr>
          <w:p w14:paraId="6915B8DC" w14:textId="77777777" w:rsidR="00BD732D" w:rsidRPr="001B2966" w:rsidRDefault="00BD732D" w:rsidP="00806A88">
            <w:pPr>
              <w:ind w:left="-120"/>
              <w:jc w:val="center"/>
              <w:rPr>
                <w:ins w:id="5662" w:author="Christina Sun" w:date="2026-03-15T21:38:00Z" w16du:dateUtc="2026-03-16T04:38:00Z"/>
                <w:rFonts w:asciiTheme="majorHAnsi" w:hAnsiTheme="majorHAnsi" w:cstheme="majorHAnsi"/>
                <w:sz w:val="20"/>
                <w:szCs w:val="20"/>
              </w:rPr>
            </w:pPr>
          </w:p>
        </w:tc>
      </w:tr>
      <w:tr w:rsidR="00BD732D" w:rsidRPr="001B2966" w14:paraId="28D08498" w14:textId="77777777" w:rsidTr="00806A88">
        <w:trPr>
          <w:trHeight w:val="330"/>
          <w:ins w:id="5663" w:author="Christina Sun" w:date="2026-03-15T21:38:00Z" w16du:dateUtc="2026-03-16T04:38:00Z"/>
        </w:trPr>
        <w:tc>
          <w:tcPr>
            <w:tcW w:w="1739" w:type="pct"/>
            <w:tcMar>
              <w:top w:w="0" w:type="dxa"/>
              <w:left w:w="100" w:type="dxa"/>
              <w:bottom w:w="0" w:type="dxa"/>
              <w:right w:w="100" w:type="dxa"/>
            </w:tcMar>
            <w:vAlign w:val="center"/>
          </w:tcPr>
          <w:p w14:paraId="1D35B2EF" w14:textId="77777777" w:rsidR="00BD732D" w:rsidRPr="001B2966" w:rsidRDefault="00BD732D" w:rsidP="00806A88">
            <w:pPr>
              <w:rPr>
                <w:ins w:id="5664" w:author="Christina Sun" w:date="2026-03-15T21:38:00Z" w16du:dateUtc="2026-03-16T04:38:00Z"/>
                <w:rFonts w:asciiTheme="majorHAnsi" w:hAnsiTheme="majorHAnsi" w:cstheme="majorHAnsi"/>
                <w:sz w:val="20"/>
                <w:szCs w:val="20"/>
              </w:rPr>
            </w:pPr>
            <w:ins w:id="5665" w:author="Christina Sun" w:date="2026-03-15T21:38:00Z" w16du:dateUtc="2026-03-16T04:38:00Z">
              <w:r w:rsidRPr="001B2966">
                <w:rPr>
                  <w:rFonts w:asciiTheme="majorHAnsi" w:hAnsiTheme="majorHAnsi" w:cstheme="majorHAnsi"/>
                  <w:sz w:val="20"/>
                  <w:szCs w:val="20"/>
                </w:rPr>
                <w:t xml:space="preserve">Prefer </w:t>
              </w:r>
              <w:r>
                <w:rPr>
                  <w:rFonts w:asciiTheme="majorHAnsi" w:hAnsiTheme="majorHAnsi" w:cstheme="majorHAnsi"/>
                  <w:sz w:val="20"/>
                  <w:szCs w:val="20"/>
                </w:rPr>
                <w:t>n</w:t>
              </w:r>
              <w:r w:rsidRPr="001B2966">
                <w:rPr>
                  <w:rFonts w:asciiTheme="majorHAnsi" w:hAnsiTheme="majorHAnsi" w:cstheme="majorHAnsi"/>
                  <w:sz w:val="20"/>
                  <w:szCs w:val="20"/>
                </w:rPr>
                <w:t xml:space="preserve">ot to </w:t>
              </w:r>
              <w:r>
                <w:rPr>
                  <w:rFonts w:asciiTheme="majorHAnsi" w:hAnsiTheme="majorHAnsi" w:cstheme="majorHAnsi"/>
                  <w:sz w:val="20"/>
                  <w:szCs w:val="20"/>
                </w:rPr>
                <w:t>s</w:t>
              </w:r>
              <w:r w:rsidRPr="001B2966">
                <w:rPr>
                  <w:rFonts w:asciiTheme="majorHAnsi" w:hAnsiTheme="majorHAnsi" w:cstheme="majorHAnsi"/>
                  <w:sz w:val="20"/>
                  <w:szCs w:val="20"/>
                </w:rPr>
                <w:t>ay</w:t>
              </w:r>
            </w:ins>
          </w:p>
        </w:tc>
        <w:tc>
          <w:tcPr>
            <w:tcW w:w="1631" w:type="pct"/>
            <w:tcMar>
              <w:top w:w="0" w:type="dxa"/>
              <w:left w:w="100" w:type="dxa"/>
              <w:bottom w:w="0" w:type="dxa"/>
              <w:right w:w="100" w:type="dxa"/>
            </w:tcMar>
            <w:vAlign w:val="center"/>
          </w:tcPr>
          <w:p w14:paraId="301E37D1" w14:textId="77777777" w:rsidR="00BD732D" w:rsidRPr="001B2966" w:rsidRDefault="00BD732D" w:rsidP="00806A88">
            <w:pPr>
              <w:ind w:left="-120"/>
              <w:jc w:val="center"/>
              <w:rPr>
                <w:ins w:id="5666" w:author="Christina Sun" w:date="2026-03-15T21:38:00Z" w16du:dateUtc="2026-03-16T04:38:00Z"/>
                <w:rFonts w:asciiTheme="majorHAnsi" w:hAnsiTheme="majorHAnsi" w:cstheme="majorHAnsi"/>
                <w:sz w:val="20"/>
                <w:szCs w:val="20"/>
                <w:vertAlign w:val="superscript"/>
              </w:rPr>
            </w:pPr>
            <w:ins w:id="5667" w:author="Christina Sun" w:date="2026-03-15T21:38:00Z" w16du:dateUtc="2026-03-16T04:38:00Z">
              <w:r w:rsidRPr="001B2966">
                <w:rPr>
                  <w:rFonts w:asciiTheme="majorHAnsi" w:hAnsiTheme="majorHAnsi" w:cstheme="majorHAnsi"/>
                  <w:sz w:val="20"/>
                  <w:szCs w:val="20"/>
                </w:rPr>
                <w:t>0.313</w:t>
              </w:r>
              <w:r w:rsidRPr="001B2966">
                <w:rPr>
                  <w:rFonts w:asciiTheme="majorHAnsi" w:hAnsiTheme="majorHAnsi" w:cstheme="majorHAnsi"/>
                  <w:sz w:val="20"/>
                  <w:szCs w:val="20"/>
                  <w:vertAlign w:val="superscript"/>
                </w:rPr>
                <w:t>**</w:t>
              </w:r>
            </w:ins>
          </w:p>
        </w:tc>
        <w:tc>
          <w:tcPr>
            <w:tcW w:w="1631" w:type="pct"/>
            <w:tcMar>
              <w:top w:w="0" w:type="dxa"/>
              <w:left w:w="100" w:type="dxa"/>
              <w:bottom w:w="0" w:type="dxa"/>
              <w:right w:w="100" w:type="dxa"/>
            </w:tcMar>
            <w:vAlign w:val="center"/>
          </w:tcPr>
          <w:p w14:paraId="12502CBA" w14:textId="77777777" w:rsidR="00BD732D" w:rsidRPr="001B2966" w:rsidRDefault="00BD732D" w:rsidP="00806A88">
            <w:pPr>
              <w:ind w:left="-120"/>
              <w:jc w:val="center"/>
              <w:rPr>
                <w:ins w:id="5668" w:author="Christina Sun" w:date="2026-03-15T21:38:00Z" w16du:dateUtc="2026-03-16T04:38:00Z"/>
                <w:rFonts w:asciiTheme="majorHAnsi" w:hAnsiTheme="majorHAnsi" w:cstheme="majorHAnsi"/>
                <w:sz w:val="20"/>
                <w:szCs w:val="20"/>
              </w:rPr>
            </w:pPr>
            <w:ins w:id="5669" w:author="Christina Sun" w:date="2026-03-15T21:38:00Z" w16du:dateUtc="2026-03-16T04:38:00Z">
              <w:r w:rsidRPr="001B2966">
                <w:rPr>
                  <w:rFonts w:asciiTheme="majorHAnsi" w:hAnsiTheme="majorHAnsi" w:cstheme="majorHAnsi"/>
                  <w:sz w:val="20"/>
                  <w:szCs w:val="20"/>
                </w:rPr>
                <w:t>0.259</w:t>
              </w:r>
            </w:ins>
          </w:p>
        </w:tc>
      </w:tr>
      <w:tr w:rsidR="00BD732D" w:rsidRPr="001B2966" w14:paraId="4702FF74" w14:textId="77777777" w:rsidTr="00806A88">
        <w:trPr>
          <w:trHeight w:val="285"/>
          <w:ins w:id="5670" w:author="Christina Sun" w:date="2026-03-15T21:38:00Z" w16du:dateUtc="2026-03-16T04:38:00Z"/>
        </w:trPr>
        <w:tc>
          <w:tcPr>
            <w:tcW w:w="1739" w:type="pct"/>
            <w:tcBorders>
              <w:bottom w:val="single" w:sz="8" w:space="0" w:color="000000"/>
            </w:tcBorders>
            <w:tcMar>
              <w:top w:w="0" w:type="dxa"/>
              <w:left w:w="100" w:type="dxa"/>
              <w:bottom w:w="0" w:type="dxa"/>
              <w:right w:w="100" w:type="dxa"/>
            </w:tcMar>
            <w:vAlign w:val="center"/>
          </w:tcPr>
          <w:p w14:paraId="627B9312" w14:textId="77777777" w:rsidR="00BD732D" w:rsidRPr="001B2966" w:rsidRDefault="00BD732D" w:rsidP="00806A88">
            <w:pPr>
              <w:rPr>
                <w:ins w:id="5671" w:author="Christina Sun" w:date="2026-03-15T21:38:00Z" w16du:dateUtc="2026-03-16T04:38:00Z"/>
                <w:rFonts w:asciiTheme="majorHAnsi" w:hAnsiTheme="majorHAnsi" w:cstheme="majorHAnsi"/>
                <w:sz w:val="20"/>
                <w:szCs w:val="20"/>
              </w:rPr>
            </w:pPr>
          </w:p>
        </w:tc>
        <w:tc>
          <w:tcPr>
            <w:tcW w:w="1631" w:type="pct"/>
            <w:tcBorders>
              <w:bottom w:val="single" w:sz="8" w:space="0" w:color="000000"/>
            </w:tcBorders>
            <w:tcMar>
              <w:top w:w="0" w:type="dxa"/>
              <w:left w:w="100" w:type="dxa"/>
              <w:bottom w:w="0" w:type="dxa"/>
              <w:right w:w="100" w:type="dxa"/>
            </w:tcMar>
            <w:vAlign w:val="center"/>
          </w:tcPr>
          <w:p w14:paraId="39C6058D" w14:textId="77777777" w:rsidR="00BD732D" w:rsidRPr="001B2966" w:rsidRDefault="00BD732D" w:rsidP="00806A88">
            <w:pPr>
              <w:ind w:left="-120"/>
              <w:jc w:val="center"/>
              <w:rPr>
                <w:ins w:id="5672" w:author="Christina Sun" w:date="2026-03-15T21:38:00Z" w16du:dateUtc="2026-03-16T04:38:00Z"/>
                <w:rFonts w:asciiTheme="majorHAnsi" w:hAnsiTheme="majorHAnsi" w:cstheme="majorHAnsi"/>
                <w:sz w:val="20"/>
                <w:szCs w:val="20"/>
              </w:rPr>
            </w:pPr>
            <w:ins w:id="5673" w:author="Christina Sun" w:date="2026-03-15T21:38:00Z" w16du:dateUtc="2026-03-16T04:38:00Z">
              <w:r w:rsidRPr="001B2966">
                <w:rPr>
                  <w:rFonts w:asciiTheme="majorHAnsi" w:hAnsiTheme="majorHAnsi" w:cstheme="majorHAnsi"/>
                  <w:sz w:val="20"/>
                  <w:szCs w:val="20"/>
                </w:rPr>
                <w:t>(0.158)</w:t>
              </w:r>
            </w:ins>
          </w:p>
        </w:tc>
        <w:tc>
          <w:tcPr>
            <w:tcW w:w="1631" w:type="pct"/>
            <w:tcBorders>
              <w:bottom w:val="single" w:sz="8" w:space="0" w:color="000000"/>
            </w:tcBorders>
            <w:tcMar>
              <w:top w:w="0" w:type="dxa"/>
              <w:left w:w="100" w:type="dxa"/>
              <w:bottom w:w="0" w:type="dxa"/>
              <w:right w:w="100" w:type="dxa"/>
            </w:tcMar>
            <w:vAlign w:val="center"/>
          </w:tcPr>
          <w:p w14:paraId="7CCFB295" w14:textId="77777777" w:rsidR="00BD732D" w:rsidRPr="001B2966" w:rsidRDefault="00BD732D" w:rsidP="00806A88">
            <w:pPr>
              <w:ind w:left="-120"/>
              <w:jc w:val="center"/>
              <w:rPr>
                <w:ins w:id="5674" w:author="Christina Sun" w:date="2026-03-15T21:38:00Z" w16du:dateUtc="2026-03-16T04:38:00Z"/>
                <w:rFonts w:asciiTheme="majorHAnsi" w:hAnsiTheme="majorHAnsi" w:cstheme="majorHAnsi"/>
                <w:sz w:val="20"/>
                <w:szCs w:val="20"/>
              </w:rPr>
            </w:pPr>
            <w:ins w:id="5675" w:author="Christina Sun" w:date="2026-03-15T21:38:00Z" w16du:dateUtc="2026-03-16T04:38:00Z">
              <w:r w:rsidRPr="001B2966">
                <w:rPr>
                  <w:rFonts w:asciiTheme="majorHAnsi" w:hAnsiTheme="majorHAnsi" w:cstheme="majorHAnsi"/>
                  <w:sz w:val="20"/>
                  <w:szCs w:val="20"/>
                </w:rPr>
                <w:t>(0.161)</w:t>
              </w:r>
            </w:ins>
          </w:p>
        </w:tc>
      </w:tr>
      <w:tr w:rsidR="00BD732D" w:rsidRPr="001B2966" w14:paraId="1EA6C3A1" w14:textId="77777777" w:rsidTr="00806A88">
        <w:trPr>
          <w:trHeight w:val="285"/>
          <w:ins w:id="5676" w:author="Christina Sun" w:date="2026-03-15T21:38:00Z" w16du:dateUtc="2026-03-16T04:38:00Z"/>
        </w:trPr>
        <w:tc>
          <w:tcPr>
            <w:tcW w:w="1739" w:type="pct"/>
            <w:tcMar>
              <w:top w:w="0" w:type="dxa"/>
              <w:left w:w="100" w:type="dxa"/>
              <w:bottom w:w="0" w:type="dxa"/>
              <w:right w:w="100" w:type="dxa"/>
            </w:tcMar>
            <w:vAlign w:val="center"/>
          </w:tcPr>
          <w:p w14:paraId="590EF29C" w14:textId="77777777" w:rsidR="00BD732D" w:rsidRPr="001B2966" w:rsidRDefault="00BD732D" w:rsidP="00806A88">
            <w:pPr>
              <w:rPr>
                <w:ins w:id="5677" w:author="Christina Sun" w:date="2026-03-15T21:38:00Z" w16du:dateUtc="2026-03-16T04:38:00Z"/>
                <w:rFonts w:asciiTheme="majorHAnsi" w:hAnsiTheme="majorHAnsi" w:cstheme="majorHAnsi"/>
                <w:sz w:val="20"/>
                <w:szCs w:val="20"/>
              </w:rPr>
            </w:pPr>
            <w:ins w:id="5678" w:author="Christina Sun" w:date="2026-03-15T21:38:00Z" w16du:dateUtc="2026-03-16T04:38:00Z">
              <w:r w:rsidRPr="001B2966">
                <w:rPr>
                  <w:rFonts w:asciiTheme="majorHAnsi" w:hAnsiTheme="majorHAnsi" w:cstheme="majorHAnsi"/>
                  <w:sz w:val="20"/>
                  <w:szCs w:val="20"/>
                </w:rPr>
                <w:t>Observations</w:t>
              </w:r>
            </w:ins>
          </w:p>
        </w:tc>
        <w:tc>
          <w:tcPr>
            <w:tcW w:w="1631" w:type="pct"/>
            <w:tcMar>
              <w:top w:w="0" w:type="dxa"/>
              <w:left w:w="100" w:type="dxa"/>
              <w:bottom w:w="0" w:type="dxa"/>
              <w:right w:w="100" w:type="dxa"/>
            </w:tcMar>
            <w:vAlign w:val="center"/>
          </w:tcPr>
          <w:p w14:paraId="2D7E32F9" w14:textId="77777777" w:rsidR="00BD732D" w:rsidRPr="001B2966" w:rsidRDefault="00BD732D" w:rsidP="00806A88">
            <w:pPr>
              <w:ind w:left="-120"/>
              <w:jc w:val="center"/>
              <w:rPr>
                <w:ins w:id="5679" w:author="Christina Sun" w:date="2026-03-15T21:38:00Z" w16du:dateUtc="2026-03-16T04:38:00Z"/>
                <w:rFonts w:asciiTheme="majorHAnsi" w:hAnsiTheme="majorHAnsi" w:cstheme="majorHAnsi"/>
                <w:sz w:val="20"/>
                <w:szCs w:val="20"/>
              </w:rPr>
            </w:pPr>
            <w:ins w:id="5680" w:author="Christina Sun" w:date="2026-03-15T21:38:00Z" w16du:dateUtc="2026-03-16T04:38:00Z">
              <w:r w:rsidRPr="001B2966">
                <w:rPr>
                  <w:rFonts w:asciiTheme="majorHAnsi" w:hAnsiTheme="majorHAnsi" w:cstheme="majorHAnsi"/>
                  <w:sz w:val="20"/>
                  <w:szCs w:val="20"/>
                </w:rPr>
                <w:t>7497</w:t>
              </w:r>
            </w:ins>
          </w:p>
        </w:tc>
        <w:tc>
          <w:tcPr>
            <w:tcW w:w="1631" w:type="pct"/>
            <w:tcMar>
              <w:top w:w="0" w:type="dxa"/>
              <w:left w:w="100" w:type="dxa"/>
              <w:bottom w:w="0" w:type="dxa"/>
              <w:right w:w="100" w:type="dxa"/>
            </w:tcMar>
            <w:vAlign w:val="center"/>
          </w:tcPr>
          <w:p w14:paraId="5D764E4D" w14:textId="77777777" w:rsidR="00BD732D" w:rsidRPr="001B2966" w:rsidRDefault="00BD732D" w:rsidP="00806A88">
            <w:pPr>
              <w:ind w:left="-120"/>
              <w:jc w:val="center"/>
              <w:rPr>
                <w:ins w:id="5681" w:author="Christina Sun" w:date="2026-03-15T21:38:00Z" w16du:dateUtc="2026-03-16T04:38:00Z"/>
                <w:rFonts w:asciiTheme="majorHAnsi" w:hAnsiTheme="majorHAnsi" w:cstheme="majorHAnsi"/>
                <w:sz w:val="20"/>
                <w:szCs w:val="20"/>
              </w:rPr>
            </w:pPr>
            <w:ins w:id="5682" w:author="Christina Sun" w:date="2026-03-15T21:38:00Z" w16du:dateUtc="2026-03-16T04:38:00Z">
              <w:r w:rsidRPr="001B2966">
                <w:rPr>
                  <w:rFonts w:asciiTheme="majorHAnsi" w:hAnsiTheme="majorHAnsi" w:cstheme="majorHAnsi"/>
                  <w:sz w:val="20"/>
                  <w:szCs w:val="20"/>
                </w:rPr>
                <w:t>7475</w:t>
              </w:r>
            </w:ins>
          </w:p>
        </w:tc>
      </w:tr>
      <w:tr w:rsidR="00BD732D" w:rsidRPr="001B2966" w14:paraId="4182E6D9" w14:textId="77777777" w:rsidTr="00806A88">
        <w:trPr>
          <w:trHeight w:val="285"/>
          <w:ins w:id="5683" w:author="Christina Sun" w:date="2026-03-15T21:38:00Z" w16du:dateUtc="2026-03-16T04:38:00Z"/>
        </w:trPr>
        <w:tc>
          <w:tcPr>
            <w:tcW w:w="1739" w:type="pct"/>
            <w:tcBorders>
              <w:bottom w:val="single" w:sz="8" w:space="0" w:color="000000"/>
            </w:tcBorders>
            <w:tcMar>
              <w:top w:w="0" w:type="dxa"/>
              <w:left w:w="100" w:type="dxa"/>
              <w:bottom w:w="0" w:type="dxa"/>
              <w:right w:w="100" w:type="dxa"/>
            </w:tcMar>
            <w:vAlign w:val="center"/>
          </w:tcPr>
          <w:p w14:paraId="7EABC14A" w14:textId="77777777" w:rsidR="00BD732D" w:rsidRPr="001B2966" w:rsidRDefault="00BD732D" w:rsidP="00806A88">
            <w:pPr>
              <w:rPr>
                <w:ins w:id="5684" w:author="Christina Sun" w:date="2026-03-15T21:38:00Z" w16du:dateUtc="2026-03-16T04:38:00Z"/>
                <w:rFonts w:asciiTheme="majorHAnsi" w:hAnsiTheme="majorHAnsi" w:cstheme="majorHAnsi"/>
                <w:sz w:val="20"/>
                <w:szCs w:val="20"/>
              </w:rPr>
            </w:pPr>
            <w:ins w:id="5685" w:author="Christina Sun" w:date="2026-03-15T21:38:00Z" w16du:dateUtc="2026-03-16T04:38:00Z">
              <w:r w:rsidRPr="001B2966">
                <w:rPr>
                  <w:rFonts w:asciiTheme="majorHAnsi" w:hAnsiTheme="majorHAnsi" w:cstheme="majorHAnsi"/>
                  <w:sz w:val="20"/>
                  <w:szCs w:val="20"/>
                </w:rPr>
                <w:t xml:space="preserve">Demographic </w:t>
              </w:r>
              <w:r>
                <w:rPr>
                  <w:rFonts w:asciiTheme="majorHAnsi" w:hAnsiTheme="majorHAnsi" w:cstheme="majorHAnsi"/>
                  <w:sz w:val="20"/>
                  <w:szCs w:val="20"/>
                </w:rPr>
                <w:t>c</w:t>
              </w:r>
              <w:r w:rsidRPr="001B2966">
                <w:rPr>
                  <w:rFonts w:asciiTheme="majorHAnsi" w:hAnsiTheme="majorHAnsi" w:cstheme="majorHAnsi"/>
                  <w:sz w:val="20"/>
                  <w:szCs w:val="20"/>
                </w:rPr>
                <w:t>ontrols</w:t>
              </w:r>
            </w:ins>
          </w:p>
        </w:tc>
        <w:tc>
          <w:tcPr>
            <w:tcW w:w="1631" w:type="pct"/>
            <w:tcBorders>
              <w:bottom w:val="single" w:sz="8" w:space="0" w:color="000000"/>
            </w:tcBorders>
            <w:tcMar>
              <w:top w:w="0" w:type="dxa"/>
              <w:left w:w="100" w:type="dxa"/>
              <w:bottom w:w="0" w:type="dxa"/>
              <w:right w:w="100" w:type="dxa"/>
            </w:tcMar>
            <w:vAlign w:val="center"/>
          </w:tcPr>
          <w:p w14:paraId="1E2330DE" w14:textId="77777777" w:rsidR="00BD732D" w:rsidRPr="001B2966" w:rsidRDefault="00BD732D" w:rsidP="00806A88">
            <w:pPr>
              <w:ind w:left="-120"/>
              <w:jc w:val="center"/>
              <w:rPr>
                <w:ins w:id="5686" w:author="Christina Sun" w:date="2026-03-15T21:38:00Z" w16du:dateUtc="2026-03-16T04:38:00Z"/>
                <w:rFonts w:asciiTheme="majorHAnsi" w:hAnsiTheme="majorHAnsi" w:cstheme="majorHAnsi"/>
                <w:sz w:val="20"/>
                <w:szCs w:val="20"/>
              </w:rPr>
            </w:pPr>
            <w:ins w:id="5687" w:author="Christina Sun" w:date="2026-03-15T21:38:00Z" w16du:dateUtc="2026-03-16T04:38:00Z">
              <w:r w:rsidRPr="001B2966">
                <w:rPr>
                  <w:rFonts w:asciiTheme="majorHAnsi" w:hAnsiTheme="majorHAnsi" w:cstheme="majorHAnsi"/>
                  <w:sz w:val="20"/>
                  <w:szCs w:val="20"/>
                </w:rPr>
                <w:t>No</w:t>
              </w:r>
            </w:ins>
          </w:p>
        </w:tc>
        <w:tc>
          <w:tcPr>
            <w:tcW w:w="1631" w:type="pct"/>
            <w:tcBorders>
              <w:bottom w:val="single" w:sz="8" w:space="0" w:color="000000"/>
            </w:tcBorders>
            <w:tcMar>
              <w:top w:w="0" w:type="dxa"/>
              <w:left w:w="100" w:type="dxa"/>
              <w:bottom w:w="0" w:type="dxa"/>
              <w:right w:w="100" w:type="dxa"/>
            </w:tcMar>
            <w:vAlign w:val="center"/>
          </w:tcPr>
          <w:p w14:paraId="4716673A" w14:textId="77777777" w:rsidR="00BD732D" w:rsidRPr="001B2966" w:rsidRDefault="00BD732D" w:rsidP="00806A88">
            <w:pPr>
              <w:ind w:left="-120"/>
              <w:jc w:val="center"/>
              <w:rPr>
                <w:ins w:id="5688" w:author="Christina Sun" w:date="2026-03-15T21:38:00Z" w16du:dateUtc="2026-03-16T04:38:00Z"/>
                <w:rFonts w:asciiTheme="majorHAnsi" w:hAnsiTheme="majorHAnsi" w:cstheme="majorHAnsi"/>
                <w:sz w:val="20"/>
                <w:szCs w:val="20"/>
              </w:rPr>
            </w:pPr>
            <w:ins w:id="5689" w:author="Christina Sun" w:date="2026-03-15T21:38:00Z" w16du:dateUtc="2026-03-16T04:38:00Z">
              <w:r w:rsidRPr="001B2966">
                <w:rPr>
                  <w:rFonts w:asciiTheme="majorHAnsi" w:hAnsiTheme="majorHAnsi" w:cstheme="majorHAnsi"/>
                  <w:sz w:val="20"/>
                  <w:szCs w:val="20"/>
                </w:rPr>
                <w:t>Yes</w:t>
              </w:r>
            </w:ins>
          </w:p>
        </w:tc>
      </w:tr>
    </w:tbl>
    <w:p w14:paraId="55DEF74F" w14:textId="77777777" w:rsidR="00BD732D" w:rsidRPr="001B2966" w:rsidRDefault="00BD732D" w:rsidP="00BD732D">
      <w:pPr>
        <w:rPr>
          <w:ins w:id="5690" w:author="Christina Sun" w:date="2026-03-15T21:38:00Z" w16du:dateUtc="2026-03-16T04:38:00Z"/>
          <w:rFonts w:asciiTheme="majorHAnsi" w:hAnsiTheme="majorHAnsi" w:cstheme="majorHAnsi"/>
          <w:sz w:val="20"/>
          <w:szCs w:val="20"/>
        </w:rPr>
      </w:pPr>
      <w:ins w:id="5691" w:author="Christina Sun" w:date="2026-03-15T21:38:00Z" w16du:dateUtc="2026-03-16T04:38:00Z">
        <w:r w:rsidRPr="001B2966">
          <w:rPr>
            <w:rFonts w:asciiTheme="majorHAnsi" w:hAnsiTheme="majorHAnsi" w:cstheme="majorHAnsi"/>
            <w:i/>
            <w:iCs/>
            <w:sz w:val="20"/>
            <w:szCs w:val="20"/>
          </w:rPr>
          <w:t>Note</w:t>
        </w:r>
        <w:r>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Pr>
            <w:rFonts w:asciiTheme="majorHAnsi" w:hAnsiTheme="majorHAnsi" w:cstheme="majorHAnsi"/>
            <w:sz w:val="20"/>
            <w:szCs w:val="20"/>
          </w:rPr>
          <w:t>.</w:t>
        </w:r>
      </w:ins>
    </w:p>
    <w:p w14:paraId="65C281CA" w14:textId="77777777" w:rsidR="00BD732D" w:rsidRPr="001B2966" w:rsidRDefault="00BD732D" w:rsidP="00BD732D">
      <w:pPr>
        <w:spacing w:line="360" w:lineRule="auto"/>
        <w:rPr>
          <w:ins w:id="5692" w:author="Christina Sun" w:date="2026-03-15T21:38:00Z" w16du:dateUtc="2026-03-16T04:38:00Z"/>
          <w:rFonts w:asciiTheme="majorHAnsi" w:hAnsiTheme="majorHAnsi" w:cstheme="majorHAnsi"/>
          <w:sz w:val="20"/>
          <w:szCs w:val="20"/>
        </w:rPr>
      </w:pPr>
      <w:ins w:id="5693" w:author="Christina Sun" w:date="2026-03-15T21:38:00Z" w16du:dateUtc="2026-03-16T04:38:00Z">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ins>
    </w:p>
    <w:p w14:paraId="71FA1864" w14:textId="77777777" w:rsidR="00BD732D" w:rsidRPr="001B2966" w:rsidRDefault="00BD732D" w:rsidP="00BD732D">
      <w:pPr>
        <w:spacing w:line="360" w:lineRule="auto"/>
        <w:rPr>
          <w:ins w:id="5694" w:author="Christina Sun" w:date="2026-03-15T21:38:00Z" w16du:dateUtc="2026-03-16T04:38:00Z"/>
          <w:rFonts w:asciiTheme="majorHAnsi" w:hAnsiTheme="majorHAnsi" w:cstheme="majorHAnsi"/>
        </w:rPr>
      </w:pPr>
      <w:ins w:id="5695" w:author="Christina Sun" w:date="2026-03-15T21:38:00Z" w16du:dateUtc="2026-03-16T04:38:00Z">
        <w:r w:rsidRPr="001B2966">
          <w:rPr>
            <w:rFonts w:asciiTheme="majorHAnsi" w:hAnsiTheme="majorHAnsi" w:cstheme="majorHAnsi"/>
          </w:rPr>
          <w:t xml:space="preserve"> </w:t>
        </w:r>
      </w:ins>
    </w:p>
    <w:p w14:paraId="2286B7C1" w14:textId="408F2294" w:rsidR="00BD732D" w:rsidRPr="001B2966" w:rsidRDefault="00BD732D" w:rsidP="00BD732D">
      <w:pPr>
        <w:spacing w:line="360" w:lineRule="auto"/>
        <w:rPr>
          <w:ins w:id="5696" w:author="Christina Sun" w:date="2026-03-15T21:38:00Z" w16du:dateUtc="2026-03-16T04:38:00Z"/>
          <w:rFonts w:asciiTheme="majorHAnsi" w:hAnsiTheme="majorHAnsi" w:cstheme="majorHAnsi"/>
          <w:b/>
          <w:bCs/>
        </w:rPr>
      </w:pPr>
      <w:ins w:id="5697" w:author="Christina Sun" w:date="2026-03-15T21:38:00Z" w16du:dateUtc="2026-03-16T04:38:00Z">
        <w:r>
          <w:rPr>
            <w:b/>
            <w:bCs/>
          </w:rPr>
          <w:br w:type="page"/>
        </w:r>
        <w:r w:rsidRPr="001B2966">
          <w:rPr>
            <w:rFonts w:asciiTheme="majorHAnsi" w:hAnsiTheme="majorHAnsi" w:cstheme="majorHAnsi"/>
            <w:b/>
            <w:bCs/>
          </w:rPr>
          <w:lastRenderedPageBreak/>
          <w:t xml:space="preserve">Table </w:t>
        </w:r>
      </w:ins>
      <w:ins w:id="5698" w:author="Christina Sun" w:date="2026-03-15T21:39:00Z" w16du:dateUtc="2026-03-16T04:39:00Z">
        <w:r>
          <w:rPr>
            <w:rFonts w:asciiTheme="majorHAnsi" w:hAnsiTheme="majorHAnsi" w:cstheme="majorHAnsi"/>
            <w:b/>
            <w:bCs/>
          </w:rPr>
          <w:t>H4</w:t>
        </w:r>
      </w:ins>
    </w:p>
    <w:p w14:paraId="25443185" w14:textId="77777777" w:rsidR="00BD732D" w:rsidRPr="001B2966" w:rsidRDefault="00BD732D" w:rsidP="00BD732D">
      <w:pPr>
        <w:spacing w:line="360" w:lineRule="auto"/>
        <w:rPr>
          <w:ins w:id="5699" w:author="Christina Sun" w:date="2026-03-15T21:38:00Z" w16du:dateUtc="2026-03-16T04:38:00Z"/>
          <w:rFonts w:asciiTheme="majorHAnsi" w:hAnsiTheme="majorHAnsi" w:cstheme="majorHAnsi"/>
        </w:rPr>
      </w:pPr>
      <w:ins w:id="5700" w:author="Christina Sun" w:date="2026-03-15T21:38:00Z" w16du:dateUtc="2026-03-16T04:38:00Z">
        <w:r w:rsidRPr="00806A88">
          <w:rPr>
            <w:rFonts w:asciiTheme="majorHAnsi" w:hAnsiTheme="majorHAnsi" w:cstheme="majorHAnsi"/>
            <w:i/>
            <w:iCs/>
            <w:highlight w:val="yellow"/>
          </w:rPr>
          <w:t>Ordered Logit Models: Highest Degree Plans, by Sexual Orientation</w:t>
        </w:r>
      </w:ins>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732D" w:rsidRPr="001B2966" w14:paraId="264233E4" w14:textId="77777777" w:rsidTr="00806A88">
        <w:trPr>
          <w:trHeight w:val="285"/>
          <w:ins w:id="5701" w:author="Christina Sun" w:date="2026-03-15T21:38:00Z" w16du:dateUtc="2026-03-16T04:38:00Z"/>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442C7CF4" w14:textId="77777777" w:rsidR="00BD732D" w:rsidRPr="001B2966" w:rsidRDefault="00BD732D" w:rsidP="00806A88">
            <w:pPr>
              <w:ind w:left="-120"/>
              <w:rPr>
                <w:ins w:id="5702" w:author="Christina Sun" w:date="2026-03-15T21:38:00Z" w16du:dateUtc="2026-03-16T04:38:00Z"/>
                <w:rFonts w:asciiTheme="majorHAnsi" w:hAnsiTheme="majorHAnsi" w:cstheme="majorHAnsi"/>
                <w:sz w:val="20"/>
                <w:szCs w:val="20"/>
              </w:rPr>
            </w:pPr>
            <w:ins w:id="5703" w:author="Christina Sun" w:date="2026-03-15T21:38:00Z" w16du:dateUtc="2026-03-16T04:38:00Z">
              <w:r w:rsidRPr="001B2966">
                <w:rPr>
                  <w:rFonts w:asciiTheme="majorHAnsi" w:hAnsiTheme="majorHAnsi" w:cstheme="majorHAnsi"/>
                  <w:sz w:val="20"/>
                  <w:szCs w:val="20"/>
                </w:rPr>
                <w:t xml:space="preserve"> </w:t>
              </w:r>
            </w:ins>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9C27AF9" w14:textId="77777777" w:rsidR="00BD732D" w:rsidRPr="001B2966" w:rsidRDefault="00BD732D" w:rsidP="00806A88">
            <w:pPr>
              <w:ind w:left="-120"/>
              <w:jc w:val="center"/>
              <w:rPr>
                <w:ins w:id="5704" w:author="Christina Sun" w:date="2026-03-15T21:38:00Z" w16du:dateUtc="2026-03-16T04:38:00Z"/>
                <w:rFonts w:asciiTheme="majorHAnsi" w:hAnsiTheme="majorHAnsi" w:cstheme="majorHAnsi"/>
                <w:sz w:val="20"/>
                <w:szCs w:val="20"/>
              </w:rPr>
            </w:pPr>
            <w:ins w:id="5705" w:author="Christina Sun" w:date="2026-03-15T21:38:00Z" w16du:dateUtc="2026-03-16T04:38:00Z">
              <w:r w:rsidRPr="001B2966">
                <w:rPr>
                  <w:rFonts w:asciiTheme="majorHAnsi" w:hAnsiTheme="majorHAnsi" w:cstheme="majorHAnsi"/>
                  <w:sz w:val="20"/>
                  <w:szCs w:val="20"/>
                </w:rPr>
                <w:t>(1)</w:t>
              </w:r>
            </w:ins>
          </w:p>
        </w:tc>
        <w:tc>
          <w:tcPr>
            <w:tcW w:w="1580" w:type="pct"/>
            <w:tcBorders>
              <w:top w:val="single" w:sz="8" w:space="0" w:color="000000"/>
              <w:bottom w:val="single" w:sz="8" w:space="0" w:color="000000"/>
            </w:tcBorders>
            <w:tcMar>
              <w:top w:w="0" w:type="dxa"/>
              <w:left w:w="100" w:type="dxa"/>
              <w:bottom w:w="0" w:type="dxa"/>
              <w:right w:w="100" w:type="dxa"/>
            </w:tcMar>
            <w:vAlign w:val="center"/>
          </w:tcPr>
          <w:p w14:paraId="34F49699" w14:textId="77777777" w:rsidR="00BD732D" w:rsidRPr="001B2966" w:rsidRDefault="00BD732D" w:rsidP="00806A88">
            <w:pPr>
              <w:ind w:left="-120"/>
              <w:jc w:val="center"/>
              <w:rPr>
                <w:ins w:id="5706" w:author="Christina Sun" w:date="2026-03-15T21:38:00Z" w16du:dateUtc="2026-03-16T04:38:00Z"/>
                <w:rFonts w:asciiTheme="majorHAnsi" w:hAnsiTheme="majorHAnsi" w:cstheme="majorHAnsi"/>
                <w:sz w:val="20"/>
                <w:szCs w:val="20"/>
              </w:rPr>
            </w:pPr>
            <w:ins w:id="5707" w:author="Christina Sun" w:date="2026-03-15T21:38:00Z" w16du:dateUtc="2026-03-16T04:38:00Z">
              <w:r w:rsidRPr="001B2966">
                <w:rPr>
                  <w:rFonts w:asciiTheme="majorHAnsi" w:hAnsiTheme="majorHAnsi" w:cstheme="majorHAnsi"/>
                  <w:sz w:val="20"/>
                  <w:szCs w:val="20"/>
                </w:rPr>
                <w:t>(2)</w:t>
              </w:r>
            </w:ins>
          </w:p>
        </w:tc>
      </w:tr>
      <w:tr w:rsidR="00BD732D" w:rsidRPr="001B2966" w14:paraId="7AD89385" w14:textId="77777777" w:rsidTr="00806A88">
        <w:trPr>
          <w:trHeight w:val="345"/>
          <w:ins w:id="5708" w:author="Christina Sun" w:date="2026-03-15T21:38:00Z" w16du:dateUtc="2026-03-16T04:38:00Z"/>
        </w:trPr>
        <w:tc>
          <w:tcPr>
            <w:tcW w:w="1839" w:type="pct"/>
            <w:tcMar>
              <w:top w:w="0" w:type="dxa"/>
              <w:left w:w="100" w:type="dxa"/>
              <w:bottom w:w="0" w:type="dxa"/>
              <w:right w:w="100" w:type="dxa"/>
            </w:tcMar>
            <w:vAlign w:val="center"/>
          </w:tcPr>
          <w:p w14:paraId="54CD702B" w14:textId="77777777" w:rsidR="00BD732D" w:rsidRPr="001B2966" w:rsidRDefault="00BD732D" w:rsidP="00806A88">
            <w:pPr>
              <w:ind w:left="-5"/>
              <w:rPr>
                <w:ins w:id="5709" w:author="Christina Sun" w:date="2026-03-15T21:38:00Z" w16du:dateUtc="2026-03-16T04:38:00Z"/>
                <w:rFonts w:asciiTheme="majorHAnsi" w:hAnsiTheme="majorHAnsi" w:cstheme="majorHAnsi"/>
                <w:sz w:val="20"/>
                <w:szCs w:val="20"/>
              </w:rPr>
            </w:pPr>
            <w:ins w:id="5710" w:author="Christina Sun" w:date="2026-03-15T21:38:00Z" w16du:dateUtc="2026-03-16T04:38:00Z">
              <w:r w:rsidRPr="001B2966">
                <w:rPr>
                  <w:rFonts w:asciiTheme="majorHAnsi" w:hAnsiTheme="majorHAnsi" w:cstheme="majorHAnsi"/>
                  <w:sz w:val="20"/>
                  <w:szCs w:val="20"/>
                </w:rPr>
                <w:t xml:space="preserve">Gay or </w:t>
              </w:r>
              <w:r>
                <w:rPr>
                  <w:rFonts w:asciiTheme="majorHAnsi" w:hAnsiTheme="majorHAnsi" w:cstheme="majorHAnsi"/>
                  <w:sz w:val="20"/>
                  <w:szCs w:val="20"/>
                </w:rPr>
                <w:t>l</w:t>
              </w:r>
              <w:r w:rsidRPr="001B2966">
                <w:rPr>
                  <w:rFonts w:asciiTheme="majorHAnsi" w:hAnsiTheme="majorHAnsi" w:cstheme="majorHAnsi"/>
                  <w:sz w:val="20"/>
                  <w:szCs w:val="20"/>
                </w:rPr>
                <w:t>esbian</w:t>
              </w:r>
            </w:ins>
          </w:p>
        </w:tc>
        <w:tc>
          <w:tcPr>
            <w:tcW w:w="1581" w:type="pct"/>
            <w:tcMar>
              <w:top w:w="0" w:type="dxa"/>
              <w:left w:w="100" w:type="dxa"/>
              <w:bottom w:w="0" w:type="dxa"/>
              <w:right w:w="100" w:type="dxa"/>
            </w:tcMar>
            <w:vAlign w:val="center"/>
          </w:tcPr>
          <w:p w14:paraId="68550041" w14:textId="77777777" w:rsidR="00BD732D" w:rsidRPr="001B2966" w:rsidRDefault="00BD732D" w:rsidP="00806A88">
            <w:pPr>
              <w:ind w:left="-120"/>
              <w:jc w:val="center"/>
              <w:rPr>
                <w:ins w:id="5711" w:author="Christina Sun" w:date="2026-03-15T21:38:00Z" w16du:dateUtc="2026-03-16T04:38:00Z"/>
                <w:rFonts w:asciiTheme="majorHAnsi" w:hAnsiTheme="majorHAnsi" w:cstheme="majorHAnsi"/>
                <w:sz w:val="20"/>
                <w:szCs w:val="20"/>
                <w:vertAlign w:val="superscript"/>
              </w:rPr>
            </w:pPr>
            <w:ins w:id="5712" w:author="Christina Sun" w:date="2026-03-15T21:38:00Z" w16du:dateUtc="2026-03-16T04:38:00Z">
              <w:r w:rsidRPr="001B2966">
                <w:rPr>
                  <w:rFonts w:asciiTheme="majorHAnsi" w:hAnsiTheme="majorHAnsi" w:cstheme="majorHAnsi"/>
                  <w:sz w:val="20"/>
                  <w:szCs w:val="20"/>
                </w:rPr>
                <w:t>0.423</w:t>
              </w:r>
              <w:r w:rsidRPr="001B2966">
                <w:rPr>
                  <w:rFonts w:asciiTheme="majorHAnsi" w:hAnsiTheme="majorHAnsi" w:cstheme="majorHAnsi"/>
                  <w:sz w:val="20"/>
                  <w:szCs w:val="20"/>
                  <w:vertAlign w:val="superscript"/>
                </w:rPr>
                <w:t>***</w:t>
              </w:r>
            </w:ins>
          </w:p>
        </w:tc>
        <w:tc>
          <w:tcPr>
            <w:tcW w:w="1580" w:type="pct"/>
            <w:tcMar>
              <w:top w:w="0" w:type="dxa"/>
              <w:left w:w="100" w:type="dxa"/>
              <w:bottom w:w="0" w:type="dxa"/>
              <w:right w:w="100" w:type="dxa"/>
            </w:tcMar>
            <w:vAlign w:val="center"/>
          </w:tcPr>
          <w:p w14:paraId="1FF7A744" w14:textId="77777777" w:rsidR="00BD732D" w:rsidRPr="001B2966" w:rsidRDefault="00BD732D" w:rsidP="00806A88">
            <w:pPr>
              <w:ind w:left="-120"/>
              <w:jc w:val="center"/>
              <w:rPr>
                <w:ins w:id="5713" w:author="Christina Sun" w:date="2026-03-15T21:38:00Z" w16du:dateUtc="2026-03-16T04:38:00Z"/>
                <w:rFonts w:asciiTheme="majorHAnsi" w:hAnsiTheme="majorHAnsi" w:cstheme="majorHAnsi"/>
                <w:sz w:val="20"/>
                <w:szCs w:val="20"/>
                <w:vertAlign w:val="superscript"/>
              </w:rPr>
            </w:pPr>
            <w:ins w:id="5714" w:author="Christina Sun" w:date="2026-03-15T21:38:00Z" w16du:dateUtc="2026-03-16T04:38:00Z">
              <w:r w:rsidRPr="001B2966">
                <w:rPr>
                  <w:rFonts w:asciiTheme="majorHAnsi" w:hAnsiTheme="majorHAnsi" w:cstheme="majorHAnsi"/>
                  <w:sz w:val="20"/>
                  <w:szCs w:val="20"/>
                </w:rPr>
                <w:t>0.328</w:t>
              </w:r>
              <w:r w:rsidRPr="001B2966">
                <w:rPr>
                  <w:rFonts w:asciiTheme="majorHAnsi" w:hAnsiTheme="majorHAnsi" w:cstheme="majorHAnsi"/>
                  <w:sz w:val="20"/>
                  <w:szCs w:val="20"/>
                  <w:vertAlign w:val="superscript"/>
                </w:rPr>
                <w:t>***</w:t>
              </w:r>
            </w:ins>
          </w:p>
        </w:tc>
      </w:tr>
      <w:tr w:rsidR="00BD732D" w:rsidRPr="001B2966" w14:paraId="59ED80A7" w14:textId="77777777" w:rsidTr="00806A88">
        <w:trPr>
          <w:trHeight w:val="270"/>
          <w:ins w:id="5715" w:author="Christina Sun" w:date="2026-03-15T21:38:00Z" w16du:dateUtc="2026-03-16T04:38:00Z"/>
        </w:trPr>
        <w:tc>
          <w:tcPr>
            <w:tcW w:w="1839" w:type="pct"/>
            <w:tcMar>
              <w:top w:w="0" w:type="dxa"/>
              <w:left w:w="100" w:type="dxa"/>
              <w:bottom w:w="0" w:type="dxa"/>
              <w:right w:w="100" w:type="dxa"/>
            </w:tcMar>
            <w:vAlign w:val="center"/>
          </w:tcPr>
          <w:p w14:paraId="61A061E1" w14:textId="77777777" w:rsidR="00BD732D" w:rsidRPr="001B2966" w:rsidRDefault="00BD732D" w:rsidP="00806A88">
            <w:pPr>
              <w:ind w:left="-5"/>
              <w:rPr>
                <w:ins w:id="5716" w:author="Christina Sun" w:date="2026-03-15T21:38:00Z" w16du:dateUtc="2026-03-16T04:38:00Z"/>
                <w:rFonts w:asciiTheme="majorHAnsi" w:hAnsiTheme="majorHAnsi" w:cstheme="majorHAnsi"/>
                <w:sz w:val="20"/>
                <w:szCs w:val="20"/>
              </w:rPr>
            </w:pPr>
            <w:ins w:id="5717"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60D7EBA6" w14:textId="77777777" w:rsidR="00BD732D" w:rsidRPr="001B2966" w:rsidRDefault="00BD732D" w:rsidP="00806A88">
            <w:pPr>
              <w:ind w:left="-120"/>
              <w:jc w:val="center"/>
              <w:rPr>
                <w:ins w:id="5718" w:author="Christina Sun" w:date="2026-03-15T21:38:00Z" w16du:dateUtc="2026-03-16T04:38:00Z"/>
                <w:rFonts w:asciiTheme="majorHAnsi" w:hAnsiTheme="majorHAnsi" w:cstheme="majorHAnsi"/>
                <w:sz w:val="20"/>
                <w:szCs w:val="20"/>
              </w:rPr>
            </w:pPr>
            <w:ins w:id="5719" w:author="Christina Sun" w:date="2026-03-15T21:38:00Z" w16du:dateUtc="2026-03-16T04:38:00Z">
              <w:r w:rsidRPr="001B2966">
                <w:rPr>
                  <w:rFonts w:asciiTheme="majorHAnsi" w:hAnsiTheme="majorHAnsi" w:cstheme="majorHAnsi"/>
                  <w:sz w:val="20"/>
                  <w:szCs w:val="20"/>
                </w:rPr>
                <w:t>(0.102)</w:t>
              </w:r>
            </w:ins>
          </w:p>
        </w:tc>
        <w:tc>
          <w:tcPr>
            <w:tcW w:w="1580" w:type="pct"/>
            <w:tcMar>
              <w:top w:w="0" w:type="dxa"/>
              <w:left w:w="100" w:type="dxa"/>
              <w:bottom w:w="0" w:type="dxa"/>
              <w:right w:w="100" w:type="dxa"/>
            </w:tcMar>
            <w:vAlign w:val="center"/>
          </w:tcPr>
          <w:p w14:paraId="56782342" w14:textId="77777777" w:rsidR="00BD732D" w:rsidRPr="001B2966" w:rsidRDefault="00BD732D" w:rsidP="00806A88">
            <w:pPr>
              <w:ind w:left="-120"/>
              <w:jc w:val="center"/>
              <w:rPr>
                <w:ins w:id="5720" w:author="Christina Sun" w:date="2026-03-15T21:38:00Z" w16du:dateUtc="2026-03-16T04:38:00Z"/>
                <w:rFonts w:asciiTheme="majorHAnsi" w:hAnsiTheme="majorHAnsi" w:cstheme="majorHAnsi"/>
                <w:sz w:val="20"/>
                <w:szCs w:val="20"/>
              </w:rPr>
            </w:pPr>
            <w:ins w:id="5721" w:author="Christina Sun" w:date="2026-03-15T21:38:00Z" w16du:dateUtc="2026-03-16T04:38:00Z">
              <w:r w:rsidRPr="001B2966">
                <w:rPr>
                  <w:rFonts w:asciiTheme="majorHAnsi" w:hAnsiTheme="majorHAnsi" w:cstheme="majorHAnsi"/>
                  <w:sz w:val="20"/>
                  <w:szCs w:val="20"/>
                </w:rPr>
                <w:t>(0.105)</w:t>
              </w:r>
            </w:ins>
          </w:p>
        </w:tc>
      </w:tr>
      <w:tr w:rsidR="00BD732D" w:rsidRPr="001B2966" w14:paraId="4715B0A1" w14:textId="77777777" w:rsidTr="00806A88">
        <w:trPr>
          <w:trHeight w:val="270"/>
          <w:ins w:id="5722" w:author="Christina Sun" w:date="2026-03-15T21:38:00Z" w16du:dateUtc="2026-03-16T04:38:00Z"/>
        </w:trPr>
        <w:tc>
          <w:tcPr>
            <w:tcW w:w="1839" w:type="pct"/>
            <w:tcMar>
              <w:top w:w="0" w:type="dxa"/>
              <w:left w:w="100" w:type="dxa"/>
              <w:bottom w:w="0" w:type="dxa"/>
              <w:right w:w="100" w:type="dxa"/>
            </w:tcMar>
            <w:vAlign w:val="center"/>
          </w:tcPr>
          <w:p w14:paraId="076D732B" w14:textId="77777777" w:rsidR="00BD732D" w:rsidRPr="001B2966" w:rsidRDefault="00BD732D" w:rsidP="00806A88">
            <w:pPr>
              <w:ind w:left="-5"/>
              <w:rPr>
                <w:ins w:id="5723" w:author="Christina Sun" w:date="2026-03-15T21:38:00Z" w16du:dateUtc="2026-03-16T04:38:00Z"/>
                <w:rFonts w:asciiTheme="majorHAnsi" w:hAnsiTheme="majorHAnsi" w:cstheme="majorHAnsi"/>
                <w:sz w:val="20"/>
                <w:szCs w:val="20"/>
              </w:rPr>
            </w:pPr>
            <w:ins w:id="5724"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0CE7ECB3" w14:textId="77777777" w:rsidR="00BD732D" w:rsidRPr="001B2966" w:rsidRDefault="00BD732D" w:rsidP="00806A88">
            <w:pPr>
              <w:ind w:left="-120"/>
              <w:jc w:val="center"/>
              <w:rPr>
                <w:ins w:id="5725" w:author="Christina Sun" w:date="2026-03-15T21:38:00Z" w16du:dateUtc="2026-03-16T04:38: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38704BB8" w14:textId="77777777" w:rsidR="00BD732D" w:rsidRPr="001B2966" w:rsidRDefault="00BD732D" w:rsidP="00806A88">
            <w:pPr>
              <w:ind w:left="-120"/>
              <w:jc w:val="center"/>
              <w:rPr>
                <w:ins w:id="5726" w:author="Christina Sun" w:date="2026-03-15T21:38:00Z" w16du:dateUtc="2026-03-16T04:38:00Z"/>
                <w:rFonts w:asciiTheme="majorHAnsi" w:hAnsiTheme="majorHAnsi" w:cstheme="majorHAnsi"/>
                <w:sz w:val="20"/>
                <w:szCs w:val="20"/>
              </w:rPr>
            </w:pPr>
          </w:p>
        </w:tc>
      </w:tr>
      <w:tr w:rsidR="00BD732D" w:rsidRPr="001B2966" w14:paraId="4BF067EC" w14:textId="77777777" w:rsidTr="00806A88">
        <w:trPr>
          <w:trHeight w:val="330"/>
          <w:ins w:id="5727" w:author="Christina Sun" w:date="2026-03-15T21:38:00Z" w16du:dateUtc="2026-03-16T04:38:00Z"/>
        </w:trPr>
        <w:tc>
          <w:tcPr>
            <w:tcW w:w="1839" w:type="pct"/>
            <w:tcMar>
              <w:top w:w="0" w:type="dxa"/>
              <w:left w:w="100" w:type="dxa"/>
              <w:bottom w:w="0" w:type="dxa"/>
              <w:right w:w="100" w:type="dxa"/>
            </w:tcMar>
            <w:vAlign w:val="center"/>
          </w:tcPr>
          <w:p w14:paraId="2625E1B6" w14:textId="77777777" w:rsidR="00BD732D" w:rsidRPr="001B2966" w:rsidRDefault="00BD732D" w:rsidP="00806A88">
            <w:pPr>
              <w:ind w:left="-5"/>
              <w:rPr>
                <w:ins w:id="5728" w:author="Christina Sun" w:date="2026-03-15T21:38:00Z" w16du:dateUtc="2026-03-16T04:38:00Z"/>
                <w:rFonts w:asciiTheme="majorHAnsi" w:hAnsiTheme="majorHAnsi" w:cstheme="majorHAnsi"/>
                <w:sz w:val="20"/>
                <w:szCs w:val="20"/>
              </w:rPr>
            </w:pPr>
            <w:ins w:id="5729" w:author="Christina Sun" w:date="2026-03-15T21:38:00Z" w16du:dateUtc="2026-03-16T04:38:00Z">
              <w:r w:rsidRPr="001B2966">
                <w:rPr>
                  <w:rFonts w:asciiTheme="majorHAnsi" w:hAnsiTheme="majorHAnsi" w:cstheme="majorHAnsi"/>
                  <w:sz w:val="20"/>
                  <w:szCs w:val="20"/>
                </w:rPr>
                <w:t>Bisexual/</w:t>
              </w:r>
              <w:r>
                <w:rPr>
                  <w:rFonts w:asciiTheme="majorHAnsi" w:hAnsiTheme="majorHAnsi" w:cstheme="majorHAnsi"/>
                  <w:sz w:val="20"/>
                  <w:szCs w:val="20"/>
                </w:rPr>
                <w:t>p</w:t>
              </w:r>
              <w:r w:rsidRPr="001B2966">
                <w:rPr>
                  <w:rFonts w:asciiTheme="majorHAnsi" w:hAnsiTheme="majorHAnsi" w:cstheme="majorHAnsi"/>
                  <w:sz w:val="20"/>
                  <w:szCs w:val="20"/>
                </w:rPr>
                <w:t>ansexual/</w:t>
              </w:r>
              <w:r>
                <w:rPr>
                  <w:rFonts w:asciiTheme="majorHAnsi" w:hAnsiTheme="majorHAnsi" w:cstheme="majorHAnsi"/>
                  <w:sz w:val="20"/>
                  <w:szCs w:val="20"/>
                </w:rPr>
                <w:t>o</w:t>
              </w:r>
              <w:r w:rsidRPr="001B2966">
                <w:rPr>
                  <w:rFonts w:asciiTheme="majorHAnsi" w:hAnsiTheme="majorHAnsi" w:cstheme="majorHAnsi"/>
                  <w:sz w:val="20"/>
                  <w:szCs w:val="20"/>
                </w:rPr>
                <w:t>mnisexual</w:t>
              </w:r>
            </w:ins>
          </w:p>
        </w:tc>
        <w:tc>
          <w:tcPr>
            <w:tcW w:w="1581" w:type="pct"/>
            <w:tcMar>
              <w:top w:w="0" w:type="dxa"/>
              <w:left w:w="100" w:type="dxa"/>
              <w:bottom w:w="0" w:type="dxa"/>
              <w:right w:w="100" w:type="dxa"/>
            </w:tcMar>
            <w:vAlign w:val="center"/>
          </w:tcPr>
          <w:p w14:paraId="1650D910" w14:textId="77777777" w:rsidR="00BD732D" w:rsidRPr="001B2966" w:rsidRDefault="00BD732D" w:rsidP="00806A88">
            <w:pPr>
              <w:ind w:left="-120"/>
              <w:jc w:val="center"/>
              <w:rPr>
                <w:ins w:id="5730" w:author="Christina Sun" w:date="2026-03-15T21:38:00Z" w16du:dateUtc="2026-03-16T04:38:00Z"/>
                <w:rFonts w:asciiTheme="majorHAnsi" w:hAnsiTheme="majorHAnsi" w:cstheme="majorHAnsi"/>
                <w:sz w:val="20"/>
                <w:szCs w:val="20"/>
                <w:vertAlign w:val="superscript"/>
              </w:rPr>
            </w:pPr>
            <w:ins w:id="5731" w:author="Christina Sun" w:date="2026-03-15T21:38:00Z" w16du:dateUtc="2026-03-16T04:38:00Z">
              <w:r w:rsidRPr="001B2966">
                <w:rPr>
                  <w:rFonts w:asciiTheme="majorHAnsi" w:hAnsiTheme="majorHAnsi" w:cstheme="majorHAnsi"/>
                  <w:sz w:val="20"/>
                  <w:szCs w:val="20"/>
                </w:rPr>
                <w:t>0.492</w:t>
              </w:r>
              <w:r w:rsidRPr="001B2966">
                <w:rPr>
                  <w:rFonts w:asciiTheme="majorHAnsi" w:hAnsiTheme="majorHAnsi" w:cstheme="majorHAnsi"/>
                  <w:sz w:val="20"/>
                  <w:szCs w:val="20"/>
                  <w:vertAlign w:val="superscript"/>
                </w:rPr>
                <w:t>***</w:t>
              </w:r>
            </w:ins>
          </w:p>
        </w:tc>
        <w:tc>
          <w:tcPr>
            <w:tcW w:w="1580" w:type="pct"/>
            <w:tcMar>
              <w:top w:w="0" w:type="dxa"/>
              <w:left w:w="100" w:type="dxa"/>
              <w:bottom w:w="0" w:type="dxa"/>
              <w:right w:w="100" w:type="dxa"/>
            </w:tcMar>
            <w:vAlign w:val="center"/>
          </w:tcPr>
          <w:p w14:paraId="36A3FB67" w14:textId="77777777" w:rsidR="00BD732D" w:rsidRPr="001B2966" w:rsidRDefault="00BD732D" w:rsidP="00806A88">
            <w:pPr>
              <w:ind w:left="-120"/>
              <w:jc w:val="center"/>
              <w:rPr>
                <w:ins w:id="5732" w:author="Christina Sun" w:date="2026-03-15T21:38:00Z" w16du:dateUtc="2026-03-16T04:38:00Z"/>
                <w:rFonts w:asciiTheme="majorHAnsi" w:hAnsiTheme="majorHAnsi" w:cstheme="majorHAnsi"/>
                <w:sz w:val="20"/>
                <w:szCs w:val="20"/>
                <w:vertAlign w:val="superscript"/>
              </w:rPr>
            </w:pPr>
            <w:ins w:id="5733" w:author="Christina Sun" w:date="2026-03-15T21:38:00Z" w16du:dateUtc="2026-03-16T04:38:00Z">
              <w:r w:rsidRPr="001B2966">
                <w:rPr>
                  <w:rFonts w:asciiTheme="majorHAnsi" w:hAnsiTheme="majorHAnsi" w:cstheme="majorHAnsi"/>
                  <w:sz w:val="20"/>
                  <w:szCs w:val="20"/>
                </w:rPr>
                <w:t>0.462</w:t>
              </w:r>
              <w:r w:rsidRPr="001B2966">
                <w:rPr>
                  <w:rFonts w:asciiTheme="majorHAnsi" w:hAnsiTheme="majorHAnsi" w:cstheme="majorHAnsi"/>
                  <w:sz w:val="20"/>
                  <w:szCs w:val="20"/>
                  <w:vertAlign w:val="superscript"/>
                </w:rPr>
                <w:t>***</w:t>
              </w:r>
            </w:ins>
          </w:p>
        </w:tc>
      </w:tr>
      <w:tr w:rsidR="00BD732D" w:rsidRPr="001B2966" w14:paraId="1451A424" w14:textId="77777777" w:rsidTr="00806A88">
        <w:trPr>
          <w:trHeight w:val="270"/>
          <w:ins w:id="5734" w:author="Christina Sun" w:date="2026-03-15T21:38:00Z" w16du:dateUtc="2026-03-16T04:38:00Z"/>
        </w:trPr>
        <w:tc>
          <w:tcPr>
            <w:tcW w:w="1839" w:type="pct"/>
            <w:tcMar>
              <w:top w:w="0" w:type="dxa"/>
              <w:left w:w="100" w:type="dxa"/>
              <w:bottom w:w="0" w:type="dxa"/>
              <w:right w:w="100" w:type="dxa"/>
            </w:tcMar>
            <w:vAlign w:val="center"/>
          </w:tcPr>
          <w:p w14:paraId="60CFA9D7" w14:textId="77777777" w:rsidR="00BD732D" w:rsidRPr="001B2966" w:rsidRDefault="00BD732D" w:rsidP="00806A88">
            <w:pPr>
              <w:ind w:left="-5"/>
              <w:rPr>
                <w:ins w:id="5735" w:author="Christina Sun" w:date="2026-03-15T21:38:00Z" w16du:dateUtc="2026-03-16T04:38:00Z"/>
                <w:rFonts w:asciiTheme="majorHAnsi" w:hAnsiTheme="majorHAnsi" w:cstheme="majorHAnsi"/>
                <w:sz w:val="20"/>
                <w:szCs w:val="20"/>
              </w:rPr>
            </w:pPr>
            <w:ins w:id="5736"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19B38688" w14:textId="77777777" w:rsidR="00BD732D" w:rsidRPr="001B2966" w:rsidRDefault="00BD732D" w:rsidP="00806A88">
            <w:pPr>
              <w:ind w:left="-120"/>
              <w:jc w:val="center"/>
              <w:rPr>
                <w:ins w:id="5737" w:author="Christina Sun" w:date="2026-03-15T21:38:00Z" w16du:dateUtc="2026-03-16T04:38:00Z"/>
                <w:rFonts w:asciiTheme="majorHAnsi" w:hAnsiTheme="majorHAnsi" w:cstheme="majorHAnsi"/>
                <w:sz w:val="20"/>
                <w:szCs w:val="20"/>
              </w:rPr>
            </w:pPr>
            <w:ins w:id="5738" w:author="Christina Sun" w:date="2026-03-15T21:38:00Z" w16du:dateUtc="2026-03-16T04:38:00Z">
              <w:r w:rsidRPr="001B2966">
                <w:rPr>
                  <w:rFonts w:asciiTheme="majorHAnsi" w:hAnsiTheme="majorHAnsi" w:cstheme="majorHAnsi"/>
                  <w:sz w:val="20"/>
                  <w:szCs w:val="20"/>
                </w:rPr>
                <w:t>(0.060)</w:t>
              </w:r>
            </w:ins>
          </w:p>
        </w:tc>
        <w:tc>
          <w:tcPr>
            <w:tcW w:w="1580" w:type="pct"/>
            <w:tcMar>
              <w:top w:w="0" w:type="dxa"/>
              <w:left w:w="100" w:type="dxa"/>
              <w:bottom w:w="0" w:type="dxa"/>
              <w:right w:w="100" w:type="dxa"/>
            </w:tcMar>
            <w:vAlign w:val="center"/>
          </w:tcPr>
          <w:p w14:paraId="173CD8B0" w14:textId="77777777" w:rsidR="00BD732D" w:rsidRPr="001B2966" w:rsidRDefault="00BD732D" w:rsidP="00806A88">
            <w:pPr>
              <w:ind w:left="-120"/>
              <w:jc w:val="center"/>
              <w:rPr>
                <w:ins w:id="5739" w:author="Christina Sun" w:date="2026-03-15T21:38:00Z" w16du:dateUtc="2026-03-16T04:38:00Z"/>
                <w:rFonts w:asciiTheme="majorHAnsi" w:hAnsiTheme="majorHAnsi" w:cstheme="majorHAnsi"/>
                <w:sz w:val="20"/>
                <w:szCs w:val="20"/>
              </w:rPr>
            </w:pPr>
            <w:ins w:id="5740" w:author="Christina Sun" w:date="2026-03-15T21:38:00Z" w16du:dateUtc="2026-03-16T04:38:00Z">
              <w:r w:rsidRPr="001B2966">
                <w:rPr>
                  <w:rFonts w:asciiTheme="majorHAnsi" w:hAnsiTheme="majorHAnsi" w:cstheme="majorHAnsi"/>
                  <w:sz w:val="20"/>
                  <w:szCs w:val="20"/>
                </w:rPr>
                <w:t>(0.061)</w:t>
              </w:r>
            </w:ins>
          </w:p>
        </w:tc>
      </w:tr>
      <w:tr w:rsidR="00BD732D" w:rsidRPr="001B2966" w14:paraId="23946602" w14:textId="77777777" w:rsidTr="00806A88">
        <w:trPr>
          <w:trHeight w:val="270"/>
          <w:ins w:id="5741" w:author="Christina Sun" w:date="2026-03-15T21:38:00Z" w16du:dateUtc="2026-03-16T04:38:00Z"/>
        </w:trPr>
        <w:tc>
          <w:tcPr>
            <w:tcW w:w="1839" w:type="pct"/>
            <w:tcMar>
              <w:top w:w="0" w:type="dxa"/>
              <w:left w:w="100" w:type="dxa"/>
              <w:bottom w:w="0" w:type="dxa"/>
              <w:right w:w="100" w:type="dxa"/>
            </w:tcMar>
            <w:vAlign w:val="center"/>
          </w:tcPr>
          <w:p w14:paraId="1B12C881" w14:textId="77777777" w:rsidR="00BD732D" w:rsidRPr="001B2966" w:rsidRDefault="00BD732D" w:rsidP="00806A88">
            <w:pPr>
              <w:ind w:left="-5"/>
              <w:rPr>
                <w:ins w:id="5742" w:author="Christina Sun" w:date="2026-03-15T21:38:00Z" w16du:dateUtc="2026-03-16T04:38:00Z"/>
                <w:rFonts w:asciiTheme="majorHAnsi" w:hAnsiTheme="majorHAnsi" w:cstheme="majorHAnsi"/>
                <w:sz w:val="20"/>
                <w:szCs w:val="20"/>
              </w:rPr>
            </w:pPr>
            <w:ins w:id="5743"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3AA2C505" w14:textId="77777777" w:rsidR="00BD732D" w:rsidRPr="001B2966" w:rsidRDefault="00BD732D" w:rsidP="00806A88">
            <w:pPr>
              <w:ind w:left="-120"/>
              <w:jc w:val="center"/>
              <w:rPr>
                <w:ins w:id="5744" w:author="Christina Sun" w:date="2026-03-15T21:38:00Z" w16du:dateUtc="2026-03-16T04:38: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116D2796" w14:textId="77777777" w:rsidR="00BD732D" w:rsidRPr="001B2966" w:rsidRDefault="00BD732D" w:rsidP="00806A88">
            <w:pPr>
              <w:ind w:left="-120"/>
              <w:jc w:val="center"/>
              <w:rPr>
                <w:ins w:id="5745" w:author="Christina Sun" w:date="2026-03-15T21:38:00Z" w16du:dateUtc="2026-03-16T04:38:00Z"/>
                <w:rFonts w:asciiTheme="majorHAnsi" w:hAnsiTheme="majorHAnsi" w:cstheme="majorHAnsi"/>
                <w:sz w:val="20"/>
                <w:szCs w:val="20"/>
              </w:rPr>
            </w:pPr>
          </w:p>
        </w:tc>
      </w:tr>
      <w:tr w:rsidR="00BD732D" w:rsidRPr="001B2966" w14:paraId="388F1B5F" w14:textId="77777777" w:rsidTr="00806A88">
        <w:trPr>
          <w:trHeight w:val="330"/>
          <w:ins w:id="5746" w:author="Christina Sun" w:date="2026-03-15T21:38:00Z" w16du:dateUtc="2026-03-16T04:38:00Z"/>
        </w:trPr>
        <w:tc>
          <w:tcPr>
            <w:tcW w:w="1839" w:type="pct"/>
            <w:tcMar>
              <w:top w:w="0" w:type="dxa"/>
              <w:left w:w="100" w:type="dxa"/>
              <w:bottom w:w="0" w:type="dxa"/>
              <w:right w:w="100" w:type="dxa"/>
            </w:tcMar>
            <w:vAlign w:val="center"/>
          </w:tcPr>
          <w:p w14:paraId="0F1A1D44" w14:textId="77777777" w:rsidR="00BD732D" w:rsidRPr="001B2966" w:rsidRDefault="00BD732D" w:rsidP="00806A88">
            <w:pPr>
              <w:ind w:left="-5"/>
              <w:rPr>
                <w:ins w:id="5747" w:author="Christina Sun" w:date="2026-03-15T21:38:00Z" w16du:dateUtc="2026-03-16T04:38:00Z"/>
                <w:rFonts w:asciiTheme="majorHAnsi" w:hAnsiTheme="majorHAnsi" w:cstheme="majorHAnsi"/>
                <w:sz w:val="20"/>
                <w:szCs w:val="20"/>
              </w:rPr>
            </w:pPr>
            <w:ins w:id="5748" w:author="Christina Sun" w:date="2026-03-15T21:38:00Z" w16du:dateUtc="2026-03-16T04:38:00Z">
              <w:r w:rsidRPr="001B2966">
                <w:rPr>
                  <w:rFonts w:asciiTheme="majorHAnsi" w:hAnsiTheme="majorHAnsi" w:cstheme="majorHAnsi"/>
                  <w:sz w:val="20"/>
                  <w:szCs w:val="20"/>
                </w:rPr>
                <w:t>Asexual/</w:t>
              </w:r>
              <w:r>
                <w:rPr>
                  <w:rFonts w:asciiTheme="majorHAnsi" w:hAnsiTheme="majorHAnsi" w:cstheme="majorHAnsi"/>
                  <w:sz w:val="20"/>
                  <w:szCs w:val="20"/>
                </w:rPr>
                <w:t>a</w:t>
              </w:r>
              <w:r w:rsidRPr="001B2966">
                <w:rPr>
                  <w:rFonts w:asciiTheme="majorHAnsi" w:hAnsiTheme="majorHAnsi" w:cstheme="majorHAnsi"/>
                  <w:sz w:val="20"/>
                  <w:szCs w:val="20"/>
                </w:rPr>
                <w:t>romantic/</w:t>
              </w:r>
              <w:r>
                <w:rPr>
                  <w:rFonts w:asciiTheme="majorHAnsi" w:hAnsiTheme="majorHAnsi" w:cstheme="majorHAnsi"/>
                  <w:sz w:val="20"/>
                  <w:szCs w:val="20"/>
                </w:rPr>
                <w:t>d</w:t>
              </w:r>
              <w:r w:rsidRPr="001B2966">
                <w:rPr>
                  <w:rFonts w:asciiTheme="majorHAnsi" w:hAnsiTheme="majorHAnsi" w:cstheme="majorHAnsi"/>
                  <w:sz w:val="20"/>
                  <w:szCs w:val="20"/>
                </w:rPr>
                <w:t>emisexual</w:t>
              </w:r>
            </w:ins>
          </w:p>
        </w:tc>
        <w:tc>
          <w:tcPr>
            <w:tcW w:w="1581" w:type="pct"/>
            <w:tcMar>
              <w:top w:w="0" w:type="dxa"/>
              <w:left w:w="100" w:type="dxa"/>
              <w:bottom w:w="0" w:type="dxa"/>
              <w:right w:w="100" w:type="dxa"/>
            </w:tcMar>
            <w:vAlign w:val="center"/>
          </w:tcPr>
          <w:p w14:paraId="77E17891" w14:textId="77777777" w:rsidR="00BD732D" w:rsidRPr="001B2966" w:rsidRDefault="00BD732D" w:rsidP="00806A88">
            <w:pPr>
              <w:ind w:left="-120"/>
              <w:jc w:val="center"/>
              <w:rPr>
                <w:ins w:id="5749" w:author="Christina Sun" w:date="2026-03-15T21:38:00Z" w16du:dateUtc="2026-03-16T04:38:00Z"/>
                <w:rFonts w:asciiTheme="majorHAnsi" w:hAnsiTheme="majorHAnsi" w:cstheme="majorHAnsi"/>
                <w:sz w:val="20"/>
                <w:szCs w:val="20"/>
                <w:vertAlign w:val="superscript"/>
              </w:rPr>
            </w:pPr>
            <w:ins w:id="5750" w:author="Christina Sun" w:date="2026-03-15T21:38:00Z" w16du:dateUtc="2026-03-16T04:38:00Z">
              <w:r w:rsidRPr="001B2966">
                <w:rPr>
                  <w:rFonts w:asciiTheme="majorHAnsi" w:hAnsiTheme="majorHAnsi" w:cstheme="majorHAnsi"/>
                  <w:sz w:val="20"/>
                  <w:szCs w:val="20"/>
                </w:rPr>
                <w:t>0.420</w:t>
              </w:r>
              <w:r w:rsidRPr="001B2966">
                <w:rPr>
                  <w:rFonts w:asciiTheme="majorHAnsi" w:hAnsiTheme="majorHAnsi" w:cstheme="majorHAnsi"/>
                  <w:sz w:val="20"/>
                  <w:szCs w:val="20"/>
                  <w:vertAlign w:val="superscript"/>
                </w:rPr>
                <w:t>***</w:t>
              </w:r>
            </w:ins>
          </w:p>
        </w:tc>
        <w:tc>
          <w:tcPr>
            <w:tcW w:w="1580" w:type="pct"/>
            <w:tcMar>
              <w:top w:w="0" w:type="dxa"/>
              <w:left w:w="100" w:type="dxa"/>
              <w:bottom w:w="0" w:type="dxa"/>
              <w:right w:w="100" w:type="dxa"/>
            </w:tcMar>
            <w:vAlign w:val="center"/>
          </w:tcPr>
          <w:p w14:paraId="1FDB3BBA" w14:textId="77777777" w:rsidR="00BD732D" w:rsidRPr="001B2966" w:rsidRDefault="00BD732D" w:rsidP="00806A88">
            <w:pPr>
              <w:ind w:left="-120"/>
              <w:jc w:val="center"/>
              <w:rPr>
                <w:ins w:id="5751" w:author="Christina Sun" w:date="2026-03-15T21:38:00Z" w16du:dateUtc="2026-03-16T04:38:00Z"/>
                <w:rFonts w:asciiTheme="majorHAnsi" w:hAnsiTheme="majorHAnsi" w:cstheme="majorHAnsi"/>
                <w:sz w:val="20"/>
                <w:szCs w:val="20"/>
              </w:rPr>
            </w:pPr>
            <w:ins w:id="5752" w:author="Christina Sun" w:date="2026-03-15T21:38:00Z" w16du:dateUtc="2026-03-16T04:38:00Z">
              <w:r w:rsidRPr="001B2966">
                <w:rPr>
                  <w:rFonts w:asciiTheme="majorHAnsi" w:hAnsiTheme="majorHAnsi" w:cstheme="majorHAnsi"/>
                  <w:sz w:val="20"/>
                  <w:szCs w:val="20"/>
                </w:rPr>
                <w:t>0.224</w:t>
              </w:r>
            </w:ins>
          </w:p>
        </w:tc>
      </w:tr>
      <w:tr w:rsidR="00BD732D" w:rsidRPr="001B2966" w14:paraId="7EC42936" w14:textId="77777777" w:rsidTr="00806A88">
        <w:trPr>
          <w:trHeight w:val="270"/>
          <w:ins w:id="5753" w:author="Christina Sun" w:date="2026-03-15T21:38:00Z" w16du:dateUtc="2026-03-16T04:38:00Z"/>
        </w:trPr>
        <w:tc>
          <w:tcPr>
            <w:tcW w:w="1839" w:type="pct"/>
            <w:tcMar>
              <w:top w:w="0" w:type="dxa"/>
              <w:left w:w="100" w:type="dxa"/>
              <w:bottom w:w="0" w:type="dxa"/>
              <w:right w:w="100" w:type="dxa"/>
            </w:tcMar>
            <w:vAlign w:val="center"/>
          </w:tcPr>
          <w:p w14:paraId="6519EC51" w14:textId="77777777" w:rsidR="00BD732D" w:rsidRPr="001B2966" w:rsidRDefault="00BD732D" w:rsidP="00806A88">
            <w:pPr>
              <w:ind w:left="-5"/>
              <w:rPr>
                <w:ins w:id="5754" w:author="Christina Sun" w:date="2026-03-15T21:38:00Z" w16du:dateUtc="2026-03-16T04:38:00Z"/>
                <w:rFonts w:asciiTheme="majorHAnsi" w:hAnsiTheme="majorHAnsi" w:cstheme="majorHAnsi"/>
                <w:sz w:val="20"/>
                <w:szCs w:val="20"/>
              </w:rPr>
            </w:pPr>
            <w:ins w:id="5755"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2E8BD357" w14:textId="77777777" w:rsidR="00BD732D" w:rsidRPr="001B2966" w:rsidRDefault="00BD732D" w:rsidP="00806A88">
            <w:pPr>
              <w:ind w:left="-120"/>
              <w:jc w:val="center"/>
              <w:rPr>
                <w:ins w:id="5756" w:author="Christina Sun" w:date="2026-03-15T21:38:00Z" w16du:dateUtc="2026-03-16T04:38:00Z"/>
                <w:rFonts w:asciiTheme="majorHAnsi" w:hAnsiTheme="majorHAnsi" w:cstheme="majorHAnsi"/>
                <w:sz w:val="20"/>
                <w:szCs w:val="20"/>
              </w:rPr>
            </w:pPr>
            <w:ins w:id="5757" w:author="Christina Sun" w:date="2026-03-15T21:38:00Z" w16du:dateUtc="2026-03-16T04:38:00Z">
              <w:r w:rsidRPr="001B2966">
                <w:rPr>
                  <w:rFonts w:asciiTheme="majorHAnsi" w:hAnsiTheme="majorHAnsi" w:cstheme="majorHAnsi"/>
                  <w:sz w:val="20"/>
                  <w:szCs w:val="20"/>
                </w:rPr>
                <w:t>(0.135)</w:t>
              </w:r>
            </w:ins>
          </w:p>
        </w:tc>
        <w:tc>
          <w:tcPr>
            <w:tcW w:w="1580" w:type="pct"/>
            <w:tcMar>
              <w:top w:w="0" w:type="dxa"/>
              <w:left w:w="100" w:type="dxa"/>
              <w:bottom w:w="0" w:type="dxa"/>
              <w:right w:w="100" w:type="dxa"/>
            </w:tcMar>
            <w:vAlign w:val="center"/>
          </w:tcPr>
          <w:p w14:paraId="45378A5F" w14:textId="77777777" w:rsidR="00BD732D" w:rsidRPr="001B2966" w:rsidRDefault="00BD732D" w:rsidP="00806A88">
            <w:pPr>
              <w:ind w:left="-120"/>
              <w:jc w:val="center"/>
              <w:rPr>
                <w:ins w:id="5758" w:author="Christina Sun" w:date="2026-03-15T21:38:00Z" w16du:dateUtc="2026-03-16T04:38:00Z"/>
                <w:rFonts w:asciiTheme="majorHAnsi" w:hAnsiTheme="majorHAnsi" w:cstheme="majorHAnsi"/>
                <w:sz w:val="20"/>
                <w:szCs w:val="20"/>
              </w:rPr>
            </w:pPr>
            <w:ins w:id="5759" w:author="Christina Sun" w:date="2026-03-15T21:38:00Z" w16du:dateUtc="2026-03-16T04:38:00Z">
              <w:r w:rsidRPr="001B2966">
                <w:rPr>
                  <w:rFonts w:asciiTheme="majorHAnsi" w:hAnsiTheme="majorHAnsi" w:cstheme="majorHAnsi"/>
                  <w:sz w:val="20"/>
                  <w:szCs w:val="20"/>
                </w:rPr>
                <w:t>(0.138)</w:t>
              </w:r>
            </w:ins>
          </w:p>
        </w:tc>
      </w:tr>
      <w:tr w:rsidR="00BD732D" w:rsidRPr="001B2966" w14:paraId="7E8895A2" w14:textId="77777777" w:rsidTr="00806A88">
        <w:trPr>
          <w:trHeight w:val="270"/>
          <w:ins w:id="5760" w:author="Christina Sun" w:date="2026-03-15T21:38:00Z" w16du:dateUtc="2026-03-16T04:38:00Z"/>
        </w:trPr>
        <w:tc>
          <w:tcPr>
            <w:tcW w:w="1839" w:type="pct"/>
            <w:tcMar>
              <w:top w:w="0" w:type="dxa"/>
              <w:left w:w="100" w:type="dxa"/>
              <w:bottom w:w="0" w:type="dxa"/>
              <w:right w:w="100" w:type="dxa"/>
            </w:tcMar>
            <w:vAlign w:val="center"/>
          </w:tcPr>
          <w:p w14:paraId="466E007E" w14:textId="77777777" w:rsidR="00BD732D" w:rsidRPr="001B2966" w:rsidRDefault="00BD732D" w:rsidP="00806A88">
            <w:pPr>
              <w:ind w:left="-5"/>
              <w:rPr>
                <w:ins w:id="5761" w:author="Christina Sun" w:date="2026-03-15T21:38:00Z" w16du:dateUtc="2026-03-16T04:38:00Z"/>
                <w:rFonts w:asciiTheme="majorHAnsi" w:hAnsiTheme="majorHAnsi" w:cstheme="majorHAnsi"/>
                <w:sz w:val="20"/>
                <w:szCs w:val="20"/>
              </w:rPr>
            </w:pPr>
            <w:ins w:id="5762"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0515AFA1" w14:textId="77777777" w:rsidR="00BD732D" w:rsidRPr="001B2966" w:rsidRDefault="00BD732D" w:rsidP="00806A88">
            <w:pPr>
              <w:ind w:left="-120"/>
              <w:jc w:val="center"/>
              <w:rPr>
                <w:ins w:id="5763" w:author="Christina Sun" w:date="2026-03-15T21:38:00Z" w16du:dateUtc="2026-03-16T04:38: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2BFF5C67" w14:textId="77777777" w:rsidR="00BD732D" w:rsidRPr="001B2966" w:rsidRDefault="00BD732D" w:rsidP="00806A88">
            <w:pPr>
              <w:ind w:left="-120"/>
              <w:jc w:val="center"/>
              <w:rPr>
                <w:ins w:id="5764" w:author="Christina Sun" w:date="2026-03-15T21:38:00Z" w16du:dateUtc="2026-03-16T04:38:00Z"/>
                <w:rFonts w:asciiTheme="majorHAnsi" w:hAnsiTheme="majorHAnsi" w:cstheme="majorHAnsi"/>
                <w:sz w:val="20"/>
                <w:szCs w:val="20"/>
              </w:rPr>
            </w:pPr>
          </w:p>
        </w:tc>
      </w:tr>
      <w:tr w:rsidR="00BD732D" w:rsidRPr="001B2966" w14:paraId="7AFAD1DC" w14:textId="77777777" w:rsidTr="00806A88">
        <w:trPr>
          <w:trHeight w:val="330"/>
          <w:ins w:id="5765" w:author="Christina Sun" w:date="2026-03-15T21:38:00Z" w16du:dateUtc="2026-03-16T04:38:00Z"/>
        </w:trPr>
        <w:tc>
          <w:tcPr>
            <w:tcW w:w="1839" w:type="pct"/>
            <w:tcMar>
              <w:top w:w="0" w:type="dxa"/>
              <w:left w:w="100" w:type="dxa"/>
              <w:bottom w:w="0" w:type="dxa"/>
              <w:right w:w="100" w:type="dxa"/>
            </w:tcMar>
            <w:vAlign w:val="center"/>
          </w:tcPr>
          <w:p w14:paraId="58E16D39" w14:textId="77777777" w:rsidR="00BD732D" w:rsidRPr="001B2966" w:rsidRDefault="00BD732D" w:rsidP="00806A88">
            <w:pPr>
              <w:ind w:left="-5"/>
              <w:rPr>
                <w:ins w:id="5766" w:author="Christina Sun" w:date="2026-03-15T21:38:00Z" w16du:dateUtc="2026-03-16T04:38:00Z"/>
                <w:rFonts w:asciiTheme="majorHAnsi" w:hAnsiTheme="majorHAnsi" w:cstheme="majorHAnsi"/>
                <w:sz w:val="20"/>
                <w:szCs w:val="20"/>
              </w:rPr>
            </w:pPr>
            <w:ins w:id="5767" w:author="Christina Sun" w:date="2026-03-15T21:38:00Z" w16du:dateUtc="2026-03-16T04:38:00Z">
              <w:r w:rsidRPr="001B2966">
                <w:rPr>
                  <w:rFonts w:asciiTheme="majorHAnsi" w:hAnsiTheme="majorHAnsi" w:cstheme="majorHAnsi"/>
                  <w:sz w:val="20"/>
                  <w:szCs w:val="20"/>
                </w:rPr>
                <w:t>Other/</w:t>
              </w:r>
              <w:r>
                <w:rPr>
                  <w:rFonts w:asciiTheme="majorHAnsi" w:hAnsiTheme="majorHAnsi" w:cstheme="majorHAnsi"/>
                  <w:sz w:val="20"/>
                  <w:szCs w:val="20"/>
                </w:rPr>
                <w:t>q</w:t>
              </w:r>
              <w:r w:rsidRPr="001B2966">
                <w:rPr>
                  <w:rFonts w:asciiTheme="majorHAnsi" w:hAnsiTheme="majorHAnsi" w:cstheme="majorHAnsi"/>
                  <w:sz w:val="20"/>
                  <w:szCs w:val="20"/>
                </w:rPr>
                <w:t>ueer/</w:t>
              </w:r>
              <w:r>
                <w:rPr>
                  <w:rFonts w:asciiTheme="majorHAnsi" w:hAnsiTheme="majorHAnsi" w:cstheme="majorHAnsi"/>
                  <w:sz w:val="20"/>
                  <w:szCs w:val="20"/>
                </w:rPr>
                <w:t>q</w:t>
              </w:r>
              <w:r w:rsidRPr="001B2966">
                <w:rPr>
                  <w:rFonts w:asciiTheme="majorHAnsi" w:hAnsiTheme="majorHAnsi" w:cstheme="majorHAnsi"/>
                  <w:sz w:val="20"/>
                  <w:szCs w:val="20"/>
                </w:rPr>
                <w:t>uestioning</w:t>
              </w:r>
            </w:ins>
          </w:p>
        </w:tc>
        <w:tc>
          <w:tcPr>
            <w:tcW w:w="1581" w:type="pct"/>
            <w:tcMar>
              <w:top w:w="0" w:type="dxa"/>
              <w:left w:w="100" w:type="dxa"/>
              <w:bottom w:w="0" w:type="dxa"/>
              <w:right w:w="100" w:type="dxa"/>
            </w:tcMar>
            <w:vAlign w:val="center"/>
          </w:tcPr>
          <w:p w14:paraId="5B2809D5" w14:textId="77777777" w:rsidR="00BD732D" w:rsidRPr="001B2966" w:rsidRDefault="00BD732D" w:rsidP="00806A88">
            <w:pPr>
              <w:ind w:left="-120"/>
              <w:jc w:val="center"/>
              <w:rPr>
                <w:ins w:id="5768" w:author="Christina Sun" w:date="2026-03-15T21:38:00Z" w16du:dateUtc="2026-03-16T04:38:00Z"/>
                <w:rFonts w:asciiTheme="majorHAnsi" w:hAnsiTheme="majorHAnsi" w:cstheme="majorHAnsi"/>
                <w:sz w:val="20"/>
                <w:szCs w:val="20"/>
                <w:vertAlign w:val="superscript"/>
              </w:rPr>
            </w:pPr>
            <w:ins w:id="5769" w:author="Christina Sun" w:date="2026-03-15T21:38:00Z" w16du:dateUtc="2026-03-16T04:38:00Z">
              <w:r w:rsidRPr="001B2966">
                <w:rPr>
                  <w:rFonts w:asciiTheme="majorHAnsi" w:hAnsiTheme="majorHAnsi" w:cstheme="majorHAnsi"/>
                  <w:sz w:val="20"/>
                  <w:szCs w:val="20"/>
                </w:rPr>
                <w:t>0.365</w:t>
              </w:r>
              <w:r w:rsidRPr="001B2966">
                <w:rPr>
                  <w:rFonts w:asciiTheme="majorHAnsi" w:hAnsiTheme="majorHAnsi" w:cstheme="majorHAnsi"/>
                  <w:sz w:val="20"/>
                  <w:szCs w:val="20"/>
                  <w:vertAlign w:val="superscript"/>
                </w:rPr>
                <w:t>**</w:t>
              </w:r>
            </w:ins>
          </w:p>
        </w:tc>
        <w:tc>
          <w:tcPr>
            <w:tcW w:w="1580" w:type="pct"/>
            <w:tcMar>
              <w:top w:w="0" w:type="dxa"/>
              <w:left w:w="100" w:type="dxa"/>
              <w:bottom w:w="0" w:type="dxa"/>
              <w:right w:w="100" w:type="dxa"/>
            </w:tcMar>
            <w:vAlign w:val="center"/>
          </w:tcPr>
          <w:p w14:paraId="2A0E2053" w14:textId="77777777" w:rsidR="00BD732D" w:rsidRPr="001B2966" w:rsidRDefault="00BD732D" w:rsidP="00806A88">
            <w:pPr>
              <w:ind w:left="-120"/>
              <w:jc w:val="center"/>
              <w:rPr>
                <w:ins w:id="5770" w:author="Christina Sun" w:date="2026-03-15T21:38:00Z" w16du:dateUtc="2026-03-16T04:38:00Z"/>
                <w:rFonts w:asciiTheme="majorHAnsi" w:hAnsiTheme="majorHAnsi" w:cstheme="majorHAnsi"/>
                <w:sz w:val="20"/>
                <w:szCs w:val="20"/>
              </w:rPr>
            </w:pPr>
            <w:ins w:id="5771" w:author="Christina Sun" w:date="2026-03-15T21:38:00Z" w16du:dateUtc="2026-03-16T04:38:00Z">
              <w:r w:rsidRPr="001B2966">
                <w:rPr>
                  <w:rFonts w:asciiTheme="majorHAnsi" w:hAnsiTheme="majorHAnsi" w:cstheme="majorHAnsi"/>
                  <w:sz w:val="20"/>
                  <w:szCs w:val="20"/>
                </w:rPr>
                <w:t>0.257</w:t>
              </w:r>
            </w:ins>
          </w:p>
        </w:tc>
      </w:tr>
      <w:tr w:rsidR="00BD732D" w:rsidRPr="001B2966" w14:paraId="33C3BB2D" w14:textId="77777777" w:rsidTr="00806A88">
        <w:trPr>
          <w:trHeight w:val="270"/>
          <w:ins w:id="5772" w:author="Christina Sun" w:date="2026-03-15T21:38:00Z" w16du:dateUtc="2026-03-16T04:38:00Z"/>
        </w:trPr>
        <w:tc>
          <w:tcPr>
            <w:tcW w:w="1839" w:type="pct"/>
            <w:tcMar>
              <w:top w:w="0" w:type="dxa"/>
              <w:left w:w="100" w:type="dxa"/>
              <w:bottom w:w="0" w:type="dxa"/>
              <w:right w:w="100" w:type="dxa"/>
            </w:tcMar>
            <w:vAlign w:val="center"/>
          </w:tcPr>
          <w:p w14:paraId="0351F098" w14:textId="77777777" w:rsidR="00BD732D" w:rsidRPr="001B2966" w:rsidRDefault="00BD732D" w:rsidP="00806A88">
            <w:pPr>
              <w:ind w:left="-5"/>
              <w:rPr>
                <w:ins w:id="5773" w:author="Christina Sun" w:date="2026-03-15T21:38:00Z" w16du:dateUtc="2026-03-16T04:38:00Z"/>
                <w:rFonts w:asciiTheme="majorHAnsi" w:hAnsiTheme="majorHAnsi" w:cstheme="majorHAnsi"/>
                <w:sz w:val="20"/>
                <w:szCs w:val="20"/>
              </w:rPr>
            </w:pPr>
            <w:ins w:id="5774"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79879A82" w14:textId="77777777" w:rsidR="00BD732D" w:rsidRPr="001B2966" w:rsidRDefault="00BD732D" w:rsidP="00806A88">
            <w:pPr>
              <w:ind w:left="-120"/>
              <w:jc w:val="center"/>
              <w:rPr>
                <w:ins w:id="5775" w:author="Christina Sun" w:date="2026-03-15T21:38:00Z" w16du:dateUtc="2026-03-16T04:38:00Z"/>
                <w:rFonts w:asciiTheme="majorHAnsi" w:hAnsiTheme="majorHAnsi" w:cstheme="majorHAnsi"/>
                <w:sz w:val="20"/>
                <w:szCs w:val="20"/>
              </w:rPr>
            </w:pPr>
            <w:ins w:id="5776" w:author="Christina Sun" w:date="2026-03-15T21:38:00Z" w16du:dateUtc="2026-03-16T04:38:00Z">
              <w:r w:rsidRPr="001B2966">
                <w:rPr>
                  <w:rFonts w:asciiTheme="majorHAnsi" w:hAnsiTheme="majorHAnsi" w:cstheme="majorHAnsi"/>
                  <w:sz w:val="20"/>
                  <w:szCs w:val="20"/>
                </w:rPr>
                <w:t>(0.158)</w:t>
              </w:r>
            </w:ins>
          </w:p>
        </w:tc>
        <w:tc>
          <w:tcPr>
            <w:tcW w:w="1580" w:type="pct"/>
            <w:tcMar>
              <w:top w:w="0" w:type="dxa"/>
              <w:left w:w="100" w:type="dxa"/>
              <w:bottom w:w="0" w:type="dxa"/>
              <w:right w:w="100" w:type="dxa"/>
            </w:tcMar>
            <w:vAlign w:val="center"/>
          </w:tcPr>
          <w:p w14:paraId="623F5C45" w14:textId="77777777" w:rsidR="00BD732D" w:rsidRPr="001B2966" w:rsidRDefault="00BD732D" w:rsidP="00806A88">
            <w:pPr>
              <w:ind w:left="-120"/>
              <w:jc w:val="center"/>
              <w:rPr>
                <w:ins w:id="5777" w:author="Christina Sun" w:date="2026-03-15T21:38:00Z" w16du:dateUtc="2026-03-16T04:38:00Z"/>
                <w:rFonts w:asciiTheme="majorHAnsi" w:hAnsiTheme="majorHAnsi" w:cstheme="majorHAnsi"/>
                <w:sz w:val="20"/>
                <w:szCs w:val="20"/>
              </w:rPr>
            </w:pPr>
            <w:ins w:id="5778" w:author="Christina Sun" w:date="2026-03-15T21:38:00Z" w16du:dateUtc="2026-03-16T04:38:00Z">
              <w:r w:rsidRPr="001B2966">
                <w:rPr>
                  <w:rFonts w:asciiTheme="majorHAnsi" w:hAnsiTheme="majorHAnsi" w:cstheme="majorHAnsi"/>
                  <w:sz w:val="20"/>
                  <w:szCs w:val="20"/>
                </w:rPr>
                <w:t>(0.162)</w:t>
              </w:r>
            </w:ins>
          </w:p>
        </w:tc>
      </w:tr>
      <w:tr w:rsidR="00BD732D" w:rsidRPr="001B2966" w14:paraId="5DFF810C" w14:textId="77777777" w:rsidTr="00806A88">
        <w:trPr>
          <w:trHeight w:val="270"/>
          <w:ins w:id="5779" w:author="Christina Sun" w:date="2026-03-15T21:38:00Z" w16du:dateUtc="2026-03-16T04:38:00Z"/>
        </w:trPr>
        <w:tc>
          <w:tcPr>
            <w:tcW w:w="1839" w:type="pct"/>
            <w:tcMar>
              <w:top w:w="0" w:type="dxa"/>
              <w:left w:w="100" w:type="dxa"/>
              <w:bottom w:w="0" w:type="dxa"/>
              <w:right w:w="100" w:type="dxa"/>
            </w:tcMar>
            <w:vAlign w:val="center"/>
          </w:tcPr>
          <w:p w14:paraId="76F08DB4" w14:textId="77777777" w:rsidR="00BD732D" w:rsidRPr="001B2966" w:rsidRDefault="00BD732D" w:rsidP="00806A88">
            <w:pPr>
              <w:ind w:left="-5"/>
              <w:rPr>
                <w:ins w:id="5780" w:author="Christina Sun" w:date="2026-03-15T21:38:00Z" w16du:dateUtc="2026-03-16T04:38:00Z"/>
                <w:rFonts w:asciiTheme="majorHAnsi" w:hAnsiTheme="majorHAnsi" w:cstheme="majorHAnsi"/>
                <w:sz w:val="20"/>
                <w:szCs w:val="20"/>
              </w:rPr>
            </w:pPr>
            <w:ins w:id="5781" w:author="Christina Sun" w:date="2026-03-15T21:38:00Z" w16du:dateUtc="2026-03-16T04:38:00Z">
              <w:r w:rsidRPr="001B2966">
                <w:rPr>
                  <w:rFonts w:asciiTheme="majorHAnsi" w:hAnsiTheme="majorHAnsi" w:cstheme="majorHAnsi"/>
                  <w:sz w:val="20"/>
                  <w:szCs w:val="20"/>
                </w:rPr>
                <w:t xml:space="preserve"> </w:t>
              </w:r>
            </w:ins>
          </w:p>
        </w:tc>
        <w:tc>
          <w:tcPr>
            <w:tcW w:w="1581" w:type="pct"/>
            <w:tcMar>
              <w:top w:w="0" w:type="dxa"/>
              <w:left w:w="100" w:type="dxa"/>
              <w:bottom w:w="0" w:type="dxa"/>
              <w:right w:w="100" w:type="dxa"/>
            </w:tcMar>
            <w:vAlign w:val="center"/>
          </w:tcPr>
          <w:p w14:paraId="057922DD" w14:textId="77777777" w:rsidR="00BD732D" w:rsidRPr="001B2966" w:rsidRDefault="00BD732D" w:rsidP="00806A88">
            <w:pPr>
              <w:ind w:left="-120"/>
              <w:jc w:val="center"/>
              <w:rPr>
                <w:ins w:id="5782" w:author="Christina Sun" w:date="2026-03-15T21:38:00Z" w16du:dateUtc="2026-03-16T04:38:00Z"/>
                <w:rFonts w:asciiTheme="majorHAnsi" w:hAnsiTheme="majorHAnsi" w:cstheme="majorHAnsi"/>
                <w:sz w:val="20"/>
                <w:szCs w:val="20"/>
              </w:rPr>
            </w:pPr>
          </w:p>
        </w:tc>
        <w:tc>
          <w:tcPr>
            <w:tcW w:w="1580" w:type="pct"/>
            <w:tcMar>
              <w:top w:w="0" w:type="dxa"/>
              <w:left w:w="100" w:type="dxa"/>
              <w:bottom w:w="0" w:type="dxa"/>
              <w:right w:w="100" w:type="dxa"/>
            </w:tcMar>
            <w:vAlign w:val="center"/>
          </w:tcPr>
          <w:p w14:paraId="133B1E21" w14:textId="77777777" w:rsidR="00BD732D" w:rsidRPr="001B2966" w:rsidRDefault="00BD732D" w:rsidP="00806A88">
            <w:pPr>
              <w:ind w:left="-120"/>
              <w:jc w:val="center"/>
              <w:rPr>
                <w:ins w:id="5783" w:author="Christina Sun" w:date="2026-03-15T21:38:00Z" w16du:dateUtc="2026-03-16T04:38:00Z"/>
                <w:rFonts w:asciiTheme="majorHAnsi" w:hAnsiTheme="majorHAnsi" w:cstheme="majorHAnsi"/>
                <w:sz w:val="20"/>
                <w:szCs w:val="20"/>
              </w:rPr>
            </w:pPr>
          </w:p>
        </w:tc>
      </w:tr>
      <w:tr w:rsidR="00BD732D" w:rsidRPr="001B2966" w14:paraId="681D1B8F" w14:textId="77777777" w:rsidTr="00806A88">
        <w:trPr>
          <w:trHeight w:val="330"/>
          <w:ins w:id="5784" w:author="Christina Sun" w:date="2026-03-15T21:38:00Z" w16du:dateUtc="2026-03-16T04:38:00Z"/>
        </w:trPr>
        <w:tc>
          <w:tcPr>
            <w:tcW w:w="1839" w:type="pct"/>
            <w:tcMar>
              <w:top w:w="0" w:type="dxa"/>
              <w:left w:w="100" w:type="dxa"/>
              <w:bottom w:w="0" w:type="dxa"/>
              <w:right w:w="100" w:type="dxa"/>
            </w:tcMar>
            <w:vAlign w:val="center"/>
          </w:tcPr>
          <w:p w14:paraId="2E0697E1" w14:textId="77777777" w:rsidR="00BD732D" w:rsidRPr="001B2966" w:rsidRDefault="00BD732D" w:rsidP="00806A88">
            <w:pPr>
              <w:ind w:left="-5"/>
              <w:rPr>
                <w:ins w:id="5785" w:author="Christina Sun" w:date="2026-03-15T21:38:00Z" w16du:dateUtc="2026-03-16T04:38:00Z"/>
                <w:rFonts w:asciiTheme="majorHAnsi" w:hAnsiTheme="majorHAnsi" w:cstheme="majorHAnsi"/>
                <w:sz w:val="20"/>
                <w:szCs w:val="20"/>
              </w:rPr>
            </w:pPr>
            <w:ins w:id="5786" w:author="Christina Sun" w:date="2026-03-15T21:38:00Z" w16du:dateUtc="2026-03-16T04:38:00Z">
              <w:r w:rsidRPr="001B2966">
                <w:rPr>
                  <w:rFonts w:asciiTheme="majorHAnsi" w:hAnsiTheme="majorHAnsi" w:cstheme="majorHAnsi"/>
                  <w:sz w:val="20"/>
                  <w:szCs w:val="20"/>
                </w:rPr>
                <w:t xml:space="preserve">Prefer </w:t>
              </w:r>
              <w:r>
                <w:rPr>
                  <w:rFonts w:asciiTheme="majorHAnsi" w:hAnsiTheme="majorHAnsi" w:cstheme="majorHAnsi"/>
                  <w:sz w:val="20"/>
                  <w:szCs w:val="20"/>
                </w:rPr>
                <w:t>n</w:t>
              </w:r>
              <w:r w:rsidRPr="001B2966">
                <w:rPr>
                  <w:rFonts w:asciiTheme="majorHAnsi" w:hAnsiTheme="majorHAnsi" w:cstheme="majorHAnsi"/>
                  <w:sz w:val="20"/>
                  <w:szCs w:val="20"/>
                </w:rPr>
                <w:t xml:space="preserve">ot to </w:t>
              </w:r>
              <w:r>
                <w:rPr>
                  <w:rFonts w:asciiTheme="majorHAnsi" w:hAnsiTheme="majorHAnsi" w:cstheme="majorHAnsi"/>
                  <w:sz w:val="20"/>
                  <w:szCs w:val="20"/>
                </w:rPr>
                <w:t>s</w:t>
              </w:r>
              <w:r w:rsidRPr="001B2966">
                <w:rPr>
                  <w:rFonts w:asciiTheme="majorHAnsi" w:hAnsiTheme="majorHAnsi" w:cstheme="majorHAnsi"/>
                  <w:sz w:val="20"/>
                  <w:szCs w:val="20"/>
                </w:rPr>
                <w:t>ay</w:t>
              </w:r>
            </w:ins>
          </w:p>
        </w:tc>
        <w:tc>
          <w:tcPr>
            <w:tcW w:w="1581" w:type="pct"/>
            <w:tcMar>
              <w:top w:w="0" w:type="dxa"/>
              <w:left w:w="100" w:type="dxa"/>
              <w:bottom w:w="0" w:type="dxa"/>
              <w:right w:w="100" w:type="dxa"/>
            </w:tcMar>
            <w:vAlign w:val="center"/>
          </w:tcPr>
          <w:p w14:paraId="4DFD6981" w14:textId="77777777" w:rsidR="00BD732D" w:rsidRPr="001B2966" w:rsidRDefault="00BD732D" w:rsidP="00806A88">
            <w:pPr>
              <w:ind w:left="-120"/>
              <w:jc w:val="center"/>
              <w:rPr>
                <w:ins w:id="5787" w:author="Christina Sun" w:date="2026-03-15T21:38:00Z" w16du:dateUtc="2026-03-16T04:38:00Z"/>
                <w:rFonts w:asciiTheme="majorHAnsi" w:hAnsiTheme="majorHAnsi" w:cstheme="majorHAnsi"/>
                <w:sz w:val="20"/>
                <w:szCs w:val="20"/>
                <w:vertAlign w:val="superscript"/>
              </w:rPr>
            </w:pPr>
            <w:ins w:id="5788" w:author="Christina Sun" w:date="2026-03-15T21:38:00Z" w16du:dateUtc="2026-03-16T04:38:00Z">
              <w:r w:rsidRPr="001B2966">
                <w:rPr>
                  <w:rFonts w:asciiTheme="majorHAnsi" w:hAnsiTheme="majorHAnsi" w:cstheme="majorHAnsi"/>
                  <w:sz w:val="20"/>
                  <w:szCs w:val="20"/>
                </w:rPr>
                <w:t>0.150</w:t>
              </w:r>
              <w:r w:rsidRPr="001B2966">
                <w:rPr>
                  <w:rFonts w:asciiTheme="majorHAnsi" w:hAnsiTheme="majorHAnsi" w:cstheme="majorHAnsi"/>
                  <w:sz w:val="20"/>
                  <w:szCs w:val="20"/>
                  <w:vertAlign w:val="superscript"/>
                </w:rPr>
                <w:t>*</w:t>
              </w:r>
            </w:ins>
          </w:p>
        </w:tc>
        <w:tc>
          <w:tcPr>
            <w:tcW w:w="1580" w:type="pct"/>
            <w:tcMar>
              <w:top w:w="0" w:type="dxa"/>
              <w:left w:w="100" w:type="dxa"/>
              <w:bottom w:w="0" w:type="dxa"/>
              <w:right w:w="100" w:type="dxa"/>
            </w:tcMar>
            <w:vAlign w:val="center"/>
          </w:tcPr>
          <w:p w14:paraId="0DC560BE" w14:textId="77777777" w:rsidR="00BD732D" w:rsidRPr="001B2966" w:rsidRDefault="00BD732D" w:rsidP="00806A88">
            <w:pPr>
              <w:ind w:left="-120"/>
              <w:jc w:val="center"/>
              <w:rPr>
                <w:ins w:id="5789" w:author="Christina Sun" w:date="2026-03-15T21:38:00Z" w16du:dateUtc="2026-03-16T04:38:00Z"/>
                <w:rFonts w:asciiTheme="majorHAnsi" w:hAnsiTheme="majorHAnsi" w:cstheme="majorHAnsi"/>
                <w:sz w:val="20"/>
                <w:szCs w:val="20"/>
              </w:rPr>
            </w:pPr>
            <w:ins w:id="5790" w:author="Christina Sun" w:date="2026-03-15T21:38:00Z" w16du:dateUtc="2026-03-16T04:38:00Z">
              <w:r w:rsidRPr="001B2966">
                <w:rPr>
                  <w:rFonts w:asciiTheme="majorHAnsi" w:hAnsiTheme="majorHAnsi" w:cstheme="majorHAnsi"/>
                  <w:sz w:val="20"/>
                  <w:szCs w:val="20"/>
                </w:rPr>
                <w:t>0.048</w:t>
              </w:r>
            </w:ins>
          </w:p>
        </w:tc>
      </w:tr>
      <w:tr w:rsidR="00BD732D" w:rsidRPr="001B2966" w14:paraId="545C1C71" w14:textId="77777777" w:rsidTr="00806A88">
        <w:trPr>
          <w:trHeight w:val="285"/>
          <w:ins w:id="5791" w:author="Christina Sun" w:date="2026-03-15T21:38:00Z" w16du:dateUtc="2026-03-16T04:38:00Z"/>
        </w:trPr>
        <w:tc>
          <w:tcPr>
            <w:tcW w:w="1839" w:type="pct"/>
            <w:tcBorders>
              <w:bottom w:val="single" w:sz="8" w:space="0" w:color="000000"/>
            </w:tcBorders>
            <w:tcMar>
              <w:top w:w="0" w:type="dxa"/>
              <w:left w:w="100" w:type="dxa"/>
              <w:bottom w:w="0" w:type="dxa"/>
              <w:right w:w="100" w:type="dxa"/>
            </w:tcMar>
            <w:vAlign w:val="center"/>
          </w:tcPr>
          <w:p w14:paraId="3FB7222D" w14:textId="77777777" w:rsidR="00BD732D" w:rsidRPr="001B2966" w:rsidRDefault="00BD732D" w:rsidP="00806A88">
            <w:pPr>
              <w:ind w:left="-5"/>
              <w:rPr>
                <w:ins w:id="5792" w:author="Christina Sun" w:date="2026-03-15T21:38:00Z" w16du:dateUtc="2026-03-16T04:38:00Z"/>
                <w:rFonts w:asciiTheme="majorHAnsi" w:hAnsiTheme="majorHAnsi" w:cstheme="majorHAnsi"/>
                <w:sz w:val="20"/>
                <w:szCs w:val="20"/>
              </w:rPr>
            </w:pPr>
            <w:ins w:id="5793" w:author="Christina Sun" w:date="2026-03-15T21:38:00Z" w16du:dateUtc="2026-03-16T04:38:00Z">
              <w:r w:rsidRPr="001B2966">
                <w:rPr>
                  <w:rFonts w:asciiTheme="majorHAnsi" w:hAnsiTheme="majorHAnsi" w:cstheme="majorHAnsi"/>
                  <w:sz w:val="20"/>
                  <w:szCs w:val="20"/>
                </w:rPr>
                <w:t xml:space="preserve"> </w:t>
              </w:r>
            </w:ins>
          </w:p>
        </w:tc>
        <w:tc>
          <w:tcPr>
            <w:tcW w:w="1581" w:type="pct"/>
            <w:tcBorders>
              <w:bottom w:val="single" w:sz="8" w:space="0" w:color="000000"/>
            </w:tcBorders>
            <w:tcMar>
              <w:top w:w="0" w:type="dxa"/>
              <w:left w:w="100" w:type="dxa"/>
              <w:bottom w:w="0" w:type="dxa"/>
              <w:right w:w="100" w:type="dxa"/>
            </w:tcMar>
            <w:vAlign w:val="center"/>
          </w:tcPr>
          <w:p w14:paraId="6FA70165" w14:textId="77777777" w:rsidR="00BD732D" w:rsidRPr="001B2966" w:rsidRDefault="00BD732D" w:rsidP="00806A88">
            <w:pPr>
              <w:ind w:left="-120"/>
              <w:jc w:val="center"/>
              <w:rPr>
                <w:ins w:id="5794" w:author="Christina Sun" w:date="2026-03-15T21:38:00Z" w16du:dateUtc="2026-03-16T04:38:00Z"/>
                <w:rFonts w:asciiTheme="majorHAnsi" w:hAnsiTheme="majorHAnsi" w:cstheme="majorHAnsi"/>
                <w:sz w:val="20"/>
                <w:szCs w:val="20"/>
              </w:rPr>
            </w:pPr>
            <w:ins w:id="5795" w:author="Christina Sun" w:date="2026-03-15T21:38:00Z" w16du:dateUtc="2026-03-16T04:38:00Z">
              <w:r w:rsidRPr="001B2966">
                <w:rPr>
                  <w:rFonts w:asciiTheme="majorHAnsi" w:hAnsiTheme="majorHAnsi" w:cstheme="majorHAnsi"/>
                  <w:sz w:val="20"/>
                  <w:szCs w:val="20"/>
                </w:rPr>
                <w:t>(0.084)</w:t>
              </w:r>
            </w:ins>
          </w:p>
        </w:tc>
        <w:tc>
          <w:tcPr>
            <w:tcW w:w="1580" w:type="pct"/>
            <w:tcBorders>
              <w:bottom w:val="single" w:sz="8" w:space="0" w:color="000000"/>
            </w:tcBorders>
            <w:tcMar>
              <w:top w:w="0" w:type="dxa"/>
              <w:left w:w="100" w:type="dxa"/>
              <w:bottom w:w="0" w:type="dxa"/>
              <w:right w:w="100" w:type="dxa"/>
            </w:tcMar>
            <w:vAlign w:val="center"/>
          </w:tcPr>
          <w:p w14:paraId="74ED72DA" w14:textId="77777777" w:rsidR="00BD732D" w:rsidRPr="001B2966" w:rsidRDefault="00BD732D" w:rsidP="00806A88">
            <w:pPr>
              <w:ind w:left="-120"/>
              <w:jc w:val="center"/>
              <w:rPr>
                <w:ins w:id="5796" w:author="Christina Sun" w:date="2026-03-15T21:38:00Z" w16du:dateUtc="2026-03-16T04:38:00Z"/>
                <w:rFonts w:asciiTheme="majorHAnsi" w:hAnsiTheme="majorHAnsi" w:cstheme="majorHAnsi"/>
                <w:sz w:val="20"/>
                <w:szCs w:val="20"/>
              </w:rPr>
            </w:pPr>
            <w:ins w:id="5797" w:author="Christina Sun" w:date="2026-03-15T21:38:00Z" w16du:dateUtc="2026-03-16T04:38:00Z">
              <w:r w:rsidRPr="001B2966">
                <w:rPr>
                  <w:rFonts w:asciiTheme="majorHAnsi" w:hAnsiTheme="majorHAnsi" w:cstheme="majorHAnsi"/>
                  <w:sz w:val="20"/>
                  <w:szCs w:val="20"/>
                </w:rPr>
                <w:t>(0.085)</w:t>
              </w:r>
            </w:ins>
          </w:p>
        </w:tc>
      </w:tr>
      <w:tr w:rsidR="00BD732D" w:rsidRPr="001B2966" w14:paraId="6E3935DC" w14:textId="77777777" w:rsidTr="00806A88">
        <w:trPr>
          <w:trHeight w:val="285"/>
          <w:ins w:id="5798" w:author="Christina Sun" w:date="2026-03-15T21:38:00Z" w16du:dateUtc="2026-03-16T04:38:00Z"/>
        </w:trPr>
        <w:tc>
          <w:tcPr>
            <w:tcW w:w="1839" w:type="pct"/>
            <w:tcMar>
              <w:top w:w="0" w:type="dxa"/>
              <w:left w:w="100" w:type="dxa"/>
              <w:bottom w:w="0" w:type="dxa"/>
              <w:right w:w="100" w:type="dxa"/>
            </w:tcMar>
            <w:vAlign w:val="center"/>
          </w:tcPr>
          <w:p w14:paraId="6CBBEFA4" w14:textId="77777777" w:rsidR="00BD732D" w:rsidRPr="001B2966" w:rsidRDefault="00BD732D" w:rsidP="00806A88">
            <w:pPr>
              <w:ind w:left="-5"/>
              <w:rPr>
                <w:ins w:id="5799" w:author="Christina Sun" w:date="2026-03-15T21:38:00Z" w16du:dateUtc="2026-03-16T04:38:00Z"/>
                <w:rFonts w:asciiTheme="majorHAnsi" w:hAnsiTheme="majorHAnsi" w:cstheme="majorHAnsi"/>
                <w:sz w:val="20"/>
                <w:szCs w:val="20"/>
              </w:rPr>
            </w:pPr>
            <w:ins w:id="5800" w:author="Christina Sun" w:date="2026-03-15T21:38:00Z" w16du:dateUtc="2026-03-16T04:38:00Z">
              <w:r w:rsidRPr="001B2966">
                <w:rPr>
                  <w:rFonts w:asciiTheme="majorHAnsi" w:hAnsiTheme="majorHAnsi" w:cstheme="majorHAnsi"/>
                  <w:sz w:val="20"/>
                  <w:szCs w:val="20"/>
                </w:rPr>
                <w:t>Observations</w:t>
              </w:r>
            </w:ins>
          </w:p>
        </w:tc>
        <w:tc>
          <w:tcPr>
            <w:tcW w:w="1581" w:type="pct"/>
            <w:tcMar>
              <w:top w:w="0" w:type="dxa"/>
              <w:left w:w="100" w:type="dxa"/>
              <w:bottom w:w="0" w:type="dxa"/>
              <w:right w:w="100" w:type="dxa"/>
            </w:tcMar>
            <w:vAlign w:val="center"/>
          </w:tcPr>
          <w:p w14:paraId="00E5698F" w14:textId="77777777" w:rsidR="00BD732D" w:rsidRPr="001B2966" w:rsidRDefault="00BD732D" w:rsidP="00806A88">
            <w:pPr>
              <w:ind w:left="-120"/>
              <w:jc w:val="center"/>
              <w:rPr>
                <w:ins w:id="5801" w:author="Christina Sun" w:date="2026-03-15T21:38:00Z" w16du:dateUtc="2026-03-16T04:38:00Z"/>
                <w:rFonts w:asciiTheme="majorHAnsi" w:hAnsiTheme="majorHAnsi" w:cstheme="majorHAnsi"/>
                <w:sz w:val="20"/>
                <w:szCs w:val="20"/>
              </w:rPr>
            </w:pPr>
            <w:ins w:id="5802" w:author="Christina Sun" w:date="2026-03-15T21:38:00Z" w16du:dateUtc="2026-03-16T04:38:00Z">
              <w:r w:rsidRPr="001B2966">
                <w:rPr>
                  <w:rFonts w:asciiTheme="majorHAnsi" w:hAnsiTheme="majorHAnsi" w:cstheme="majorHAnsi"/>
                  <w:sz w:val="20"/>
                  <w:szCs w:val="20"/>
                </w:rPr>
                <w:t>7456</w:t>
              </w:r>
            </w:ins>
          </w:p>
        </w:tc>
        <w:tc>
          <w:tcPr>
            <w:tcW w:w="1580" w:type="pct"/>
            <w:tcMar>
              <w:top w:w="0" w:type="dxa"/>
              <w:left w:w="100" w:type="dxa"/>
              <w:bottom w:w="0" w:type="dxa"/>
              <w:right w:w="100" w:type="dxa"/>
            </w:tcMar>
            <w:vAlign w:val="center"/>
          </w:tcPr>
          <w:p w14:paraId="7C0F338A" w14:textId="77777777" w:rsidR="00BD732D" w:rsidRPr="001B2966" w:rsidRDefault="00BD732D" w:rsidP="00806A88">
            <w:pPr>
              <w:ind w:left="-120"/>
              <w:jc w:val="center"/>
              <w:rPr>
                <w:ins w:id="5803" w:author="Christina Sun" w:date="2026-03-15T21:38:00Z" w16du:dateUtc="2026-03-16T04:38:00Z"/>
                <w:rFonts w:asciiTheme="majorHAnsi" w:hAnsiTheme="majorHAnsi" w:cstheme="majorHAnsi"/>
                <w:sz w:val="20"/>
                <w:szCs w:val="20"/>
              </w:rPr>
            </w:pPr>
            <w:ins w:id="5804" w:author="Christina Sun" w:date="2026-03-15T21:38:00Z" w16du:dateUtc="2026-03-16T04:38:00Z">
              <w:r w:rsidRPr="001B2966">
                <w:rPr>
                  <w:rFonts w:asciiTheme="majorHAnsi" w:hAnsiTheme="majorHAnsi" w:cstheme="majorHAnsi"/>
                  <w:sz w:val="20"/>
                  <w:szCs w:val="20"/>
                </w:rPr>
                <w:t>7433</w:t>
              </w:r>
            </w:ins>
          </w:p>
        </w:tc>
      </w:tr>
      <w:tr w:rsidR="00BD732D" w:rsidRPr="001B2966" w14:paraId="1FD3009C" w14:textId="77777777" w:rsidTr="00806A88">
        <w:trPr>
          <w:trHeight w:val="285"/>
          <w:ins w:id="5805" w:author="Christina Sun" w:date="2026-03-15T21:38:00Z" w16du:dateUtc="2026-03-16T04:38:00Z"/>
        </w:trPr>
        <w:tc>
          <w:tcPr>
            <w:tcW w:w="1839" w:type="pct"/>
            <w:tcBorders>
              <w:bottom w:val="single" w:sz="8" w:space="0" w:color="000000"/>
            </w:tcBorders>
            <w:tcMar>
              <w:top w:w="0" w:type="dxa"/>
              <w:left w:w="100" w:type="dxa"/>
              <w:bottom w:w="0" w:type="dxa"/>
              <w:right w:w="100" w:type="dxa"/>
            </w:tcMar>
            <w:vAlign w:val="center"/>
          </w:tcPr>
          <w:p w14:paraId="23D4208D" w14:textId="77777777" w:rsidR="00BD732D" w:rsidRPr="001B2966" w:rsidRDefault="00BD732D" w:rsidP="00806A88">
            <w:pPr>
              <w:ind w:left="-5"/>
              <w:rPr>
                <w:ins w:id="5806" w:author="Christina Sun" w:date="2026-03-15T21:38:00Z" w16du:dateUtc="2026-03-16T04:38:00Z"/>
                <w:rFonts w:asciiTheme="majorHAnsi" w:hAnsiTheme="majorHAnsi" w:cstheme="majorHAnsi"/>
                <w:sz w:val="20"/>
                <w:szCs w:val="20"/>
              </w:rPr>
            </w:pPr>
            <w:ins w:id="5807" w:author="Christina Sun" w:date="2026-03-15T21:38:00Z" w16du:dateUtc="2026-03-16T04:38:00Z">
              <w:r w:rsidRPr="001B2966">
                <w:rPr>
                  <w:rFonts w:asciiTheme="majorHAnsi" w:hAnsiTheme="majorHAnsi" w:cstheme="majorHAnsi"/>
                  <w:sz w:val="20"/>
                  <w:szCs w:val="20"/>
                </w:rPr>
                <w:t xml:space="preserve">Demographic </w:t>
              </w:r>
              <w:r>
                <w:rPr>
                  <w:rFonts w:asciiTheme="majorHAnsi" w:hAnsiTheme="majorHAnsi" w:cstheme="majorHAnsi"/>
                  <w:sz w:val="20"/>
                  <w:szCs w:val="20"/>
                </w:rPr>
                <w:t>c</w:t>
              </w:r>
              <w:r w:rsidRPr="001B2966">
                <w:rPr>
                  <w:rFonts w:asciiTheme="majorHAnsi" w:hAnsiTheme="majorHAnsi" w:cstheme="majorHAnsi"/>
                  <w:sz w:val="20"/>
                  <w:szCs w:val="20"/>
                </w:rPr>
                <w:t>ontrols</w:t>
              </w:r>
            </w:ins>
          </w:p>
        </w:tc>
        <w:tc>
          <w:tcPr>
            <w:tcW w:w="1581" w:type="pct"/>
            <w:tcBorders>
              <w:bottom w:val="single" w:sz="8" w:space="0" w:color="000000"/>
            </w:tcBorders>
            <w:tcMar>
              <w:top w:w="0" w:type="dxa"/>
              <w:left w:w="100" w:type="dxa"/>
              <w:bottom w:w="0" w:type="dxa"/>
              <w:right w:w="100" w:type="dxa"/>
            </w:tcMar>
            <w:vAlign w:val="center"/>
          </w:tcPr>
          <w:p w14:paraId="1BF17CCB" w14:textId="77777777" w:rsidR="00BD732D" w:rsidRPr="001B2966" w:rsidRDefault="00BD732D" w:rsidP="00806A88">
            <w:pPr>
              <w:ind w:left="-120"/>
              <w:jc w:val="center"/>
              <w:rPr>
                <w:ins w:id="5808" w:author="Christina Sun" w:date="2026-03-15T21:38:00Z" w16du:dateUtc="2026-03-16T04:38:00Z"/>
                <w:rFonts w:asciiTheme="majorHAnsi" w:hAnsiTheme="majorHAnsi" w:cstheme="majorHAnsi"/>
                <w:sz w:val="20"/>
                <w:szCs w:val="20"/>
              </w:rPr>
            </w:pPr>
            <w:ins w:id="5809" w:author="Christina Sun" w:date="2026-03-15T21:38:00Z" w16du:dateUtc="2026-03-16T04:38:00Z">
              <w:r w:rsidRPr="001B2966">
                <w:rPr>
                  <w:rFonts w:asciiTheme="majorHAnsi" w:hAnsiTheme="majorHAnsi" w:cstheme="majorHAnsi"/>
                  <w:sz w:val="20"/>
                  <w:szCs w:val="20"/>
                </w:rPr>
                <w:t>No</w:t>
              </w:r>
            </w:ins>
          </w:p>
        </w:tc>
        <w:tc>
          <w:tcPr>
            <w:tcW w:w="1580" w:type="pct"/>
            <w:tcBorders>
              <w:bottom w:val="single" w:sz="8" w:space="0" w:color="000000"/>
            </w:tcBorders>
            <w:tcMar>
              <w:top w:w="0" w:type="dxa"/>
              <w:left w:w="100" w:type="dxa"/>
              <w:bottom w:w="0" w:type="dxa"/>
              <w:right w:w="100" w:type="dxa"/>
            </w:tcMar>
            <w:vAlign w:val="center"/>
          </w:tcPr>
          <w:p w14:paraId="1A4D3ABC" w14:textId="77777777" w:rsidR="00BD732D" w:rsidRPr="001B2966" w:rsidRDefault="00BD732D" w:rsidP="00806A88">
            <w:pPr>
              <w:ind w:left="-120"/>
              <w:jc w:val="center"/>
              <w:rPr>
                <w:ins w:id="5810" w:author="Christina Sun" w:date="2026-03-15T21:38:00Z" w16du:dateUtc="2026-03-16T04:38:00Z"/>
                <w:rFonts w:asciiTheme="majorHAnsi" w:hAnsiTheme="majorHAnsi" w:cstheme="majorHAnsi"/>
                <w:sz w:val="20"/>
                <w:szCs w:val="20"/>
              </w:rPr>
            </w:pPr>
            <w:ins w:id="5811" w:author="Christina Sun" w:date="2026-03-15T21:38:00Z" w16du:dateUtc="2026-03-16T04:38:00Z">
              <w:r w:rsidRPr="001B2966">
                <w:rPr>
                  <w:rFonts w:asciiTheme="majorHAnsi" w:hAnsiTheme="majorHAnsi" w:cstheme="majorHAnsi"/>
                  <w:sz w:val="20"/>
                  <w:szCs w:val="20"/>
                </w:rPr>
                <w:t>Yes</w:t>
              </w:r>
            </w:ins>
          </w:p>
        </w:tc>
      </w:tr>
    </w:tbl>
    <w:p w14:paraId="7CCB30FE" w14:textId="77777777" w:rsidR="00BD732D" w:rsidRPr="001B2966" w:rsidRDefault="00BD732D" w:rsidP="00BD732D">
      <w:pPr>
        <w:rPr>
          <w:ins w:id="5812" w:author="Christina Sun" w:date="2026-03-15T21:38:00Z" w16du:dateUtc="2026-03-16T04:38:00Z"/>
          <w:rFonts w:asciiTheme="majorHAnsi" w:hAnsiTheme="majorHAnsi" w:cstheme="majorHAnsi"/>
          <w:sz w:val="20"/>
          <w:szCs w:val="20"/>
        </w:rPr>
      </w:pPr>
      <w:ins w:id="5813" w:author="Christina Sun" w:date="2026-03-15T21:38:00Z" w16du:dateUtc="2026-03-16T04:38:00Z">
        <w:r w:rsidRPr="001B2966">
          <w:rPr>
            <w:rFonts w:asciiTheme="majorHAnsi" w:hAnsiTheme="majorHAnsi" w:cstheme="majorHAnsi"/>
            <w:i/>
            <w:iCs/>
            <w:sz w:val="20"/>
            <w:szCs w:val="20"/>
          </w:rPr>
          <w:t>Note</w:t>
        </w:r>
        <w:r>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Pr>
            <w:rFonts w:asciiTheme="majorHAnsi" w:hAnsiTheme="majorHAnsi" w:cstheme="majorHAnsi"/>
            <w:sz w:val="20"/>
            <w:szCs w:val="20"/>
          </w:rPr>
          <w:t>.</w:t>
        </w:r>
      </w:ins>
    </w:p>
    <w:p w14:paraId="1A2375B0" w14:textId="77777777" w:rsidR="00BD732D" w:rsidRPr="001B2966" w:rsidRDefault="00BD732D" w:rsidP="00BD732D">
      <w:pPr>
        <w:spacing w:after="240" w:line="360" w:lineRule="auto"/>
        <w:rPr>
          <w:ins w:id="5814" w:author="Christina Sun" w:date="2026-03-15T21:38:00Z" w16du:dateUtc="2026-03-16T04:38:00Z"/>
          <w:rFonts w:asciiTheme="majorHAnsi" w:hAnsiTheme="majorHAnsi" w:cstheme="majorHAnsi"/>
          <w:sz w:val="20"/>
          <w:szCs w:val="20"/>
        </w:rPr>
      </w:pPr>
      <w:ins w:id="5815" w:author="Christina Sun" w:date="2026-03-15T21:38:00Z" w16du:dateUtc="2026-03-16T04:38:00Z">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ins>
    </w:p>
    <w:p w14:paraId="6C316550" w14:textId="7862CB3F" w:rsidR="00020A7C" w:rsidRDefault="00020A7C">
      <w:pPr>
        <w:rPr>
          <w:ins w:id="5816" w:author="Christina Sun" w:date="2026-03-15T21:49:00Z" w16du:dateUtc="2026-03-16T04:49:00Z"/>
          <w:rFonts w:asciiTheme="majorHAnsi" w:hAnsiTheme="majorHAnsi" w:cstheme="majorHAnsi"/>
        </w:rPr>
      </w:pPr>
      <w:ins w:id="5817" w:author="Christina Sun" w:date="2026-03-15T21:49:00Z" w16du:dateUtc="2026-03-16T04:49:00Z">
        <w:r>
          <w:rPr>
            <w:rFonts w:asciiTheme="majorHAnsi" w:hAnsiTheme="majorHAnsi" w:cstheme="majorHAnsi"/>
          </w:rPr>
          <w:br w:type="page"/>
        </w:r>
      </w:ins>
    </w:p>
    <w:p w14:paraId="011C21B5" w14:textId="1400B372" w:rsidR="005C1AB6" w:rsidRPr="00EA3D8D" w:rsidRDefault="00020A7C" w:rsidP="00EA3D8D">
      <w:pPr>
        <w:spacing w:line="360" w:lineRule="auto"/>
        <w:jc w:val="center"/>
        <w:rPr>
          <w:ins w:id="5818" w:author="Christina Sun" w:date="2026-03-15T21:49:00Z" w16du:dateUtc="2026-03-16T04:49:00Z"/>
          <w:rFonts w:asciiTheme="majorHAnsi" w:hAnsiTheme="majorHAnsi" w:cstheme="majorHAnsi"/>
          <w:b/>
          <w:bCs/>
          <w:rPrChange w:id="5819" w:author="Christina Sun" w:date="2026-03-15T22:00:00Z" w16du:dateUtc="2026-03-16T05:00:00Z">
            <w:rPr>
              <w:ins w:id="5820" w:author="Christina Sun" w:date="2026-03-15T21:49:00Z" w16du:dateUtc="2026-03-16T04:49:00Z"/>
              <w:rFonts w:asciiTheme="majorHAnsi" w:hAnsiTheme="majorHAnsi" w:cstheme="majorHAnsi"/>
            </w:rPr>
          </w:rPrChange>
        </w:rPr>
        <w:pPrChange w:id="5821" w:author="Christina Sun" w:date="2026-03-15T22:00:00Z" w16du:dateUtc="2026-03-16T05:00:00Z">
          <w:pPr>
            <w:spacing w:line="360" w:lineRule="auto"/>
          </w:pPr>
        </w:pPrChange>
      </w:pPr>
      <w:ins w:id="5822" w:author="Christina Sun" w:date="2026-03-15T21:49:00Z" w16du:dateUtc="2026-03-16T04:49:00Z">
        <w:r w:rsidRPr="00EA3D8D">
          <w:rPr>
            <w:rFonts w:asciiTheme="majorHAnsi" w:hAnsiTheme="majorHAnsi" w:cstheme="majorHAnsi"/>
            <w:b/>
            <w:bCs/>
            <w:rPrChange w:id="5823" w:author="Christina Sun" w:date="2026-03-15T22:00:00Z" w16du:dateUtc="2026-03-16T05:00:00Z">
              <w:rPr>
                <w:rFonts w:asciiTheme="majorHAnsi" w:hAnsiTheme="majorHAnsi" w:cstheme="majorHAnsi"/>
              </w:rPr>
            </w:rPrChange>
          </w:rPr>
          <w:lastRenderedPageBreak/>
          <w:t>Appendix I</w:t>
        </w:r>
      </w:ins>
      <w:ins w:id="5824" w:author="Christina Sun" w:date="2026-03-15T22:00:00Z" w16du:dateUtc="2026-03-16T05:00:00Z">
        <w:r w:rsidR="00EA3D8D">
          <w:rPr>
            <w:rFonts w:asciiTheme="majorHAnsi" w:hAnsiTheme="majorHAnsi" w:cstheme="majorHAnsi"/>
            <w:b/>
            <w:bCs/>
          </w:rPr>
          <w:t>: Predicted Probabilities of Degree Aspirations</w:t>
        </w:r>
      </w:ins>
    </w:p>
    <w:p w14:paraId="57B67C30" w14:textId="77777777" w:rsidR="00020A7C" w:rsidRDefault="00020A7C" w:rsidP="001B2966">
      <w:pPr>
        <w:spacing w:line="360" w:lineRule="auto"/>
        <w:rPr>
          <w:ins w:id="5825" w:author="Christina Sun" w:date="2026-03-15T21:51:00Z" w16du:dateUtc="2026-03-16T04:51:00Z"/>
          <w:rFonts w:asciiTheme="majorHAnsi" w:hAnsiTheme="majorHAnsi" w:cstheme="majorHAnsi"/>
        </w:rPr>
      </w:pPr>
    </w:p>
    <w:p w14:paraId="44660131" w14:textId="4F7CA883" w:rsidR="00A00541" w:rsidRPr="001B2966" w:rsidRDefault="00A00541" w:rsidP="00A00541">
      <w:pPr>
        <w:spacing w:line="360" w:lineRule="auto"/>
        <w:rPr>
          <w:ins w:id="5826" w:author="Christina Sun" w:date="2026-03-15T21:51:00Z" w16du:dateUtc="2026-03-16T04:51:00Z"/>
          <w:rFonts w:asciiTheme="majorHAnsi" w:hAnsiTheme="majorHAnsi" w:cstheme="majorHAnsi"/>
          <w:b/>
          <w:bCs/>
        </w:rPr>
      </w:pPr>
      <w:ins w:id="5827" w:author="Christina Sun" w:date="2026-03-15T21:51:00Z" w16du:dateUtc="2026-03-16T04:51:00Z">
        <w:r>
          <w:rPr>
            <w:rFonts w:asciiTheme="majorHAnsi" w:hAnsiTheme="majorHAnsi" w:cstheme="majorHAnsi"/>
            <w:b/>
            <w:bCs/>
          </w:rPr>
          <w:t>Figure I1</w:t>
        </w:r>
      </w:ins>
    </w:p>
    <w:p w14:paraId="28E25DCC" w14:textId="66DA2D38" w:rsidR="00A00541" w:rsidRDefault="00A00541" w:rsidP="00A00541">
      <w:pPr>
        <w:spacing w:line="360" w:lineRule="auto"/>
        <w:rPr>
          <w:ins w:id="5828" w:author="Christina Sun" w:date="2026-03-15T21:52:00Z" w16du:dateUtc="2026-03-16T04:52:00Z"/>
          <w:rFonts w:asciiTheme="majorHAnsi" w:hAnsiTheme="majorHAnsi" w:cstheme="majorHAnsi"/>
          <w:i/>
          <w:iCs/>
        </w:rPr>
      </w:pPr>
      <w:ins w:id="5829" w:author="Christina Sun" w:date="2026-03-15T21:51:00Z" w16du:dateUtc="2026-03-16T04:51:00Z">
        <w:r>
          <w:rPr>
            <w:rFonts w:asciiTheme="majorHAnsi" w:hAnsiTheme="majorHAnsi" w:cstheme="majorHAnsi"/>
            <w:i/>
            <w:iCs/>
          </w:rPr>
          <w:t xml:space="preserve">Predicted </w:t>
        </w:r>
      </w:ins>
      <w:ins w:id="5830" w:author="Christina Sun" w:date="2026-03-15T21:52:00Z" w16du:dateUtc="2026-03-16T04:52:00Z">
        <w:r>
          <w:rPr>
            <w:rFonts w:asciiTheme="majorHAnsi" w:hAnsiTheme="majorHAnsi" w:cstheme="majorHAnsi"/>
            <w:i/>
            <w:iCs/>
          </w:rPr>
          <w:t>Probability of Degree Aspirations by Gender Identity, Evaluated at Sample Means</w:t>
        </w:r>
      </w:ins>
    </w:p>
    <w:p w14:paraId="2008517C" w14:textId="3FED2070" w:rsidR="00A00541" w:rsidRDefault="00A00541" w:rsidP="00FC4653">
      <w:pPr>
        <w:spacing w:line="360" w:lineRule="auto"/>
        <w:jc w:val="center"/>
        <w:rPr>
          <w:ins w:id="5831" w:author="Christina Sun" w:date="2026-03-15T21:52:00Z" w16du:dateUtc="2026-03-16T04:52:00Z"/>
          <w:rFonts w:asciiTheme="majorHAnsi" w:hAnsiTheme="majorHAnsi" w:cstheme="majorHAnsi"/>
          <w:i/>
          <w:iCs/>
        </w:rPr>
      </w:pPr>
      <w:ins w:id="5832" w:author="Christina Sun" w:date="2026-03-15T21:52:00Z" w16du:dateUtc="2026-03-16T04:52:00Z">
        <w:r>
          <w:rPr>
            <w:rFonts w:asciiTheme="majorHAnsi" w:hAnsiTheme="majorHAnsi" w:cstheme="majorHAnsi"/>
            <w:noProof/>
          </w:rPr>
          <w:drawing>
            <wp:inline distT="0" distB="0" distL="0" distR="0" wp14:anchorId="070232B8" wp14:editId="575D0333">
              <wp:extent cx="5489039" cy="3657600"/>
              <wp:effectExtent l="0" t="0" r="0" b="0"/>
              <wp:docPr id="225026159" name="Picture 10"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6159" name="Picture 10" descr="A graph of a number of peopl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9039" cy="3657600"/>
                      </a:xfrm>
                      <a:prstGeom prst="rect">
                        <a:avLst/>
                      </a:prstGeom>
                    </pic:spPr>
                  </pic:pic>
                </a:graphicData>
              </a:graphic>
            </wp:inline>
          </w:drawing>
        </w:r>
      </w:ins>
    </w:p>
    <w:p w14:paraId="6A196E37" w14:textId="77777777" w:rsidR="00693DF5" w:rsidRPr="00806A88" w:rsidRDefault="00693DF5" w:rsidP="00693DF5">
      <w:pPr>
        <w:spacing w:line="360" w:lineRule="auto"/>
        <w:rPr>
          <w:ins w:id="5833" w:author="Christina Sun" w:date="2026-03-15T21:55:00Z" w16du:dateUtc="2026-03-16T04:55:00Z"/>
          <w:rFonts w:asciiTheme="majorHAnsi" w:hAnsiTheme="majorHAnsi" w:cstheme="majorHAnsi"/>
          <w:sz w:val="20"/>
          <w:szCs w:val="20"/>
        </w:rPr>
      </w:pPr>
      <w:ins w:id="5834" w:author="Christina Sun" w:date="2026-03-15T21:55:00Z" w16du:dateUtc="2026-03-16T04:55:00Z">
        <w:r w:rsidRPr="00806A88">
          <w:rPr>
            <w:rFonts w:asciiTheme="majorHAnsi" w:hAnsiTheme="majorHAnsi" w:cstheme="majorHAnsi"/>
            <w:i/>
            <w:iCs/>
            <w:sz w:val="20"/>
            <w:szCs w:val="20"/>
          </w:rPr>
          <w:t>Note</w:t>
        </w:r>
        <w:r w:rsidRPr="00806A88">
          <w:rPr>
            <w:rFonts w:asciiTheme="majorHAnsi" w:hAnsiTheme="majorHAnsi" w:cstheme="majorHAnsi"/>
            <w:sz w:val="20"/>
            <w:szCs w:val="20"/>
          </w:rPr>
          <w:t>: Controlling for demographics (race/ethnicity and parent education).</w:t>
        </w:r>
      </w:ins>
    </w:p>
    <w:p w14:paraId="3E89DB71" w14:textId="0AB683F6" w:rsidR="00FC4653" w:rsidRDefault="00FC4653">
      <w:pPr>
        <w:rPr>
          <w:ins w:id="5835" w:author="Christina Sun" w:date="2026-03-15T21:52:00Z" w16du:dateUtc="2026-03-16T04:52:00Z"/>
          <w:rFonts w:asciiTheme="majorHAnsi" w:hAnsiTheme="majorHAnsi" w:cstheme="majorHAnsi"/>
          <w:i/>
          <w:iCs/>
        </w:rPr>
      </w:pPr>
      <w:ins w:id="5836" w:author="Christina Sun" w:date="2026-03-15T21:52:00Z" w16du:dateUtc="2026-03-16T04:52:00Z">
        <w:r>
          <w:rPr>
            <w:rFonts w:asciiTheme="majorHAnsi" w:hAnsiTheme="majorHAnsi" w:cstheme="majorHAnsi"/>
            <w:i/>
            <w:iCs/>
          </w:rPr>
          <w:br w:type="page"/>
        </w:r>
      </w:ins>
    </w:p>
    <w:p w14:paraId="09A44EE0" w14:textId="0ADC7D1A" w:rsidR="00FC4653" w:rsidRPr="001B2966" w:rsidRDefault="00FC4653" w:rsidP="00FC4653">
      <w:pPr>
        <w:spacing w:line="360" w:lineRule="auto"/>
        <w:rPr>
          <w:ins w:id="5837" w:author="Christina Sun" w:date="2026-03-15T21:52:00Z" w16du:dateUtc="2026-03-16T04:52:00Z"/>
          <w:rFonts w:asciiTheme="majorHAnsi" w:hAnsiTheme="majorHAnsi" w:cstheme="majorHAnsi"/>
          <w:b/>
          <w:bCs/>
        </w:rPr>
      </w:pPr>
      <w:ins w:id="5838" w:author="Christina Sun" w:date="2026-03-15T21:52:00Z" w16du:dateUtc="2026-03-16T04:52:00Z">
        <w:r>
          <w:rPr>
            <w:rFonts w:asciiTheme="majorHAnsi" w:hAnsiTheme="majorHAnsi" w:cstheme="majorHAnsi"/>
            <w:b/>
            <w:bCs/>
          </w:rPr>
          <w:lastRenderedPageBreak/>
          <w:t>Figure I</w:t>
        </w:r>
        <w:r>
          <w:rPr>
            <w:rFonts w:asciiTheme="majorHAnsi" w:hAnsiTheme="majorHAnsi" w:cstheme="majorHAnsi"/>
            <w:b/>
            <w:bCs/>
          </w:rPr>
          <w:t>2</w:t>
        </w:r>
      </w:ins>
    </w:p>
    <w:p w14:paraId="2223D54F" w14:textId="7A291FAA" w:rsidR="00D26BAA" w:rsidRDefault="003018AE" w:rsidP="00FC4653">
      <w:pPr>
        <w:spacing w:line="360" w:lineRule="auto"/>
        <w:rPr>
          <w:ins w:id="5839" w:author="Christina Sun" w:date="2026-03-15T21:53:00Z" w16du:dateUtc="2026-03-16T04:53:00Z"/>
          <w:rFonts w:asciiTheme="majorHAnsi" w:hAnsiTheme="majorHAnsi" w:cstheme="majorHAnsi"/>
          <w:i/>
          <w:iCs/>
        </w:rPr>
      </w:pPr>
      <w:ins w:id="5840" w:author="Christina Sun" w:date="2026-03-15T21:54:00Z" w16du:dateUtc="2026-03-16T04:54:00Z">
        <w:r>
          <w:rPr>
            <w:rFonts w:asciiTheme="majorHAnsi" w:hAnsiTheme="majorHAnsi" w:cstheme="majorHAnsi"/>
            <w:i/>
            <w:iCs/>
          </w:rPr>
          <w:t xml:space="preserve">Adjusted </w:t>
        </w:r>
      </w:ins>
      <w:ins w:id="5841" w:author="Christina Sun" w:date="2026-03-15T21:52:00Z" w16du:dateUtc="2026-03-16T04:52:00Z">
        <w:r w:rsidR="00FC4653">
          <w:rPr>
            <w:rFonts w:asciiTheme="majorHAnsi" w:hAnsiTheme="majorHAnsi" w:cstheme="majorHAnsi"/>
            <w:i/>
            <w:iCs/>
          </w:rPr>
          <w:t xml:space="preserve">Predicted Probability of Degree Aspirations by </w:t>
        </w:r>
        <w:r w:rsidR="007A1126">
          <w:rPr>
            <w:rFonts w:asciiTheme="majorHAnsi" w:hAnsiTheme="majorHAnsi" w:cstheme="majorHAnsi"/>
            <w:i/>
            <w:iCs/>
          </w:rPr>
          <w:t>Sexual Or</w:t>
        </w:r>
      </w:ins>
      <w:ins w:id="5842" w:author="Christina Sun" w:date="2026-03-15T21:53:00Z" w16du:dateUtc="2026-03-16T04:53:00Z">
        <w:r w:rsidR="007A1126">
          <w:rPr>
            <w:rFonts w:asciiTheme="majorHAnsi" w:hAnsiTheme="majorHAnsi" w:cstheme="majorHAnsi"/>
            <w:i/>
            <w:iCs/>
          </w:rPr>
          <w:t>ientation</w:t>
        </w:r>
      </w:ins>
      <w:ins w:id="5843" w:author="Christina Sun" w:date="2026-03-15T21:52:00Z" w16du:dateUtc="2026-03-16T04:52:00Z">
        <w:r w:rsidR="00FC4653">
          <w:rPr>
            <w:rFonts w:asciiTheme="majorHAnsi" w:hAnsiTheme="majorHAnsi" w:cstheme="majorHAnsi"/>
            <w:i/>
            <w:iCs/>
          </w:rPr>
          <w:t>, Evaluated at Sample Means</w:t>
        </w:r>
      </w:ins>
    </w:p>
    <w:p w14:paraId="1481E55F" w14:textId="1DEA2805" w:rsidR="00D26BAA" w:rsidRDefault="00D26BAA" w:rsidP="00D26BAA">
      <w:pPr>
        <w:spacing w:line="360" w:lineRule="auto"/>
        <w:jc w:val="center"/>
        <w:rPr>
          <w:ins w:id="5844" w:author="Christina Sun" w:date="2026-03-15T21:52:00Z" w16du:dateUtc="2026-03-16T04:52:00Z"/>
          <w:rFonts w:asciiTheme="majorHAnsi" w:hAnsiTheme="majorHAnsi" w:cstheme="majorHAnsi"/>
          <w:i/>
          <w:iCs/>
        </w:rPr>
        <w:pPrChange w:id="5845" w:author="Christina Sun" w:date="2026-03-15T21:53:00Z" w16du:dateUtc="2026-03-16T04:53:00Z">
          <w:pPr>
            <w:spacing w:line="360" w:lineRule="auto"/>
          </w:pPr>
        </w:pPrChange>
      </w:pPr>
      <w:ins w:id="5846" w:author="Christina Sun" w:date="2026-03-15T21:53:00Z" w16du:dateUtc="2026-03-16T04:53:00Z">
        <w:r>
          <w:rPr>
            <w:rFonts w:asciiTheme="majorHAnsi" w:hAnsiTheme="majorHAnsi" w:cstheme="majorHAnsi"/>
            <w:noProof/>
          </w:rPr>
          <w:drawing>
            <wp:inline distT="0" distB="0" distL="0" distR="0" wp14:anchorId="3B0E1392" wp14:editId="1A2F6823">
              <wp:extent cx="5489039" cy="3657600"/>
              <wp:effectExtent l="0" t="0" r="0" b="0"/>
              <wp:docPr id="275221566" name="Picture 1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566" name="Picture 11" descr="A graph of a number of peopl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9039" cy="3657600"/>
                      </a:xfrm>
                      <a:prstGeom prst="rect">
                        <a:avLst/>
                      </a:prstGeom>
                    </pic:spPr>
                  </pic:pic>
                </a:graphicData>
              </a:graphic>
            </wp:inline>
          </w:drawing>
        </w:r>
      </w:ins>
    </w:p>
    <w:p w14:paraId="061C4B24" w14:textId="0262D9EE" w:rsidR="00693DF5" w:rsidRPr="00806A88" w:rsidRDefault="00693DF5" w:rsidP="00693DF5">
      <w:pPr>
        <w:spacing w:line="360" w:lineRule="auto"/>
        <w:rPr>
          <w:ins w:id="5847" w:author="Christina Sun" w:date="2026-03-15T21:55:00Z" w16du:dateUtc="2026-03-16T04:55:00Z"/>
          <w:rFonts w:asciiTheme="majorHAnsi" w:hAnsiTheme="majorHAnsi" w:cstheme="majorHAnsi"/>
          <w:sz w:val="20"/>
          <w:szCs w:val="20"/>
        </w:rPr>
      </w:pPr>
      <w:ins w:id="5848" w:author="Christina Sun" w:date="2026-03-15T21:55:00Z" w16du:dateUtc="2026-03-16T04:55:00Z">
        <w:r w:rsidRPr="00806A88">
          <w:rPr>
            <w:rFonts w:asciiTheme="majorHAnsi" w:hAnsiTheme="majorHAnsi" w:cstheme="majorHAnsi"/>
            <w:i/>
            <w:iCs/>
            <w:sz w:val="20"/>
            <w:szCs w:val="20"/>
          </w:rPr>
          <w:t>Note</w:t>
        </w:r>
        <w:r w:rsidRPr="00806A88">
          <w:rPr>
            <w:rFonts w:asciiTheme="majorHAnsi" w:hAnsiTheme="majorHAnsi" w:cstheme="majorHAnsi"/>
            <w:sz w:val="20"/>
            <w:szCs w:val="20"/>
          </w:rPr>
          <w:t>: Controlling for demographics (race/ethnicity and parent education).</w:t>
        </w:r>
      </w:ins>
    </w:p>
    <w:p w14:paraId="2540D5B1" w14:textId="77777777" w:rsidR="00D26BAA" w:rsidRDefault="00D26BAA" w:rsidP="00A00541">
      <w:pPr>
        <w:spacing w:line="360" w:lineRule="auto"/>
        <w:rPr>
          <w:ins w:id="5849" w:author="Christina Sun" w:date="2026-03-15T21:53:00Z" w16du:dateUtc="2026-03-16T04:53:00Z"/>
          <w:rFonts w:asciiTheme="majorHAnsi" w:hAnsiTheme="majorHAnsi" w:cstheme="majorHAnsi"/>
        </w:rPr>
      </w:pPr>
    </w:p>
    <w:p w14:paraId="71F73AF5" w14:textId="77777777" w:rsidR="00D26BAA" w:rsidRDefault="00D26BAA">
      <w:pPr>
        <w:rPr>
          <w:ins w:id="5850" w:author="Christina Sun" w:date="2026-03-15T21:53:00Z" w16du:dateUtc="2026-03-16T04:53:00Z"/>
          <w:rFonts w:asciiTheme="majorHAnsi" w:hAnsiTheme="majorHAnsi" w:cstheme="majorHAnsi"/>
          <w:b/>
          <w:bCs/>
        </w:rPr>
      </w:pPr>
      <w:ins w:id="5851" w:author="Christina Sun" w:date="2026-03-15T21:53:00Z" w16du:dateUtc="2026-03-16T04:53:00Z">
        <w:r>
          <w:rPr>
            <w:rFonts w:asciiTheme="majorHAnsi" w:hAnsiTheme="majorHAnsi" w:cstheme="majorHAnsi"/>
            <w:b/>
            <w:bCs/>
          </w:rPr>
          <w:br w:type="page"/>
        </w:r>
      </w:ins>
    </w:p>
    <w:p w14:paraId="1C6380F7" w14:textId="354CAAB9" w:rsidR="00D26BAA" w:rsidRPr="001B2966" w:rsidRDefault="00D26BAA" w:rsidP="00D26BAA">
      <w:pPr>
        <w:spacing w:line="360" w:lineRule="auto"/>
        <w:rPr>
          <w:ins w:id="5852" w:author="Christina Sun" w:date="2026-03-15T21:53:00Z" w16du:dateUtc="2026-03-16T04:53:00Z"/>
          <w:rFonts w:asciiTheme="majorHAnsi" w:hAnsiTheme="majorHAnsi" w:cstheme="majorHAnsi"/>
          <w:b/>
          <w:bCs/>
        </w:rPr>
      </w:pPr>
      <w:ins w:id="5853" w:author="Christina Sun" w:date="2026-03-15T21:53:00Z" w16du:dateUtc="2026-03-16T04:53:00Z">
        <w:r>
          <w:rPr>
            <w:rFonts w:asciiTheme="majorHAnsi" w:hAnsiTheme="majorHAnsi" w:cstheme="majorHAnsi"/>
            <w:b/>
            <w:bCs/>
          </w:rPr>
          <w:lastRenderedPageBreak/>
          <w:t>Figure I</w:t>
        </w:r>
        <w:r>
          <w:rPr>
            <w:rFonts w:asciiTheme="majorHAnsi" w:hAnsiTheme="majorHAnsi" w:cstheme="majorHAnsi"/>
            <w:b/>
            <w:bCs/>
          </w:rPr>
          <w:t>3</w:t>
        </w:r>
      </w:ins>
    </w:p>
    <w:p w14:paraId="587D91C2" w14:textId="6896CDA7" w:rsidR="00D26BAA" w:rsidRDefault="00EB3E9C" w:rsidP="00D26BAA">
      <w:pPr>
        <w:spacing w:line="360" w:lineRule="auto"/>
        <w:rPr>
          <w:ins w:id="5854" w:author="Christina Sun" w:date="2026-03-15T21:53:00Z" w16du:dateUtc="2026-03-16T04:53:00Z"/>
          <w:rFonts w:asciiTheme="majorHAnsi" w:hAnsiTheme="majorHAnsi" w:cstheme="majorHAnsi"/>
          <w:i/>
          <w:iCs/>
        </w:rPr>
      </w:pPr>
      <w:ins w:id="5855" w:author="Christina Sun" w:date="2026-03-15T21:54:00Z" w16du:dateUtc="2026-03-16T04:54:00Z">
        <w:r>
          <w:rPr>
            <w:rFonts w:asciiTheme="majorHAnsi" w:hAnsiTheme="majorHAnsi" w:cstheme="majorHAnsi"/>
            <w:i/>
            <w:iCs/>
          </w:rPr>
          <w:t xml:space="preserve">Adjusted </w:t>
        </w:r>
      </w:ins>
      <w:ins w:id="5856" w:author="Christina Sun" w:date="2026-03-15T21:53:00Z" w16du:dateUtc="2026-03-16T04:53:00Z">
        <w:r w:rsidR="00D26BAA">
          <w:rPr>
            <w:rFonts w:asciiTheme="majorHAnsi" w:hAnsiTheme="majorHAnsi" w:cstheme="majorHAnsi"/>
            <w:i/>
            <w:iCs/>
          </w:rPr>
          <w:t>Predicted Probability of Degree Aspirations by Sexual Orientation, Evaluated at Sample Means</w:t>
        </w:r>
      </w:ins>
      <w:ins w:id="5857" w:author="Christina Sun" w:date="2026-03-15T21:55:00Z" w16du:dateUtc="2026-03-16T04:55:00Z">
        <w:r w:rsidR="0014770C">
          <w:rPr>
            <w:rFonts w:asciiTheme="majorHAnsi" w:hAnsiTheme="majorHAnsi" w:cstheme="majorHAnsi"/>
            <w:i/>
            <w:iCs/>
          </w:rPr>
          <w:t>, Controlling for Assigned Sex at Birth</w:t>
        </w:r>
      </w:ins>
    </w:p>
    <w:p w14:paraId="0B614305" w14:textId="78E28623" w:rsidR="00020A7C" w:rsidRDefault="00020A7C" w:rsidP="002A1697">
      <w:pPr>
        <w:spacing w:line="360" w:lineRule="auto"/>
        <w:jc w:val="center"/>
        <w:rPr>
          <w:ins w:id="5858" w:author="Christina Sun" w:date="2026-03-15T21:54:00Z" w16du:dateUtc="2026-03-16T04:54:00Z"/>
          <w:rFonts w:asciiTheme="majorHAnsi" w:hAnsiTheme="majorHAnsi" w:cstheme="majorHAnsi"/>
        </w:rPr>
        <w:pPrChange w:id="5859" w:author="Christina Sun" w:date="2026-03-15T21:56:00Z" w16du:dateUtc="2026-03-16T04:56:00Z">
          <w:pPr>
            <w:spacing w:line="360" w:lineRule="auto"/>
          </w:pPr>
        </w:pPrChange>
      </w:pPr>
      <w:ins w:id="5860" w:author="Christina Sun" w:date="2026-03-15T21:49:00Z" w16du:dateUtc="2026-03-16T04:49:00Z">
        <w:r>
          <w:rPr>
            <w:rFonts w:asciiTheme="majorHAnsi" w:hAnsiTheme="majorHAnsi" w:cstheme="majorHAnsi"/>
            <w:noProof/>
          </w:rPr>
          <w:drawing>
            <wp:inline distT="0" distB="0" distL="0" distR="0" wp14:anchorId="461AC7FA" wp14:editId="4B85CADD">
              <wp:extent cx="5489039" cy="3657600"/>
              <wp:effectExtent l="0" t="0" r="0" b="0"/>
              <wp:docPr id="2033411400" name="Picture 1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1400" name="Picture 12" descr="A graph of a number of peopl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9039" cy="3657600"/>
                      </a:xfrm>
                      <a:prstGeom prst="rect">
                        <a:avLst/>
                      </a:prstGeom>
                    </pic:spPr>
                  </pic:pic>
                </a:graphicData>
              </a:graphic>
            </wp:inline>
          </w:drawing>
        </w:r>
      </w:ins>
    </w:p>
    <w:p w14:paraId="7FA87364" w14:textId="00DD051B" w:rsidR="00A219C7" w:rsidRPr="00A219C7" w:rsidRDefault="00A219C7" w:rsidP="00A00541">
      <w:pPr>
        <w:spacing w:line="360" w:lineRule="auto"/>
        <w:rPr>
          <w:rFonts w:asciiTheme="majorHAnsi" w:hAnsiTheme="majorHAnsi" w:cstheme="majorHAnsi"/>
          <w:sz w:val="20"/>
          <w:szCs w:val="20"/>
          <w:rPrChange w:id="5861" w:author="Christina Sun" w:date="2026-03-15T21:55:00Z" w16du:dateUtc="2026-03-16T04:55:00Z">
            <w:rPr>
              <w:rFonts w:asciiTheme="majorHAnsi" w:hAnsiTheme="majorHAnsi" w:cstheme="majorHAnsi"/>
            </w:rPr>
          </w:rPrChange>
        </w:rPr>
      </w:pPr>
      <w:ins w:id="5862" w:author="Christina Sun" w:date="2026-03-15T21:54:00Z" w16du:dateUtc="2026-03-16T04:54:00Z">
        <w:r w:rsidRPr="00A219C7">
          <w:rPr>
            <w:rFonts w:asciiTheme="majorHAnsi" w:hAnsiTheme="majorHAnsi" w:cstheme="majorHAnsi"/>
            <w:i/>
            <w:iCs/>
            <w:sz w:val="20"/>
            <w:szCs w:val="20"/>
            <w:rPrChange w:id="5863" w:author="Christina Sun" w:date="2026-03-15T21:55:00Z" w16du:dateUtc="2026-03-16T04:55:00Z">
              <w:rPr>
                <w:rFonts w:asciiTheme="majorHAnsi" w:hAnsiTheme="majorHAnsi" w:cstheme="majorHAnsi"/>
              </w:rPr>
            </w:rPrChange>
          </w:rPr>
          <w:t>Note</w:t>
        </w:r>
        <w:r w:rsidRPr="00A219C7">
          <w:rPr>
            <w:rFonts w:asciiTheme="majorHAnsi" w:hAnsiTheme="majorHAnsi" w:cstheme="majorHAnsi"/>
            <w:sz w:val="20"/>
            <w:szCs w:val="20"/>
            <w:rPrChange w:id="5864" w:author="Christina Sun" w:date="2026-03-15T21:55:00Z" w16du:dateUtc="2026-03-16T04:55:00Z">
              <w:rPr>
                <w:rFonts w:asciiTheme="majorHAnsi" w:hAnsiTheme="majorHAnsi" w:cstheme="majorHAnsi"/>
              </w:rPr>
            </w:rPrChange>
          </w:rPr>
          <w:t xml:space="preserve">: </w:t>
        </w:r>
        <w:r w:rsidRPr="00A219C7">
          <w:rPr>
            <w:rFonts w:asciiTheme="majorHAnsi" w:hAnsiTheme="majorHAnsi" w:cstheme="majorHAnsi"/>
            <w:sz w:val="20"/>
            <w:szCs w:val="20"/>
            <w:rPrChange w:id="5865" w:author="Christina Sun" w:date="2026-03-15T21:55:00Z" w16du:dateUtc="2026-03-16T04:55:00Z">
              <w:rPr>
                <w:rFonts w:asciiTheme="majorHAnsi" w:hAnsiTheme="majorHAnsi" w:cstheme="majorHAnsi"/>
                <w:i/>
                <w:iCs/>
              </w:rPr>
            </w:rPrChange>
          </w:rPr>
          <w:t xml:space="preserve">Controlling for demographics </w:t>
        </w:r>
        <w:r w:rsidRPr="00A219C7">
          <w:rPr>
            <w:rFonts w:asciiTheme="majorHAnsi" w:hAnsiTheme="majorHAnsi" w:cstheme="majorHAnsi"/>
            <w:sz w:val="20"/>
            <w:szCs w:val="20"/>
            <w:rPrChange w:id="5866" w:author="Christina Sun" w:date="2026-03-15T21:55:00Z" w16du:dateUtc="2026-03-16T04:55:00Z">
              <w:rPr>
                <w:rFonts w:asciiTheme="majorHAnsi" w:hAnsiTheme="majorHAnsi" w:cstheme="majorHAnsi"/>
                <w:i/>
                <w:iCs/>
              </w:rPr>
            </w:rPrChange>
          </w:rPr>
          <w:t xml:space="preserve">(race/ethnicity and parent education) </w:t>
        </w:r>
        <w:r w:rsidRPr="00A219C7">
          <w:rPr>
            <w:rFonts w:asciiTheme="majorHAnsi" w:hAnsiTheme="majorHAnsi" w:cstheme="majorHAnsi"/>
            <w:sz w:val="20"/>
            <w:szCs w:val="20"/>
            <w:rPrChange w:id="5867" w:author="Christina Sun" w:date="2026-03-15T21:55:00Z" w16du:dateUtc="2026-03-16T04:55:00Z">
              <w:rPr>
                <w:rFonts w:asciiTheme="majorHAnsi" w:hAnsiTheme="majorHAnsi" w:cstheme="majorHAnsi"/>
                <w:i/>
                <w:iCs/>
              </w:rPr>
            </w:rPrChange>
          </w:rPr>
          <w:t>and assigned sex at birth</w:t>
        </w:r>
        <w:r w:rsidRPr="00A219C7">
          <w:rPr>
            <w:rFonts w:asciiTheme="majorHAnsi" w:hAnsiTheme="majorHAnsi" w:cstheme="majorHAnsi"/>
            <w:sz w:val="20"/>
            <w:szCs w:val="20"/>
            <w:rPrChange w:id="5868" w:author="Christina Sun" w:date="2026-03-15T21:55:00Z" w16du:dateUtc="2026-03-16T04:55:00Z">
              <w:rPr>
                <w:rFonts w:asciiTheme="majorHAnsi" w:hAnsiTheme="majorHAnsi" w:cstheme="majorHAnsi"/>
                <w:i/>
                <w:iCs/>
              </w:rPr>
            </w:rPrChange>
          </w:rPr>
          <w:t>.</w:t>
        </w:r>
      </w:ins>
    </w:p>
    <w:sectPr w:rsidR="00A219C7" w:rsidRPr="00A219C7" w:rsidSect="001112D6">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erith Conron" w:date="2026-03-06T12:56:00Z" w:initials="KC">
    <w:p w14:paraId="5564C8C4" w14:textId="77777777" w:rsidR="00384B22" w:rsidRDefault="00384B22" w:rsidP="00384B22">
      <w:pPr>
        <w:pStyle w:val="CommentText"/>
      </w:pPr>
      <w:r>
        <w:rPr>
          <w:rStyle w:val="CommentReference"/>
        </w:rPr>
        <w:annotationRef/>
      </w:r>
      <w:r>
        <w:t>Most of the report focuses on gender identity.  Would make sense to focus exclusively on gender identity?</w:t>
      </w:r>
    </w:p>
    <w:p w14:paraId="1676F14E" w14:textId="77777777" w:rsidR="00384B22" w:rsidRDefault="00384B22" w:rsidP="00384B22">
      <w:pPr>
        <w:pStyle w:val="CommentText"/>
      </w:pPr>
    </w:p>
    <w:p w14:paraId="251A0A54" w14:textId="77777777" w:rsidR="00384B22" w:rsidRDefault="00384B22" w:rsidP="00384B22">
      <w:pPr>
        <w:pStyle w:val="CommentText"/>
      </w:pPr>
      <w:r>
        <w:t>Or, since most gender minority youth are also sexual minorities, look at the data differently? (break the cis boys and cis girls groups out into LGB+ and nonLGB+ groups and leave the trans/gender diverse identity groups as is)</w:t>
      </w:r>
    </w:p>
  </w:comment>
  <w:comment w:id="4" w:author="Alexandria M Hurtt" w:date="2026-03-12T10:29:00Z" w:initials="AMH">
    <w:p w14:paraId="2336FD54" w14:textId="77777777" w:rsidR="005D2EC2" w:rsidRDefault="005D2EC2" w:rsidP="005D2EC2">
      <w:r>
        <w:rPr>
          <w:rStyle w:val="CommentReference"/>
        </w:rPr>
        <w:annotationRef/>
      </w:r>
      <w:r>
        <w:rPr>
          <w:sz w:val="20"/>
          <w:szCs w:val="20"/>
        </w:rPr>
        <w:t>Thank you so much for this suggestion, but we would also like to highlight our results related to SO in this initial report</w:t>
      </w:r>
    </w:p>
  </w:comment>
  <w:comment w:id="25" w:author="Kerith Conron" w:date="2026-03-06T08:01:00Z" w:initials="KC">
    <w:p w14:paraId="65D4A352" w14:textId="77777777" w:rsidR="002155FA" w:rsidRDefault="002155FA" w:rsidP="002155FA">
      <w:pPr>
        <w:pStyle w:val="CommentText"/>
      </w:pPr>
      <w:r>
        <w:rPr>
          <w:rStyle w:val="CommentReference"/>
        </w:rPr>
        <w:annotationRef/>
      </w:r>
      <w:r>
        <w:t>Of experience?</w:t>
      </w:r>
    </w:p>
  </w:comment>
  <w:comment w:id="47" w:author="Kerith Conron" w:date="2026-03-06T11:58:00Z" w:initials="KC">
    <w:p w14:paraId="4E7D6F07" w14:textId="77777777" w:rsidR="00633B98" w:rsidRDefault="001D7C72" w:rsidP="00633B98">
      <w:pPr>
        <w:pStyle w:val="CommentText"/>
      </w:pPr>
      <w:r>
        <w:rPr>
          <w:rStyle w:val="CommentReference"/>
        </w:rPr>
        <w:annotationRef/>
      </w:r>
      <w:r w:rsidR="00633B98">
        <w:t xml:space="preserve">This finding has been documented elsewhere, including California Healthy Kids Survey (see dashboard) and YRBS (see CDC MMWRs by Johns, M. et al). </w:t>
      </w:r>
    </w:p>
    <w:p w14:paraId="3D194EAA" w14:textId="77777777" w:rsidR="00633B98" w:rsidRDefault="00633B98" w:rsidP="00633B98">
      <w:pPr>
        <w:pStyle w:val="CommentText"/>
      </w:pPr>
    </w:p>
    <w:p w14:paraId="0EEB918C" w14:textId="77777777" w:rsidR="00633B98" w:rsidRDefault="00633B98" w:rsidP="00633B98">
      <w:pPr>
        <w:pStyle w:val="CommentText"/>
      </w:pPr>
      <w:r>
        <w:t xml:space="preserve">So, what’s most valuable from this survey is info about specific academic aspirations and interests and, college concerns. </w:t>
      </w:r>
    </w:p>
    <w:p w14:paraId="7E3B6DC4" w14:textId="77777777" w:rsidR="00633B98" w:rsidRDefault="00633B98" w:rsidP="00633B98">
      <w:pPr>
        <w:pStyle w:val="CommentText"/>
      </w:pPr>
    </w:p>
    <w:p w14:paraId="48EEE41A" w14:textId="77777777" w:rsidR="00633B98" w:rsidRDefault="00633B98" w:rsidP="00633B98">
      <w:pPr>
        <w:pStyle w:val="CommentText"/>
      </w:pPr>
      <w:r>
        <w:t>You’ve identified really cool info about fields of interest that could/should be used to educate Deans and Department Chairs about outreach to trans/gender diverse students and shared with large employers (especially those who have DEI positions and interest in creating pipelines to their workplace).</w:t>
      </w:r>
    </w:p>
    <w:p w14:paraId="0FB18281" w14:textId="77777777" w:rsidR="00633B98" w:rsidRDefault="00633B98" w:rsidP="00633B98">
      <w:pPr>
        <w:pStyle w:val="CommentText"/>
      </w:pPr>
    </w:p>
    <w:p w14:paraId="27E8462A" w14:textId="77777777" w:rsidR="00633B98" w:rsidRDefault="00633B98" w:rsidP="00633B98">
      <w:pPr>
        <w:pStyle w:val="CommentText"/>
      </w:pPr>
      <w:r>
        <w:t xml:space="preserve">Another plus of your study is your ability to empirically investigate associations between high school experiences (general and bullying) and specific higher ed goals and college concerns among college-bound students (folks who made it this far). </w:t>
      </w:r>
    </w:p>
    <w:p w14:paraId="14D86EAF" w14:textId="77777777" w:rsidR="00633B98" w:rsidRDefault="00633B98" w:rsidP="00633B98">
      <w:pPr>
        <w:pStyle w:val="CommentText"/>
      </w:pPr>
    </w:p>
    <w:p w14:paraId="750BA802" w14:textId="77777777" w:rsidR="00633B98" w:rsidRDefault="00633B98" w:rsidP="00633B98">
      <w:pPr>
        <w:pStyle w:val="CommentText"/>
      </w:pPr>
      <w:r>
        <w:t>Is there a reason why bullying wasn’t included in the PCA with other high school experiences? It seems an important omission.</w:t>
      </w:r>
    </w:p>
  </w:comment>
  <w:comment w:id="48" w:author="Kerith Conron" w:date="2026-03-06T13:23:00Z" w:initials="KC">
    <w:p w14:paraId="4B383FE3" w14:textId="77777777" w:rsidR="00590810" w:rsidRDefault="00A15A40" w:rsidP="00590810">
      <w:pPr>
        <w:pStyle w:val="CommentText"/>
      </w:pPr>
      <w:r>
        <w:rPr>
          <w:rStyle w:val="CommentReference"/>
        </w:rPr>
        <w:annotationRef/>
      </w:r>
      <w:r w:rsidR="00590810">
        <w:t>It seems like the study aims to examine associations between gender identity and specific academic aspirations (2 year, four year, lifetime) and college concerns among college-bound 12th graders.</w:t>
      </w:r>
    </w:p>
    <w:p w14:paraId="47F7C068" w14:textId="77777777" w:rsidR="00590810" w:rsidRDefault="00590810" w:rsidP="00590810">
      <w:pPr>
        <w:pStyle w:val="CommentText"/>
      </w:pPr>
    </w:p>
    <w:p w14:paraId="069D2090" w14:textId="77777777" w:rsidR="00590810" w:rsidRDefault="00590810" w:rsidP="00590810">
      <w:pPr>
        <w:pStyle w:val="CommentText"/>
      </w:pPr>
      <w:r>
        <w:t xml:space="preserve">Secondarily, it seems like the study is trying to evaluate whether any differences in academic aspirations across GI are at least partially attributable to differences in in high school experiences </w:t>
      </w:r>
      <w:r>
        <w:rPr>
          <w:i/>
          <w:iCs/>
        </w:rPr>
        <w:t xml:space="preserve">and bullying </w:t>
      </w:r>
      <w:r>
        <w:t xml:space="preserve">(among college-bound 12th graders). </w:t>
      </w:r>
    </w:p>
    <w:p w14:paraId="54F6F26D" w14:textId="77777777" w:rsidR="00590810" w:rsidRDefault="00590810" w:rsidP="00590810">
      <w:pPr>
        <w:pStyle w:val="CommentText"/>
      </w:pPr>
    </w:p>
    <w:p w14:paraId="251E9EA3" w14:textId="77777777" w:rsidR="00590810" w:rsidRDefault="00590810" w:rsidP="00590810">
      <w:pPr>
        <w:pStyle w:val="CommentText"/>
      </w:pPr>
      <w:r>
        <w:t>It would be helpful to include specific research questions or hypotheses and a conceptual diagram.</w:t>
      </w:r>
    </w:p>
  </w:comment>
  <w:comment w:id="49" w:author="Alexandria M Hurtt" w:date="2026-03-12T10:35:00Z" w:initials="AMH">
    <w:p w14:paraId="21543448" w14:textId="77777777" w:rsidR="005D2EC2" w:rsidRDefault="005D2EC2" w:rsidP="005D2EC2">
      <w:r>
        <w:rPr>
          <w:rStyle w:val="CommentReference"/>
        </w:rPr>
        <w:annotationRef/>
      </w:r>
      <w:r>
        <w:rPr>
          <w:sz w:val="20"/>
          <w:szCs w:val="20"/>
        </w:rPr>
        <w:t xml:space="preserve">Thank you for your suggestions - we include specific research questions to further clarify but do not include a conceptual diagram at this time </w:t>
      </w:r>
    </w:p>
  </w:comment>
  <w:comment w:id="21" w:author="Kerith Conron" w:date="2026-03-06T08:15:00Z" w:initials="KC">
    <w:p w14:paraId="0974BF3C" w14:textId="77777777" w:rsidR="00CB5315" w:rsidRDefault="003C4DCF" w:rsidP="00CB5315">
      <w:pPr>
        <w:pStyle w:val="CommentText"/>
      </w:pPr>
      <w:r>
        <w:rPr>
          <w:rStyle w:val="CommentReference"/>
        </w:rPr>
        <w:annotationRef/>
      </w:r>
      <w:r w:rsidR="00CB5315">
        <w:t xml:space="preserve">The order in which findings are presented in the abstract is sensible (chronological). It would be helpful to present findings in the results section in the same order. </w:t>
      </w:r>
    </w:p>
  </w:comment>
  <w:comment w:id="22" w:author="Alexandria M Hurtt" w:date="2026-03-12T10:36:00Z" w:initials="AMH">
    <w:p w14:paraId="50ADC764" w14:textId="77777777" w:rsidR="005D2EC2" w:rsidRDefault="005D2EC2" w:rsidP="005D2EC2">
      <w:r>
        <w:rPr>
          <w:rStyle w:val="CommentReference"/>
        </w:rPr>
        <w:annotationRef/>
      </w:r>
      <w:r>
        <w:rPr>
          <w:sz w:val="20"/>
          <w:szCs w:val="20"/>
        </w:rPr>
        <w:t>This is a great suggestion and we have reordered our findings to mirror the abstract</w:t>
      </w:r>
    </w:p>
  </w:comment>
  <w:comment w:id="86" w:author="Kerith Conron" w:date="2026-03-06T13:13:00Z" w:initials="KC">
    <w:p w14:paraId="216CA229" w14:textId="77777777" w:rsidR="00A15A40" w:rsidRDefault="0072235C" w:rsidP="00A15A40">
      <w:pPr>
        <w:pStyle w:val="CommentText"/>
      </w:pPr>
      <w:r>
        <w:rPr>
          <w:rStyle w:val="CommentReference"/>
        </w:rPr>
        <w:annotationRef/>
      </w:r>
      <w:r w:rsidR="00A15A40">
        <w:t>I have a lot of feedback about methods embedded in comments throughout.</w:t>
      </w:r>
    </w:p>
    <w:p w14:paraId="5F95C241" w14:textId="77777777" w:rsidR="00A15A40" w:rsidRDefault="00A15A40" w:rsidP="00A15A40">
      <w:pPr>
        <w:pStyle w:val="CommentText"/>
      </w:pPr>
    </w:p>
    <w:p w14:paraId="0F4A1CC5" w14:textId="77777777" w:rsidR="00A15A40" w:rsidRDefault="00A15A40" w:rsidP="00A15A40">
      <w:pPr>
        <w:pStyle w:val="CommentText"/>
      </w:pPr>
      <w:r>
        <w:t>Some general feedback:</w:t>
      </w:r>
    </w:p>
    <w:p w14:paraId="293E6D49" w14:textId="77777777" w:rsidR="00A15A40" w:rsidRDefault="00A15A40" w:rsidP="00A15A40">
      <w:pPr>
        <w:pStyle w:val="CommentText"/>
      </w:pPr>
    </w:p>
    <w:p w14:paraId="5AF35A71" w14:textId="77777777" w:rsidR="00A15A40" w:rsidRDefault="00A15A40" w:rsidP="00A15A40">
      <w:pPr>
        <w:pStyle w:val="CommentText"/>
        <w:numPr>
          <w:ilvl w:val="0"/>
          <w:numId w:val="3"/>
        </w:numPr>
      </w:pPr>
      <w:r>
        <w:t>Describe all measures in methods</w:t>
      </w:r>
    </w:p>
    <w:p w14:paraId="44E1817C" w14:textId="77777777" w:rsidR="00A15A40" w:rsidRDefault="00A15A40" w:rsidP="00A15A40">
      <w:pPr>
        <w:pStyle w:val="CommentText"/>
        <w:numPr>
          <w:ilvl w:val="0"/>
          <w:numId w:val="3"/>
        </w:numPr>
      </w:pPr>
      <w:r>
        <w:t xml:space="preserve">Be sure that table and figure titles are as informative as possible. </w:t>
      </w:r>
    </w:p>
    <w:p w14:paraId="1A31431F" w14:textId="77777777" w:rsidR="00A15A40" w:rsidRDefault="00A15A40" w:rsidP="00A15A40">
      <w:pPr>
        <w:pStyle w:val="CommentText"/>
        <w:numPr>
          <w:ilvl w:val="0"/>
          <w:numId w:val="3"/>
        </w:numPr>
      </w:pPr>
      <w:r>
        <w:t xml:space="preserve">Present means and 95% confidence intervals for all variables. </w:t>
      </w:r>
    </w:p>
    <w:p w14:paraId="6EE8C444" w14:textId="77777777" w:rsidR="00A15A40" w:rsidRDefault="00A15A40" w:rsidP="00A15A40">
      <w:pPr>
        <w:pStyle w:val="CommentText"/>
        <w:numPr>
          <w:ilvl w:val="0"/>
          <w:numId w:val="3"/>
        </w:numPr>
      </w:pPr>
      <w:r>
        <w:t>Exponentiate logits and present odds ratios and 95 CI</w:t>
      </w:r>
    </w:p>
    <w:p w14:paraId="07C99A22" w14:textId="77777777" w:rsidR="00A15A40" w:rsidRDefault="00A15A40" w:rsidP="00A15A40">
      <w:pPr>
        <w:pStyle w:val="CommentText"/>
        <w:numPr>
          <w:ilvl w:val="0"/>
          <w:numId w:val="3"/>
        </w:numPr>
      </w:pPr>
      <w:r>
        <w:t>Report all numbers to the same decimal place</w:t>
      </w:r>
    </w:p>
  </w:comment>
  <w:comment w:id="87" w:author="Alexandria M Hurtt" w:date="2026-03-12T10:40:00Z" w:initials="AMH">
    <w:p w14:paraId="108727BC" w14:textId="77777777" w:rsidR="00255044" w:rsidRDefault="00255044" w:rsidP="00255044">
      <w:r>
        <w:rPr>
          <w:rStyle w:val="CommentReference"/>
        </w:rPr>
        <w:annotationRef/>
      </w:r>
      <w:r>
        <w:rPr>
          <w:sz w:val="20"/>
          <w:szCs w:val="20"/>
        </w:rPr>
        <w:t>Thank you, we adopt several of these suggestions in our revision (same decimal place, additional testing discussed in a footnote, description of measures)</w:t>
      </w:r>
    </w:p>
  </w:comment>
  <w:comment w:id="99" w:author="Kerith Conron" w:date="2026-03-06T09:29:00Z" w:initials="KC">
    <w:p w14:paraId="3DD6543B" w14:textId="77777777" w:rsidR="001A7CAC" w:rsidRDefault="001A7CAC" w:rsidP="001A7CAC">
      <w:pPr>
        <w:pStyle w:val="CommentText"/>
      </w:pPr>
      <w:r>
        <w:rPr>
          <w:rStyle w:val="CommentReference"/>
        </w:rPr>
        <w:annotationRef/>
      </w:r>
      <w:r>
        <w:t xml:space="preserve">I would love to see more clear statements in the intro about why this study matters – with higher ed leaders and policy makers in mind as readers. </w:t>
      </w:r>
    </w:p>
    <w:p w14:paraId="626A2FCD" w14:textId="77777777" w:rsidR="001A7CAC" w:rsidRDefault="001A7CAC" w:rsidP="001A7CAC">
      <w:pPr>
        <w:pStyle w:val="CommentText"/>
      </w:pPr>
    </w:p>
    <w:p w14:paraId="1B2D2D6E" w14:textId="77777777" w:rsidR="001A7CAC" w:rsidRDefault="001A7CAC" w:rsidP="001A7CAC">
      <w:pPr>
        <w:pStyle w:val="CommentText"/>
      </w:pPr>
      <w:r>
        <w:t xml:space="preserve">Helping students navigate their “situated contexts” is not actionable </w:t>
      </w:r>
    </w:p>
  </w:comment>
  <w:comment w:id="100" w:author="Alexandria M Hurtt" w:date="2026-03-14T22:35:00Z" w:initials="AMH">
    <w:p w14:paraId="0A46B2AB" w14:textId="77777777" w:rsidR="00482F21" w:rsidRDefault="00482F21" w:rsidP="00482F21">
      <w:r>
        <w:rPr>
          <w:rStyle w:val="CommentReference"/>
        </w:rPr>
        <w:annotationRef/>
      </w:r>
      <w:r>
        <w:rPr>
          <w:sz w:val="20"/>
          <w:szCs w:val="20"/>
        </w:rPr>
        <w:t>Revised the bulk of the introduction to more clarify our study aims and purpose</w:t>
      </w:r>
    </w:p>
  </w:comment>
  <w:comment w:id="112" w:author="Kerith Conron" w:date="2026-03-06T09:13:00Z" w:initials="KC">
    <w:p w14:paraId="64004783" w14:textId="722E8D30" w:rsidR="00706FFC" w:rsidRDefault="00706FFC" w:rsidP="00706FFC">
      <w:pPr>
        <w:pStyle w:val="CommentText"/>
      </w:pPr>
      <w:r>
        <w:rPr>
          <w:rStyle w:val="CommentReference"/>
        </w:rPr>
        <w:annotationRef/>
      </w:r>
      <w:r>
        <w:t>Save for discussion section.</w:t>
      </w:r>
    </w:p>
  </w:comment>
  <w:comment w:id="113" w:author="Kerith Conron" w:date="2026-03-06T09:18:00Z" w:initials="KC">
    <w:p w14:paraId="4F97FF87" w14:textId="77777777" w:rsidR="00331823" w:rsidRDefault="00AB77EF" w:rsidP="00331823">
      <w:pPr>
        <w:pStyle w:val="CommentText"/>
      </w:pPr>
      <w:r>
        <w:rPr>
          <w:rStyle w:val="CommentReference"/>
        </w:rPr>
        <w:annotationRef/>
      </w:r>
      <w:r w:rsidR="00331823">
        <w:t xml:space="preserve">It would be helpful to list a few findings and recs specific to each gender identity group (or (at least the trans/gender diverse groups) in findings, the discussion, and in an executive summary. </w:t>
      </w:r>
    </w:p>
  </w:comment>
  <w:comment w:id="114" w:author="Alexandria M Hurtt" w:date="2026-03-12T10:58:00Z" w:initials="AMH">
    <w:p w14:paraId="3170E2AD" w14:textId="77777777" w:rsidR="00C9417F" w:rsidRDefault="00C9417F" w:rsidP="00C9417F">
      <w:r>
        <w:rPr>
          <w:rStyle w:val="CommentReference"/>
        </w:rPr>
        <w:annotationRef/>
      </w:r>
      <w:r>
        <w:rPr>
          <w:sz w:val="20"/>
          <w:szCs w:val="20"/>
        </w:rPr>
        <w:t>We appreciate this suggestion and have highlighted a couple recommendations related to TGD students in our discussion</w:t>
      </w:r>
    </w:p>
  </w:comment>
  <w:comment w:id="116" w:author="Kerith Conron" w:date="2026-03-06T09:19:00Z" w:initials="KC">
    <w:p w14:paraId="0FF2D159" w14:textId="78897E5F" w:rsidR="004C6033" w:rsidRDefault="004C6033" w:rsidP="004C6033">
      <w:pPr>
        <w:pStyle w:val="CommentText"/>
      </w:pPr>
      <w:r>
        <w:rPr>
          <w:rStyle w:val="CommentReference"/>
        </w:rPr>
        <w:annotationRef/>
      </w:r>
      <w:r>
        <w:t>Citation needed</w:t>
      </w:r>
    </w:p>
  </w:comment>
  <w:comment w:id="115" w:author="Alexandria M Hurtt" w:date="2026-03-14T23:17:00Z" w:initials="AMH">
    <w:p w14:paraId="3E0DE042" w14:textId="77777777" w:rsidR="00C25A1D" w:rsidRDefault="00C25A1D" w:rsidP="00C25A1D">
      <w:r>
        <w:rPr>
          <w:rStyle w:val="CommentReference"/>
        </w:rPr>
        <w:annotationRef/>
      </w:r>
      <w:r>
        <w:rPr>
          <w:sz w:val="20"/>
          <w:szCs w:val="20"/>
        </w:rPr>
        <w:t>I will add this in later</w:t>
      </w:r>
    </w:p>
  </w:comment>
  <w:comment w:id="118" w:author="Kerith Conron" w:date="2026-03-06T09:24:00Z" w:initials="KC">
    <w:p w14:paraId="186F418E" w14:textId="77777777" w:rsidR="00590810" w:rsidRDefault="004904B4" w:rsidP="00590810">
      <w:pPr>
        <w:pStyle w:val="CommentText"/>
      </w:pPr>
      <w:r>
        <w:rPr>
          <w:rStyle w:val="CommentReference"/>
        </w:rPr>
        <w:annotationRef/>
      </w:r>
      <w:r w:rsidR="00590810">
        <w:t>harassment and social exclusion?</w:t>
      </w:r>
    </w:p>
  </w:comment>
  <w:comment w:id="119" w:author="Kerith Conron" w:date="2026-03-06T09:27:00Z" w:initials="KC">
    <w:p w14:paraId="7C220CA8" w14:textId="5D54643F" w:rsidR="00310E5F" w:rsidRDefault="00310E5F" w:rsidP="00310E5F">
      <w:pPr>
        <w:pStyle w:val="CommentText"/>
      </w:pPr>
      <w:r>
        <w:rPr>
          <w:rStyle w:val="CommentReference"/>
        </w:rPr>
        <w:annotationRef/>
      </w:r>
      <w:r>
        <w:t>This was a finding from the</w:t>
      </w:r>
      <w:hyperlink r:id="rId1" w:history="1">
        <w:r w:rsidRPr="00707C33">
          <w:rPr>
            <w:rStyle w:val="Hyperlink"/>
          </w:rPr>
          <w:t xml:space="preserve"> Access to Higher Education </w:t>
        </w:r>
      </w:hyperlink>
      <w:r>
        <w:t xml:space="preserve">study. </w:t>
      </w:r>
    </w:p>
  </w:comment>
  <w:comment w:id="121" w:author="Alexandria M Hurtt" w:date="2026-03-13T11:47:00Z" w:initials="AMH">
    <w:p w14:paraId="6AC62582" w14:textId="77777777" w:rsidR="005649F0" w:rsidRDefault="005649F0" w:rsidP="005649F0">
      <w:r>
        <w:rPr>
          <w:rStyle w:val="CommentReference"/>
        </w:rPr>
        <w:annotationRef/>
      </w:r>
      <w:r>
        <w:rPr>
          <w:sz w:val="20"/>
          <w:szCs w:val="20"/>
        </w:rPr>
        <w:t>Add source for bullying questions (CHKS)</w:t>
      </w:r>
    </w:p>
  </w:comment>
  <w:comment w:id="123" w:author="Kerith Conron" w:date="2026-03-03T16:20:00Z" w:initials="KC">
    <w:p w14:paraId="31AF9DA7" w14:textId="77777777" w:rsidR="00601833" w:rsidRDefault="005B675C" w:rsidP="00601833">
      <w:pPr>
        <w:pStyle w:val="CommentText"/>
      </w:pPr>
      <w:r>
        <w:rPr>
          <w:rStyle w:val="CommentReference"/>
        </w:rPr>
        <w:annotationRef/>
      </w:r>
      <w:r w:rsidR="00601833">
        <w:t xml:space="preserve">Lots of useful info provided about SOGI measurement and coding; however, where is the info about the source and psychometrics for the other variables  included in analyses? </w:t>
      </w:r>
    </w:p>
  </w:comment>
  <w:comment w:id="125" w:author="Kerith Conron" w:date="2026-03-03T17:36:00Z" w:initials="KC">
    <w:p w14:paraId="7EF1AE4C" w14:textId="2673971D" w:rsidR="009B0E72" w:rsidRDefault="009B0E72" w:rsidP="009B0E72">
      <w:pPr>
        <w:pStyle w:val="CommentText"/>
      </w:pPr>
      <w:r>
        <w:rPr>
          <w:rStyle w:val="CommentReference"/>
        </w:rPr>
        <w:annotationRef/>
      </w:r>
      <w:r>
        <w:t xml:space="preserve">Any incentive or thank-you provided? </w:t>
      </w:r>
    </w:p>
    <w:p w14:paraId="18B891DF" w14:textId="77777777" w:rsidR="009B0E72" w:rsidRDefault="009B0E72" w:rsidP="009B0E72">
      <w:pPr>
        <w:pStyle w:val="CommentText"/>
      </w:pPr>
    </w:p>
    <w:p w14:paraId="6FC206C8" w14:textId="77777777" w:rsidR="009B0E72" w:rsidRDefault="009B0E72" w:rsidP="009B0E72">
      <w:pPr>
        <w:pStyle w:val="CommentText"/>
      </w:pPr>
      <w:r>
        <w:t>If so, please describe. And, if an incentive was provided, please describe the data cleaning process.</w:t>
      </w:r>
    </w:p>
  </w:comment>
  <w:comment w:id="126" w:author="Alexandria M Hurtt" w:date="2026-03-12T11:14:00Z" w:initials="AMH">
    <w:p w14:paraId="328B05C3" w14:textId="77777777" w:rsidR="00B91C80" w:rsidRDefault="00B91C80" w:rsidP="00B91C80">
      <w:r>
        <w:rPr>
          <w:rStyle w:val="CommentReference"/>
        </w:rPr>
        <w:annotationRef/>
      </w:r>
      <w:r>
        <w:rPr>
          <w:sz w:val="20"/>
          <w:szCs w:val="20"/>
        </w:rPr>
        <w:t>No incentive or thank you provided; this was done in partnership with CSAC and was voluntary for all participants</w:t>
      </w:r>
    </w:p>
  </w:comment>
  <w:comment w:id="154" w:author="Kerith Conron" w:date="2026-03-03T17:32:00Z" w:initials="KC">
    <w:p w14:paraId="27202541" w14:textId="77777777" w:rsidR="00C60F71" w:rsidRDefault="00C60F71" w:rsidP="00C60F71">
      <w:pPr>
        <w:pStyle w:val="CommentText"/>
      </w:pPr>
      <w:r>
        <w:rPr>
          <w:rStyle w:val="CommentReference"/>
        </w:rPr>
        <w:annotationRef/>
      </w:r>
      <w:r>
        <w:t>To the survey invite or screening questions about college enrollment plans?</w:t>
      </w:r>
    </w:p>
  </w:comment>
  <w:comment w:id="158" w:author="Kerith Conron" w:date="2026-03-02T16:47:00Z" w:initials="KC">
    <w:p w14:paraId="1DBDE58C" w14:textId="77777777" w:rsidR="002C4513" w:rsidRDefault="002C4513" w:rsidP="002C4513">
      <w:pPr>
        <w:pStyle w:val="CommentText"/>
      </w:pPr>
      <w:r>
        <w:rPr>
          <w:rStyle w:val="CommentReference"/>
        </w:rPr>
        <w:annotationRef/>
      </w:r>
      <w:r>
        <w:t>Be sure to note which AAPOR response rate you use.</w:t>
      </w:r>
    </w:p>
  </w:comment>
  <w:comment w:id="162" w:author="Kerith Conron" w:date="2026-03-03T15:40:00Z" w:initials="KC">
    <w:p w14:paraId="29E41C03" w14:textId="77777777" w:rsidR="0072235C" w:rsidRDefault="00875048" w:rsidP="0072235C">
      <w:pPr>
        <w:pStyle w:val="CommentText"/>
      </w:pPr>
      <w:r>
        <w:rPr>
          <w:rStyle w:val="CommentReference"/>
        </w:rPr>
        <w:annotationRef/>
      </w:r>
      <w:r w:rsidR="0072235C">
        <w:t xml:space="preserve">This is 81.5% of the original sample (unweighted). What do you know about the folks who were excluded? If missingness is not completely at random, then bias is a possibility. </w:t>
      </w:r>
    </w:p>
  </w:comment>
  <w:comment w:id="163" w:author="Kerith Conron" w:date="2026-03-03T15:42:00Z" w:initials="KC">
    <w:p w14:paraId="40AE5E66" w14:textId="7485646F" w:rsidR="00C27BCA" w:rsidRDefault="00C27BCA" w:rsidP="00C27BCA">
      <w:pPr>
        <w:pStyle w:val="CommentText"/>
      </w:pPr>
      <w:r>
        <w:rPr>
          <w:rStyle w:val="CommentReference"/>
        </w:rPr>
        <w:annotationRef/>
      </w:r>
      <w:r>
        <w:t xml:space="preserve">Please see my comment on Appendix Table A2. </w:t>
      </w:r>
    </w:p>
  </w:comment>
  <w:comment w:id="167" w:author="Kerith Conron" w:date="2026-03-06T12:06:00Z" w:initials="KC">
    <w:p w14:paraId="0EBCD8AF" w14:textId="7B7379A3" w:rsidR="00601833" w:rsidRDefault="00601833"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 w:id="168" w:author="Kerith Conron" w:date="2026-03-04T16:46:00Z" w:initials="KC">
    <w:p w14:paraId="10008767" w14:textId="77777777" w:rsidR="00E0737D" w:rsidRDefault="00E0737D" w:rsidP="00E0737D">
      <w:pPr>
        <w:pStyle w:val="CommentText"/>
      </w:pPr>
      <w:r>
        <w:rPr>
          <w:rStyle w:val="CommentReference"/>
        </w:rPr>
        <w:annotationRef/>
      </w:r>
      <w:r>
        <w:t xml:space="preserve">It would be helpful to include info about % female sex assigned at birth for these gender identity categories. In most datasets, FSAB folks are overrepresented among nonbinary and gender expansive folks. For me, this is salient, in terms of gendered expectations re education and career. </w:t>
      </w:r>
    </w:p>
  </w:comment>
  <w:comment w:id="182" w:author="Kerith Conron" w:date="2026-03-03T16:03:00Z" w:initials="KC">
    <w:p w14:paraId="1DDB20DA" w14:textId="77777777" w:rsidR="004D5CCC" w:rsidRDefault="004D5CCC" w:rsidP="006C7BD3">
      <w:pPr>
        <w:pStyle w:val="CommentText"/>
      </w:pPr>
      <w:r>
        <w:rPr>
          <w:rStyle w:val="CommentReference"/>
        </w:rPr>
        <w:annotationRef/>
      </w:r>
      <w:r>
        <w:t>This citation should be listed by the name of the report editor, Herman, J (2014).</w:t>
      </w:r>
    </w:p>
  </w:comment>
  <w:comment w:id="203" w:author="Kerith Conron" w:date="2026-03-03T16:10:00Z" w:initials="KC">
    <w:p w14:paraId="079481B3" w14:textId="77777777" w:rsidR="00374686" w:rsidRDefault="008D6E11" w:rsidP="00374686">
      <w:pPr>
        <w:pStyle w:val="CommentText"/>
      </w:pPr>
      <w:r>
        <w:rPr>
          <w:rStyle w:val="CommentReference"/>
        </w:rPr>
        <w:annotationRef/>
      </w:r>
      <w:r w:rsidR="00374686">
        <w:t xml:space="preserve">Did you code all write-ins? </w:t>
      </w:r>
    </w:p>
    <w:p w14:paraId="6740617A" w14:textId="77777777" w:rsidR="00374686" w:rsidRDefault="00374686" w:rsidP="00374686">
      <w:pPr>
        <w:pStyle w:val="CommentText"/>
      </w:pPr>
      <w:r>
        <w:t>“other” should not be considered gender expansive without coding write-ins.</w:t>
      </w:r>
    </w:p>
    <w:p w14:paraId="2BE88107" w14:textId="77777777" w:rsidR="00374686" w:rsidRDefault="00374686" w:rsidP="00374686">
      <w:pPr>
        <w:pStyle w:val="CommentText"/>
      </w:pPr>
    </w:p>
    <w:p w14:paraId="6DFFEC8C" w14:textId="77777777" w:rsidR="00374686" w:rsidRDefault="00374686" w:rsidP="00374686">
      <w:pPr>
        <w:pStyle w:val="CommentText"/>
      </w:pPr>
      <w:r>
        <w:t xml:space="preserve">There are typically three groups among write-ins -- majority group members, minority group members, and folks who cannot be reclassified (i.e., folks who use sexuality terms as their write-in on gender or provide write-ins like human, alien) </w:t>
      </w:r>
    </w:p>
  </w:comment>
  <w:comment w:id="248" w:author="Kerith Conron" w:date="2026-03-03T16:12:00Z" w:initials="KC">
    <w:p w14:paraId="01C7154D" w14:textId="77777777" w:rsidR="00F16ACD" w:rsidRDefault="00D63F44" w:rsidP="00F16ACD">
      <w:pPr>
        <w:pStyle w:val="CommentText"/>
      </w:pPr>
      <w:r>
        <w:rPr>
          <w:rStyle w:val="CommentReference"/>
        </w:rPr>
        <w:annotationRef/>
      </w:r>
      <w:r w:rsidR="00F16ACD">
        <w:t>Mischievous? If truly malicious, then include a couple of examples</w:t>
      </w:r>
    </w:p>
  </w:comment>
  <w:comment w:id="262" w:author="Kerith Conron" w:date="2026-03-03T16:14:00Z" w:initials="KC">
    <w:p w14:paraId="7EF5A3A1" w14:textId="2BF54EF2" w:rsidR="00440F3B" w:rsidRDefault="00440F3B" w:rsidP="00440F3B">
      <w:pPr>
        <w:pStyle w:val="CommentText"/>
      </w:pPr>
      <w:r>
        <w:rPr>
          <w:rStyle w:val="CommentReference"/>
        </w:rPr>
        <w:annotationRef/>
      </w:r>
      <w:r>
        <w:t xml:space="preserve">Here, I would expect the total </w:t>
      </w:r>
      <w:r>
        <w:rPr>
          <w:i/>
          <w:iCs/>
        </w:rPr>
        <w:t>among</w:t>
      </w:r>
      <w:r>
        <w:t xml:space="preserve"> trans/gender expansive respondents to be 100%. </w:t>
      </w:r>
      <w:r>
        <w:br/>
      </w:r>
      <w:r>
        <w:br/>
        <w:t xml:space="preserve">It appears that you are reporting sample percentages. </w:t>
      </w:r>
    </w:p>
  </w:comment>
  <w:comment w:id="325" w:author="Kerith Conron" w:date="2026-03-03T16:15:00Z" w:initials="KC">
    <w:p w14:paraId="231B81FF" w14:textId="77777777" w:rsidR="00440F3B" w:rsidRDefault="00440F3B" w:rsidP="00440F3B">
      <w:pPr>
        <w:pStyle w:val="CommentText"/>
      </w:pPr>
      <w:r>
        <w:rPr>
          <w:rStyle w:val="CommentReference"/>
        </w:rPr>
        <w:annotationRef/>
      </w:r>
      <w:r>
        <w:t xml:space="preserve">SMART was the group that focused on sexual orientation measurement. The report was published in 2009 by the Williams Institute. </w:t>
      </w:r>
    </w:p>
  </w:comment>
  <w:comment w:id="340" w:author="Kerith Conron" w:date="2026-03-03T16:18:00Z" w:initials="KC">
    <w:p w14:paraId="4867D5DE" w14:textId="77777777" w:rsidR="0070708C" w:rsidRDefault="004F7888" w:rsidP="0070708C">
      <w:pPr>
        <w:pStyle w:val="CommentText"/>
      </w:pPr>
      <w:r>
        <w:rPr>
          <w:rStyle w:val="CommentReference"/>
        </w:rPr>
        <w:annotationRef/>
      </w:r>
      <w:r w:rsidR="0070708C">
        <w:t>Queer can be classified as bi+ (alongside pansexual)</w:t>
      </w:r>
    </w:p>
  </w:comment>
  <w:comment w:id="341" w:author="Alexandria M Hurtt" w:date="2026-03-13T12:31:00Z" w:initials="AMH">
    <w:p w14:paraId="3E2F4386" w14:textId="77777777" w:rsidR="00E9640D" w:rsidRDefault="00E9640D" w:rsidP="00E9640D">
      <w:r>
        <w:rPr>
          <w:rStyle w:val="CommentReference"/>
        </w:rPr>
        <w:annotationRef/>
      </w:r>
      <w:r>
        <w:rPr>
          <w:sz w:val="20"/>
          <w:szCs w:val="20"/>
        </w:rPr>
        <w:t>Thank you for your comment, but we are using queer as an umbrella term in this case as there is no universally agreed upon definition and intend to capture the breadth of experience as much as we are able</w:t>
      </w:r>
    </w:p>
  </w:comment>
  <w:comment w:id="346" w:author="Kerith Conron" w:date="2026-03-03T16:17:00Z" w:initials="KC">
    <w:p w14:paraId="68E1DE23" w14:textId="5758D83F" w:rsidR="00B96EA0" w:rsidRDefault="00B96EA0" w:rsidP="00B96EA0">
      <w:pPr>
        <w:pStyle w:val="CommentText"/>
      </w:pPr>
      <w:r>
        <w:rPr>
          <w:rStyle w:val="CommentReference"/>
        </w:rPr>
        <w:annotationRef/>
      </w:r>
      <w:r>
        <w:t>What % of students opted to use other plus a write-in?</w:t>
      </w:r>
    </w:p>
  </w:comment>
  <w:comment w:id="360" w:author="Kerith Conron" w:date="2026-03-03T17:40:00Z" w:initials="KC">
    <w:p w14:paraId="58815A9F" w14:textId="77777777" w:rsidR="00EA2997" w:rsidRDefault="004B2EB4" w:rsidP="00EA2997">
      <w:pPr>
        <w:pStyle w:val="CommentText"/>
      </w:pPr>
      <w:r>
        <w:rPr>
          <w:rStyle w:val="CommentReference"/>
        </w:rPr>
        <w:annotationRef/>
      </w:r>
      <w:r w:rsidR="00EA2997">
        <w:t>It would be great to include a conceptual diagram prior to the data analysis section.</w:t>
      </w:r>
    </w:p>
  </w:comment>
  <w:comment w:id="361" w:author="Alexandria M Hurtt" w:date="2026-03-13T12:31:00Z" w:initials="AMH">
    <w:p w14:paraId="77B18C0E" w14:textId="77777777" w:rsidR="00E9640D" w:rsidRDefault="00E9640D" w:rsidP="00E9640D">
      <w:r>
        <w:rPr>
          <w:rStyle w:val="CommentReference"/>
        </w:rPr>
        <w:annotationRef/>
      </w:r>
      <w:r>
        <w:rPr>
          <w:sz w:val="20"/>
          <w:szCs w:val="20"/>
        </w:rPr>
        <w:t>Thank you for this suggestion, we are not including a conceptual framework at this time but in future iterations may include one</w:t>
      </w:r>
    </w:p>
  </w:comment>
  <w:comment w:id="363" w:author="Kerith Conron" w:date="2026-03-03T17:48:00Z" w:initials="KC">
    <w:p w14:paraId="399762A0" w14:textId="5DB1F94A" w:rsidR="00036510" w:rsidRDefault="0079743E" w:rsidP="00036510">
      <w:pPr>
        <w:pStyle w:val="CommentText"/>
      </w:pPr>
      <w:r>
        <w:rPr>
          <w:rStyle w:val="CommentReference"/>
        </w:rPr>
        <w:annotationRef/>
      </w:r>
      <w:r w:rsidR="00036510">
        <w:t>This section is very difficult to follow because the  dependent variables were not introduced in the prior section. First, describe the dependent variables in measures. Then, layout the analytic approach as starting with bivariate statistics, followed by two sets of PCA to reduce items into meaningful component variables. Report Cronbach’s alpha for all component variable to illustrate how you’ve assessed internal consistency reliability. Next, describe the multivariable regressions. Any info about how you will assess model fit?</w:t>
      </w:r>
    </w:p>
  </w:comment>
  <w:comment w:id="364" w:author="Kerith Conron" w:date="2026-03-06T12:13:00Z" w:initials="KC">
    <w:p w14:paraId="0471C35D" w14:textId="77777777" w:rsidR="00D84443" w:rsidRDefault="00D84443" w:rsidP="00D84443">
      <w:pPr>
        <w:pStyle w:val="CommentText"/>
      </w:pPr>
      <w:r>
        <w:rPr>
          <w:rStyle w:val="CommentReference"/>
        </w:rPr>
        <w:annotationRef/>
      </w:r>
      <w:r>
        <w:t>Be sure to talk about bullying in this section too.</w:t>
      </w:r>
    </w:p>
  </w:comment>
  <w:comment w:id="498" w:author="Kerith Conron" w:date="2026-03-04T15:35:00Z" w:initials="KC">
    <w:p w14:paraId="10523BBA" w14:textId="77777777" w:rsidR="00EF1E41" w:rsidRDefault="00EF1E41" w:rsidP="00EF1E41">
      <w:pPr>
        <w:pStyle w:val="CommentText"/>
      </w:pPr>
      <w:r>
        <w:rPr>
          <w:rStyle w:val="CommentReference"/>
        </w:rPr>
        <w:annotationRef/>
      </w:r>
      <w:r>
        <w:t>You should report Cronbach’s alpha for each component.</w:t>
      </w:r>
    </w:p>
  </w:comment>
  <w:comment w:id="539" w:author="Kerith Conron" w:date="2026-03-06T09:39:00Z" w:initials="KC">
    <w:p w14:paraId="53EFB48B" w14:textId="77777777" w:rsidR="00D24599" w:rsidRDefault="00D24599" w:rsidP="00D24599">
      <w:pPr>
        <w:pStyle w:val="CommentText"/>
      </w:pPr>
      <w:r>
        <w:rPr>
          <w:rStyle w:val="CommentReference"/>
        </w:rPr>
        <w:annotationRef/>
      </w:r>
      <w:r>
        <w:t xml:space="preserve">It may be beyond the scope of this paper, but fitting PCA in two separate strata (cis/trans) might be informative. </w:t>
      </w:r>
    </w:p>
  </w:comment>
  <w:comment w:id="540" w:author="Christina Sun [2]" w:date="2026-03-15T18:02:00Z" w:initials="CS">
    <w:p w14:paraId="1AEF4D4A" w14:textId="77777777" w:rsidR="00FE234E" w:rsidRDefault="00FE234E" w:rsidP="00FE234E">
      <w:r>
        <w:rPr>
          <w:rStyle w:val="CommentReference"/>
        </w:rPr>
        <w:annotationRef/>
      </w:r>
      <w:r>
        <w:rPr>
          <w:sz w:val="20"/>
          <w:szCs w:val="20"/>
        </w:rPr>
        <w:t>This is a great suggestion and we would love to pursue this for future work. However, this is currently beyond the scope of this paper.</w:t>
      </w:r>
    </w:p>
  </w:comment>
  <w:comment w:id="558" w:author="Kerith Conron" w:date="2026-03-06T09:40:00Z" w:initials="KC">
    <w:p w14:paraId="67BAC007" w14:textId="77777777" w:rsidR="00D065EC" w:rsidRDefault="00D065EC" w:rsidP="00D065EC">
      <w:pPr>
        <w:pStyle w:val="CommentText"/>
      </w:pPr>
      <w:r>
        <w:rPr>
          <w:rStyle w:val="CommentReference"/>
        </w:rPr>
        <w:annotationRef/>
      </w:r>
      <w:r>
        <w:t>Highest level of parental ed? Might be helpful to offer a brief explanation for the rationale for including these two covariates as controls.</w:t>
      </w:r>
    </w:p>
  </w:comment>
  <w:comment w:id="549" w:author="Kerith Conron" w:date="2026-03-06T09:41:00Z" w:initials="KC">
    <w:p w14:paraId="58929D82" w14:textId="77777777" w:rsidR="002C5D16" w:rsidRDefault="002C5D16" w:rsidP="002C5D16">
      <w:pPr>
        <w:pStyle w:val="CommentText"/>
      </w:pPr>
      <w:r>
        <w:rPr>
          <w:rStyle w:val="CommentReference"/>
        </w:rPr>
        <w:annotationRef/>
      </w:r>
      <w:r>
        <w:t>Based on this set-up, I expect to see results presented for each model.</w:t>
      </w:r>
    </w:p>
  </w:comment>
  <w:comment w:id="593" w:author="Kerith Conron" w:date="2026-03-06T09:43:00Z" w:initials="KC">
    <w:p w14:paraId="6F339AB2" w14:textId="77777777" w:rsidR="00C514B3" w:rsidRDefault="00357E81" w:rsidP="00C514B3">
      <w:pPr>
        <w:pStyle w:val="CommentText"/>
      </w:pPr>
      <w:r>
        <w:rPr>
          <w:rStyle w:val="CommentReference"/>
        </w:rPr>
        <w:annotationRef/>
      </w:r>
      <w:r w:rsidR="00C514B3">
        <w:t xml:space="preserve">Why aren’t the bullying items included in the school experience PCA? </w:t>
      </w:r>
    </w:p>
  </w:comment>
  <w:comment w:id="594" w:author="Kerith Conron" w:date="2026-03-06T13:00:00Z" w:initials="KC">
    <w:p w14:paraId="533123A4" w14:textId="77777777" w:rsidR="007201EA" w:rsidRDefault="007201EA" w:rsidP="007201EA">
      <w:pPr>
        <w:pStyle w:val="CommentText"/>
      </w:pPr>
      <w:r>
        <w:rPr>
          <w:rStyle w:val="CommentReference"/>
        </w:rPr>
        <w:annotationRef/>
      </w:r>
      <w:r>
        <w:t>Or, as covariates in regression analyses?</w:t>
      </w:r>
    </w:p>
  </w:comment>
  <w:comment w:id="676" w:author="Kerith Conron" w:date="2026-03-06T09:31:00Z" w:initials="KC">
    <w:p w14:paraId="07B41C93" w14:textId="77777777" w:rsidR="00194C5E" w:rsidRDefault="00194C5E" w:rsidP="00194C5E">
      <w:pPr>
        <w:pStyle w:val="CommentText"/>
      </w:pPr>
      <w:r>
        <w:rPr>
          <w:rStyle w:val="CommentReference"/>
        </w:rPr>
        <w:annotationRef/>
      </w:r>
      <w:r>
        <w:t>Reorder this section to align with the order in which findings are presented in the abstract.</w:t>
      </w:r>
    </w:p>
  </w:comment>
  <w:comment w:id="767" w:author="Kerith Conron" w:date="2026-03-04T16:18:00Z" w:initials="KC">
    <w:p w14:paraId="04C17865" w14:textId="77777777" w:rsidR="003F106B" w:rsidRDefault="003F106B" w:rsidP="001D4A5D">
      <w:pPr>
        <w:pStyle w:val="CommentText"/>
      </w:pPr>
      <w:r>
        <w:rPr>
          <w:rStyle w:val="CommentReference"/>
        </w:rPr>
        <w:annotationRef/>
      </w:r>
      <w:r>
        <w:t>This info belongs in methods/measures</w:t>
      </w:r>
    </w:p>
  </w:comment>
  <w:comment w:id="783" w:author="Kerith Conron" w:date="2026-03-04T17:49:00Z" w:initials="KC">
    <w:p w14:paraId="275DB074" w14:textId="77777777" w:rsidR="00735625" w:rsidRDefault="00735625" w:rsidP="00735625">
      <w:pPr>
        <w:pStyle w:val="CommentText"/>
      </w:pPr>
      <w:r>
        <w:rPr>
          <w:rStyle w:val="CommentReference"/>
        </w:rPr>
        <w:annotationRef/>
      </w:r>
      <w:r>
        <w:t xml:space="preserve">Why not divide by 6 and put the index back on the original scale to make the mean scores more interpretable? </w:t>
      </w:r>
    </w:p>
  </w:comment>
  <w:comment w:id="789" w:author="Kerith Conron" w:date="2026-03-04T17:50:00Z" w:initials="KC">
    <w:p w14:paraId="10894908" w14:textId="77777777" w:rsidR="008A2B79" w:rsidRDefault="008A2B79" w:rsidP="008A2B79">
      <w:pPr>
        <w:pStyle w:val="CommentText"/>
      </w:pPr>
      <w:r>
        <w:rPr>
          <w:rStyle w:val="CommentReference"/>
        </w:rPr>
        <w:annotationRef/>
      </w:r>
      <w:r>
        <w:t>Using what test?</w:t>
      </w:r>
    </w:p>
  </w:comment>
  <w:comment w:id="880" w:author="Kerith Conron" w:date="2026-03-04T16:18:00Z" w:initials="KC">
    <w:p w14:paraId="4D7C7CFD" w14:textId="1D3530CC" w:rsidR="001D4A5D" w:rsidRDefault="001D4A5D" w:rsidP="001D4A5D">
      <w:pPr>
        <w:pStyle w:val="CommentText"/>
      </w:pPr>
      <w:r>
        <w:rPr>
          <w:rStyle w:val="CommentReference"/>
        </w:rPr>
        <w:annotationRef/>
      </w:r>
      <w:r>
        <w:t>This info belongs in methods/measures</w:t>
      </w:r>
    </w:p>
  </w:comment>
  <w:comment w:id="896" w:author="Kerith Conron" w:date="2026-03-06T12:26:00Z" w:initials="KC">
    <w:p w14:paraId="3AEA4413" w14:textId="77777777" w:rsidR="007E466E" w:rsidRDefault="007E466E" w:rsidP="007E466E">
      <w:pPr>
        <w:pStyle w:val="CommentText"/>
      </w:pPr>
      <w:r>
        <w:rPr>
          <w:rStyle w:val="CommentReference"/>
        </w:rPr>
        <w:annotationRef/>
      </w:r>
      <w:r>
        <w:t>Include only one data point. If you include 95% CI around the means presented in the table 7, you could omit the unconditional findings from figure 3.</w:t>
      </w:r>
    </w:p>
  </w:comment>
  <w:comment w:id="964" w:author="Kerith Conron" w:date="2026-03-04T16:18:00Z" w:initials="KC">
    <w:p w14:paraId="30DA118D" w14:textId="77777777" w:rsidR="003F106B" w:rsidRDefault="003F106B" w:rsidP="001D4A5D">
      <w:pPr>
        <w:pStyle w:val="CommentText"/>
      </w:pPr>
      <w:r>
        <w:rPr>
          <w:rStyle w:val="CommentReference"/>
        </w:rPr>
        <w:annotationRef/>
      </w:r>
      <w:r>
        <w:t>This info belongs in methods/measures</w:t>
      </w:r>
    </w:p>
  </w:comment>
  <w:comment w:id="992" w:author="Kerith Conron" w:date="2026-03-06T12:14:00Z" w:initials="KC">
    <w:p w14:paraId="35298B46" w14:textId="77777777" w:rsidR="00D84443" w:rsidRDefault="00D84443" w:rsidP="00D84443">
      <w:pPr>
        <w:pStyle w:val="CommentText"/>
      </w:pPr>
      <w:r>
        <w:rPr>
          <w:rStyle w:val="CommentReference"/>
        </w:rPr>
        <w:annotationRef/>
      </w:r>
      <w:r>
        <w:t>Include 0 time group to sum to 100% (like other figures)</w:t>
      </w:r>
    </w:p>
  </w:comment>
  <w:comment w:id="1001" w:author="Kerith Conron" w:date="2026-03-06T12:35:00Z" w:initials="KC">
    <w:p w14:paraId="4DDF6827" w14:textId="3B6B49B7" w:rsidR="00F611B6" w:rsidRDefault="00F611B6" w:rsidP="00F611B6">
      <w:pPr>
        <w:pStyle w:val="CommentText"/>
      </w:pPr>
      <w:r>
        <w:rPr>
          <w:rStyle w:val="CommentReference"/>
        </w:rPr>
        <w:annotationRef/>
      </w:r>
      <w:r>
        <w:t>How can there be negative values on a summary composite measure if item values were 0 to 3?</w:t>
      </w:r>
    </w:p>
  </w:comment>
  <w:comment w:id="1004" w:author="Kerith Conron" w:date="2026-03-06T12:30:00Z" w:initials="KC">
    <w:p w14:paraId="22BC6DAB" w14:textId="77777777" w:rsidR="00417EEC" w:rsidRDefault="001869A4" w:rsidP="00417EEC">
      <w:pPr>
        <w:pStyle w:val="CommentText"/>
      </w:pPr>
      <w:r>
        <w:rPr>
          <w:rStyle w:val="CommentReference"/>
        </w:rPr>
        <w:annotationRef/>
      </w:r>
      <w:r w:rsidR="00417EEC">
        <w:t xml:space="preserve">Drop unconditional findings in all figures to increase readability. Why adjust for demographics and HS index in the same model? You lose your ability to show that high school experience impacts mean level of worry.  </w:t>
      </w:r>
    </w:p>
  </w:comment>
  <w:comment w:id="1007" w:author="Kerith Conron" w:date="2026-03-06T12:42:00Z" w:initials="KC">
    <w:p w14:paraId="386FF580" w14:textId="77777777" w:rsidR="002F2DE1" w:rsidRDefault="00D103FB" w:rsidP="002F2DE1">
      <w:pPr>
        <w:pStyle w:val="CommentText"/>
      </w:pPr>
      <w:r>
        <w:rPr>
          <w:rStyle w:val="CommentReference"/>
        </w:rPr>
        <w:annotationRef/>
      </w:r>
      <w:r w:rsidR="002F2DE1">
        <w:t>Info about student loans in this report might be helpful to include in the discussion section.</w:t>
      </w:r>
    </w:p>
    <w:p w14:paraId="3A29EF6A" w14:textId="77777777" w:rsidR="002F2DE1" w:rsidRDefault="002F2DE1" w:rsidP="002F2DE1">
      <w:pPr>
        <w:pStyle w:val="CommentText"/>
      </w:pPr>
    </w:p>
    <w:p w14:paraId="3A258305" w14:textId="77777777" w:rsidR="002F2DE1" w:rsidRDefault="002F2DE1" w:rsidP="002F2DE1">
      <w:pPr>
        <w:pStyle w:val="CommentText"/>
      </w:pPr>
      <w:hyperlink r:id="rId2" w:history="1">
        <w:r w:rsidRPr="002A094B">
          <w:rPr>
            <w:rStyle w:val="Hyperlink"/>
          </w:rPr>
          <w:t>https://williamsinstitute.law.ucla.edu/publications/transgender-higher-ed/</w:t>
        </w:r>
      </w:hyperlink>
    </w:p>
  </w:comment>
  <w:comment w:id="1008" w:author="Alexandria M Hurtt" w:date="2026-03-14T23:15:00Z" w:initials="AMH">
    <w:p w14:paraId="62AE1A91" w14:textId="77777777" w:rsidR="00C25A1D" w:rsidRDefault="00C25A1D" w:rsidP="00C25A1D">
      <w:r>
        <w:rPr>
          <w:rStyle w:val="CommentReference"/>
        </w:rPr>
        <w:annotationRef/>
      </w:r>
      <w:r>
        <w:rPr>
          <w:sz w:val="20"/>
          <w:szCs w:val="20"/>
        </w:rPr>
        <w:t xml:space="preserve">@Christina - I can weave this in </w:t>
      </w:r>
    </w:p>
  </w:comment>
  <w:comment w:id="1097" w:author="Kerith Conron" w:date="2026-03-03T17:28:00Z" w:initials="KC">
    <w:p w14:paraId="6CA40563" w14:textId="77777777" w:rsidR="004F595A" w:rsidRDefault="004F595A" w:rsidP="00705159">
      <w:pPr>
        <w:pStyle w:val="CommentText"/>
      </w:pPr>
      <w:r>
        <w:rPr>
          <w:rStyle w:val="CommentReference"/>
        </w:rPr>
        <w:annotationRef/>
      </w:r>
      <w:r>
        <w:t>Figure titles should contain enough info to stand alone from the report and provide useful info to readers.</w:t>
      </w:r>
    </w:p>
  </w:comment>
  <w:comment w:id="1099" w:author="Kerith Conron" w:date="2026-03-04T15:54:00Z" w:initials="KC">
    <w:p w14:paraId="6B6F91BC" w14:textId="77777777" w:rsidR="004F595A" w:rsidRDefault="004F595A" w:rsidP="00266684">
      <w:pPr>
        <w:pStyle w:val="CommentText"/>
      </w:pPr>
      <w:r>
        <w:rPr>
          <w:rStyle w:val="CommentReference"/>
        </w:rPr>
        <w:annotationRef/>
      </w:r>
      <w:r>
        <w:t>This is super interesting info! I haven’t seen any other studies with intended field of study. Nice work!</w:t>
      </w:r>
    </w:p>
  </w:comment>
  <w:comment w:id="1100" w:author="Kerith Conron" w:date="2026-03-06T09:50:00Z" w:initials="KC">
    <w:p w14:paraId="3236D35B" w14:textId="77777777" w:rsidR="004F595A" w:rsidRDefault="004F595A" w:rsidP="005211ED">
      <w:pPr>
        <w:pStyle w:val="CommentText"/>
      </w:pPr>
      <w:r>
        <w:rPr>
          <w:rStyle w:val="CommentReference"/>
        </w:rPr>
        <w:annotationRef/>
      </w:r>
      <w:r>
        <w:t>Be sure to integrate this info into the discussion and abstract/executive summary</w:t>
      </w:r>
    </w:p>
  </w:comment>
  <w:comment w:id="1101" w:author="Kerith Conron" w:date="2026-03-04T15:57:00Z" w:initials="KC">
    <w:p w14:paraId="7C571FD9" w14:textId="77777777" w:rsidR="004F595A" w:rsidRDefault="004F595A" w:rsidP="009A3F5F">
      <w:pPr>
        <w:pStyle w:val="CommentText"/>
      </w:pPr>
      <w:r>
        <w:rPr>
          <w:rStyle w:val="CommentReference"/>
        </w:rPr>
        <w:annotationRef/>
      </w:r>
      <w:r>
        <w:t>Report all percentages to same decimal place  (i.e., 30.0%) throughout findings.</w:t>
      </w:r>
    </w:p>
  </w:comment>
  <w:comment w:id="1098" w:author="Kerith Conron" w:date="2026-03-04T15:56:00Z" w:initials="KC">
    <w:p w14:paraId="356DC736" w14:textId="77777777" w:rsidR="004F595A" w:rsidRDefault="004F595A" w:rsidP="004F595A">
      <w:pPr>
        <w:pStyle w:val="CommentText"/>
      </w:pPr>
      <w:r>
        <w:rPr>
          <w:rStyle w:val="CommentReference"/>
        </w:rPr>
        <w:annotationRef/>
      </w:r>
      <w:r>
        <w:t xml:space="preserve">How are you determining that % are statistically bigger or smaller than others? </w:t>
      </w:r>
    </w:p>
    <w:p w14:paraId="4F80345D" w14:textId="77777777" w:rsidR="004F595A" w:rsidRDefault="004F595A" w:rsidP="004F595A">
      <w:pPr>
        <w:pStyle w:val="CommentText"/>
      </w:pPr>
    </w:p>
    <w:p w14:paraId="0465B426" w14:textId="77777777" w:rsidR="004F595A" w:rsidRDefault="004F595A" w:rsidP="004F595A">
      <w:pPr>
        <w:pStyle w:val="CommentText"/>
      </w:pPr>
      <w:r>
        <w:t xml:space="preserve">The confidence limits around many of these % for the trans groups will be wide. Note: you can calculate approximate standard errors and 95% CI by hand if need be. </w:t>
      </w:r>
    </w:p>
  </w:comment>
  <w:comment w:id="1102" w:author="Alexandria M Hurtt" w:date="2026-03-14T22:51:00Z" w:initials="AMH">
    <w:p w14:paraId="68439D35" w14:textId="77777777" w:rsidR="00C25A1D" w:rsidRDefault="006C6F02" w:rsidP="00C25A1D">
      <w:r>
        <w:rPr>
          <w:rStyle w:val="CommentReference"/>
        </w:rPr>
        <w:annotationRef/>
      </w:r>
      <w:r w:rsidR="00C25A1D">
        <w:rPr>
          <w:sz w:val="20"/>
          <w:szCs w:val="20"/>
        </w:rPr>
        <w:t>@Christina - please double check this last sentence. Reviewer suggested including percentages for each but I would love your eyes on the language/my interpretation of it (it reads right to me but my brain is also mush at the moment and would rather you double check haha)</w:t>
      </w:r>
    </w:p>
  </w:comment>
  <w:comment w:id="1103" w:author="Christina Sun" w:date="2026-03-15T21:43:00Z" w:initials="CS">
    <w:p w14:paraId="0CF7A3EE" w14:textId="77777777" w:rsidR="00927E13" w:rsidRDefault="00927E13" w:rsidP="00927E13">
      <w:r>
        <w:rPr>
          <w:rStyle w:val="CommentReference"/>
        </w:rPr>
        <w:annotationRef/>
      </w:r>
      <w:r>
        <w:rPr>
          <w:sz w:val="20"/>
          <w:szCs w:val="20"/>
        </w:rPr>
        <w:t>I would skip this as the sample size is too small for those to really interpret the percentages meaningfully</w:t>
      </w:r>
    </w:p>
  </w:comment>
  <w:comment w:id="1104" w:author="Kerith Conron" w:date="2026-03-04T15:48:00Z" w:initials="KC">
    <w:p w14:paraId="4CBCB98C" w14:textId="77777777" w:rsidR="004F595A" w:rsidRDefault="004F595A" w:rsidP="00270787">
      <w:pPr>
        <w:pStyle w:val="CommentText"/>
      </w:pPr>
      <w:r>
        <w:rPr>
          <w:rStyle w:val="CommentReference"/>
        </w:rPr>
        <w:annotationRef/>
      </w:r>
      <w:r>
        <w:t>retitle</w:t>
      </w:r>
    </w:p>
  </w:comment>
  <w:comment w:id="1106" w:author="Kerith Conron" w:date="2026-03-04T16:07:00Z" w:initials="KC">
    <w:p w14:paraId="7F26FBFC" w14:textId="77777777" w:rsidR="004F595A" w:rsidRDefault="004F595A" w:rsidP="009C3732">
      <w:pPr>
        <w:pStyle w:val="CommentText"/>
      </w:pPr>
      <w:r>
        <w:rPr>
          <w:rStyle w:val="CommentReference"/>
        </w:rPr>
        <w:annotationRef/>
      </w:r>
      <w:r>
        <w:t>40% of 55% = 72.7%</w:t>
      </w:r>
    </w:p>
  </w:comment>
  <w:comment w:id="1107" w:author="Alexandria M Hurtt" w:date="2026-03-14T22:00:00Z" w:initials="AMH">
    <w:p w14:paraId="0BAABF65" w14:textId="77777777" w:rsidR="00BE5299" w:rsidRDefault="00BE5299" w:rsidP="00BE5299">
      <w:r>
        <w:rPr>
          <w:rStyle w:val="CommentReference"/>
        </w:rPr>
        <w:annotationRef/>
      </w:r>
      <w:r>
        <w:rPr>
          <w:sz w:val="20"/>
          <w:szCs w:val="20"/>
        </w:rPr>
        <w:t>I added her result in here, but feel free to change the language and/or remove!</w:t>
      </w:r>
    </w:p>
  </w:comment>
  <w:comment w:id="1105" w:author="Kerith Conron" w:date="2026-03-04T16:10:00Z" w:initials="KC">
    <w:p w14:paraId="159DE15E" w14:textId="77777777" w:rsidR="004F595A" w:rsidRDefault="004F595A" w:rsidP="004F595A">
      <w:pPr>
        <w:pStyle w:val="CommentText"/>
      </w:pPr>
      <w:r>
        <w:rPr>
          <w:rStyle w:val="CommentReference"/>
        </w:rPr>
        <w:annotationRef/>
      </w:r>
      <w:r>
        <w:t>Include % when reporting findings throughout this section.</w:t>
      </w:r>
    </w:p>
    <w:p w14:paraId="64DB9F80" w14:textId="77777777" w:rsidR="004F595A" w:rsidRDefault="004F595A" w:rsidP="004F595A">
      <w:pPr>
        <w:pStyle w:val="CommentText"/>
      </w:pPr>
    </w:p>
    <w:p w14:paraId="5882CEDC" w14:textId="77777777" w:rsidR="004F595A" w:rsidRDefault="004F595A" w:rsidP="004F595A">
      <w:pPr>
        <w:pStyle w:val="CommentText"/>
      </w:pPr>
      <w:r>
        <w:t>There also should be tests of statistical significance to support assertions about differences. You can get these from pairwise comparisons -- chi-squares or linear regressions (changing the reference group).</w:t>
      </w:r>
    </w:p>
  </w:comment>
  <w:comment w:id="1131" w:author="Kerith Conron" w:date="2026-03-04T17:32:00Z" w:initials="KC">
    <w:p w14:paraId="2D46B433" w14:textId="77777777" w:rsidR="004F595A" w:rsidRDefault="004F595A" w:rsidP="00AD5623">
      <w:pPr>
        <w:pStyle w:val="CommentText"/>
      </w:pPr>
      <w:r>
        <w:rPr>
          <w:rStyle w:val="CommentReference"/>
        </w:rPr>
        <w:annotationRef/>
      </w:r>
      <w:r>
        <w:t>This finding is likely a reflection of earlier life gender role socialization associated with sex assigned at birth. In most studies, non-binary trans folks are disproportionately female sex assigned at birth (FSAB). Including this demographic info as a crosstabs table in the appendix (GI by SAB) or to include % FSAB as a footnote for the nonbinary trans groups would be helpful.</w:t>
      </w:r>
    </w:p>
  </w:comment>
  <w:comment w:id="1136" w:author="Alexandria M Hurtt" w:date="2026-03-13T12:20:00Z" w:initials="AMH">
    <w:p w14:paraId="08231442" w14:textId="77777777" w:rsidR="00747932" w:rsidRDefault="00747932" w:rsidP="00747932">
      <w:r>
        <w:rPr>
          <w:rStyle w:val="CommentReference"/>
        </w:rPr>
        <w:annotationRef/>
      </w:r>
      <w:r>
        <w:rPr>
          <w:sz w:val="20"/>
          <w:szCs w:val="20"/>
        </w:rPr>
        <w:t>This was reviewer addition.. kept and highlighted when I reorganized findings</w:t>
      </w:r>
    </w:p>
  </w:comment>
  <w:comment w:id="1140" w:author="Kerith Conron" w:date="2026-03-04T16:14:00Z" w:initials="KC">
    <w:p w14:paraId="0C7BE00C" w14:textId="77777777" w:rsidR="004F595A" w:rsidRDefault="004F595A" w:rsidP="002F724A">
      <w:pPr>
        <w:pStyle w:val="CommentText"/>
      </w:pPr>
      <w:r>
        <w:rPr>
          <w:rStyle w:val="CommentReference"/>
        </w:rPr>
        <w:annotationRef/>
      </w:r>
      <w:r>
        <w:t>Sex assigned at birth should be included as a demographic control in sexual orientation analyses. Bi+ people are disproportionately cis women.</w:t>
      </w:r>
    </w:p>
  </w:comment>
  <w:comment w:id="1153" w:author="Kerith Conron" w:date="2026-03-04T17:38:00Z" w:initials="KC">
    <w:p w14:paraId="074EE5D5" w14:textId="77777777" w:rsidR="004F595A" w:rsidRDefault="004F595A" w:rsidP="00BC6CDA">
      <w:pPr>
        <w:pStyle w:val="CommentText"/>
      </w:pPr>
      <w:r>
        <w:rPr>
          <w:rStyle w:val="CommentReference"/>
        </w:rPr>
        <w:annotationRef/>
      </w:r>
      <w:r>
        <w:t>Logits presented in tables 3 and 4 (and findings) should be exponentiated and presented as odds rations with 95% confidence intervals. Include the referent group (cis men) as 1.0.</w:t>
      </w:r>
    </w:p>
  </w:comment>
  <w:comment w:id="3668" w:author="Kerith Conron" w:date="2026-03-04T17:55:00Z" w:initials="KC">
    <w:p w14:paraId="1EBEEA1C" w14:textId="77777777" w:rsidR="00545C96" w:rsidRDefault="00545C96" w:rsidP="00545C96">
      <w:pPr>
        <w:pStyle w:val="CommentText"/>
      </w:pPr>
      <w:r>
        <w:rPr>
          <w:rStyle w:val="CommentReference"/>
        </w:rPr>
        <w:annotationRef/>
      </w:r>
      <w:r>
        <w:t>The methods section should describe how you approached the qualitative data analysis – even if you are reporting only preliminary findings.</w:t>
      </w:r>
    </w:p>
    <w:p w14:paraId="1D280386" w14:textId="77777777" w:rsidR="00545C96" w:rsidRDefault="00545C96" w:rsidP="00545C96">
      <w:pPr>
        <w:pStyle w:val="CommentText"/>
      </w:pPr>
    </w:p>
    <w:p w14:paraId="14D9B40D" w14:textId="77777777" w:rsidR="00545C96" w:rsidRDefault="00545C96" w:rsidP="00545C96">
      <w:pPr>
        <w:pStyle w:val="CommentText"/>
      </w:pPr>
      <w:r>
        <w:t>The qual findings are a great addition. Wish this section was more longer.</w:t>
      </w:r>
    </w:p>
  </w:comment>
  <w:comment w:id="3669" w:author="Alexandria M Hurtt" w:date="2026-03-12T11:28:00Z" w:initials="AMH">
    <w:p w14:paraId="214A824C" w14:textId="77777777" w:rsidR="001210E5" w:rsidRDefault="001210E5" w:rsidP="001210E5">
      <w:r>
        <w:rPr>
          <w:rStyle w:val="CommentReference"/>
        </w:rPr>
        <w:annotationRef/>
      </w:r>
      <w:r>
        <w:rPr>
          <w:sz w:val="20"/>
          <w:szCs w:val="20"/>
        </w:rPr>
        <w:t>Thank you, we have added a footnote to describe where qualitative results can be found in more detail. Additionally, we added a brief description of our qualitative analysis in methods.</w:t>
      </w:r>
    </w:p>
  </w:comment>
  <w:comment w:id="3670" w:author="Kerith Conron" w:date="2026-03-04T17:52:00Z" w:initials="KC">
    <w:p w14:paraId="50C8922B" w14:textId="77777777" w:rsidR="00EE4953" w:rsidRDefault="00EE4953" w:rsidP="00EE4953">
      <w:pPr>
        <w:pStyle w:val="CommentText"/>
      </w:pPr>
      <w:r>
        <w:rPr>
          <w:rStyle w:val="CommentReference"/>
        </w:rPr>
        <w:annotationRef/>
      </w:r>
      <w:r>
        <w:t>Relocate to discussion section</w:t>
      </w:r>
    </w:p>
  </w:comment>
  <w:comment w:id="3673" w:author="Kerith Conron" w:date="2026-03-06T11:00:00Z" w:initials="KC">
    <w:p w14:paraId="60083425" w14:textId="77777777" w:rsidR="00E627CB" w:rsidRDefault="00E627CB" w:rsidP="00E627CB">
      <w:pPr>
        <w:pStyle w:val="CommentText"/>
      </w:pPr>
      <w:r>
        <w:rPr>
          <w:rStyle w:val="CommentReference"/>
        </w:rPr>
        <w:annotationRef/>
      </w:r>
      <w:r>
        <w:t>Yes, this is the “what this study matters”!</w:t>
      </w:r>
    </w:p>
  </w:comment>
  <w:comment w:id="3674" w:author="Kerith Conron" w:date="2026-03-06T11:01:00Z" w:initials="KC">
    <w:p w14:paraId="1DF03029" w14:textId="77777777" w:rsidR="00F6496F" w:rsidRDefault="00F6496F" w:rsidP="00F6496F">
      <w:pPr>
        <w:pStyle w:val="CommentText"/>
      </w:pPr>
      <w:r>
        <w:rPr>
          <w:rStyle w:val="CommentReference"/>
        </w:rPr>
        <w:annotationRef/>
      </w:r>
      <w:r>
        <w:t>You have the data to test this association.</w:t>
      </w:r>
    </w:p>
  </w:comment>
  <w:comment w:id="3675" w:author="Kerith Conron" w:date="2026-03-06T11:02:00Z" w:initials="KC">
    <w:p w14:paraId="26F1F3FB" w14:textId="77777777" w:rsidR="007E04A4" w:rsidRDefault="007E04A4" w:rsidP="007E04A4">
      <w:pPr>
        <w:pStyle w:val="CommentText"/>
      </w:pPr>
      <w:r>
        <w:rPr>
          <w:rStyle w:val="CommentReference"/>
        </w:rPr>
        <w:annotationRef/>
      </w:r>
      <w:r>
        <w:t>This is testable in your data</w:t>
      </w:r>
    </w:p>
  </w:comment>
  <w:comment w:id="3676" w:author="Kerith Conron" w:date="2026-03-06T11:03:00Z" w:initials="KC">
    <w:p w14:paraId="47F447E4" w14:textId="77777777" w:rsidR="004C7F34" w:rsidRDefault="004C7F34" w:rsidP="004C7F34">
      <w:pPr>
        <w:pStyle w:val="CommentText"/>
      </w:pPr>
      <w:r>
        <w:rPr>
          <w:rStyle w:val="CommentReference"/>
        </w:rPr>
        <w:annotationRef/>
      </w:r>
      <w:r>
        <w:t>This was observed in the Access to Higher Ed study</w:t>
      </w:r>
    </w:p>
  </w:comment>
  <w:comment w:id="3677" w:author="Alexandria M Hurtt" w:date="2026-03-14T22:54:00Z" w:initials="AMH">
    <w:p w14:paraId="591E83F4" w14:textId="351F2DB0" w:rsidR="006C6F02" w:rsidRDefault="006C6F02" w:rsidP="006C6F02">
      <w:r>
        <w:rPr>
          <w:rStyle w:val="CommentReference"/>
        </w:rPr>
        <w:annotationRef/>
      </w:r>
      <w:r>
        <w:rPr>
          <w:sz w:val="20"/>
          <w:szCs w:val="20"/>
        </w:rPr>
        <w:t>@Christina -- I can tackle this and the yellow highlighted  portion - just didn't get to it today :)</w:t>
      </w:r>
    </w:p>
  </w:comment>
  <w:comment w:id="3678" w:author="Kerith Conron" w:date="2026-03-06T11:06:00Z" w:initials="KC">
    <w:p w14:paraId="0BA13E99" w14:textId="77777777" w:rsidR="000B5235" w:rsidRDefault="000B5235" w:rsidP="000B5235">
      <w:pPr>
        <w:pStyle w:val="CommentText"/>
      </w:pPr>
      <w:r>
        <w:rPr>
          <w:rStyle w:val="CommentReference"/>
        </w:rPr>
        <w:annotationRef/>
      </w:r>
      <w:r>
        <w:t>I would expand on this point. The energy that LGBTQ+ students expend navigating and trying to avoid adverse experiences (including remaining closeted) detracts from the quality of their educational experience and ability to create community.</w:t>
      </w:r>
    </w:p>
  </w:comment>
  <w:comment w:id="3684" w:author="Kerith Conron" w:date="2026-03-06T11:08:00Z" w:initials="KC">
    <w:p w14:paraId="2D9DC10A" w14:textId="77777777" w:rsidR="00D83847" w:rsidRDefault="00D83847" w:rsidP="00D83847">
      <w:pPr>
        <w:pStyle w:val="CommentText"/>
      </w:pPr>
      <w:r>
        <w:rPr>
          <w:rStyle w:val="CommentReference"/>
        </w:rPr>
        <w:annotationRef/>
      </w:r>
      <w:r>
        <w:t>Among 12th graders who had some plans to go to college. The folks who had the worst experiences are likely not in the pool/sample for your study. So, conditional on making it through high school and hoping to enter college, more trans/gender diverse students hoped to obtain graduate-level training than cis peers.</w:t>
      </w:r>
    </w:p>
  </w:comment>
  <w:comment w:id="3685" w:author="Kerith Conron" w:date="2026-03-06T11:09:00Z" w:initials="KC">
    <w:p w14:paraId="4146B81E" w14:textId="77777777" w:rsidR="00D83847" w:rsidRDefault="00D83847" w:rsidP="00D83847">
      <w:pPr>
        <w:pStyle w:val="CommentText"/>
      </w:pPr>
      <w:r>
        <w:rPr>
          <w:rStyle w:val="CommentReference"/>
        </w:rPr>
        <w:annotationRef/>
      </w:r>
      <w:r>
        <w:t>?</w:t>
      </w:r>
    </w:p>
  </w:comment>
  <w:comment w:id="3689" w:author="Kerith Conron" w:date="2026-03-06T11:09:00Z" w:initials="KC">
    <w:p w14:paraId="747B41B1" w14:textId="77777777" w:rsidR="00D83847" w:rsidRDefault="00D83847" w:rsidP="00D83847">
      <w:pPr>
        <w:pStyle w:val="CommentText"/>
      </w:pPr>
      <w:r>
        <w:rPr>
          <w:rStyle w:val="CommentReference"/>
        </w:rPr>
        <w:annotationRef/>
      </w:r>
      <w:r>
        <w:t>?</w:t>
      </w:r>
    </w:p>
  </w:comment>
  <w:comment w:id="3690" w:author="Kerith Conron" w:date="2026-03-06T11:11:00Z" w:initials="KC">
    <w:p w14:paraId="35279890" w14:textId="77777777" w:rsidR="00582442" w:rsidRDefault="00582442" w:rsidP="00582442">
      <w:pPr>
        <w:pStyle w:val="CommentText"/>
      </w:pPr>
      <w:r>
        <w:rPr>
          <w:rStyle w:val="CommentReference"/>
        </w:rPr>
        <w:annotationRef/>
      </w:r>
      <w:r>
        <w:t>Do you mean that LGBTQ+ kids in California have better policy environments and likely better school climates than kids in many other parts of the country?</w:t>
      </w:r>
    </w:p>
  </w:comment>
  <w:comment w:id="3701" w:author="Kerith Conron" w:date="2026-03-06T11:12:00Z" w:initials="KC">
    <w:p w14:paraId="0ACEA055" w14:textId="77777777" w:rsidR="00D3396C" w:rsidRDefault="00D3396C" w:rsidP="00D3396C">
      <w:pPr>
        <w:pStyle w:val="CommentText"/>
      </w:pPr>
      <w:r>
        <w:rPr>
          <w:rStyle w:val="CommentReference"/>
        </w:rPr>
        <w:annotationRef/>
      </w:r>
      <w:r>
        <w:t>citations</w:t>
      </w:r>
    </w:p>
  </w:comment>
  <w:comment w:id="3705" w:author="Kerith Conron" w:date="2026-03-06T11:13:00Z" w:initials="KC">
    <w:p w14:paraId="26C62798" w14:textId="77777777" w:rsidR="00D3396C" w:rsidRDefault="00D3396C" w:rsidP="00D3396C">
      <w:pPr>
        <w:pStyle w:val="CommentText"/>
      </w:pPr>
      <w:r>
        <w:rPr>
          <w:rStyle w:val="CommentReference"/>
        </w:rPr>
        <w:annotationRef/>
      </w:r>
      <w:r>
        <w:t>citations</w:t>
      </w:r>
    </w:p>
  </w:comment>
  <w:comment w:id="3709" w:author="Alexandria M Hurtt" w:date="2026-03-13T11:49:00Z" w:initials="AMH">
    <w:p w14:paraId="0E89E900" w14:textId="77777777" w:rsidR="005649F0" w:rsidRDefault="005649F0" w:rsidP="005649F0">
      <w:r>
        <w:rPr>
          <w:rStyle w:val="CommentReference"/>
        </w:rPr>
        <w:annotationRef/>
      </w:r>
      <w:r>
        <w:rPr>
          <w:sz w:val="20"/>
          <w:szCs w:val="20"/>
        </w:rPr>
        <w:t>Make a note about how our findings mirror CHKS earlier [</w:t>
      </w:r>
      <w:hyperlink r:id="rId3" w:history="1">
        <w:r w:rsidRPr="007D2CCC">
          <w:rPr>
            <w:rStyle w:val="Hyperlink"/>
            <w:sz w:val="20"/>
            <w:szCs w:val="20"/>
          </w:rPr>
          <w:t>https://calschls.org/reports-data/public-dashboards/</w:t>
        </w:r>
      </w:hyperlink>
      <w:r>
        <w:rPr>
          <w:sz w:val="20"/>
          <w:szCs w:val="20"/>
        </w:rPr>
        <w:t>] from reviewer: "key indicators, secondary school dashboard, available by gender identity"</w:t>
      </w:r>
    </w:p>
  </w:comment>
  <w:comment w:id="3711" w:author="Kerith Conron" w:date="2026-03-06T11:14:00Z" w:initials="KC">
    <w:p w14:paraId="2159E4E8" w14:textId="77777777" w:rsidR="006F0A64" w:rsidRDefault="006F0A64" w:rsidP="006F0A64">
      <w:pPr>
        <w:pStyle w:val="CommentText"/>
      </w:pPr>
      <w:r>
        <w:rPr>
          <w:rStyle w:val="CommentReference"/>
        </w:rPr>
        <w:annotationRef/>
      </w:r>
      <w:r>
        <w:t>Yes!</w:t>
      </w:r>
    </w:p>
  </w:comment>
  <w:comment w:id="3712" w:author="Kerith Conron" w:date="2026-03-06T11:25:00Z" w:initials="KC">
    <w:p w14:paraId="63C42F9F" w14:textId="77777777" w:rsidR="00BD3D1B" w:rsidRDefault="00BD3D1B" w:rsidP="00BD3D1B">
      <w:pPr>
        <w:pStyle w:val="CommentText"/>
      </w:pPr>
      <w:r>
        <w:rPr>
          <w:rStyle w:val="CommentReference"/>
        </w:rPr>
        <w:annotationRef/>
      </w:r>
      <w:r>
        <w:t xml:space="preserve">You may have a selection bias issue in your sample. The folks who made it may have support at home. </w:t>
      </w:r>
    </w:p>
    <w:p w14:paraId="7863E264" w14:textId="77777777" w:rsidR="00BD3D1B" w:rsidRDefault="00BD3D1B" w:rsidP="00BD3D1B">
      <w:pPr>
        <w:pStyle w:val="CommentText"/>
      </w:pPr>
    </w:p>
    <w:p w14:paraId="2AF10B4B" w14:textId="77777777" w:rsidR="00BD3D1B" w:rsidRDefault="00BD3D1B" w:rsidP="00BD3D1B">
      <w:pPr>
        <w:pStyle w:val="CommentText"/>
      </w:pPr>
      <w:r>
        <w:t>You also didn’t test resilience (lack of a negative outcome despite exposure to adversity) and you could in your data (I.e., are trans kids who experienced bullying more likely to be resilient compared to cis kids who experienced bullying, holding all else constant)?</w:t>
      </w:r>
    </w:p>
    <w:p w14:paraId="63CE4F72" w14:textId="77777777" w:rsidR="00BD3D1B" w:rsidRDefault="00BD3D1B" w:rsidP="00BD3D1B">
      <w:pPr>
        <w:pStyle w:val="CommentText"/>
      </w:pPr>
    </w:p>
  </w:comment>
  <w:comment w:id="3715" w:author="Kerith Conron" w:date="2026-03-06T11:30:00Z" w:initials="KC">
    <w:p w14:paraId="6360A504" w14:textId="77777777" w:rsidR="00DC08B8" w:rsidRDefault="00DC08B8" w:rsidP="00DC08B8">
      <w:pPr>
        <w:pStyle w:val="CommentText"/>
      </w:pPr>
      <w:r>
        <w:rPr>
          <w:rStyle w:val="CommentReference"/>
        </w:rPr>
        <w:annotationRef/>
      </w:r>
      <w:r>
        <w:t xml:space="preserve">This study provides valuable info from the folks who made it to 12th grade and think that college is at least somewhat feasible. </w:t>
      </w:r>
    </w:p>
    <w:p w14:paraId="0DA77814" w14:textId="77777777" w:rsidR="00DC08B8" w:rsidRDefault="00DC08B8" w:rsidP="00DC08B8">
      <w:pPr>
        <w:pStyle w:val="CommentText"/>
      </w:pPr>
    </w:p>
    <w:p w14:paraId="190C0258" w14:textId="77777777" w:rsidR="00DC08B8" w:rsidRDefault="00DC08B8" w:rsidP="00DC08B8">
      <w:pPr>
        <w:pStyle w:val="CommentText"/>
      </w:pPr>
      <w:r>
        <w:t>There may be a major problem with inequities in high school completion by gender identity and this problem would not be visible in this study.</w:t>
      </w:r>
    </w:p>
  </w:comment>
  <w:comment w:id="3713" w:author="Kerith Conron" w:date="2026-03-06T11:26:00Z" w:initials="KC">
    <w:p w14:paraId="512E0257" w14:textId="77777777" w:rsidR="00446022" w:rsidRDefault="00446022" w:rsidP="00446022">
      <w:pPr>
        <w:pStyle w:val="CommentText"/>
      </w:pPr>
      <w:r>
        <w:rPr>
          <w:rStyle w:val="CommentReference"/>
        </w:rPr>
        <w:annotationRef/>
      </w:r>
      <w:r>
        <w:t>Expand on this and cite evidence-based literature (even if focused on other minorities groups).</w:t>
      </w:r>
    </w:p>
  </w:comment>
  <w:comment w:id="3714" w:author="Alexandria M Hurtt" w:date="2026-03-14T23:12:00Z" w:initials="AMH">
    <w:p w14:paraId="497D7AEE" w14:textId="77777777" w:rsidR="00C25A1D" w:rsidRDefault="00C25A1D" w:rsidP="00C25A1D">
      <w:r>
        <w:rPr>
          <w:rStyle w:val="CommentReference"/>
        </w:rPr>
        <w:annotationRef/>
      </w:r>
      <w:r>
        <w:rPr>
          <w:sz w:val="20"/>
          <w:szCs w:val="20"/>
        </w:rPr>
        <w:t>@Christina - I can work on this</w:t>
      </w:r>
    </w:p>
  </w:comment>
  <w:comment w:id="3716" w:author="Kerith Conron" w:date="2026-03-06T11:34:00Z" w:initials="KC">
    <w:p w14:paraId="56B3D6A0" w14:textId="77777777" w:rsidR="00015514" w:rsidRDefault="00015514" w:rsidP="00015514">
      <w:pPr>
        <w:pStyle w:val="CommentText"/>
      </w:pPr>
      <w:r>
        <w:rPr>
          <w:rStyle w:val="CommentReference"/>
        </w:rPr>
        <w:annotationRef/>
      </w:r>
      <w:r>
        <w:t xml:space="preserve">Perhaps reinforce the value and importance of California Healthy Kids Survey collecting info about trans status. </w:t>
      </w:r>
    </w:p>
    <w:p w14:paraId="4C3D9D94" w14:textId="77777777" w:rsidR="00015514" w:rsidRDefault="00015514" w:rsidP="00015514">
      <w:pPr>
        <w:pStyle w:val="CommentText"/>
      </w:pPr>
    </w:p>
    <w:p w14:paraId="72D30E5B" w14:textId="77777777" w:rsidR="00015514" w:rsidRDefault="00015514" w:rsidP="00015514">
      <w:pPr>
        <w:pStyle w:val="CommentText"/>
      </w:pPr>
      <w:r>
        <w:t xml:space="preserve">In my opinion, the results for trans/gender expansive youth were more similar than different, so while it might be valuable to have granularity, the big lift is collecting info about cis/trans status. </w:t>
      </w:r>
    </w:p>
    <w:p w14:paraId="25DA9FDD" w14:textId="77777777" w:rsidR="00015514" w:rsidRDefault="00015514" w:rsidP="00015514">
      <w:pPr>
        <w:pStyle w:val="CommentText"/>
      </w:pPr>
    </w:p>
    <w:p w14:paraId="25748C36" w14:textId="77777777" w:rsidR="00015514" w:rsidRDefault="00015514" w:rsidP="00015514">
      <w:pPr>
        <w:pStyle w:val="CommentText"/>
      </w:pPr>
      <w:r>
        <w:t xml:space="preserve">Alternatively, if you feel strongly that the granularity is essential, then present findings and recs that speak to observed differences among trans/gender diverse groups. </w:t>
      </w:r>
    </w:p>
  </w:comment>
  <w:comment w:id="3717" w:author="Alexandria M Hurtt" w:date="2026-03-13T11:55:00Z" w:initials="AMH">
    <w:p w14:paraId="3EA0FBEF" w14:textId="77777777" w:rsidR="005649F0" w:rsidRDefault="005649F0" w:rsidP="005649F0">
      <w:r>
        <w:rPr>
          <w:rStyle w:val="CommentReference"/>
        </w:rPr>
        <w:annotationRef/>
      </w:r>
      <w:r>
        <w:rPr>
          <w:sz w:val="20"/>
          <w:szCs w:val="20"/>
        </w:rPr>
        <w:t>Add note about CHKS here, as while imperfect, does offer some insight into trans/gender expansive students' schooling experiences</w:t>
      </w:r>
    </w:p>
  </w:comment>
  <w:comment w:id="4023" w:author="Kerith Conron" w:date="2026-03-03T16:30:00Z" w:initials="KC">
    <w:p w14:paraId="24A9B909" w14:textId="77777777" w:rsidR="009724F6" w:rsidRDefault="004C0D98" w:rsidP="009724F6">
      <w:pPr>
        <w:pStyle w:val="CommentText"/>
      </w:pPr>
      <w:r>
        <w:rPr>
          <w:rStyle w:val="CommentReference"/>
        </w:rPr>
        <w:annotationRef/>
      </w:r>
      <w:r w:rsidR="009724F6">
        <w:t>95% CI or standard errors would provide readers with a sense of how well the mean represents all responses.</w:t>
      </w:r>
    </w:p>
  </w:comment>
  <w:comment w:id="4024" w:author="Kerith Conron" w:date="2026-03-03T16:26:00Z" w:initials="KC">
    <w:p w14:paraId="672CA677" w14:textId="0480BEA3" w:rsidR="00B4412A" w:rsidRDefault="00B4412A" w:rsidP="00B4412A">
      <w:pPr>
        <w:pStyle w:val="CommentText"/>
      </w:pPr>
      <w:r>
        <w:rPr>
          <w:rStyle w:val="CommentReference"/>
        </w:rPr>
        <w:annotationRef/>
      </w:r>
      <w:r>
        <w:t>Is this item missing any words? high school counselors or teachers?</w:t>
      </w:r>
    </w:p>
  </w:comment>
  <w:comment w:id="4026" w:author="Kerith Conron" w:date="2026-03-03T16:36:00Z" w:initials="KC">
    <w:p w14:paraId="2B6A5DB6" w14:textId="77777777" w:rsidR="00721407" w:rsidRDefault="00911AA2" w:rsidP="00721407">
      <w:pPr>
        <w:pStyle w:val="CommentText"/>
      </w:pPr>
      <w:r>
        <w:rPr>
          <w:rStyle w:val="CommentReference"/>
        </w:rPr>
        <w:annotationRef/>
      </w:r>
      <w:r w:rsidR="00721407">
        <w:t>Add composite score means to tables in Appendix C and D.</w:t>
      </w:r>
    </w:p>
  </w:comment>
  <w:comment w:id="4490" w:author="Kerith Conron" w:date="2026-03-03T16:23:00Z" w:initials="KC">
    <w:p w14:paraId="503F4BA4" w14:textId="77777777" w:rsidR="00F10C9A" w:rsidRDefault="00F10C9A" w:rsidP="00F10C9A">
      <w:pPr>
        <w:pStyle w:val="CommentText"/>
      </w:pPr>
      <w:r>
        <w:rPr>
          <w:rStyle w:val="CommentReference"/>
        </w:rPr>
        <w:annotationRef/>
      </w:r>
      <w:r>
        <w:t>Use a table title that allows your table to stand alone from the report.</w:t>
      </w:r>
    </w:p>
  </w:comment>
  <w:comment w:id="5200" w:author="Kerith Conron" w:date="2026-03-06T12:06:00Z" w:initials="KC">
    <w:p w14:paraId="5AD1A32C" w14:textId="77777777" w:rsidR="006C73E7" w:rsidRDefault="006C73E7"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A0A54" w15:done="1"/>
  <w15:commentEx w15:paraId="2336FD54" w15:paraIdParent="251A0A54" w15:done="1"/>
  <w15:commentEx w15:paraId="65D4A352" w15:done="1"/>
  <w15:commentEx w15:paraId="750BA802" w15:done="1"/>
  <w15:commentEx w15:paraId="251E9EA3" w15:paraIdParent="750BA802" w15:done="1"/>
  <w15:commentEx w15:paraId="21543448" w15:paraIdParent="750BA802" w15:done="1"/>
  <w15:commentEx w15:paraId="0974BF3C" w15:done="1"/>
  <w15:commentEx w15:paraId="50ADC764" w15:paraIdParent="0974BF3C" w15:done="1"/>
  <w15:commentEx w15:paraId="07C99A22" w15:done="1"/>
  <w15:commentEx w15:paraId="108727BC" w15:paraIdParent="07C99A22" w15:done="1"/>
  <w15:commentEx w15:paraId="1B2D2D6E" w15:done="1"/>
  <w15:commentEx w15:paraId="0A46B2AB" w15:paraIdParent="1B2D2D6E" w15:done="1"/>
  <w15:commentEx w15:paraId="64004783" w15:done="1"/>
  <w15:commentEx w15:paraId="4F97FF87" w15:done="1"/>
  <w15:commentEx w15:paraId="3170E2AD" w15:paraIdParent="4F97FF87" w15:done="1"/>
  <w15:commentEx w15:paraId="0FF2D159" w15:done="1"/>
  <w15:commentEx w15:paraId="3E0DE042" w15:done="0"/>
  <w15:commentEx w15:paraId="186F418E" w15:done="1"/>
  <w15:commentEx w15:paraId="7C220CA8" w15:done="1"/>
  <w15:commentEx w15:paraId="6AC62582" w15:done="0"/>
  <w15:commentEx w15:paraId="31AF9DA7" w15:done="0"/>
  <w15:commentEx w15:paraId="6FC206C8" w15:done="1"/>
  <w15:commentEx w15:paraId="328B05C3" w15:paraIdParent="6FC206C8" w15:done="1"/>
  <w15:commentEx w15:paraId="27202541" w15:done="0"/>
  <w15:commentEx w15:paraId="1DBDE58C" w15:done="0"/>
  <w15:commentEx w15:paraId="29E41C03" w15:done="0"/>
  <w15:commentEx w15:paraId="40AE5E66" w15:done="1"/>
  <w15:commentEx w15:paraId="0EBCD8AF" w15:done="1"/>
  <w15:commentEx w15:paraId="10008767" w15:done="0"/>
  <w15:commentEx w15:paraId="1DDB20DA" w15:done="1"/>
  <w15:commentEx w15:paraId="6DFFEC8C" w15:done="0"/>
  <w15:commentEx w15:paraId="01C7154D" w15:done="1"/>
  <w15:commentEx w15:paraId="7EF5A3A1" w15:done="0"/>
  <w15:commentEx w15:paraId="231B81FF" w15:done="1"/>
  <w15:commentEx w15:paraId="4867D5DE" w15:done="1"/>
  <w15:commentEx w15:paraId="3E2F4386" w15:paraIdParent="4867D5DE" w15:done="1"/>
  <w15:commentEx w15:paraId="68E1DE23" w15:done="0"/>
  <w15:commentEx w15:paraId="58815A9F" w15:done="1"/>
  <w15:commentEx w15:paraId="77B18C0E" w15:paraIdParent="58815A9F" w15:done="1"/>
  <w15:commentEx w15:paraId="399762A0" w15:done="0"/>
  <w15:commentEx w15:paraId="0471C35D" w15:paraIdParent="399762A0" w15:done="0"/>
  <w15:commentEx w15:paraId="10523BBA" w15:done="1"/>
  <w15:commentEx w15:paraId="53EFB48B" w15:done="0"/>
  <w15:commentEx w15:paraId="1AEF4D4A" w15:paraIdParent="53EFB48B" w15:done="0"/>
  <w15:commentEx w15:paraId="67BAC007" w15:done="0"/>
  <w15:commentEx w15:paraId="58929D82" w15:done="0"/>
  <w15:commentEx w15:paraId="6F339AB2" w15:done="0"/>
  <w15:commentEx w15:paraId="533123A4" w15:paraIdParent="6F339AB2" w15:done="0"/>
  <w15:commentEx w15:paraId="07B41C93" w15:done="1"/>
  <w15:commentEx w15:paraId="04C17865" w15:done="0"/>
  <w15:commentEx w15:paraId="275DB074" w15:done="0"/>
  <w15:commentEx w15:paraId="10894908" w15:done="0"/>
  <w15:commentEx w15:paraId="4D7C7CFD" w15:done="0"/>
  <w15:commentEx w15:paraId="3AEA4413" w15:done="0"/>
  <w15:commentEx w15:paraId="30DA118D" w15:done="0"/>
  <w15:commentEx w15:paraId="35298B46" w15:done="0"/>
  <w15:commentEx w15:paraId="4DDF6827" w15:done="0"/>
  <w15:commentEx w15:paraId="22BC6DAB" w15:done="0"/>
  <w15:commentEx w15:paraId="3A258305" w15:done="0"/>
  <w15:commentEx w15:paraId="62AE1A91" w15:paraIdParent="3A258305" w15:done="0"/>
  <w15:commentEx w15:paraId="6CA40563" w15:done="1"/>
  <w15:commentEx w15:paraId="6B6F91BC" w15:done="1"/>
  <w15:commentEx w15:paraId="3236D35B" w15:paraIdParent="6B6F91BC" w15:done="1"/>
  <w15:commentEx w15:paraId="7C571FD9" w15:done="1"/>
  <w15:commentEx w15:paraId="0465B426" w15:done="0"/>
  <w15:commentEx w15:paraId="68439D35" w15:done="0"/>
  <w15:commentEx w15:paraId="0CF7A3EE" w15:paraIdParent="68439D35" w15:done="0"/>
  <w15:commentEx w15:paraId="4CBCB98C" w15:done="0"/>
  <w15:commentEx w15:paraId="7F26FBFC" w15:done="0"/>
  <w15:commentEx w15:paraId="0BAABF65" w15:paraIdParent="7F26FBFC" w15:done="0"/>
  <w15:commentEx w15:paraId="5882CEDC" w15:done="0"/>
  <w15:commentEx w15:paraId="2D46B433" w15:done="0"/>
  <w15:commentEx w15:paraId="08231442" w15:done="0"/>
  <w15:commentEx w15:paraId="0C7BE00C" w15:done="0"/>
  <w15:commentEx w15:paraId="074EE5D5" w15:done="0"/>
  <w15:commentEx w15:paraId="14D9B40D" w15:done="0"/>
  <w15:commentEx w15:paraId="214A824C" w15:paraIdParent="14D9B40D" w15:done="0"/>
  <w15:commentEx w15:paraId="50C8922B" w15:done="1"/>
  <w15:commentEx w15:paraId="60083425" w15:done="1"/>
  <w15:commentEx w15:paraId="1DF03029" w15:done="0"/>
  <w15:commentEx w15:paraId="26F1F3FB" w15:done="0"/>
  <w15:commentEx w15:paraId="47F447E4" w15:done="0"/>
  <w15:commentEx w15:paraId="591E83F4" w15:paraIdParent="47F447E4" w15:done="0"/>
  <w15:commentEx w15:paraId="0BA13E99" w15:done="1"/>
  <w15:commentEx w15:paraId="2D9DC10A" w15:done="0"/>
  <w15:commentEx w15:paraId="4146B81E" w15:done="0"/>
  <w15:commentEx w15:paraId="747B41B1" w15:done="0"/>
  <w15:commentEx w15:paraId="35279890" w15:paraIdParent="747B41B1" w15:done="0"/>
  <w15:commentEx w15:paraId="0ACEA055" w15:done="1"/>
  <w15:commentEx w15:paraId="26C62798" w15:done="1"/>
  <w15:commentEx w15:paraId="0E89E900" w15:done="0"/>
  <w15:commentEx w15:paraId="2159E4E8" w15:done="1"/>
  <w15:commentEx w15:paraId="63CE4F72" w15:done="0"/>
  <w15:commentEx w15:paraId="190C0258" w15:done="1"/>
  <w15:commentEx w15:paraId="512E0257" w15:done="0"/>
  <w15:commentEx w15:paraId="497D7AEE" w15:paraIdParent="512E0257" w15:done="0"/>
  <w15:commentEx w15:paraId="25748C36" w15:done="0"/>
  <w15:commentEx w15:paraId="3EA0FBEF" w15:paraIdParent="25748C36" w15:done="0"/>
  <w15:commentEx w15:paraId="24A9B909" w15:done="0"/>
  <w15:commentEx w15:paraId="672CA677" w15:done="1"/>
  <w15:commentEx w15:paraId="2B6A5DB6" w15:done="0"/>
  <w15:commentEx w15:paraId="503F4BA4" w15:done="0"/>
  <w15:commentEx w15:paraId="5AD1A3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F6FA0" w16cex:dateUtc="2026-03-06T17:56:00Z"/>
  <w16cex:commentExtensible w16cex:durableId="751C2BA8" w16cex:dateUtc="2026-03-12T17:29:00Z"/>
  <w16cex:commentExtensible w16cex:durableId="4FE2961E" w16cex:dateUtc="2026-03-06T13:01:00Z"/>
  <w16cex:commentExtensible w16cex:durableId="2539A104" w16cex:dateUtc="2026-03-06T16:58:00Z"/>
  <w16cex:commentExtensible w16cex:durableId="079871E4" w16cex:dateUtc="2026-03-06T18:23:00Z"/>
  <w16cex:commentExtensible w16cex:durableId="0CDA30C8" w16cex:dateUtc="2026-03-12T17:35:00Z"/>
  <w16cex:commentExtensible w16cex:durableId="65CC43E6" w16cex:dateUtc="2026-03-06T13:15:00Z"/>
  <w16cex:commentExtensible w16cex:durableId="6861FE4E" w16cex:dateUtc="2026-03-12T17:36:00Z"/>
  <w16cex:commentExtensible w16cex:durableId="64FB3B00" w16cex:dateUtc="2026-03-06T18:13:00Z"/>
  <w16cex:commentExtensible w16cex:durableId="2C22AFF6" w16cex:dateUtc="2026-03-12T17:40:00Z"/>
  <w16cex:commentExtensible w16cex:durableId="09F1B33F" w16cex:dateUtc="2026-03-06T14:29:00Z"/>
  <w16cex:commentExtensible w16cex:durableId="69B5F88B" w16cex:dateUtc="2026-03-15T05:35:00Z"/>
  <w16cex:commentExtensible w16cex:durableId="618502E6" w16cex:dateUtc="2026-03-06T14:13:00Z"/>
  <w16cex:commentExtensible w16cex:durableId="09E60994" w16cex:dateUtc="2026-03-06T14:18:00Z"/>
  <w16cex:commentExtensible w16cex:durableId="48448833" w16cex:dateUtc="2026-03-12T17:58:00Z"/>
  <w16cex:commentExtensible w16cex:durableId="2F8777F6" w16cex:dateUtc="2026-03-06T14:19:00Z"/>
  <w16cex:commentExtensible w16cex:durableId="591DAD43" w16cex:dateUtc="2026-03-15T06:17:00Z"/>
  <w16cex:commentExtensible w16cex:durableId="58C31A9E" w16cex:dateUtc="2026-03-06T14:24:00Z"/>
  <w16cex:commentExtensible w16cex:durableId="1B1776EB" w16cex:dateUtc="2026-03-06T14:27:00Z"/>
  <w16cex:commentExtensible w16cex:durableId="62C40623" w16cex:dateUtc="2026-03-13T18:47:00Z"/>
  <w16cex:commentExtensible w16cex:durableId="598251B4" w16cex:dateUtc="2026-03-03T21:20:00Z"/>
  <w16cex:commentExtensible w16cex:durableId="62C69491" w16cex:dateUtc="2026-03-03T22:36:00Z"/>
  <w16cex:commentExtensible w16cex:durableId="714B8A9D" w16cex:dateUtc="2026-03-12T18:14:00Z"/>
  <w16cex:commentExtensible w16cex:durableId="00F14B20" w16cex:dateUtc="2026-03-03T22:32:00Z"/>
  <w16cex:commentExtensible w16cex:durableId="18B85F35" w16cex:dateUtc="2026-03-02T21:47:00Z"/>
  <w16cex:commentExtensible w16cex:durableId="39174973" w16cex:dateUtc="2026-03-03T20:40:00Z"/>
  <w16cex:commentExtensible w16cex:durableId="4508D35C" w16cex:dateUtc="2026-03-03T20:42:00Z"/>
  <w16cex:commentExtensible w16cex:durableId="31997B90" w16cex:dateUtc="2026-03-06T17:06:00Z"/>
  <w16cex:commentExtensible w16cex:durableId="59043229" w16cex:dateUtc="2026-03-04T21:46:00Z"/>
  <w16cex:commentExtensible w16cex:durableId="492AAA34" w16cex:dateUtc="2026-03-03T21:03:00Z"/>
  <w16cex:commentExtensible w16cex:durableId="76C9C716" w16cex:dateUtc="2026-03-03T21:10:00Z"/>
  <w16cex:commentExtensible w16cex:durableId="37DA558A" w16cex:dateUtc="2026-03-03T21:12:00Z"/>
  <w16cex:commentExtensible w16cex:durableId="434B9B4F" w16cex:dateUtc="2026-03-03T21:14:00Z"/>
  <w16cex:commentExtensible w16cex:durableId="78C7DE89" w16cex:dateUtc="2026-03-03T21:15:00Z"/>
  <w16cex:commentExtensible w16cex:durableId="78C7DEB3" w16cex:dateUtc="2026-03-03T21:18:00Z"/>
  <w16cex:commentExtensible w16cex:durableId="532FF753" w16cex:dateUtc="2026-03-13T19:31:00Z"/>
  <w16cex:commentExtensible w16cex:durableId="71F5C94A" w16cex:dateUtc="2026-03-03T21:17:00Z"/>
  <w16cex:commentExtensible w16cex:durableId="3A353E59" w16cex:dateUtc="2026-03-03T22:40:00Z"/>
  <w16cex:commentExtensible w16cex:durableId="01003C6F" w16cex:dateUtc="2026-03-13T19:31:00Z"/>
  <w16cex:commentExtensible w16cex:durableId="636783B2" w16cex:dateUtc="2026-03-03T22:48:00Z"/>
  <w16cex:commentExtensible w16cex:durableId="508F2667" w16cex:dateUtc="2026-03-06T17:13:00Z"/>
  <w16cex:commentExtensible w16cex:durableId="079EAB85" w16cex:dateUtc="2026-03-04T20:35:00Z"/>
  <w16cex:commentExtensible w16cex:durableId="7973E0DF" w16cex:dateUtc="2026-03-06T14:39:00Z"/>
  <w16cex:commentExtensible w16cex:durableId="4C2DE6BB" w16cex:dateUtc="2026-03-16T01:02:00Z"/>
  <w16cex:commentExtensible w16cex:durableId="777EDA35" w16cex:dateUtc="2026-03-06T14:40:00Z"/>
  <w16cex:commentExtensible w16cex:durableId="640EB22F" w16cex:dateUtc="2026-03-06T14:41:00Z"/>
  <w16cex:commentExtensible w16cex:durableId="52F73F41" w16cex:dateUtc="2026-03-06T14:43:00Z"/>
  <w16cex:commentExtensible w16cex:durableId="0D62075A" w16cex:dateUtc="2026-03-06T18:00:00Z"/>
  <w16cex:commentExtensible w16cex:durableId="6599424B" w16cex:dateUtc="2026-03-06T14:31:00Z"/>
  <w16cex:commentExtensible w16cex:durableId="2963951F" w16cex:dateUtc="2026-03-04T21:18:00Z"/>
  <w16cex:commentExtensible w16cex:durableId="0F505C32" w16cex:dateUtc="2026-03-04T22:49:00Z"/>
  <w16cex:commentExtensible w16cex:durableId="0CC541DB" w16cex:dateUtc="2026-03-04T22:50:00Z"/>
  <w16cex:commentExtensible w16cex:durableId="3AC1FDB3" w16cex:dateUtc="2026-03-04T21:18:00Z"/>
  <w16cex:commentExtensible w16cex:durableId="18A0D04D" w16cex:dateUtc="2026-03-06T17:26:00Z"/>
  <w16cex:commentExtensible w16cex:durableId="6A272983" w16cex:dateUtc="2026-03-04T21:18:00Z"/>
  <w16cex:commentExtensible w16cex:durableId="1606EA9E" w16cex:dateUtc="2026-03-06T17:14:00Z"/>
  <w16cex:commentExtensible w16cex:durableId="3FDF8C10" w16cex:dateUtc="2026-03-06T17:35:00Z"/>
  <w16cex:commentExtensible w16cex:durableId="1597E8B9" w16cex:dateUtc="2026-03-06T17:30:00Z"/>
  <w16cex:commentExtensible w16cex:durableId="0281D022" w16cex:dateUtc="2026-03-06T17:42:00Z"/>
  <w16cex:commentExtensible w16cex:durableId="5AE6D3A2" w16cex:dateUtc="2026-03-15T06:15:00Z"/>
  <w16cex:commentExtensible w16cex:durableId="334737D1" w16cex:dateUtc="2026-03-03T22:28:00Z"/>
  <w16cex:commentExtensible w16cex:durableId="656E4CE2" w16cex:dateUtc="2026-03-04T20:54:00Z"/>
  <w16cex:commentExtensible w16cex:durableId="6877C225" w16cex:dateUtc="2026-03-06T14:50:00Z"/>
  <w16cex:commentExtensible w16cex:durableId="64545B02" w16cex:dateUtc="2026-03-04T20:57:00Z"/>
  <w16cex:commentExtensible w16cex:durableId="7FF0C2B9" w16cex:dateUtc="2026-03-04T20:56:00Z"/>
  <w16cex:commentExtensible w16cex:durableId="7A2C0EA5" w16cex:dateUtc="2026-03-15T05:51:00Z"/>
  <w16cex:commentExtensible w16cex:durableId="4B020422" w16cex:dateUtc="2026-03-16T04:43:00Z"/>
  <w16cex:commentExtensible w16cex:durableId="0C75EC7E" w16cex:dateUtc="2026-03-04T20:48:00Z"/>
  <w16cex:commentExtensible w16cex:durableId="34A31F3C" w16cex:dateUtc="2026-03-04T21:07:00Z"/>
  <w16cex:commentExtensible w16cex:durableId="72C1B2CA" w16cex:dateUtc="2026-03-15T05:00:00Z"/>
  <w16cex:commentExtensible w16cex:durableId="79A1CE49" w16cex:dateUtc="2026-03-04T21:10:00Z"/>
  <w16cex:commentExtensible w16cex:durableId="10E4AF22" w16cex:dateUtc="2026-03-04T22:32:00Z"/>
  <w16cex:commentExtensible w16cex:durableId="4CCC82D0" w16cex:dateUtc="2026-03-13T19:20:00Z"/>
  <w16cex:commentExtensible w16cex:durableId="19FBD0DB" w16cex:dateUtc="2026-03-04T21:14:00Z"/>
  <w16cex:commentExtensible w16cex:durableId="41E6CE2F" w16cex:dateUtc="2026-03-04T22:38:00Z"/>
  <w16cex:commentExtensible w16cex:durableId="496E8D90" w16cex:dateUtc="2026-03-04T22:55:00Z"/>
  <w16cex:commentExtensible w16cex:durableId="57B18F69" w16cex:dateUtc="2026-03-12T18:28:00Z"/>
  <w16cex:commentExtensible w16cex:durableId="14BC180F" w16cex:dateUtc="2026-03-04T22:52:00Z"/>
  <w16cex:commentExtensible w16cex:durableId="5B1002A0" w16cex:dateUtc="2026-03-06T16:00:00Z"/>
  <w16cex:commentExtensible w16cex:durableId="52108D05" w16cex:dateUtc="2026-03-06T16:01:00Z"/>
  <w16cex:commentExtensible w16cex:durableId="4E8F031A" w16cex:dateUtc="2026-03-06T16:02:00Z"/>
  <w16cex:commentExtensible w16cex:durableId="1587C91C" w16cex:dateUtc="2026-03-06T16:03:00Z"/>
  <w16cex:commentExtensible w16cex:durableId="1027CB3C" w16cex:dateUtc="2026-03-15T05:54:00Z"/>
  <w16cex:commentExtensible w16cex:durableId="2697BF52" w16cex:dateUtc="2026-03-06T16:06:00Z"/>
  <w16cex:commentExtensible w16cex:durableId="5AFC7BA3" w16cex:dateUtc="2026-03-06T16:08:00Z"/>
  <w16cex:commentExtensible w16cex:durableId="0440FF31" w16cex:dateUtc="2026-03-06T16:09:00Z"/>
  <w16cex:commentExtensible w16cex:durableId="1A9A5529" w16cex:dateUtc="2026-03-06T16:09:00Z"/>
  <w16cex:commentExtensible w16cex:durableId="39B0843C" w16cex:dateUtc="2026-03-06T16:11:00Z"/>
  <w16cex:commentExtensible w16cex:durableId="27D68D0B" w16cex:dateUtc="2026-03-06T16:12:00Z"/>
  <w16cex:commentExtensible w16cex:durableId="6F480AE2" w16cex:dateUtc="2026-03-06T16:13:00Z"/>
  <w16cex:commentExtensible w16cex:durableId="3E2E8D8F" w16cex:dateUtc="2026-03-13T18:49:00Z"/>
  <w16cex:commentExtensible w16cex:durableId="0B318A4F" w16cex:dateUtc="2026-03-06T16:14:00Z"/>
  <w16cex:commentExtensible w16cex:durableId="6135F69A" w16cex:dateUtc="2026-03-06T16:25:00Z"/>
  <w16cex:commentExtensible w16cex:durableId="6EB1DB1E" w16cex:dateUtc="2026-03-06T16:30:00Z"/>
  <w16cex:commentExtensible w16cex:durableId="48147A47" w16cex:dateUtc="2026-03-06T16:26:00Z"/>
  <w16cex:commentExtensible w16cex:durableId="6FA5F331" w16cex:dateUtc="2026-03-15T06:12:00Z"/>
  <w16cex:commentExtensible w16cex:durableId="515376E6" w16cex:dateUtc="2026-03-06T16:34:00Z"/>
  <w16cex:commentExtensible w16cex:durableId="247B5FD7" w16cex:dateUtc="2026-03-13T18:55:00Z"/>
  <w16cex:commentExtensible w16cex:durableId="5774A962" w16cex:dateUtc="2026-03-03T21:30:00Z"/>
  <w16cex:commentExtensible w16cex:durableId="3126D5BB" w16cex:dateUtc="2026-03-03T21:26:00Z"/>
  <w16cex:commentExtensible w16cex:durableId="399CD74B" w16cex:dateUtc="2026-03-03T21:36:00Z"/>
  <w16cex:commentExtensible w16cex:durableId="2B557097" w16cex:dateUtc="2026-03-03T21:23:00Z"/>
  <w16cex:commentExtensible w16cex:durableId="3AC8CEB0" w16cex:dateUtc="2026-03-0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A0A54" w16cid:durableId="36AF6FA0"/>
  <w16cid:commentId w16cid:paraId="2336FD54" w16cid:durableId="751C2BA8"/>
  <w16cid:commentId w16cid:paraId="65D4A352" w16cid:durableId="4FE2961E"/>
  <w16cid:commentId w16cid:paraId="750BA802" w16cid:durableId="2539A104"/>
  <w16cid:commentId w16cid:paraId="251E9EA3" w16cid:durableId="079871E4"/>
  <w16cid:commentId w16cid:paraId="21543448" w16cid:durableId="0CDA30C8"/>
  <w16cid:commentId w16cid:paraId="0974BF3C" w16cid:durableId="65CC43E6"/>
  <w16cid:commentId w16cid:paraId="50ADC764" w16cid:durableId="6861FE4E"/>
  <w16cid:commentId w16cid:paraId="07C99A22" w16cid:durableId="64FB3B00"/>
  <w16cid:commentId w16cid:paraId="108727BC" w16cid:durableId="2C22AFF6"/>
  <w16cid:commentId w16cid:paraId="1B2D2D6E" w16cid:durableId="09F1B33F"/>
  <w16cid:commentId w16cid:paraId="0A46B2AB" w16cid:durableId="69B5F88B"/>
  <w16cid:commentId w16cid:paraId="64004783" w16cid:durableId="618502E6"/>
  <w16cid:commentId w16cid:paraId="4F97FF87" w16cid:durableId="09E60994"/>
  <w16cid:commentId w16cid:paraId="3170E2AD" w16cid:durableId="48448833"/>
  <w16cid:commentId w16cid:paraId="0FF2D159" w16cid:durableId="2F8777F6"/>
  <w16cid:commentId w16cid:paraId="3E0DE042" w16cid:durableId="591DAD43"/>
  <w16cid:commentId w16cid:paraId="186F418E" w16cid:durableId="58C31A9E"/>
  <w16cid:commentId w16cid:paraId="7C220CA8" w16cid:durableId="1B1776EB"/>
  <w16cid:commentId w16cid:paraId="6AC62582" w16cid:durableId="62C40623"/>
  <w16cid:commentId w16cid:paraId="31AF9DA7" w16cid:durableId="598251B4"/>
  <w16cid:commentId w16cid:paraId="6FC206C8" w16cid:durableId="62C69491"/>
  <w16cid:commentId w16cid:paraId="328B05C3" w16cid:durableId="714B8A9D"/>
  <w16cid:commentId w16cid:paraId="27202541" w16cid:durableId="00F14B20"/>
  <w16cid:commentId w16cid:paraId="1DBDE58C" w16cid:durableId="18B85F35"/>
  <w16cid:commentId w16cid:paraId="29E41C03" w16cid:durableId="39174973"/>
  <w16cid:commentId w16cid:paraId="40AE5E66" w16cid:durableId="4508D35C"/>
  <w16cid:commentId w16cid:paraId="0EBCD8AF" w16cid:durableId="31997B90"/>
  <w16cid:commentId w16cid:paraId="10008767" w16cid:durableId="59043229"/>
  <w16cid:commentId w16cid:paraId="1DDB20DA" w16cid:durableId="492AAA34"/>
  <w16cid:commentId w16cid:paraId="6DFFEC8C" w16cid:durableId="76C9C716"/>
  <w16cid:commentId w16cid:paraId="01C7154D" w16cid:durableId="37DA558A"/>
  <w16cid:commentId w16cid:paraId="7EF5A3A1" w16cid:durableId="434B9B4F"/>
  <w16cid:commentId w16cid:paraId="231B81FF" w16cid:durableId="78C7DE89"/>
  <w16cid:commentId w16cid:paraId="4867D5DE" w16cid:durableId="78C7DEB3"/>
  <w16cid:commentId w16cid:paraId="3E2F4386" w16cid:durableId="532FF753"/>
  <w16cid:commentId w16cid:paraId="68E1DE23" w16cid:durableId="71F5C94A"/>
  <w16cid:commentId w16cid:paraId="58815A9F" w16cid:durableId="3A353E59"/>
  <w16cid:commentId w16cid:paraId="77B18C0E" w16cid:durableId="01003C6F"/>
  <w16cid:commentId w16cid:paraId="399762A0" w16cid:durableId="636783B2"/>
  <w16cid:commentId w16cid:paraId="0471C35D" w16cid:durableId="508F2667"/>
  <w16cid:commentId w16cid:paraId="10523BBA" w16cid:durableId="079EAB85"/>
  <w16cid:commentId w16cid:paraId="53EFB48B" w16cid:durableId="7973E0DF"/>
  <w16cid:commentId w16cid:paraId="1AEF4D4A" w16cid:durableId="4C2DE6BB"/>
  <w16cid:commentId w16cid:paraId="67BAC007" w16cid:durableId="777EDA35"/>
  <w16cid:commentId w16cid:paraId="58929D82" w16cid:durableId="640EB22F"/>
  <w16cid:commentId w16cid:paraId="6F339AB2" w16cid:durableId="52F73F41"/>
  <w16cid:commentId w16cid:paraId="533123A4" w16cid:durableId="0D62075A"/>
  <w16cid:commentId w16cid:paraId="07B41C93" w16cid:durableId="6599424B"/>
  <w16cid:commentId w16cid:paraId="04C17865" w16cid:durableId="2963951F"/>
  <w16cid:commentId w16cid:paraId="275DB074" w16cid:durableId="0F505C32"/>
  <w16cid:commentId w16cid:paraId="10894908" w16cid:durableId="0CC541DB"/>
  <w16cid:commentId w16cid:paraId="4D7C7CFD" w16cid:durableId="3AC1FDB3"/>
  <w16cid:commentId w16cid:paraId="3AEA4413" w16cid:durableId="18A0D04D"/>
  <w16cid:commentId w16cid:paraId="30DA118D" w16cid:durableId="6A272983"/>
  <w16cid:commentId w16cid:paraId="35298B46" w16cid:durableId="1606EA9E"/>
  <w16cid:commentId w16cid:paraId="4DDF6827" w16cid:durableId="3FDF8C10"/>
  <w16cid:commentId w16cid:paraId="22BC6DAB" w16cid:durableId="1597E8B9"/>
  <w16cid:commentId w16cid:paraId="3A258305" w16cid:durableId="0281D022"/>
  <w16cid:commentId w16cid:paraId="62AE1A91" w16cid:durableId="5AE6D3A2"/>
  <w16cid:commentId w16cid:paraId="6CA40563" w16cid:durableId="334737D1"/>
  <w16cid:commentId w16cid:paraId="6B6F91BC" w16cid:durableId="656E4CE2"/>
  <w16cid:commentId w16cid:paraId="3236D35B" w16cid:durableId="6877C225"/>
  <w16cid:commentId w16cid:paraId="7C571FD9" w16cid:durableId="64545B02"/>
  <w16cid:commentId w16cid:paraId="0465B426" w16cid:durableId="7FF0C2B9"/>
  <w16cid:commentId w16cid:paraId="68439D35" w16cid:durableId="7A2C0EA5"/>
  <w16cid:commentId w16cid:paraId="0CF7A3EE" w16cid:durableId="4B020422"/>
  <w16cid:commentId w16cid:paraId="4CBCB98C" w16cid:durableId="0C75EC7E"/>
  <w16cid:commentId w16cid:paraId="7F26FBFC" w16cid:durableId="34A31F3C"/>
  <w16cid:commentId w16cid:paraId="0BAABF65" w16cid:durableId="72C1B2CA"/>
  <w16cid:commentId w16cid:paraId="5882CEDC" w16cid:durableId="79A1CE49"/>
  <w16cid:commentId w16cid:paraId="2D46B433" w16cid:durableId="10E4AF22"/>
  <w16cid:commentId w16cid:paraId="08231442" w16cid:durableId="4CCC82D0"/>
  <w16cid:commentId w16cid:paraId="0C7BE00C" w16cid:durableId="19FBD0DB"/>
  <w16cid:commentId w16cid:paraId="074EE5D5" w16cid:durableId="41E6CE2F"/>
  <w16cid:commentId w16cid:paraId="14D9B40D" w16cid:durableId="496E8D90"/>
  <w16cid:commentId w16cid:paraId="214A824C" w16cid:durableId="57B18F69"/>
  <w16cid:commentId w16cid:paraId="50C8922B" w16cid:durableId="14BC180F"/>
  <w16cid:commentId w16cid:paraId="60083425" w16cid:durableId="5B1002A0"/>
  <w16cid:commentId w16cid:paraId="1DF03029" w16cid:durableId="52108D05"/>
  <w16cid:commentId w16cid:paraId="26F1F3FB" w16cid:durableId="4E8F031A"/>
  <w16cid:commentId w16cid:paraId="47F447E4" w16cid:durableId="1587C91C"/>
  <w16cid:commentId w16cid:paraId="591E83F4" w16cid:durableId="1027CB3C"/>
  <w16cid:commentId w16cid:paraId="0BA13E99" w16cid:durableId="2697BF52"/>
  <w16cid:commentId w16cid:paraId="2D9DC10A" w16cid:durableId="5AFC7BA3"/>
  <w16cid:commentId w16cid:paraId="4146B81E" w16cid:durableId="0440FF31"/>
  <w16cid:commentId w16cid:paraId="747B41B1" w16cid:durableId="1A9A5529"/>
  <w16cid:commentId w16cid:paraId="35279890" w16cid:durableId="39B0843C"/>
  <w16cid:commentId w16cid:paraId="0ACEA055" w16cid:durableId="27D68D0B"/>
  <w16cid:commentId w16cid:paraId="26C62798" w16cid:durableId="6F480AE2"/>
  <w16cid:commentId w16cid:paraId="0E89E900" w16cid:durableId="3E2E8D8F"/>
  <w16cid:commentId w16cid:paraId="2159E4E8" w16cid:durableId="0B318A4F"/>
  <w16cid:commentId w16cid:paraId="63CE4F72" w16cid:durableId="6135F69A"/>
  <w16cid:commentId w16cid:paraId="190C0258" w16cid:durableId="6EB1DB1E"/>
  <w16cid:commentId w16cid:paraId="512E0257" w16cid:durableId="48147A47"/>
  <w16cid:commentId w16cid:paraId="497D7AEE" w16cid:durableId="6FA5F331"/>
  <w16cid:commentId w16cid:paraId="25748C36" w16cid:durableId="515376E6"/>
  <w16cid:commentId w16cid:paraId="3EA0FBEF" w16cid:durableId="247B5FD7"/>
  <w16cid:commentId w16cid:paraId="24A9B909" w16cid:durableId="5774A962"/>
  <w16cid:commentId w16cid:paraId="672CA677" w16cid:durableId="3126D5BB"/>
  <w16cid:commentId w16cid:paraId="2B6A5DB6" w16cid:durableId="399CD74B"/>
  <w16cid:commentId w16cid:paraId="503F4BA4" w16cid:durableId="2B557097"/>
  <w16cid:commentId w16cid:paraId="5AD1A32C" w16cid:durableId="3AC8C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B123" w14:textId="77777777" w:rsidR="004538EF" w:rsidRDefault="004538EF">
      <w:r>
        <w:separator/>
      </w:r>
    </w:p>
  </w:endnote>
  <w:endnote w:type="continuationSeparator" w:id="0">
    <w:p w14:paraId="297FF6CE" w14:textId="77777777" w:rsidR="004538EF" w:rsidRDefault="00453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6B25E8A-838C-E34B-807D-EFC2A69F0ACF}"/>
  </w:font>
  <w:font w:name="Times New Roman">
    <w:panose1 w:val="02020603050405020304"/>
    <w:charset w:val="00"/>
    <w:family w:val="roman"/>
    <w:pitch w:val="variable"/>
    <w:sig w:usb0="E0002EFF" w:usb1="C000785B" w:usb2="00000009" w:usb3="00000000" w:csb0="000001FF" w:csb1="00000000"/>
    <w:embedRegular r:id="rId2" w:fontKey="{E24AD9F4-1EAA-1A4C-A1EC-B8654150CB4F}"/>
    <w:embedBold r:id="rId3" w:fontKey="{D7D6ED7E-9394-9442-AB5F-AE46B81FB9D9}"/>
    <w:embedItalic r:id="rId4" w:fontKey="{9BEEE186-E544-7E4F-AD56-AB03C9658A76}"/>
    <w:embedBoldItalic r:id="rId5" w:fontKey="{DF0686A6-AF09-CC44-B374-16C03AD8E7F8}"/>
  </w:font>
  <w:font w:name="Calibri">
    <w:panose1 w:val="020F0502020204030204"/>
    <w:charset w:val="00"/>
    <w:family w:val="swiss"/>
    <w:pitch w:val="variable"/>
    <w:sig w:usb0="E4002EFF" w:usb1="C200247B" w:usb2="00000009" w:usb3="00000000" w:csb0="000001FF" w:csb1="00000000"/>
    <w:embedRegular r:id="rId6" w:fontKey="{267E46BD-5D73-DB4A-A0D3-ACB7FFE62584}"/>
    <w:embedBold r:id="rId7" w:fontKey="{6976AB34-3AD9-724E-A073-51E4587E9044}"/>
    <w:embedItalic r:id="rId8" w:fontKey="{50AE223E-7CA1-B043-BE6E-9CF776F685F6}"/>
    <w:embedBoldItalic r:id="rId9" w:fontKey="{C26D0574-2EF5-124F-AA08-F2F00115919C}"/>
  </w:font>
  <w:font w:name="Arial">
    <w:panose1 w:val="020B0604020202020204"/>
    <w:charset w:val="00"/>
    <w:family w:val="swiss"/>
    <w:pitch w:val="variable"/>
    <w:sig w:usb0="E0002EFF" w:usb1="C000785B" w:usb2="00000009" w:usb3="00000000" w:csb0="000001FF" w:csb1="00000000"/>
    <w:embedRegular r:id="rId10" w:fontKey="{CE747884-1FAA-3646-9223-14287C0F9B49}"/>
    <w:embedItalic r:id="rId11" w:fontKey="{D314C10D-5D10-4045-9B43-CDEF82BD0DD9}"/>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2" w:fontKey="{0D2271C3-2BC9-5F48-9E20-550F602C82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8A98" w14:textId="77777777" w:rsidR="004F595A" w:rsidRDefault="004F59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F3A1C" w14:textId="77777777" w:rsidR="004538EF" w:rsidRDefault="004538EF">
      <w:r>
        <w:separator/>
      </w:r>
    </w:p>
  </w:footnote>
  <w:footnote w:type="continuationSeparator" w:id="0">
    <w:p w14:paraId="7E770385" w14:textId="77777777" w:rsidR="004538EF" w:rsidRDefault="004538EF">
      <w:r>
        <w:continuationSeparator/>
      </w:r>
    </w:p>
  </w:footnote>
  <w:footnote w:id="1">
    <w:p w14:paraId="0F6A27EF" w14:textId="2844C648"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 xml:space="preserve">This research was approved by the Institutional Review Board (IRB) </w:t>
      </w:r>
      <w:r w:rsidR="00EF6E80">
        <w:rPr>
          <w:rFonts w:ascii="Calibri" w:hAnsi="Calibri" w:cs="Calibri"/>
          <w:color w:val="000000"/>
        </w:rPr>
        <w:t xml:space="preserve">at </w:t>
      </w:r>
      <w:r w:rsidR="003F58D7">
        <w:rPr>
          <w:rFonts w:ascii="Calibri" w:hAnsi="Calibri" w:cs="Calibri"/>
          <w:color w:val="000000"/>
        </w:rPr>
        <w:t xml:space="preserve">the </w:t>
      </w:r>
      <w:r w:rsidR="00EF6E80">
        <w:rPr>
          <w:rFonts w:ascii="Calibri" w:hAnsi="Calibri" w:cs="Calibri"/>
          <w:color w:val="000000"/>
        </w:rPr>
        <w:t xml:space="preserve">University </w:t>
      </w:r>
      <w:r w:rsidR="003F58D7">
        <w:rPr>
          <w:rFonts w:ascii="Calibri" w:hAnsi="Calibri" w:cs="Calibri"/>
          <w:color w:val="000000"/>
        </w:rPr>
        <w:t xml:space="preserve">of California, Davis </w:t>
      </w:r>
      <w:r w:rsidRPr="00784751">
        <w:rPr>
          <w:rFonts w:ascii="Calibri" w:hAnsi="Calibri" w:cs="Calibri"/>
          <w:color w:val="000000"/>
        </w:rPr>
        <w:t>under protocol number 2041454-1 and considered minimal risk. Informed consent was obtained from all participants prior to survey administration.</w:t>
      </w:r>
    </w:p>
  </w:footnote>
  <w:footnote w:id="2">
    <w:p w14:paraId="27111EAC" w14:textId="77777777" w:rsidR="00C02F9A" w:rsidRPr="005C029B" w:rsidRDefault="00C02F9A" w:rsidP="00C02F9A">
      <w:pPr>
        <w:rPr>
          <w:sz w:val="15"/>
          <w:szCs w:val="15"/>
        </w:rPr>
      </w:pPr>
      <w:r w:rsidRPr="00784751">
        <w:rPr>
          <w:rFonts w:ascii="Calibri" w:hAnsi="Calibri" w:cs="Calibri"/>
          <w:sz w:val="20"/>
          <w:szCs w:val="20"/>
          <w:vertAlign w:val="superscript"/>
        </w:rPr>
        <w:footnoteRef/>
      </w:r>
      <w:r w:rsidRPr="00784751">
        <w:rPr>
          <w:rFonts w:ascii="Calibri" w:hAnsi="Calibri" w:cs="Calibri"/>
          <w:sz w:val="15"/>
          <w:szCs w:val="15"/>
        </w:rPr>
        <w:t xml:space="preserve"> </w:t>
      </w:r>
      <w:r w:rsidRPr="00784751">
        <w:rPr>
          <w:rFonts w:ascii="Calibri" w:hAnsi="Calibri" w:cs="Calibri"/>
          <w:sz w:val="20"/>
          <w:szCs w:val="20"/>
        </w:rPr>
        <w:t>Compared to California’s 2022–23 statewide 12th grade enrollment (see Appendix Table A2)</w:t>
      </w:r>
      <w:r>
        <w:rPr>
          <w:rFonts w:ascii="Calibri" w:hAnsi="Calibri" w:cs="Calibri"/>
          <w:sz w:val="20"/>
          <w:szCs w:val="20"/>
        </w:rPr>
        <w:t>,</w:t>
      </w:r>
      <w:r w:rsidRPr="00784751">
        <w:rPr>
          <w:rFonts w:ascii="Calibri" w:hAnsi="Calibri" w:cs="Calibri"/>
          <w:sz w:val="20"/>
          <w:szCs w:val="20"/>
        </w:rPr>
        <w:t xml:space="preserve"> our sample is broadly, though imperfectly, representative of the state’s college-bound 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t>
      </w:r>
      <w:r>
        <w:rPr>
          <w:rFonts w:ascii="Calibri" w:hAnsi="Calibri" w:cs="Calibri"/>
          <w:sz w:val="20"/>
          <w:szCs w:val="20"/>
        </w:rPr>
        <w:t xml:space="preserve">with </w:t>
      </w:r>
      <w:r w:rsidRPr="00784751">
        <w:rPr>
          <w:rFonts w:ascii="Calibri" w:hAnsi="Calibri" w:cs="Calibri"/>
          <w:sz w:val="20"/>
          <w:szCs w:val="20"/>
        </w:rPr>
        <w:t>cautio</w:t>
      </w:r>
      <w:r>
        <w:rPr>
          <w:rFonts w:ascii="Calibri" w:hAnsi="Calibri" w:cs="Calibri"/>
          <w:sz w:val="20"/>
          <w:szCs w:val="20"/>
        </w:rPr>
        <w:t>n</w:t>
      </w:r>
      <w:r w:rsidRPr="00784751">
        <w:rPr>
          <w:rFonts w:ascii="Calibri" w:hAnsi="Calibri" w:cs="Calibri"/>
          <w:sz w:val="20"/>
          <w:szCs w:val="20"/>
        </w:rPr>
        <w:t>.</w:t>
      </w:r>
    </w:p>
  </w:footnote>
  <w:footnote w:id="3">
    <w:p w14:paraId="00E27B0F" w14:textId="492CA1A3" w:rsidR="00AB6684" w:rsidRPr="00FC01E1" w:rsidRDefault="00AB6684">
      <w:pPr>
        <w:pStyle w:val="FootnoteText"/>
        <w:rPr>
          <w:rFonts w:asciiTheme="majorHAnsi" w:hAnsiTheme="majorHAnsi" w:cstheme="majorHAnsi"/>
          <w:rPrChange w:id="299" w:author="Christina Sun" w:date="2026-03-15T21:46:00Z" w16du:dateUtc="2026-03-16T04:46:00Z">
            <w:rPr/>
          </w:rPrChange>
        </w:rPr>
      </w:pPr>
      <w:ins w:id="300" w:author="Christina Sun" w:date="2026-03-15T21:45:00Z" w16du:dateUtc="2026-03-16T04:45:00Z">
        <w:r w:rsidRPr="00FC01E1">
          <w:rPr>
            <w:rStyle w:val="FootnoteReference"/>
            <w:rFonts w:asciiTheme="majorHAnsi" w:hAnsiTheme="majorHAnsi" w:cstheme="majorHAnsi"/>
            <w:rPrChange w:id="301" w:author="Christina Sun" w:date="2026-03-15T21:46:00Z" w16du:dateUtc="2026-03-16T04:46:00Z">
              <w:rPr>
                <w:rStyle w:val="FootnoteReference"/>
              </w:rPr>
            </w:rPrChange>
          </w:rPr>
          <w:footnoteRef/>
        </w:r>
        <w:r w:rsidRPr="00FC01E1">
          <w:rPr>
            <w:rFonts w:asciiTheme="majorHAnsi" w:hAnsiTheme="majorHAnsi" w:cstheme="majorHAnsi"/>
            <w:rPrChange w:id="302" w:author="Christina Sun" w:date="2026-03-15T21:46:00Z" w16du:dateUtc="2026-03-16T04:46:00Z">
              <w:rPr/>
            </w:rPrChange>
          </w:rPr>
          <w:t xml:space="preserve"> Of the </w:t>
        </w:r>
      </w:ins>
      <w:ins w:id="303" w:author="Christina Sun" w:date="2026-03-15T21:46:00Z" w16du:dateUtc="2026-03-16T04:46:00Z">
        <w:r w:rsidRPr="00FC01E1">
          <w:rPr>
            <w:rFonts w:asciiTheme="majorHAnsi" w:hAnsiTheme="majorHAnsi" w:cstheme="majorHAnsi"/>
            <w:rPrChange w:id="304" w:author="Christina Sun" w:date="2026-03-15T21:46:00Z" w16du:dateUtc="2026-03-16T04:46:00Z">
              <w:rPr/>
            </w:rPrChange>
          </w:rPr>
          <w:t xml:space="preserve">266 </w:t>
        </w:r>
      </w:ins>
      <w:ins w:id="305" w:author="Christina Sun" w:date="2026-03-15T21:45:00Z" w16du:dateUtc="2026-03-16T04:45:00Z">
        <w:r w:rsidRPr="00FC01E1">
          <w:rPr>
            <w:rFonts w:asciiTheme="majorHAnsi" w:hAnsiTheme="majorHAnsi" w:cstheme="majorHAnsi"/>
            <w:rPrChange w:id="306" w:author="Christina Sun" w:date="2026-03-15T21:46:00Z" w16du:dateUtc="2026-03-16T04:46:00Z">
              <w:rPr/>
            </w:rPrChange>
          </w:rPr>
          <w:t>students who identified as non-binary, 8</w:t>
        </w:r>
      </w:ins>
      <w:ins w:id="307" w:author="Christina Sun" w:date="2026-03-15T21:46:00Z" w16du:dateUtc="2026-03-16T04:46:00Z">
        <w:r w:rsidRPr="00FC01E1">
          <w:rPr>
            <w:rFonts w:asciiTheme="majorHAnsi" w:hAnsiTheme="majorHAnsi" w:cstheme="majorHAnsi"/>
            <w:rPrChange w:id="308" w:author="Christina Sun" w:date="2026-03-15T21:46:00Z" w16du:dateUtc="2026-03-16T04:46:00Z">
              <w:rPr/>
            </w:rPrChange>
          </w:rPr>
          <w:t>7% (n = 231) were assigned female at birth.</w:t>
        </w:r>
      </w:ins>
    </w:p>
  </w:footnote>
  <w:footnote w:id="4">
    <w:p w14:paraId="5F31FF71" w14:textId="49A5D52B" w:rsidR="00A830BE" w:rsidRPr="00A830BE" w:rsidRDefault="00A830BE">
      <w:pPr>
        <w:pStyle w:val="FootnoteText"/>
      </w:pPr>
      <w:ins w:id="410" w:author="Christina Sun" w:date="2026-03-15T18:59:00Z" w16du:dateUtc="2026-03-16T01:59:00Z">
        <w:r>
          <w:rPr>
            <w:rStyle w:val="FootnoteReference"/>
          </w:rPr>
          <w:footnoteRef/>
        </w:r>
        <w:r>
          <w:t xml:space="preserve"> See Appendix B for </w:t>
        </w:r>
      </w:ins>
      <w:ins w:id="411" w:author="Christina Sun" w:date="2026-03-15T19:06:00Z" w16du:dateUtc="2026-03-16T02:06:00Z">
        <w:r w:rsidR="00FC4DD2">
          <w:t xml:space="preserve">high school experience </w:t>
        </w:r>
      </w:ins>
      <w:ins w:id="412" w:author="Christina Sun" w:date="2026-03-15T18:59:00Z" w16du:dateUtc="2026-03-16T01:59:00Z">
        <w:r>
          <w:t>survey items and summary statistics.</w:t>
        </w:r>
      </w:ins>
    </w:p>
  </w:footnote>
  <w:footnote w:id="5">
    <w:p w14:paraId="3AB3CDE6" w14:textId="7CA26C61" w:rsidR="00342026" w:rsidRPr="00342026" w:rsidRDefault="00342026">
      <w:pPr>
        <w:pStyle w:val="FootnoteText"/>
      </w:pPr>
      <w:ins w:id="444" w:author="Christina Sun" w:date="2026-03-15T19:11:00Z" w16du:dateUtc="2026-03-16T02:11:00Z">
        <w:r>
          <w:rPr>
            <w:rStyle w:val="FootnoteReference"/>
          </w:rPr>
          <w:footnoteRef/>
        </w:r>
        <w:r>
          <w:t xml:space="preserve"> We also estimate regression models of high school experience index on sexual orientation. For sexual orientation models, we additionally estimate a specification that controls for assigned sex at birth. See Appendix F</w:t>
        </w:r>
      </w:ins>
      <w:ins w:id="445" w:author="Christina Sun" w:date="2026-03-15T19:12:00Z" w16du:dateUtc="2026-03-16T02:12:00Z">
        <w:r>
          <w:t xml:space="preserve"> for results.</w:t>
        </w:r>
      </w:ins>
    </w:p>
  </w:footnote>
  <w:footnote w:id="6">
    <w:p w14:paraId="7439B2A4" w14:textId="2D9580B0"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footnote>
  <w:footnote w:id="7">
    <w:p w14:paraId="66796D37" w14:textId="1E079212" w:rsidR="00FD530A" w:rsidRPr="00027FC9" w:rsidDel="00F95546" w:rsidRDefault="00FD530A">
      <w:pPr>
        <w:pStyle w:val="FootnoteText"/>
        <w:rPr>
          <w:del w:id="533" w:author="Christina Sun [2]" w:date="2026-03-15T18:21:00Z" w16du:dateUtc="2026-03-16T01:21:00Z"/>
          <w:rFonts w:ascii="Calibri" w:hAnsi="Calibri" w:cs="Calibri"/>
          <w:lang w:val="en-US"/>
        </w:rPr>
      </w:pPr>
      <w:del w:id="534" w:author="Christina Sun [2]" w:date="2026-03-15T18:21:00Z" w16du:dateUtc="2026-03-16T01:21:00Z">
        <w:r w:rsidRPr="00027FC9" w:rsidDel="00F95546">
          <w:rPr>
            <w:rStyle w:val="FootnoteReference"/>
            <w:rFonts w:ascii="Calibri" w:hAnsi="Calibri" w:cs="Calibri"/>
          </w:rPr>
          <w:footnoteRef/>
        </w:r>
        <w:r w:rsidRPr="00027FC9" w:rsidDel="00F95546">
          <w:rPr>
            <w:rFonts w:ascii="Calibri" w:hAnsi="Calibri" w:cs="Calibri"/>
          </w:rPr>
          <w:delText xml:space="preserve"> We select components with eigenvalues larger than 1.0, which identifies the first three components. We then construct a worry index for each selected component for every student as a weighted sum of the student’s answers to the battery of questions about college worries with weights from the eigenvector of the component.</w:delText>
        </w:r>
      </w:del>
    </w:p>
  </w:footnote>
  <w:footnote w:id="8">
    <w:p w14:paraId="34D912FD" w14:textId="514A1298" w:rsidR="003910DB" w:rsidRPr="003910DB" w:rsidRDefault="003910DB">
      <w:pPr>
        <w:pStyle w:val="FootnoteText"/>
      </w:pPr>
      <w:ins w:id="574" w:author="Christina Sun" w:date="2026-03-15T18:38:00Z" w16du:dateUtc="2026-03-16T01:38:00Z">
        <w:r>
          <w:rPr>
            <w:rStyle w:val="FootnoteReference"/>
          </w:rPr>
          <w:footnoteRef/>
        </w:r>
        <w:r>
          <w:t xml:space="preserve"> </w:t>
        </w:r>
      </w:ins>
      <w:ins w:id="575" w:author="Christina Sun" w:date="2026-03-15T18:39:00Z" w16du:dateUtc="2026-03-16T01:39:00Z">
        <w:r>
          <w:t>Coefficient estimates</w:t>
        </w:r>
      </w:ins>
      <w:ins w:id="576" w:author="Christina Sun" w:date="2026-03-15T18:38:00Z" w16du:dateUtc="2026-03-16T01:38:00Z">
        <w:r>
          <w:t xml:space="preserve"> from models (2) and (3</w:t>
        </w:r>
      </w:ins>
      <w:ins w:id="577" w:author="Christina Sun" w:date="2026-03-15T18:39:00Z" w16du:dateUtc="2026-03-16T01:39:00Z">
        <w:r>
          <w:t xml:space="preserve">) are very similar, therefore we </w:t>
        </w:r>
      </w:ins>
      <w:ins w:id="578" w:author="Christina Sun" w:date="2026-03-15T18:40:00Z" w16du:dateUtc="2026-03-16T01:40:00Z">
        <w:r>
          <w:t>report</w:t>
        </w:r>
      </w:ins>
      <w:ins w:id="579" w:author="Christina Sun" w:date="2026-03-15T18:39:00Z" w16du:dateUtc="2026-03-16T01:39:00Z">
        <w:r>
          <w:t xml:space="preserve"> only models (1) and (3)</w:t>
        </w:r>
      </w:ins>
      <w:ins w:id="580" w:author="Christina Sun" w:date="2026-03-15T18:40:00Z" w16du:dateUtc="2026-03-16T01:40:00Z">
        <w:r>
          <w:t xml:space="preserve">. We </w:t>
        </w:r>
      </w:ins>
      <w:ins w:id="581" w:author="Christina Sun" w:date="2026-03-15T18:44:00Z" w16du:dateUtc="2026-03-16T01:44:00Z">
        <w:r w:rsidR="007D0BCA">
          <w:t xml:space="preserve">also explore differences in college worry by sexual orientation and </w:t>
        </w:r>
      </w:ins>
      <w:ins w:id="582" w:author="Christina Sun" w:date="2026-03-15T18:40:00Z" w16du:dateUtc="2026-03-16T01:40:00Z">
        <w:r>
          <w:t xml:space="preserve">additionally estimate a model that controls for demographics, </w:t>
        </w:r>
        <w:r w:rsidR="00230D0C">
          <w:t xml:space="preserve">high school experience index, and sex assigned at birth for </w:t>
        </w:r>
      </w:ins>
      <w:ins w:id="583" w:author="Christina Sun" w:date="2026-03-15T18:41:00Z" w16du:dateUtc="2026-03-16T01:41:00Z">
        <w:r w:rsidR="00230D0C">
          <w:t xml:space="preserve">differences by </w:t>
        </w:r>
      </w:ins>
      <w:ins w:id="584" w:author="Christina Sun" w:date="2026-03-15T18:40:00Z" w16du:dateUtc="2026-03-16T01:40:00Z">
        <w:r w:rsidR="00230D0C">
          <w:t>sexual orientation</w:t>
        </w:r>
      </w:ins>
      <w:ins w:id="585" w:author="Christina Sun" w:date="2026-03-15T18:41:00Z" w16du:dateUtc="2026-03-16T01:41:00Z">
        <w:r w:rsidR="00230D0C">
          <w:t>. Results are reported in Appendix</w:t>
        </w:r>
      </w:ins>
      <w:ins w:id="586" w:author="Christina Sun" w:date="2026-03-15T18:43:00Z" w16du:dateUtc="2026-03-16T01:43:00Z">
        <w:r w:rsidR="00230D0C">
          <w:t xml:space="preserve"> </w:t>
        </w:r>
      </w:ins>
      <w:ins w:id="587" w:author="Christina Sun" w:date="2026-03-15T19:16:00Z" w16du:dateUtc="2026-03-16T02:16:00Z">
        <w:r w:rsidR="00CE4D50">
          <w:t>G</w:t>
        </w:r>
      </w:ins>
      <w:ins w:id="588" w:author="Christina Sun" w:date="2026-03-15T18:41:00Z" w16du:dateUtc="2026-03-16T01:41:00Z">
        <w:r w:rsidR="00230D0C">
          <w:t>.</w:t>
        </w:r>
      </w:ins>
    </w:p>
  </w:footnote>
  <w:footnote w:id="9">
    <w:p w14:paraId="5C628170" w14:textId="72F55054" w:rsidR="00051F5E" w:rsidRPr="00027FC9" w:rsidDel="00311ECC" w:rsidRDefault="00051F5E">
      <w:pPr>
        <w:pStyle w:val="FootnoteText"/>
        <w:rPr>
          <w:del w:id="599" w:author="Christina Sun" w:date="2026-03-15T18:55:00Z" w16du:dateUtc="2026-03-16T01:55:00Z"/>
          <w:rFonts w:ascii="Calibri" w:hAnsi="Calibri" w:cs="Calibri"/>
          <w:lang w:val="en-US"/>
        </w:rPr>
      </w:pPr>
      <w:del w:id="600" w:author="Christina Sun" w:date="2026-03-15T18:55:00Z" w16du:dateUtc="2026-03-16T01:55:00Z">
        <w:r w:rsidRPr="00027FC9" w:rsidDel="00311ECC">
          <w:rPr>
            <w:rStyle w:val="FootnoteReference"/>
            <w:rFonts w:ascii="Calibri" w:hAnsi="Calibri" w:cs="Calibri"/>
          </w:rPr>
          <w:footnoteRef/>
        </w:r>
        <w:r w:rsidRPr="00027FC9" w:rsidDel="00311ECC">
          <w:rPr>
            <w:rFonts w:ascii="Calibri" w:hAnsi="Calibri" w:cs="Calibri"/>
          </w:rPr>
          <w:delText xml:space="preserve"> </w:delText>
        </w:r>
        <w:r w:rsidR="00BF1ABC" w:rsidRPr="00027FC9" w:rsidDel="00311ECC">
          <w:rPr>
            <w:rFonts w:ascii="Calibri" w:hAnsi="Calibri" w:cs="Calibri"/>
          </w:rPr>
          <w:delText>We check the consistency of students’ answers to high school experience questions using Cronbach’s alpha (ɑ &gt; 0.7).</w:delText>
        </w:r>
      </w:del>
    </w:p>
  </w:footnote>
  <w:footnote w:id="10">
    <w:p w14:paraId="1D7C7266" w14:textId="0A5BC271" w:rsidR="00390EAB" w:rsidRPr="00390EAB" w:rsidDel="00311ECC" w:rsidRDefault="00390EAB">
      <w:pPr>
        <w:pStyle w:val="FootnoteText"/>
        <w:rPr>
          <w:del w:id="614" w:author="Christina Sun" w:date="2026-03-15T18:55:00Z" w16du:dateUtc="2026-03-16T01:55:00Z"/>
          <w:lang w:val="en-US"/>
        </w:rPr>
      </w:pPr>
      <w:del w:id="615" w:author="Christina Sun" w:date="2026-03-15T18:55:00Z" w16du:dateUtc="2026-03-16T01:55:00Z">
        <w:r w:rsidRPr="00027FC9" w:rsidDel="00311ECC">
          <w:rPr>
            <w:rStyle w:val="FootnoteReference"/>
            <w:rFonts w:ascii="Calibri" w:hAnsi="Calibri" w:cs="Calibri"/>
          </w:rPr>
          <w:footnoteRef/>
        </w:r>
        <w:r w:rsidRPr="00027FC9" w:rsidDel="00311ECC">
          <w:rPr>
            <w:rFonts w:ascii="Calibri" w:hAnsi="Calibri" w:cs="Calibri"/>
          </w:rPr>
          <w:delText xml:space="preserve"> Alternative functional forms for the high school experience variable were also tested.</w:delText>
        </w:r>
      </w:del>
    </w:p>
  </w:footnote>
  <w:footnote w:id="11">
    <w:p w14:paraId="51B1F771" w14:textId="476875B3" w:rsidR="00143DCC" w:rsidRPr="001B2966" w:rsidDel="003D5B76" w:rsidRDefault="00143DCC">
      <w:pPr>
        <w:pStyle w:val="FootnoteText"/>
        <w:rPr>
          <w:del w:id="786" w:author="Christina Sun" w:date="2026-03-15T19:46:00Z" w16du:dateUtc="2026-03-16T02:46:00Z"/>
          <w:rFonts w:asciiTheme="majorHAnsi" w:hAnsiTheme="majorHAnsi" w:cstheme="majorHAnsi"/>
        </w:rPr>
      </w:pPr>
      <w:del w:id="787" w:author="Christina Sun" w:date="2026-03-15T19:46:00Z" w16du:dateUtc="2026-03-16T02:46:00Z">
        <w:r w:rsidRPr="001B2966" w:rsidDel="003D5B76">
          <w:rPr>
            <w:rStyle w:val="FootnoteReference"/>
            <w:rFonts w:asciiTheme="majorHAnsi" w:hAnsiTheme="majorHAnsi" w:cstheme="majorHAnsi"/>
          </w:rPr>
          <w:footnoteRef/>
        </w:r>
        <w:r w:rsidRPr="001B2966" w:rsidDel="003D5B76">
          <w:rPr>
            <w:rFonts w:asciiTheme="majorHAnsi" w:hAnsiTheme="majorHAnsi" w:cstheme="majorHAnsi"/>
          </w:rPr>
          <w:delText xml:space="preserve"> </w:delText>
        </w:r>
        <w:r w:rsidR="00E21CE0" w:rsidRPr="001B2966" w:rsidDel="003D5B76">
          <w:rPr>
            <w:rFonts w:asciiTheme="majorHAnsi" w:hAnsiTheme="majorHAnsi" w:cstheme="majorHAnsi"/>
          </w:rPr>
          <w:delText>The high school experience index was constructed by adding the values of each item. All items range from -2 to 2, with -2 indicating a very negative experience, 2 indicating a very positive experience, and 0 indicating a neutral experience. The construct of the overall high school experience ranges from -12 to 12 and applies to students who reported non-missing values for all six high school experience items. For survey items overall and by gender identity</w:delText>
        </w:r>
        <w:r w:rsidR="00E21CE0" w:rsidRPr="0071788A" w:rsidDel="003D5B76">
          <w:rPr>
            <w:rFonts w:asciiTheme="majorHAnsi" w:hAnsiTheme="majorHAnsi" w:cstheme="majorHAnsi"/>
          </w:rPr>
          <w:delText>, see Appendices B and C.</w:delText>
        </w:r>
      </w:del>
    </w:p>
  </w:footnote>
  <w:footnote w:id="12">
    <w:p w14:paraId="3EA6E2AC" w14:textId="35913C04" w:rsidR="00984500" w:rsidRPr="003F4E39" w:rsidRDefault="00984500">
      <w:pPr>
        <w:pStyle w:val="FootnoteText"/>
        <w:rPr>
          <w:rFonts w:asciiTheme="majorHAnsi" w:hAnsiTheme="majorHAnsi" w:cstheme="majorHAnsi"/>
          <w:lang w:val="en-US"/>
        </w:rPr>
      </w:pPr>
      <w:r w:rsidRPr="003F4E39">
        <w:rPr>
          <w:rStyle w:val="FootnoteReference"/>
          <w:rFonts w:asciiTheme="majorHAnsi" w:hAnsiTheme="majorHAnsi" w:cstheme="majorHAnsi"/>
        </w:rPr>
        <w:footnoteRef/>
      </w:r>
      <w:r w:rsidRPr="003F4E39">
        <w:rPr>
          <w:rFonts w:asciiTheme="majorHAnsi" w:hAnsiTheme="majorHAnsi" w:cstheme="majorHAnsi"/>
        </w:rPr>
        <w:t xml:space="preserve"> </w:t>
      </w:r>
      <w:r w:rsidR="00392EBF" w:rsidRPr="003F4E39">
        <w:rPr>
          <w:rFonts w:asciiTheme="majorHAnsi" w:hAnsiTheme="majorHAnsi" w:cstheme="majorHAnsi"/>
        </w:rPr>
        <w:t>Our dataset for qualitative analysis includes 346 college-bound high school seniors that identify as transgender, nonbinary, or gender diverse/questioning.</w:t>
      </w:r>
      <w:r w:rsidR="00503037" w:rsidRPr="003F4E39">
        <w:rPr>
          <w:rFonts w:asciiTheme="majorHAnsi" w:hAnsiTheme="majorHAnsi" w:cstheme="majorHAnsi"/>
        </w:rPr>
        <w:t xml:space="preserve"> Summary statistics </w:t>
      </w:r>
      <w:r w:rsidR="003A3DEB" w:rsidRPr="003F4E39">
        <w:rPr>
          <w:rFonts w:asciiTheme="majorHAnsi" w:hAnsiTheme="majorHAnsi" w:cstheme="majorHAnsi"/>
        </w:rPr>
        <w:t>of our qualitative sample can be found in Appendix 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DC11" w14:textId="77777777" w:rsidR="004F595A" w:rsidRDefault="004F595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AE6126" w14:textId="77777777" w:rsidR="004F595A" w:rsidRDefault="004F595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53DF" w14:textId="77777777" w:rsidR="004F595A" w:rsidRPr="00B7033B" w:rsidRDefault="004F595A"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F28"/>
    <w:multiLevelType w:val="hybridMultilevel"/>
    <w:tmpl w:val="C02E374C"/>
    <w:lvl w:ilvl="0" w:tplc="BF86F60E">
      <w:start w:val="1"/>
      <w:numFmt w:val="bullet"/>
      <w:lvlText w:val=""/>
      <w:lvlJc w:val="left"/>
      <w:pPr>
        <w:ind w:left="720" w:hanging="360"/>
      </w:pPr>
      <w:rPr>
        <w:rFonts w:ascii="Symbol" w:hAnsi="Symbol"/>
      </w:rPr>
    </w:lvl>
    <w:lvl w:ilvl="1" w:tplc="0F9650FA">
      <w:start w:val="1"/>
      <w:numFmt w:val="bullet"/>
      <w:lvlText w:val=""/>
      <w:lvlJc w:val="left"/>
      <w:pPr>
        <w:ind w:left="720" w:hanging="360"/>
      </w:pPr>
      <w:rPr>
        <w:rFonts w:ascii="Symbol" w:hAnsi="Symbol"/>
      </w:rPr>
    </w:lvl>
    <w:lvl w:ilvl="2" w:tplc="178A53C2">
      <w:start w:val="1"/>
      <w:numFmt w:val="bullet"/>
      <w:lvlText w:val=""/>
      <w:lvlJc w:val="left"/>
      <w:pPr>
        <w:ind w:left="720" w:hanging="360"/>
      </w:pPr>
      <w:rPr>
        <w:rFonts w:ascii="Symbol" w:hAnsi="Symbol"/>
      </w:rPr>
    </w:lvl>
    <w:lvl w:ilvl="3" w:tplc="B8F2C6D2">
      <w:start w:val="1"/>
      <w:numFmt w:val="bullet"/>
      <w:lvlText w:val=""/>
      <w:lvlJc w:val="left"/>
      <w:pPr>
        <w:ind w:left="720" w:hanging="360"/>
      </w:pPr>
      <w:rPr>
        <w:rFonts w:ascii="Symbol" w:hAnsi="Symbol"/>
      </w:rPr>
    </w:lvl>
    <w:lvl w:ilvl="4" w:tplc="12661100">
      <w:start w:val="1"/>
      <w:numFmt w:val="bullet"/>
      <w:lvlText w:val=""/>
      <w:lvlJc w:val="left"/>
      <w:pPr>
        <w:ind w:left="720" w:hanging="360"/>
      </w:pPr>
      <w:rPr>
        <w:rFonts w:ascii="Symbol" w:hAnsi="Symbol"/>
      </w:rPr>
    </w:lvl>
    <w:lvl w:ilvl="5" w:tplc="81F2B86A">
      <w:start w:val="1"/>
      <w:numFmt w:val="bullet"/>
      <w:lvlText w:val=""/>
      <w:lvlJc w:val="left"/>
      <w:pPr>
        <w:ind w:left="720" w:hanging="360"/>
      </w:pPr>
      <w:rPr>
        <w:rFonts w:ascii="Symbol" w:hAnsi="Symbol"/>
      </w:rPr>
    </w:lvl>
    <w:lvl w:ilvl="6" w:tplc="427C018E">
      <w:start w:val="1"/>
      <w:numFmt w:val="bullet"/>
      <w:lvlText w:val=""/>
      <w:lvlJc w:val="left"/>
      <w:pPr>
        <w:ind w:left="720" w:hanging="360"/>
      </w:pPr>
      <w:rPr>
        <w:rFonts w:ascii="Symbol" w:hAnsi="Symbol"/>
      </w:rPr>
    </w:lvl>
    <w:lvl w:ilvl="7" w:tplc="FD0E93C6">
      <w:start w:val="1"/>
      <w:numFmt w:val="bullet"/>
      <w:lvlText w:val=""/>
      <w:lvlJc w:val="left"/>
      <w:pPr>
        <w:ind w:left="720" w:hanging="360"/>
      </w:pPr>
      <w:rPr>
        <w:rFonts w:ascii="Symbol" w:hAnsi="Symbol"/>
      </w:rPr>
    </w:lvl>
    <w:lvl w:ilvl="8" w:tplc="AAC6F9AA">
      <w:start w:val="1"/>
      <w:numFmt w:val="bullet"/>
      <w:lvlText w:val=""/>
      <w:lvlJc w:val="left"/>
      <w:pPr>
        <w:ind w:left="720" w:hanging="360"/>
      </w:pPr>
      <w:rPr>
        <w:rFonts w:ascii="Symbol" w:hAnsi="Symbol"/>
      </w:rPr>
    </w:lvl>
  </w:abstractNum>
  <w:abstractNum w:abstractNumId="1" w15:restartNumberingAfterBreak="0">
    <w:nsid w:val="13485DC5"/>
    <w:multiLevelType w:val="hybridMultilevel"/>
    <w:tmpl w:val="237A80D0"/>
    <w:lvl w:ilvl="0" w:tplc="35963458">
      <w:start w:val="1"/>
      <w:numFmt w:val="bullet"/>
      <w:lvlText w:val=""/>
      <w:lvlJc w:val="left"/>
      <w:pPr>
        <w:ind w:left="720" w:hanging="360"/>
      </w:pPr>
      <w:rPr>
        <w:rFonts w:ascii="Symbol" w:hAnsi="Symbol"/>
      </w:rPr>
    </w:lvl>
    <w:lvl w:ilvl="1" w:tplc="9E084774">
      <w:start w:val="1"/>
      <w:numFmt w:val="bullet"/>
      <w:lvlText w:val=""/>
      <w:lvlJc w:val="left"/>
      <w:pPr>
        <w:ind w:left="720" w:hanging="360"/>
      </w:pPr>
      <w:rPr>
        <w:rFonts w:ascii="Symbol" w:hAnsi="Symbol"/>
      </w:rPr>
    </w:lvl>
    <w:lvl w:ilvl="2" w:tplc="B07857D6">
      <w:start w:val="1"/>
      <w:numFmt w:val="bullet"/>
      <w:lvlText w:val=""/>
      <w:lvlJc w:val="left"/>
      <w:pPr>
        <w:ind w:left="720" w:hanging="360"/>
      </w:pPr>
      <w:rPr>
        <w:rFonts w:ascii="Symbol" w:hAnsi="Symbol"/>
      </w:rPr>
    </w:lvl>
    <w:lvl w:ilvl="3" w:tplc="33DE463A">
      <w:start w:val="1"/>
      <w:numFmt w:val="bullet"/>
      <w:lvlText w:val=""/>
      <w:lvlJc w:val="left"/>
      <w:pPr>
        <w:ind w:left="720" w:hanging="360"/>
      </w:pPr>
      <w:rPr>
        <w:rFonts w:ascii="Symbol" w:hAnsi="Symbol"/>
      </w:rPr>
    </w:lvl>
    <w:lvl w:ilvl="4" w:tplc="8708CBA2">
      <w:start w:val="1"/>
      <w:numFmt w:val="bullet"/>
      <w:lvlText w:val=""/>
      <w:lvlJc w:val="left"/>
      <w:pPr>
        <w:ind w:left="720" w:hanging="360"/>
      </w:pPr>
      <w:rPr>
        <w:rFonts w:ascii="Symbol" w:hAnsi="Symbol"/>
      </w:rPr>
    </w:lvl>
    <w:lvl w:ilvl="5" w:tplc="85F212BC">
      <w:start w:val="1"/>
      <w:numFmt w:val="bullet"/>
      <w:lvlText w:val=""/>
      <w:lvlJc w:val="left"/>
      <w:pPr>
        <w:ind w:left="720" w:hanging="360"/>
      </w:pPr>
      <w:rPr>
        <w:rFonts w:ascii="Symbol" w:hAnsi="Symbol"/>
      </w:rPr>
    </w:lvl>
    <w:lvl w:ilvl="6" w:tplc="10ACFF32">
      <w:start w:val="1"/>
      <w:numFmt w:val="bullet"/>
      <w:lvlText w:val=""/>
      <w:lvlJc w:val="left"/>
      <w:pPr>
        <w:ind w:left="720" w:hanging="360"/>
      </w:pPr>
      <w:rPr>
        <w:rFonts w:ascii="Symbol" w:hAnsi="Symbol"/>
      </w:rPr>
    </w:lvl>
    <w:lvl w:ilvl="7" w:tplc="E194A766">
      <w:start w:val="1"/>
      <w:numFmt w:val="bullet"/>
      <w:lvlText w:val=""/>
      <w:lvlJc w:val="left"/>
      <w:pPr>
        <w:ind w:left="720" w:hanging="360"/>
      </w:pPr>
      <w:rPr>
        <w:rFonts w:ascii="Symbol" w:hAnsi="Symbol"/>
      </w:rPr>
    </w:lvl>
    <w:lvl w:ilvl="8" w:tplc="98A6C092">
      <w:start w:val="1"/>
      <w:numFmt w:val="bullet"/>
      <w:lvlText w:val=""/>
      <w:lvlJc w:val="left"/>
      <w:pPr>
        <w:ind w:left="720" w:hanging="360"/>
      </w:pPr>
      <w:rPr>
        <w:rFonts w:ascii="Symbol" w:hAnsi="Symbol"/>
      </w:rPr>
    </w:lvl>
  </w:abstractNum>
  <w:abstractNum w:abstractNumId="2" w15:restartNumberingAfterBreak="0">
    <w:nsid w:val="415B095D"/>
    <w:multiLevelType w:val="hybridMultilevel"/>
    <w:tmpl w:val="DF541FCE"/>
    <w:lvl w:ilvl="0" w:tplc="9CE81EE6">
      <w:start w:val="1"/>
      <w:numFmt w:val="bullet"/>
      <w:lvlText w:val=""/>
      <w:lvlJc w:val="left"/>
      <w:pPr>
        <w:ind w:left="720" w:hanging="360"/>
      </w:pPr>
      <w:rPr>
        <w:rFonts w:ascii="Symbol" w:hAnsi="Symbol"/>
      </w:rPr>
    </w:lvl>
    <w:lvl w:ilvl="1" w:tplc="D22EE1AA">
      <w:start w:val="1"/>
      <w:numFmt w:val="bullet"/>
      <w:lvlText w:val=""/>
      <w:lvlJc w:val="left"/>
      <w:pPr>
        <w:ind w:left="720" w:hanging="360"/>
      </w:pPr>
      <w:rPr>
        <w:rFonts w:ascii="Symbol" w:hAnsi="Symbol"/>
      </w:rPr>
    </w:lvl>
    <w:lvl w:ilvl="2" w:tplc="D94E2826">
      <w:start w:val="1"/>
      <w:numFmt w:val="bullet"/>
      <w:lvlText w:val=""/>
      <w:lvlJc w:val="left"/>
      <w:pPr>
        <w:ind w:left="720" w:hanging="360"/>
      </w:pPr>
      <w:rPr>
        <w:rFonts w:ascii="Symbol" w:hAnsi="Symbol"/>
      </w:rPr>
    </w:lvl>
    <w:lvl w:ilvl="3" w:tplc="C6542968">
      <w:start w:val="1"/>
      <w:numFmt w:val="bullet"/>
      <w:lvlText w:val=""/>
      <w:lvlJc w:val="left"/>
      <w:pPr>
        <w:ind w:left="720" w:hanging="360"/>
      </w:pPr>
      <w:rPr>
        <w:rFonts w:ascii="Symbol" w:hAnsi="Symbol"/>
      </w:rPr>
    </w:lvl>
    <w:lvl w:ilvl="4" w:tplc="E38ABBCA">
      <w:start w:val="1"/>
      <w:numFmt w:val="bullet"/>
      <w:lvlText w:val=""/>
      <w:lvlJc w:val="left"/>
      <w:pPr>
        <w:ind w:left="720" w:hanging="360"/>
      </w:pPr>
      <w:rPr>
        <w:rFonts w:ascii="Symbol" w:hAnsi="Symbol"/>
      </w:rPr>
    </w:lvl>
    <w:lvl w:ilvl="5" w:tplc="D10EB742">
      <w:start w:val="1"/>
      <w:numFmt w:val="bullet"/>
      <w:lvlText w:val=""/>
      <w:lvlJc w:val="left"/>
      <w:pPr>
        <w:ind w:left="720" w:hanging="360"/>
      </w:pPr>
      <w:rPr>
        <w:rFonts w:ascii="Symbol" w:hAnsi="Symbol"/>
      </w:rPr>
    </w:lvl>
    <w:lvl w:ilvl="6" w:tplc="F51A8D96">
      <w:start w:val="1"/>
      <w:numFmt w:val="bullet"/>
      <w:lvlText w:val=""/>
      <w:lvlJc w:val="left"/>
      <w:pPr>
        <w:ind w:left="720" w:hanging="360"/>
      </w:pPr>
      <w:rPr>
        <w:rFonts w:ascii="Symbol" w:hAnsi="Symbol"/>
      </w:rPr>
    </w:lvl>
    <w:lvl w:ilvl="7" w:tplc="1882902A">
      <w:start w:val="1"/>
      <w:numFmt w:val="bullet"/>
      <w:lvlText w:val=""/>
      <w:lvlJc w:val="left"/>
      <w:pPr>
        <w:ind w:left="720" w:hanging="360"/>
      </w:pPr>
      <w:rPr>
        <w:rFonts w:ascii="Symbol" w:hAnsi="Symbol"/>
      </w:rPr>
    </w:lvl>
    <w:lvl w:ilvl="8" w:tplc="0240BE38">
      <w:start w:val="1"/>
      <w:numFmt w:val="bullet"/>
      <w:lvlText w:val=""/>
      <w:lvlJc w:val="left"/>
      <w:pPr>
        <w:ind w:left="720" w:hanging="360"/>
      </w:pPr>
      <w:rPr>
        <w:rFonts w:ascii="Symbol" w:hAnsi="Symbol"/>
      </w:rPr>
    </w:lvl>
  </w:abstractNum>
  <w:num w:numId="1" w16cid:durableId="1280331991">
    <w:abstractNumId w:val="0"/>
  </w:num>
  <w:num w:numId="2" w16cid:durableId="167523056">
    <w:abstractNumId w:val="1"/>
  </w:num>
  <w:num w:numId="3" w16cid:durableId="671175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a Sun">
    <w15:presenceInfo w15:providerId="AD" w15:userId="S::ucsun@ucdavis.edu::5be2d8b9-4fc5-44a2-9632-34f820d3bd9f"/>
  </w15:person>
  <w15:person w15:author="Kerith Conron">
    <w15:presenceInfo w15:providerId="Windows Live" w15:userId="f1fe59e1c38d45a4"/>
  </w15:person>
  <w15:person w15:author="Alexandria M Hurtt">
    <w15:presenceInfo w15:providerId="AD" w15:userId="S::amhurtt@ucdavis.edu::eb8a14f7-2cbb-47e4-96a1-25169f888a45"/>
  </w15:person>
  <w15:person w15:author="Christina Sun [2]">
    <w15:presenceInfo w15:providerId="Windows Live" w15:userId="12916280470_tp_box_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0B66"/>
    <w:rsid w:val="000033F5"/>
    <w:rsid w:val="00015514"/>
    <w:rsid w:val="00020A7C"/>
    <w:rsid w:val="000237D5"/>
    <w:rsid w:val="00023F9C"/>
    <w:rsid w:val="00027FC9"/>
    <w:rsid w:val="000322E6"/>
    <w:rsid w:val="00035D76"/>
    <w:rsid w:val="00036510"/>
    <w:rsid w:val="00037B1F"/>
    <w:rsid w:val="00051BD2"/>
    <w:rsid w:val="00051F5E"/>
    <w:rsid w:val="00052592"/>
    <w:rsid w:val="00053FA4"/>
    <w:rsid w:val="000748DC"/>
    <w:rsid w:val="0007674F"/>
    <w:rsid w:val="00077ED0"/>
    <w:rsid w:val="00086211"/>
    <w:rsid w:val="000914AF"/>
    <w:rsid w:val="00092E71"/>
    <w:rsid w:val="000B5235"/>
    <w:rsid w:val="000D0693"/>
    <w:rsid w:val="000D0B08"/>
    <w:rsid w:val="000D1523"/>
    <w:rsid w:val="000D28ED"/>
    <w:rsid w:val="000D3C0C"/>
    <w:rsid w:val="000D563E"/>
    <w:rsid w:val="000E3658"/>
    <w:rsid w:val="000E462A"/>
    <w:rsid w:val="000E543C"/>
    <w:rsid w:val="000E5742"/>
    <w:rsid w:val="000F3816"/>
    <w:rsid w:val="00103CDD"/>
    <w:rsid w:val="00104C36"/>
    <w:rsid w:val="00106BF7"/>
    <w:rsid w:val="001112D6"/>
    <w:rsid w:val="00111EC5"/>
    <w:rsid w:val="001155AA"/>
    <w:rsid w:val="0011781E"/>
    <w:rsid w:val="001210E5"/>
    <w:rsid w:val="00124A2B"/>
    <w:rsid w:val="00126B08"/>
    <w:rsid w:val="001309D9"/>
    <w:rsid w:val="001347BF"/>
    <w:rsid w:val="0013750D"/>
    <w:rsid w:val="0014251B"/>
    <w:rsid w:val="00143DCC"/>
    <w:rsid w:val="0014770C"/>
    <w:rsid w:val="00151F38"/>
    <w:rsid w:val="0015476A"/>
    <w:rsid w:val="001556A4"/>
    <w:rsid w:val="00165E9E"/>
    <w:rsid w:val="001671F8"/>
    <w:rsid w:val="00174480"/>
    <w:rsid w:val="00175AEE"/>
    <w:rsid w:val="00185246"/>
    <w:rsid w:val="001869A4"/>
    <w:rsid w:val="001904BF"/>
    <w:rsid w:val="0019183A"/>
    <w:rsid w:val="001928C1"/>
    <w:rsid w:val="00194C5E"/>
    <w:rsid w:val="001A3877"/>
    <w:rsid w:val="001A7CAC"/>
    <w:rsid w:val="001B2966"/>
    <w:rsid w:val="001B6FDE"/>
    <w:rsid w:val="001D42A8"/>
    <w:rsid w:val="001D4A5D"/>
    <w:rsid w:val="001D7C72"/>
    <w:rsid w:val="001F3275"/>
    <w:rsid w:val="001F54E3"/>
    <w:rsid w:val="001F77F0"/>
    <w:rsid w:val="002142D4"/>
    <w:rsid w:val="002155FA"/>
    <w:rsid w:val="00217897"/>
    <w:rsid w:val="002219EB"/>
    <w:rsid w:val="002254D9"/>
    <w:rsid w:val="00230904"/>
    <w:rsid w:val="00230D0C"/>
    <w:rsid w:val="00236227"/>
    <w:rsid w:val="00241FA1"/>
    <w:rsid w:val="00250061"/>
    <w:rsid w:val="00250791"/>
    <w:rsid w:val="00255044"/>
    <w:rsid w:val="002574AE"/>
    <w:rsid w:val="00262B50"/>
    <w:rsid w:val="00265029"/>
    <w:rsid w:val="00266684"/>
    <w:rsid w:val="00270787"/>
    <w:rsid w:val="00273D94"/>
    <w:rsid w:val="00276F3E"/>
    <w:rsid w:val="002874B6"/>
    <w:rsid w:val="0029447E"/>
    <w:rsid w:val="002A0567"/>
    <w:rsid w:val="002A1697"/>
    <w:rsid w:val="002A3357"/>
    <w:rsid w:val="002B2BA4"/>
    <w:rsid w:val="002B5068"/>
    <w:rsid w:val="002B7988"/>
    <w:rsid w:val="002C4513"/>
    <w:rsid w:val="002C4A47"/>
    <w:rsid w:val="002C5D16"/>
    <w:rsid w:val="002D5B3F"/>
    <w:rsid w:val="002D762A"/>
    <w:rsid w:val="002D7717"/>
    <w:rsid w:val="002E37A5"/>
    <w:rsid w:val="002F2DE1"/>
    <w:rsid w:val="002F6979"/>
    <w:rsid w:val="002F724A"/>
    <w:rsid w:val="003018AE"/>
    <w:rsid w:val="0030238F"/>
    <w:rsid w:val="00310E5F"/>
    <w:rsid w:val="00311ECC"/>
    <w:rsid w:val="00313BFB"/>
    <w:rsid w:val="00314BD8"/>
    <w:rsid w:val="003202AF"/>
    <w:rsid w:val="00321FF7"/>
    <w:rsid w:val="00331823"/>
    <w:rsid w:val="00342026"/>
    <w:rsid w:val="00344288"/>
    <w:rsid w:val="00352A29"/>
    <w:rsid w:val="00357E81"/>
    <w:rsid w:val="00362528"/>
    <w:rsid w:val="00366050"/>
    <w:rsid w:val="003679AD"/>
    <w:rsid w:val="00374686"/>
    <w:rsid w:val="0037558D"/>
    <w:rsid w:val="003803B1"/>
    <w:rsid w:val="003837D1"/>
    <w:rsid w:val="00384B22"/>
    <w:rsid w:val="00390EAB"/>
    <w:rsid w:val="003910DB"/>
    <w:rsid w:val="0039239C"/>
    <w:rsid w:val="00392EBF"/>
    <w:rsid w:val="00393D00"/>
    <w:rsid w:val="00394CC0"/>
    <w:rsid w:val="003A3DEB"/>
    <w:rsid w:val="003A42F3"/>
    <w:rsid w:val="003A491C"/>
    <w:rsid w:val="003A5B6B"/>
    <w:rsid w:val="003B06A8"/>
    <w:rsid w:val="003B34CD"/>
    <w:rsid w:val="003C4DCF"/>
    <w:rsid w:val="003D2338"/>
    <w:rsid w:val="003D5B76"/>
    <w:rsid w:val="003E0C04"/>
    <w:rsid w:val="003E24BC"/>
    <w:rsid w:val="003F106B"/>
    <w:rsid w:val="003F369F"/>
    <w:rsid w:val="003F4AB9"/>
    <w:rsid w:val="003F4E39"/>
    <w:rsid w:val="003F58D7"/>
    <w:rsid w:val="0040314D"/>
    <w:rsid w:val="00405435"/>
    <w:rsid w:val="00417D67"/>
    <w:rsid w:val="00417EEC"/>
    <w:rsid w:val="00420934"/>
    <w:rsid w:val="00425BD3"/>
    <w:rsid w:val="00432929"/>
    <w:rsid w:val="004376E6"/>
    <w:rsid w:val="00440F3B"/>
    <w:rsid w:val="00445136"/>
    <w:rsid w:val="00446022"/>
    <w:rsid w:val="00446122"/>
    <w:rsid w:val="004538EF"/>
    <w:rsid w:val="0045490E"/>
    <w:rsid w:val="00461B8A"/>
    <w:rsid w:val="00463ED8"/>
    <w:rsid w:val="00464A5D"/>
    <w:rsid w:val="00474071"/>
    <w:rsid w:val="0048264A"/>
    <w:rsid w:val="00482F21"/>
    <w:rsid w:val="00487CAD"/>
    <w:rsid w:val="004904B4"/>
    <w:rsid w:val="00493EB0"/>
    <w:rsid w:val="00495487"/>
    <w:rsid w:val="00496A39"/>
    <w:rsid w:val="004B10E6"/>
    <w:rsid w:val="004B2EB4"/>
    <w:rsid w:val="004B324A"/>
    <w:rsid w:val="004B53C1"/>
    <w:rsid w:val="004B62AC"/>
    <w:rsid w:val="004C0D98"/>
    <w:rsid w:val="004C3687"/>
    <w:rsid w:val="004C6033"/>
    <w:rsid w:val="004C7F34"/>
    <w:rsid w:val="004D5A62"/>
    <w:rsid w:val="004D5CCC"/>
    <w:rsid w:val="004D71F4"/>
    <w:rsid w:val="004E144C"/>
    <w:rsid w:val="004E19F8"/>
    <w:rsid w:val="004F54A0"/>
    <w:rsid w:val="004F595A"/>
    <w:rsid w:val="004F689A"/>
    <w:rsid w:val="004F7888"/>
    <w:rsid w:val="005020ED"/>
    <w:rsid w:val="00503037"/>
    <w:rsid w:val="0050784F"/>
    <w:rsid w:val="00510B0E"/>
    <w:rsid w:val="005111F0"/>
    <w:rsid w:val="005211ED"/>
    <w:rsid w:val="0053033F"/>
    <w:rsid w:val="00535C93"/>
    <w:rsid w:val="00545C96"/>
    <w:rsid w:val="00550359"/>
    <w:rsid w:val="005627F6"/>
    <w:rsid w:val="005649F0"/>
    <w:rsid w:val="00580B3A"/>
    <w:rsid w:val="00582442"/>
    <w:rsid w:val="00590810"/>
    <w:rsid w:val="00595D34"/>
    <w:rsid w:val="00597E4E"/>
    <w:rsid w:val="005B3F0E"/>
    <w:rsid w:val="005B675C"/>
    <w:rsid w:val="005C029B"/>
    <w:rsid w:val="005C1AB6"/>
    <w:rsid w:val="005D2EC2"/>
    <w:rsid w:val="005E7BAE"/>
    <w:rsid w:val="005F5DF3"/>
    <w:rsid w:val="00601833"/>
    <w:rsid w:val="00602BF5"/>
    <w:rsid w:val="00604FC1"/>
    <w:rsid w:val="0060540B"/>
    <w:rsid w:val="00617DE8"/>
    <w:rsid w:val="00633B98"/>
    <w:rsid w:val="00634828"/>
    <w:rsid w:val="006366C4"/>
    <w:rsid w:val="0064192A"/>
    <w:rsid w:val="0064364C"/>
    <w:rsid w:val="00647623"/>
    <w:rsid w:val="00653104"/>
    <w:rsid w:val="00654EC3"/>
    <w:rsid w:val="006574E9"/>
    <w:rsid w:val="00657A21"/>
    <w:rsid w:val="00662A97"/>
    <w:rsid w:val="00663A3D"/>
    <w:rsid w:val="00665CCD"/>
    <w:rsid w:val="00682C86"/>
    <w:rsid w:val="00686688"/>
    <w:rsid w:val="006876EC"/>
    <w:rsid w:val="00693DF5"/>
    <w:rsid w:val="006A4E85"/>
    <w:rsid w:val="006B0DB1"/>
    <w:rsid w:val="006C6F02"/>
    <w:rsid w:val="006C73E7"/>
    <w:rsid w:val="006C785A"/>
    <w:rsid w:val="006C7BD3"/>
    <w:rsid w:val="006D380F"/>
    <w:rsid w:val="006E0A3B"/>
    <w:rsid w:val="006E705A"/>
    <w:rsid w:val="006F0A64"/>
    <w:rsid w:val="006F10ED"/>
    <w:rsid w:val="006F1410"/>
    <w:rsid w:val="007016FB"/>
    <w:rsid w:val="00701B02"/>
    <w:rsid w:val="00702DF8"/>
    <w:rsid w:val="00705159"/>
    <w:rsid w:val="00706FFC"/>
    <w:rsid w:val="0070708C"/>
    <w:rsid w:val="007113D8"/>
    <w:rsid w:val="007155FC"/>
    <w:rsid w:val="007163AD"/>
    <w:rsid w:val="0071788A"/>
    <w:rsid w:val="007201EA"/>
    <w:rsid w:val="00720CA8"/>
    <w:rsid w:val="00721407"/>
    <w:rsid w:val="00721B16"/>
    <w:rsid w:val="0072235C"/>
    <w:rsid w:val="007237DF"/>
    <w:rsid w:val="0072561E"/>
    <w:rsid w:val="0073266D"/>
    <w:rsid w:val="00735625"/>
    <w:rsid w:val="00747932"/>
    <w:rsid w:val="00760288"/>
    <w:rsid w:val="00760D29"/>
    <w:rsid w:val="00760D5E"/>
    <w:rsid w:val="0076150D"/>
    <w:rsid w:val="0077159A"/>
    <w:rsid w:val="00774CA6"/>
    <w:rsid w:val="00781E73"/>
    <w:rsid w:val="00784751"/>
    <w:rsid w:val="00790F46"/>
    <w:rsid w:val="00795A7A"/>
    <w:rsid w:val="0079716B"/>
    <w:rsid w:val="0079743E"/>
    <w:rsid w:val="007A1126"/>
    <w:rsid w:val="007A58EC"/>
    <w:rsid w:val="007C3F1C"/>
    <w:rsid w:val="007C59E9"/>
    <w:rsid w:val="007C5D8A"/>
    <w:rsid w:val="007C6E5C"/>
    <w:rsid w:val="007C7EFC"/>
    <w:rsid w:val="007D03E9"/>
    <w:rsid w:val="007D0BCA"/>
    <w:rsid w:val="007D0DE1"/>
    <w:rsid w:val="007D7255"/>
    <w:rsid w:val="007E04A4"/>
    <w:rsid w:val="007E2061"/>
    <w:rsid w:val="007E466E"/>
    <w:rsid w:val="007F3CDA"/>
    <w:rsid w:val="0080255B"/>
    <w:rsid w:val="00807711"/>
    <w:rsid w:val="0081361A"/>
    <w:rsid w:val="00814844"/>
    <w:rsid w:val="0082372B"/>
    <w:rsid w:val="00824E21"/>
    <w:rsid w:val="00833625"/>
    <w:rsid w:val="0083475E"/>
    <w:rsid w:val="00844C8C"/>
    <w:rsid w:val="00845B7A"/>
    <w:rsid w:val="00855ABD"/>
    <w:rsid w:val="008603AB"/>
    <w:rsid w:val="00864233"/>
    <w:rsid w:val="0086743B"/>
    <w:rsid w:val="00871AA2"/>
    <w:rsid w:val="00873C71"/>
    <w:rsid w:val="00875048"/>
    <w:rsid w:val="0088325E"/>
    <w:rsid w:val="00884880"/>
    <w:rsid w:val="008849FD"/>
    <w:rsid w:val="00887134"/>
    <w:rsid w:val="00887500"/>
    <w:rsid w:val="00896CB9"/>
    <w:rsid w:val="008973DC"/>
    <w:rsid w:val="008A166E"/>
    <w:rsid w:val="008A2B79"/>
    <w:rsid w:val="008A352A"/>
    <w:rsid w:val="008A7BC5"/>
    <w:rsid w:val="008B11B3"/>
    <w:rsid w:val="008B58AB"/>
    <w:rsid w:val="008D55E1"/>
    <w:rsid w:val="008D6262"/>
    <w:rsid w:val="008D67BD"/>
    <w:rsid w:val="008D6E11"/>
    <w:rsid w:val="008E4305"/>
    <w:rsid w:val="008E6925"/>
    <w:rsid w:val="008E71FD"/>
    <w:rsid w:val="008F157A"/>
    <w:rsid w:val="00903635"/>
    <w:rsid w:val="00907F1D"/>
    <w:rsid w:val="00910F2C"/>
    <w:rsid w:val="00911AA2"/>
    <w:rsid w:val="00911B49"/>
    <w:rsid w:val="009225AC"/>
    <w:rsid w:val="009253B7"/>
    <w:rsid w:val="009270C3"/>
    <w:rsid w:val="00927E13"/>
    <w:rsid w:val="009323B6"/>
    <w:rsid w:val="009406F5"/>
    <w:rsid w:val="00940701"/>
    <w:rsid w:val="0094783A"/>
    <w:rsid w:val="0096474B"/>
    <w:rsid w:val="009724F6"/>
    <w:rsid w:val="0097514D"/>
    <w:rsid w:val="009757F3"/>
    <w:rsid w:val="009820F8"/>
    <w:rsid w:val="00984500"/>
    <w:rsid w:val="009908FB"/>
    <w:rsid w:val="009914E0"/>
    <w:rsid w:val="00997774"/>
    <w:rsid w:val="009A3F5F"/>
    <w:rsid w:val="009A52C2"/>
    <w:rsid w:val="009B0E72"/>
    <w:rsid w:val="009C3566"/>
    <w:rsid w:val="009C3732"/>
    <w:rsid w:val="009C5B1D"/>
    <w:rsid w:val="009C67D5"/>
    <w:rsid w:val="009D61CE"/>
    <w:rsid w:val="009D6203"/>
    <w:rsid w:val="009E2CBB"/>
    <w:rsid w:val="009E31BA"/>
    <w:rsid w:val="00A00541"/>
    <w:rsid w:val="00A047E7"/>
    <w:rsid w:val="00A06A4E"/>
    <w:rsid w:val="00A15A40"/>
    <w:rsid w:val="00A15F92"/>
    <w:rsid w:val="00A219C7"/>
    <w:rsid w:val="00A21E56"/>
    <w:rsid w:val="00A439C5"/>
    <w:rsid w:val="00A45E5F"/>
    <w:rsid w:val="00A47DDA"/>
    <w:rsid w:val="00A513AE"/>
    <w:rsid w:val="00A52813"/>
    <w:rsid w:val="00A62CE9"/>
    <w:rsid w:val="00A62F47"/>
    <w:rsid w:val="00A671BA"/>
    <w:rsid w:val="00A675D0"/>
    <w:rsid w:val="00A70364"/>
    <w:rsid w:val="00A739D5"/>
    <w:rsid w:val="00A830BE"/>
    <w:rsid w:val="00A865D7"/>
    <w:rsid w:val="00A87367"/>
    <w:rsid w:val="00A92169"/>
    <w:rsid w:val="00AA0A12"/>
    <w:rsid w:val="00AA5F8C"/>
    <w:rsid w:val="00AA7AF1"/>
    <w:rsid w:val="00AB52BD"/>
    <w:rsid w:val="00AB5F7D"/>
    <w:rsid w:val="00AB6684"/>
    <w:rsid w:val="00AB77EF"/>
    <w:rsid w:val="00AC1C99"/>
    <w:rsid w:val="00AC2DF1"/>
    <w:rsid w:val="00AC4D17"/>
    <w:rsid w:val="00AC677D"/>
    <w:rsid w:val="00AD0857"/>
    <w:rsid w:val="00AD5623"/>
    <w:rsid w:val="00AD56CA"/>
    <w:rsid w:val="00AF71DB"/>
    <w:rsid w:val="00B044BB"/>
    <w:rsid w:val="00B10156"/>
    <w:rsid w:val="00B122C0"/>
    <w:rsid w:val="00B1501E"/>
    <w:rsid w:val="00B159D3"/>
    <w:rsid w:val="00B217B3"/>
    <w:rsid w:val="00B26E7A"/>
    <w:rsid w:val="00B27311"/>
    <w:rsid w:val="00B342DF"/>
    <w:rsid w:val="00B3582A"/>
    <w:rsid w:val="00B4412A"/>
    <w:rsid w:val="00B44B4B"/>
    <w:rsid w:val="00B5297B"/>
    <w:rsid w:val="00B55EDB"/>
    <w:rsid w:val="00B61F67"/>
    <w:rsid w:val="00B621E1"/>
    <w:rsid w:val="00B639E1"/>
    <w:rsid w:val="00B64424"/>
    <w:rsid w:val="00B7033B"/>
    <w:rsid w:val="00B719F1"/>
    <w:rsid w:val="00B729F0"/>
    <w:rsid w:val="00B90A35"/>
    <w:rsid w:val="00B91C80"/>
    <w:rsid w:val="00B96616"/>
    <w:rsid w:val="00B96EA0"/>
    <w:rsid w:val="00B978AA"/>
    <w:rsid w:val="00BA03EC"/>
    <w:rsid w:val="00BA47D2"/>
    <w:rsid w:val="00BB02DC"/>
    <w:rsid w:val="00BB074D"/>
    <w:rsid w:val="00BB3EA1"/>
    <w:rsid w:val="00BC2EB0"/>
    <w:rsid w:val="00BC5DD4"/>
    <w:rsid w:val="00BC6CDA"/>
    <w:rsid w:val="00BD041A"/>
    <w:rsid w:val="00BD3767"/>
    <w:rsid w:val="00BD3D1B"/>
    <w:rsid w:val="00BD5226"/>
    <w:rsid w:val="00BD732D"/>
    <w:rsid w:val="00BE4286"/>
    <w:rsid w:val="00BE5299"/>
    <w:rsid w:val="00BE6A6B"/>
    <w:rsid w:val="00BF1ABC"/>
    <w:rsid w:val="00C01824"/>
    <w:rsid w:val="00C02F9A"/>
    <w:rsid w:val="00C06DAA"/>
    <w:rsid w:val="00C15444"/>
    <w:rsid w:val="00C179F7"/>
    <w:rsid w:val="00C2121F"/>
    <w:rsid w:val="00C25A1D"/>
    <w:rsid w:val="00C27BCA"/>
    <w:rsid w:val="00C340FD"/>
    <w:rsid w:val="00C428F3"/>
    <w:rsid w:val="00C43786"/>
    <w:rsid w:val="00C4541C"/>
    <w:rsid w:val="00C45C7E"/>
    <w:rsid w:val="00C514B3"/>
    <w:rsid w:val="00C545D3"/>
    <w:rsid w:val="00C60F71"/>
    <w:rsid w:val="00C64491"/>
    <w:rsid w:val="00C65C0D"/>
    <w:rsid w:val="00C706AE"/>
    <w:rsid w:val="00C7527B"/>
    <w:rsid w:val="00C81359"/>
    <w:rsid w:val="00C93586"/>
    <w:rsid w:val="00C93A68"/>
    <w:rsid w:val="00C9417F"/>
    <w:rsid w:val="00C974F4"/>
    <w:rsid w:val="00CB5315"/>
    <w:rsid w:val="00CB661C"/>
    <w:rsid w:val="00CC5F7E"/>
    <w:rsid w:val="00CD06C1"/>
    <w:rsid w:val="00CD5298"/>
    <w:rsid w:val="00CE4D50"/>
    <w:rsid w:val="00D065EC"/>
    <w:rsid w:val="00D103FB"/>
    <w:rsid w:val="00D17577"/>
    <w:rsid w:val="00D24599"/>
    <w:rsid w:val="00D2469C"/>
    <w:rsid w:val="00D26090"/>
    <w:rsid w:val="00D26BAA"/>
    <w:rsid w:val="00D3396C"/>
    <w:rsid w:val="00D36A68"/>
    <w:rsid w:val="00D51A42"/>
    <w:rsid w:val="00D545DB"/>
    <w:rsid w:val="00D5548E"/>
    <w:rsid w:val="00D63F44"/>
    <w:rsid w:val="00D644EE"/>
    <w:rsid w:val="00D70A5E"/>
    <w:rsid w:val="00D72D44"/>
    <w:rsid w:val="00D83587"/>
    <w:rsid w:val="00D83847"/>
    <w:rsid w:val="00D84443"/>
    <w:rsid w:val="00D8649D"/>
    <w:rsid w:val="00D9157E"/>
    <w:rsid w:val="00D9455B"/>
    <w:rsid w:val="00DA2AB1"/>
    <w:rsid w:val="00DA5179"/>
    <w:rsid w:val="00DA56E8"/>
    <w:rsid w:val="00DC08B8"/>
    <w:rsid w:val="00DD462C"/>
    <w:rsid w:val="00DD6BD5"/>
    <w:rsid w:val="00DE0178"/>
    <w:rsid w:val="00DE7454"/>
    <w:rsid w:val="00E0737D"/>
    <w:rsid w:val="00E12CB8"/>
    <w:rsid w:val="00E1461D"/>
    <w:rsid w:val="00E21CE0"/>
    <w:rsid w:val="00E24423"/>
    <w:rsid w:val="00E2614B"/>
    <w:rsid w:val="00E32A0E"/>
    <w:rsid w:val="00E332EB"/>
    <w:rsid w:val="00E36B38"/>
    <w:rsid w:val="00E37BD4"/>
    <w:rsid w:val="00E40F58"/>
    <w:rsid w:val="00E45E80"/>
    <w:rsid w:val="00E53902"/>
    <w:rsid w:val="00E560DB"/>
    <w:rsid w:val="00E5640F"/>
    <w:rsid w:val="00E627CB"/>
    <w:rsid w:val="00E630CE"/>
    <w:rsid w:val="00E6692B"/>
    <w:rsid w:val="00E72B2A"/>
    <w:rsid w:val="00E9640D"/>
    <w:rsid w:val="00E96C7A"/>
    <w:rsid w:val="00E97A5A"/>
    <w:rsid w:val="00EA129E"/>
    <w:rsid w:val="00EA272D"/>
    <w:rsid w:val="00EA2997"/>
    <w:rsid w:val="00EA3D8D"/>
    <w:rsid w:val="00EA7D12"/>
    <w:rsid w:val="00EB2F6E"/>
    <w:rsid w:val="00EB3E9C"/>
    <w:rsid w:val="00EC1DA0"/>
    <w:rsid w:val="00EC2BD2"/>
    <w:rsid w:val="00EC3EA2"/>
    <w:rsid w:val="00ED55AE"/>
    <w:rsid w:val="00ED7D72"/>
    <w:rsid w:val="00EE4953"/>
    <w:rsid w:val="00EE4EDD"/>
    <w:rsid w:val="00EF1E41"/>
    <w:rsid w:val="00EF23EA"/>
    <w:rsid w:val="00EF6E80"/>
    <w:rsid w:val="00F007C2"/>
    <w:rsid w:val="00F06AC4"/>
    <w:rsid w:val="00F10C9A"/>
    <w:rsid w:val="00F16ACD"/>
    <w:rsid w:val="00F254FF"/>
    <w:rsid w:val="00F30BC1"/>
    <w:rsid w:val="00F33C46"/>
    <w:rsid w:val="00F343D0"/>
    <w:rsid w:val="00F35C97"/>
    <w:rsid w:val="00F369F4"/>
    <w:rsid w:val="00F372CF"/>
    <w:rsid w:val="00F409A8"/>
    <w:rsid w:val="00F432F8"/>
    <w:rsid w:val="00F44101"/>
    <w:rsid w:val="00F543BE"/>
    <w:rsid w:val="00F611B6"/>
    <w:rsid w:val="00F63976"/>
    <w:rsid w:val="00F6496F"/>
    <w:rsid w:val="00F77366"/>
    <w:rsid w:val="00F822A9"/>
    <w:rsid w:val="00F9213E"/>
    <w:rsid w:val="00F95546"/>
    <w:rsid w:val="00FA4A1F"/>
    <w:rsid w:val="00FA71B4"/>
    <w:rsid w:val="00FB083D"/>
    <w:rsid w:val="00FB1D8E"/>
    <w:rsid w:val="00FB31EE"/>
    <w:rsid w:val="00FC01E1"/>
    <w:rsid w:val="00FC36A5"/>
    <w:rsid w:val="00FC4653"/>
    <w:rsid w:val="00FC4DD2"/>
    <w:rsid w:val="00FD530A"/>
    <w:rsid w:val="00FD5AED"/>
    <w:rsid w:val="00FE234E"/>
    <w:rsid w:val="00FF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F7"/>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unhideWhenUsed/>
    <w:rsid w:val="00B729F0"/>
    <w:rPr>
      <w:sz w:val="20"/>
      <w:szCs w:val="20"/>
    </w:rPr>
  </w:style>
  <w:style w:type="character" w:customStyle="1" w:styleId="CommentTextChar">
    <w:name w:val="Comment Text Char"/>
    <w:basedOn w:val="DefaultParagraphFont"/>
    <w:link w:val="CommentText"/>
    <w:uiPriority w:val="99"/>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calschls.org/reports-data/public-dashboards/" TargetMode="External"/><Relationship Id="rId2" Type="http://schemas.openxmlformats.org/officeDocument/2006/relationships/hyperlink" Target="https://williamsinstitute.law.ucla.edu/publications/transgender-higher-ed/" TargetMode="External"/><Relationship Id="rId1" Type="http://schemas.openxmlformats.org/officeDocument/2006/relationships/hyperlink" Target="https://williamsinstitute.law.ucla.edu/projects/higher-education/"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2.xml"/><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4.png"/><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72</Pages>
  <Words>16378</Words>
  <Characters>99253</Characters>
  <Application>Microsoft Office Word</Application>
  <DocSecurity>0</DocSecurity>
  <Lines>3101</Lines>
  <Paragraphs>2028</Paragraphs>
  <ScaleCrop>false</ScaleCrop>
  <Company/>
  <LinksUpToDate>false</LinksUpToDate>
  <CharactersWithSpaces>113603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Sun</cp:lastModifiedBy>
  <cp:revision>138</cp:revision>
  <dcterms:created xsi:type="dcterms:W3CDTF">2026-03-15T06:23:00Z</dcterms:created>
  <dcterms:modified xsi:type="dcterms:W3CDTF">2026-03-16T05:03:00Z</dcterms:modified>
</cp:coreProperties>
</file>